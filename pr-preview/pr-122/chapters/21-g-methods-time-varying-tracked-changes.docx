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3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2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21.5: A Plug-In K+2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from Technical Point 21.4 can fall outside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ICE estimator,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cannot,</w:t>
            </w:r>
            <w:r>
              <w:t xml:space="preserve"> </w:t>
            </w:r>
            <w:r>
              <w:t xml:space="preserve">as long as both outcome regressions are logistic:</w:t>
            </w:r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estimator.</w:t>
            </w:r>
            <w:r>
              <w:t xml:space="preserve"> </w:t>
            </w:r>
            <w:r>
              <w:t xml:space="preserve">To make it triply robust as well,</w:t>
            </w:r>
            <w:r>
              <w:t xml:space="preserve"> </w:t>
            </w:r>
            <w:r>
              <w:t xml:space="preserve">fit the outcome models so that both correction terms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have sample mean exactly 0;</w:t>
            </w:r>
            <w:r>
              <w:t xml:space="preserve"> </w:t>
            </w:r>
            <w:r>
              <w:t xml:space="preserve">the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then coincides with the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Fit the logistic model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maximum likelihood among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adding the single covariate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its own coefficient.</w:t>
            </w:r>
            <w:r>
              <w:t xml:space="preserve"> </w:t>
            </w:r>
            <w:r>
              <w:t xml:space="preserve">The score equation for that coefficient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  <m:r>
                            <m:t>i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first correction term</w:t>
            </w:r>
            <w:r>
              <w:t xml:space="preserve"> </w:t>
            </w:r>
            <w:r>
              <w:t xml:space="preserve">(individuals outside the fitting sample contribute 0 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Fit the logistic model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among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extra covariate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same argument makes the second correction term sum to 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doubly robust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, which uses the time-varying weight as a covariate,</w:t>
            </w:r>
            <w:r>
              <w:t xml:space="preserve"> </w:t>
            </w:r>
            <w:r>
              <w:t xml:space="preserve">is an instance of this plug-in estimator</w:t>
            </w:r>
            <w:r>
              <w:t xml:space="preserve"> </w:t>
            </w:r>
            <w:r>
              <w:t xml:space="preserve">(Hernán and Robins 2020, 289)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03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2"/>
    <w:bookmarkEnd w:id="73"/>
    <w:bookmarkStart w:id="106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6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21.3: G-Estimation with a Saturated Structural Nested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saturated SNMM, g-estimation needs no search:</w:t>
            </w:r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sequential exchangeability forces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agree between those treated and those untreated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within every stratum of the past.</w:t>
            </w:r>
            <w:r>
              <w:t xml:space="preserve"> </w:t>
            </w:r>
            <w:r>
              <w:t xml:space="preserve">Each such equality is one linear equation in the parameters,</w:t>
            </w:r>
            <w:r>
              <w:t xml:space="preserve"> </w:t>
            </w:r>
            <w:r>
              <w:t xml:space="preserve">and solving them from the last time point backwards recovers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(Hernán and Robins 2020, 293)</w:t>
            </w:r>
            <w:r>
              <w:t xml:space="preserve">.</w:t>
            </w:r>
            <w:r>
              <w:t xml:space="preserve"> </w:t>
            </w:r>
            <w:hyperlink w:anchor="exm-g-estimation-saturated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below carries this out 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ins w:id="105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4"/>
        </w:tc>
      </w:tr>
    </w:tbl>
    <w:bookmarkStart w:id="90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5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7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90"/>
    <w:bookmarkStart w:id="99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9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3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9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21.8: A Closed Form Estimator for Linear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blip is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vector of known functions,</w:t>
            </w:r>
            <w:r>
              <w:t xml:space="preserve"> </w:t>
            </w:r>
            <w:r>
              <w:t xml:space="preserve">and the treatment model is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g-estimating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α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t> 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α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expit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α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and, when the matrix below is invertible, has the explicit solution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K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k</m:t>
                                </m:r>
                              </m:sub>
                            </m:sSub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α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t> </m:t>
                    </m:r>
                    <m:sSup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nary>
                <m:r>
                  <m:t> 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α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Here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 the dimension of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its choice changes the efficiency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but not its consistency</w:t>
            </w:r>
            <w:r>
              <w:t xml:space="preserve"> </w:t>
            </w:r>
            <w:r>
              <w:t xml:space="preserve">(Robins 1994 gives the optimal choice).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multiply robust</w:t>
            </w:r>
            <w:r>
              <w:t xml:space="preserve"> </w:t>
            </w:r>
            <w:r>
              <w:t xml:space="preserve">version adds a working model</w:t>
            </w:r>
            <w:r>
              <w:t xml:space="preserve"> </w:t>
            </w:r>
            <m:oMath>
              <m:sSup>
                <m:e>
                  <m:r>
                    <m:t>𝜍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solves jointly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𝜍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α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t> 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𝜍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t> 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𝜍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are again linear, so the solution is in closed form.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and asymptotically normal if,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the working outcome model or the treatment model is correct,</w:t>
            </w:r>
            <w:r>
              <w:t xml:space="preserve"> </w:t>
            </w:r>
            <w:r>
              <w:t xml:space="preserve">which makes it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</w:t>
            </w:r>
            <w:r>
              <w:t xml:space="preserve"> </w:t>
            </w:r>
            <w:r>
              <w:t xml:space="preserve">(Hernán and Robins 2020, 296)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The Book’s Closed-Form Display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display</w:t>
            </w:r>
            <w:r>
              <w:t xml:space="preserve"> </w:t>
            </w:r>
            <w:r>
              <w:t xml:space="preserve">(Hernán and Robins 2020, 296)</w:t>
            </w:r>
            <w:r>
              <w:t xml:space="preserve"> </w:t>
            </w:r>
            <w:r>
              <w:t xml:space="preserve">multiplies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outside the sum</w:t>
            </w:r>
            <w:r>
              <w:t xml:space="preserve"> </w:t>
            </w:r>
            <w:r>
              <w:t xml:space="preserve">and defines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as a sum of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without the treatment indicators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hyperlink w:anchor="def-candidate-counterfactuals-snmm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substituting the linear blip gives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is the form used above;</w:t>
            </w:r>
            <w:r>
              <w:t xml:space="preserve"> </w:t>
            </w:r>
            <w:r>
              <w:t xml:space="preserve">the two agree when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but not in general.</w:t>
            </w:r>
          </w:p>
          <w:p/>
        </w:tc>
      </w:tr>
    </w:tbl>
    <w:bookmarkEnd w:id="99"/>
    <w:bookmarkStart w:id="105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105"/>
    <w:bookmarkEnd w:id="106"/>
    <w:bookmarkStart w:id="12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7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10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9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9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21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2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1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3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4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1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21"/>
    <w:bookmarkEnd w:id="122"/>
    <w:bookmarkStart w:id="135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4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5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25"/>
        </w:tc>
      </w:tr>
    </w:tbl>
    <w:bookmarkStart w:id="134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9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9"/>
        </w:tc>
      </w:tr>
    </w:tbl>
    <w:p>
      <w:ins w:id="1078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21.11: A Big G-Formula Proof of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Technical Point 7.4 derived the front door formula using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Starting instead from the big g-formula,</w:t>
            </w:r>
            <w:r>
              <w:t xml:space="preserve"> </w:t>
            </w:r>
            <w:r>
              <w:t xml:space="preserve">the conditional independencies of Figure 7.14 alone reduce it to observed data</w:t>
            </w:r>
            <w:r>
              <w:t xml:space="preserve"> </w:t>
            </w:r>
            <w:r>
              <w:t xml:space="preserve">(</w:t>
            </w:r>
            <w:hyperlink w:anchor="exm-front-door-big-g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front door formula holds even if no well-defined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second route, also free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, is a</w:t>
            </w:r>
            <w:r>
              <w:t xml:space="preserve"> </w:t>
            </w:r>
            <w:r>
              <w:rPr>
                <w:b/>
                <w:bCs/>
              </w:rPr>
              <w:t xml:space="preserve">coupling</w:t>
            </w:r>
            <w:r>
              <w:t xml:space="preserve"> </w:t>
            </w:r>
            <w:r>
              <w:t xml:space="preserve">argument.</w:t>
            </w:r>
            <w:r>
              <w:t xml:space="preserve"> </w:t>
            </w:r>
            <w:r>
              <w:t xml:space="preserve">Even if everyone agrees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not well defined,</w:t>
            </w:r>
            <w:r>
              <w:t xml:space="preserve"> </w:t>
            </w:r>
            <w:r>
              <w:t xml:space="preserve">any law of the observed data that factorizes according to Figure 7.14</w:t>
            </w:r>
            <w:r>
              <w:t xml:space="preserve"> </w:t>
            </w:r>
            <w:r>
              <w:t xml:space="preserve">can be generated by some FFRCISTG model (Technical Point 6.2)</w:t>
            </w:r>
            <w:r>
              <w:t xml:space="preserve"> </w:t>
            </w:r>
            <w:r>
              <w:t xml:space="preserve">that is</w:t>
            </w:r>
            <w:r>
              <w:t xml:space="preserve"> </w:t>
            </w:r>
            <w:r>
              <w:t xml:space="preserve">“as detailed as the data”</w:t>
            </w:r>
            <w:r>
              <w:t xml:space="preserve"> </w:t>
            </w:r>
            <w:r>
              <w:t xml:space="preserve">in the sense of Robins and Richardson (2010),</w:t>
            </w:r>
            <w:r>
              <w:t xml:space="preserve"> </w:t>
            </w:r>
            <w:r>
              <w:t xml:space="preserve">and such a model formally includes a variable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Within that model, Technical Point 7.4 shows that the two formulas coincide.</w:t>
            </w:r>
            <w:r>
              <w:t xml:space="preserve"> </w:t>
            </w:r>
            <w:r>
              <w:t xml:space="preserve">A factorizing law for which they differed</w:t>
            </w:r>
            <w:r>
              <w:t xml:space="preserve"> </w:t>
            </w:r>
            <w:r>
              <w:t xml:space="preserve">could therefore not be generated by any such model,</w:t>
            </w:r>
            <w:r>
              <w:t xml:space="preserve"> </w:t>
            </w:r>
            <w:r>
              <w:t xml:space="preserve">so no such distribution exists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p/>
        </w:tc>
      </w:tr>
    </w:tbl>
    <w:p>
      <w:ins w:id="1079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21.12: A Front Door Formula Proof Using d-Separation of Treatment Nodes on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 SWIG property</w:t>
            </w:r>
            <w:r>
              <w:t xml:space="preserve"> </w:t>
            </w:r>
            <w:r>
              <w:t xml:space="preserve">(Shpitser et al. 2022).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SWIG for strategy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assume only treatment counterfactuals are well defined,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 disjoint sets of random (not fixed) observed nodes of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or the natural value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If, in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 the fixed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d-separated 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This compares distributions from different single worlds;</w:t>
            </w:r>
            <w:r>
              <w:t xml:space="preserve"> </w:t>
            </w:r>
            <w:r>
              <w:t xml:space="preserve">it is not a cross-world statement.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Front door example.</w:t>
            </w:r>
            <w:r>
              <w:t xml:space="preserve"> </w:t>
            </w:r>
            <w:r>
              <w:t xml:space="preserve">In the SWIG for Figure 7.14, let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only path from the fixed node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passes through the non-collider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which is conditioned on,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Proof of the front door formula.</w:t>
            </w:r>
            <w:r>
              <w:t xml:space="preserve"> </w:t>
            </w:r>
            <w:r>
              <w:t xml:space="preserve">Following Technical Point 7.4, it remains to show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 equalities use, in turn,</w:t>
            </w:r>
            <w:r>
              <w:t xml:space="preserve"> </w:t>
            </w:r>
            <w:r>
              <w:t xml:space="preserve">the law of total expectation,</w:t>
            </w:r>
            <w:r>
              <w:t xml:space="preserve"> </w:t>
            </w:r>
            <w:r>
              <w:t xml:space="preserve">the d-separation of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SWIG,</w:t>
            </w:r>
            <w:r>
              <w:t xml:space="preserve"> </w:t>
            </w:r>
            <w:r>
              <w:t xml:space="preserve">the SWIG property just shown,</w:t>
            </w:r>
            <w:r>
              <w:t xml:space="preserve"> </w:t>
            </w:r>
            <w:r>
              <w:t xml:space="preserve">and consistency.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same 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it generally differs from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 the factual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unlike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302)</w:t>
            </w:r>
            <w:r>
              <w:t xml:space="preserve">.</w:t>
            </w:r>
          </w:p>
          <w:p/>
        </w:tc>
      </w:tr>
    </w:tbl>
    <w:bookmarkEnd w:id="134"/>
    <w:bookmarkEnd w:id="135"/>
    <w:bookmarkStart w:id="13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36"/>
    <w:bookmarkStart w:id="14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39" w:name="refs"/>
    <w:bookmarkStart w:id="1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2026-10-09T10:23:15Z</dcterms:created>
  <dcterms:modified xsi:type="dcterms:W3CDTF">2026-10-09T10:23:15Z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