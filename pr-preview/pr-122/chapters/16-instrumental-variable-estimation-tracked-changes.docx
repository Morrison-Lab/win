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8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4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16.5: Proof of the General Homogeneity Condition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proof of</w:t>
            </w:r>
            <w:r>
              <w:t xml:space="preserve"> </w:t>
            </w:r>
            <w:hyperlink w:anchor="thm-general-homogene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rewrites the denominator and the numerator of the usual IV estimand</w:t>
            </w:r>
            <w:r>
              <w:t xml:space="preserve"> </w:t>
            </w:r>
            <w:r>
              <w:t xml:space="preserve">as averages over the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denominator becomes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the numerator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Zero covariance then lets the numerator factor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</w:t>
            </w:r>
            <w:r>
              <w:t xml:space="preserve"> </w:t>
            </w:r>
            <w:r>
              <w:t xml:space="preserve">(Hernán and Robins 2020, 217)</w:t>
            </w:r>
            <w:r>
              <w:t xml:space="preserve">.</w:t>
            </w:r>
            <w:r>
              <w:t xml:space="preserve"> </w:t>
            </w:r>
            <w:r>
              <w:t xml:space="preserve">The proof below fills in each step.</w:t>
            </w:r>
          </w:p>
          <w:p/>
        </w:tc>
      </w:tr>
    </w:tbl>
    <w:p>
      <w:pPr>
        <w:pStyle w:val="BodyText"/>
      </w:pPr>
      <w:ins w:id="107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Sums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become integrals when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continuous.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  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equality uses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last line uses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4"/>
    <w:bookmarkStart w:id="37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7"/>
    <w:bookmarkEnd w:id="38"/>
    <w:bookmarkStart w:id="46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9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1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16.7: Monotonicity and the Effect in the Compliers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Imbens and Angrist (1994) showed that, for a dichotomous causal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no defiers (monotonicity, condition (iv)),</w:t>
            </w:r>
            <w:r>
              <w:t xml:space="preserve"> </w:t>
            </w:r>
            <w:r>
              <w:t xml:space="preserve">the usual IV estimand is the average causal effect in the compliers (</w:t>
            </w:r>
            <w:hyperlink w:anchor="thm-late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);</w:t>
            </w:r>
            <w:r>
              <w:t xml:space="preserve"> </w:t>
            </w:r>
            <w:r>
              <w:t xml:space="preserve">a closely related argument for binary outcomes is due to Baker and Lindeman (1994)</w:t>
            </w:r>
            <w:r>
              <w:t xml:space="preserve"> </w:t>
            </w:r>
            <w:r>
              <w:t xml:space="preserve">(Hernán and Robins 2020, 224)</w:t>
            </w:r>
            <w:r>
              <w:t xml:space="preserve">.</w:t>
            </w:r>
            <w:r>
              <w:t xml:space="preserve"> </w:t>
            </w:r>
            <w:r>
              <w:t xml:space="preserve">The proof below assumes a causal instrument (Figure 16.1).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 surrogate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Hernán and Robins (2006b) showed that the usual IV estimator still identifies the effect in the compliers (defined by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but only if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is binary, and that independence is rarely plausible unless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is continuous</w:t>
            </w:r>
            <w:r>
              <w:t xml:space="preserve"> </w:t>
            </w:r>
            <w:r>
              <w:t xml:space="preserve">(Hernán and Robins 2020, 224)</w:t>
            </w:r>
            <w:r>
              <w:t xml:space="preserve">.</w:t>
            </w:r>
            <w:r>
              <w:t xml:space="preserve"> </w:t>
            </w:r>
            <w:r>
              <w:t xml:space="preserve">So when an observational study has at best a surrogate for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interpreting the IV estimand as a complier effect is often doubtful.</w:t>
            </w:r>
          </w:p>
          <w:p/>
        </w:tc>
      </w:tr>
    </w:tbl>
    <w:p>
      <w:pPr>
        <w:pStyle w:val="BodyText"/>
      </w:pPr>
      <w:ins w:id="9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5"/>
    <w:bookmarkEnd w:id="46"/>
    <w:bookmarkStart w:id="54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9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1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51"/>
    <w:bookmarkStart w:id="52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53"/>
    <w:bookmarkEnd w:id="54"/>
    <w:bookmarkStart w:id="57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7"/>
    <w:bookmarkStart w:id="6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2026-10-09T10:21:47Z</dcterms:created>
  <dcterms:modified xsi:type="dcterms:W3CDTF">2026-10-09T10:21:47Z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