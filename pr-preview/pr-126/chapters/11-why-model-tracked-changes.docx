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Part I of the book was mostly conceptual, with calculations simple enough to do by hand.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Part II needs a computer to fit regression models, for example linear and logistic regression.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contrasts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nonparametric estimators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used in Part I with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parametric (model-based) estimators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used in Part II, reviews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smoothing</w:t>
        </w:r>
      </w:ins>
      <w:ins w:id="1" w:author="PR Preview" w:date="2024-01-01T00:00:00Z">
        <w:r>
          <w:t xml:space="preserve">, and briefly introduces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bias-variance trade-off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behind every modeling decision.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need for models arises whether the goal is causal inference or, say, prediction, so the chapter sets causal considerations aside until Chapter 12.</w:t>
        </w:r>
      </w:ins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32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14" w:name="example-hiv-treatment-and-cd4-count"/>
    <w:p>
      <w:pPr>
        <w:pStyle w:val="Heading3"/>
      </w:pPr>
      <w:r>
        <w:t xml:space="preserve">1.1 Example: HIV Treatment and CD4 Count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hiv-cd4-study"/>
          <w:p>
            <w:pPr>
              <w:pStyle w:val="BodyText"/>
            </w:pPr>
            <w:r>
              <w:rPr>
                <w:b/>
                <w:bCs/>
              </w:rPr>
              <w:t xml:space="preserve">Example 1 (Sixteen Individuals with HIV)</w:t>
            </w:r>
            <w:r>
              <w:t xml:space="preserve"> </w:t>
            </w:r>
            <w:r>
              <w:t xml:space="preserve">Consider 16 individuals infected with HIV,</w:t>
            </w:r>
            <w:r>
              <w:t xml:space="preserve"> </w:t>
            </w:r>
            <w:r>
              <w:t xml:space="preserve">drawn at random from a large (possibly hypothetical) target population, called the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Chapter 10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Unlike in Part I, they are not viewed as representatives of a billion identical individuals.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antiretroviral therapy, assigned at baseline and maintained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CD4 cell count (cells/mm³) at the end of the study</w:t>
            </w:r>
          </w:p>
          <w:p>
            <w:pPr>
              <w:pStyle w:val="FirstParagraph"/>
            </w:pPr>
            <w:r>
              <w:t xml:space="preserve">The book uses a separate 16-person data set for each of Figures 11.1-11.3,</w:t>
            </w:r>
            <w:r>
              <w:t xml:space="preserve"> </w:t>
            </w:r>
            <w:r>
              <w:t xml:space="preserve">one for each way of coding the treatment in the examples below.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Estimand</w:t>
            </w:r>
            <w:r>
              <w:t xml:space="preserve">: the population parameter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, the mean outcome among individuals in the super-population with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ins w:id="7" w:author="PR Preview" w:date="2024-01-01T00:00:00Z">
        <w:r>
          <w:t xml:space="preserve">As in</w:t>
        </w:r>
      </w:ins>
      <w:ins w:id="7" w:author="PR Preview" w:date="2024-01-01T00:00:00Z">
        <w:r>
          <w:t xml:space="preserve"> </w:t>
        </w:r>
      </w:ins>
      <w:hyperlink r:id="rId11">
        <w:r>
          <w:rPr>
            <w:rStyle w:val="Hyperlink"/>
          </w:rPr>
          <w:t xml:space="preserve">Chapter 10</w:t>
        </w:r>
      </w:hyperlink>
      <w:ins w:id="7" w:author="PR Preview" w:date="2024-01-01T00:00:00Z">
        <w:r>
          <w:t xml:space="preserve">, an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rPr>
            <w:b/>
            <w:bCs/>
          </w:rPr>
          <w:t xml:space="preserve">estimator</w:t>
        </w:r>
      </w:ins>
      <w:ins w:id="7" w:author="PR Preview" w:date="2024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is a function of the data used to estimate</w:t>
        </w:r>
      </w:ins>
      <w:ins w:id="7" w:author="PR Preview" w:date="2024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ins w:id="7" w:author="PR Preview" w:date="2024-01-01T00:00:00Z">
        <w:r>
          <w:t xml:space="preserve">,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and an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rPr>
            <w:b/>
            <w:bCs/>
          </w:rPr>
          <w:t xml:space="preserve">estimate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is the number obtained by applying the estimator to a particular data set.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Informally, a</w:t>
        </w:r>
      </w:ins>
      <w:ins w:id="7" w:author="PR Preview" w:date="2024-01-01T00:00:00Z">
        <w:r>
          <w:t xml:space="preserve"> </w:t>
        </w:r>
      </w:ins>
      <w:hyperlink r:id="rId12">
        <w:r>
          <w:rPr>
            <w:rStyle w:val="Hyperlink"/>
            <w:b/>
            <w:bCs/>
          </w:rPr>
          <w:t xml:space="preserve">consistent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is one whose estimates get closer to the population value as the sample size grows.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wo-candidate-estimators"/>
          <w:p>
            <w:pPr>
              <w:pStyle w:val="BodyText"/>
            </w:pPr>
            <w:r>
              <w:rPr>
                <w:b/>
                <w:bCs/>
              </w:rPr>
              <w:t xml:space="preserve">Example 2 (A Consistent and an Inconsistent Estimator)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hiv-cd4-study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 two candidate estimators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sample average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which is consistent;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value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the first individual in the data set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which is not consistent,</w:t>
            </w:r>
            <w:r>
              <w:t xml:space="preserve"> </w:t>
            </w:r>
            <w:r>
              <w:t xml:space="preserve">because it uses one observation however large the sample is.</w:t>
            </w:r>
          </w:p>
          <w:p>
            <w:pPr>
              <w:pStyle w:val="FirstParagraph"/>
            </w:pPr>
            <w:r>
              <w:t xml:space="preserve">We require consistency, so we use the sample average.</w:t>
            </w:r>
          </w:p>
          <w:bookmarkEnd w:id="13"/>
        </w:tc>
      </w:tr>
    </w:tbl>
    <w:bookmarkEnd w:id="14"/>
    <w:bookmarkStart w:id="20" w:name="dichotomous-treatment-figure-11.1"/>
    <w:p>
      <w:pPr>
        <w:pStyle w:val="Heading3"/>
      </w:pPr>
      <w:r>
        <w:t xml:space="preserve">1.2 Dichotomous Treatment (Figure 11.1)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exm-dichotomous-cd4"/>
          <w:p>
            <w:pPr>
              <w:pStyle w:val="BodyText"/>
            </w:pPr>
            <w:r>
              <w:rPr>
                <w:b/>
                <w:bCs/>
              </w:rPr>
              <w:t xml:space="preserve">Example 3 (Two Treatment Levels)</w:t>
            </w:r>
            <w:r>
              <w:t xml:space="preserve"> </w:t>
            </w:r>
            <w:r>
              <w:t xml:space="preserve">In the setting of</w:t>
            </w:r>
            <w:r>
              <w:t xml:space="preserve"> </w:t>
            </w:r>
            <w:hyperlink w:anchor="exm-hiv-cd4-study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 let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with 8 individuals in each group.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Estimated mean in the treated: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146.25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Estimated mean in the untreated: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67.50</m:t>
              </m:r>
            </m:oMath>
          </w:p>
          <w:bookmarkEnd w:id="15"/>
        </w:tc>
      </w:tr>
    </w:tbl>
    <w:p>
      <w:pPr>
        <w:pStyle w:val="FirstParagraph"/>
      </w:pPr>
      <w:ins w:id="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rem-not-causal-ye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(Association, Not Yet Causation). </w:t>
            </w:r>
            <w:r>
              <w:t xml:space="preserve">Under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exchangeability</w:t>
              </w:r>
            </w:hyperlink>
            <w:r>
              <w:t xml:space="preserve"> </w:t>
            </w:r>
            <w:r>
              <w:t xml:space="preserve">of the treated and the untreated,</w:t>
            </w:r>
            <w:r>
              <w:t xml:space="preserve"> </w:t>
            </w:r>
            <w:r>
              <w:t xml:space="preserve">together with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positivity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consistency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difference</w:t>
            </w:r>
            <w:r>
              <w:t xml:space="preserve"> </w:t>
            </w:r>
            <m:oMath>
              <m:r>
                <m:t>146.25</m:t>
              </m:r>
              <m:r>
                <m:rPr>
                  <m:sty m:val="p"/>
                </m:rPr>
                <m:t>−</m:t>
              </m:r>
              <m:r>
                <m:t>67.50</m:t>
              </m:r>
              <m:r>
                <m:rPr>
                  <m:sty m:val="p"/>
                </m:rPr>
                <m:t>=</m:t>
              </m:r>
              <m:r>
                <m:t>78.75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dichotomous-cd4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 </w:t>
            </w:r>
            <w:r>
              <w:t xml:space="preserve">could be read as an estimate of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the target population.</w:t>
            </w:r>
            <w:r>
              <w:t xml:space="preserve"> </w:t>
            </w:r>
            <w:r>
              <w:t xml:space="preserve">This chapter, however, is not about causal inference:</w:t>
            </w:r>
            <w:r>
              <w:t xml:space="preserve"> </w:t>
            </w:r>
            <w:r>
              <w:t xml:space="preserve">the goal is only to motivate models for estimating population quantities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, whether or not they have a causal interpretation.</w:t>
            </w:r>
          </w:p>
          <w:bookmarkEnd w:id="19"/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polytomous-treatment-figure-11.2"/>
    <w:p>
      <w:pPr>
        <w:pStyle w:val="Heading3"/>
      </w:pPr>
      <w:r>
        <w:t xml:space="preserve">1.3 Polytomous Treatment (Figure 11.2)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polytomous-cd4"/>
          <w:p>
            <w:pPr>
              <w:pStyle w:val="BodyText"/>
            </w:pPr>
            <w:r>
              <w:rPr>
                <w:b/>
                <w:bCs/>
              </w:rPr>
              <w:t xml:space="preserve">Example 4 (Four Treatment Levels)</w:t>
            </w:r>
            <w:r>
              <w:t xml:space="preserve"> </w:t>
            </w:r>
            <w:r>
              <w:t xml:space="preserve">In the setting of</w:t>
            </w:r>
            <w:r>
              <w:t xml:space="preserve"> </w:t>
            </w:r>
            <w:hyperlink w:anchor="exm-hiv-cd4-study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 with a different set of 16 individuals, let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(none, low dose, medium dose, high dose), with 4 individuals per level.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Sample averages: 70.0, 80.0, 117.5, and 195.0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</w:p>
          <w:bookmarkEnd w:id="21"/>
        </w:tc>
      </w:tr>
    </w:tbl>
    <w:p>
      <w:pPr>
        <w:pStyle w:val="FirstParagraph"/>
      </w:pPr>
      <w:ins w:id="1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Unbiased Does Not Mean Close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fewer individuals per category, each sample average in</w:t>
            </w:r>
            <w:r>
              <w:t xml:space="preserve"> </w:t>
            </w:r>
            <w:hyperlink w:anchor="exm-polytomous-cd4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still an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estimator of its population mean,</w:t>
            </w:r>
            <w:r>
              <w:t xml:space="preserve"> </w:t>
            </w:r>
            <w:r>
              <w:t xml:space="preserve">but it is less likely to be close to that mean:</w:t>
            </w:r>
            <w:r>
              <w:t xml:space="preserve"> </w:t>
            </w:r>
            <w:r>
              <w:t xml:space="preserve">its 95% confidence interval will tend to be wider than in</w:t>
            </w:r>
            <w:r>
              <w:t xml:space="preserve"> </w:t>
            </w:r>
            <w:hyperlink w:anchor="exm-dichotomous-cd4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treatment-dose-figure-11.3"/>
    <w:p>
      <w:pPr>
        <w:pStyle w:val="Heading3"/>
      </w:pPr>
      <w:r>
        <w:t xml:space="preserve">1.4 Treatment Dose (Figure 11.3)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dose-cd4"/>
          <w:p>
            <w:pPr>
              <w:pStyle w:val="BodyText"/>
            </w:pPr>
            <w:r>
              <w:rPr>
                <w:b/>
                <w:bCs/>
              </w:rPr>
              <w:t xml:space="preserve">Example 5 (Dose from 0 to 100 mg/day)</w:t>
            </w:r>
            <w:r>
              <w:t xml:space="preserve"> </w:t>
            </w:r>
            <w:r>
              <w:t xml:space="preserve">In the setting of</w:t>
            </w:r>
            <w:r>
              <w:t xml:space="preserve"> </w:t>
            </w:r>
            <w:hyperlink w:anchor="exm-hiv-cd4-study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 with yet another set of 16 individuals, 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 dose in mg/day taking integer values from 0 to 100.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There are 101 possible treatment values but only 16 individuals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Nobody in the study received, for example,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treatment-specific sample average is</w:t>
            </w:r>
            <w:r>
              <w:t xml:space="preserve"> </w:t>
            </w:r>
            <w:r>
              <w:rPr>
                <w:b/>
                <w:bCs/>
              </w:rPr>
              <w:t xml:space="preserve">undefined</w:t>
            </w:r>
            <w:r>
              <w:t xml:space="preserve"> </w:t>
            </w:r>
            <w:r>
              <w:t xml:space="preserve">for every dose that nobody received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Question</w:t>
            </w:r>
            <w:r>
              <w:t xml:space="preserve">: How can we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?</w:t>
            </w:r>
          </w:p>
          <w:bookmarkEnd w:id="26"/>
        </w:tc>
      </w:tr>
    </w:tbl>
    <w:p>
      <w:pPr>
        <w:pStyle w:val="BodyText"/>
      </w:pPr>
      <w:ins w:id="1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continuous-treatment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(Continuous Treatments).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were truly continuous, almost every treatment level would have nobody in the sample,</w:t>
            </w:r>
            <w:r>
              <w:t xml:space="preserve"> </w:t>
            </w:r>
            <w:r>
              <w:t xml:space="preserve">so the sample average would be undefined almost everywhere:</w:t>
            </w:r>
            <w:r>
              <w:t xml:space="preserve"> </w:t>
            </w:r>
            <w:r>
              <w:t xml:space="preserve">think of a continuous variable as a categorical one with uncountably many categories.</w:t>
            </w:r>
          </w:p>
          <w:bookmarkEnd w:id="27"/>
        </w:tc>
      </w:tr>
    </w:tbl>
    <w:p>
      <w:pPr>
        <w:pStyle w:val="BodyText"/>
      </w:pPr>
      <w:ins w:id="1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Data Cannot Always Speak for Themselves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hyperlink w:anchor="exm-dose-cd4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 </w:t>
            </w:r>
            <w:r>
              <w:t xml:space="preserve">shows that letting the data</w:t>
            </w:r>
            <w:r>
              <w:t xml:space="preserve"> </w:t>
            </w:r>
            <w:r>
              <w:t xml:space="preserve">“speak for themselves”</w:t>
            </w:r>
            <w:r>
              <w:t xml:space="preserve"> </w:t>
            </w:r>
            <w:r>
              <w:t xml:space="preserve">does not always yield a meaningful estimate.</w:t>
            </w:r>
            <w:r>
              <w:t xml:space="preserve"> </w:t>
            </w:r>
            <w:r>
              <w:t xml:space="preserve">Then a model has to fill the gap the data leave:</w:t>
            </w:r>
            <w:r>
              <w:t xml:space="preserve"> </w:t>
            </w:r>
            <w:r>
              <w:t xml:space="preserve">an a priori restriction, made precise in</w:t>
            </w:r>
            <w:r>
              <w:t xml:space="preserve"> </w:t>
            </w:r>
            <w:hyperlink w:anchor="def-model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below.</w:t>
            </w:r>
          </w:p>
          <w:p/>
        </w:tc>
      </w:tr>
    </w:tbl>
    <w:bookmarkEnd w:id="31"/>
    <w:bookmarkEnd w:id="32"/>
    <w:bookmarkStart w:id="45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def-parametric-conditional-mean-model"/>
          <w:p>
            <w:pPr>
              <w:pStyle w:val="BodyText"/>
            </w:pPr>
            <w:r>
              <w:rPr>
                <w:b/>
                <w:bCs/>
              </w:rPr>
              <w:t xml:space="preserve">Definition 1 (Linear Mean Model; Parametric Conditional Mean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an outcome 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 treatment.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conditional mean model</w:t>
            </w:r>
            <w:r>
              <w:t xml:space="preserve"> </w:t>
            </w:r>
            <w:r>
              <w:t xml:space="preserve">is a restriction on the shape of the conditional mean function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restricted shape is called the</w:t>
            </w:r>
            <w:r>
              <w:t xml:space="preserve"> </w:t>
            </w:r>
            <w:r>
              <w:rPr>
                <w:b/>
                <w:bCs/>
              </w:rPr>
              <w:t xml:space="preserve">functional form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linear mean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restricts that function to a straight line</w:t>
            </w:r>
            <w:r>
              <w:t xml:space="preserve"> </w:t>
            </w:r>
            <w:r>
              <w:t xml:space="preserve">(</w:t>
            </w:r>
            <w:r>
              <w:t xml:space="preserve">“linear”</w:t>
            </w:r>
            <w:r>
              <w:t xml:space="preserve"> </w:t>
            </w:r>
            <w:r>
              <w:t xml:space="preserve">also has a broader meaning, given in</w:t>
            </w:r>
            <w:r>
              <w:t xml:space="preserve"> </w:t>
            </w:r>
            <w:hyperlink w:anchor="def-linear-model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 </w:t>
            </w:r>
            <w:r>
              <w:t xml:space="preserve">below),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parameters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(intercept) and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(slope).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conditional mean model that describes the conditional mean function with a finite number of parameters is a</w:t>
            </w:r>
            <w:r>
              <w:t xml:space="preserve"> </w:t>
            </w:r>
            <w:r>
              <w:rPr>
                <w:b/>
                <w:bCs/>
              </w:rPr>
              <w:t xml:space="preserve">parametric conditional mean model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parametric estimator</w:t>
            </w:r>
            <w:r>
              <w:t xml:space="preserve"> </w:t>
            </w:r>
            <w:r>
              <w:t xml:space="preserve">is an estimator based on a parametric conditional mean model,</w:t>
            </w:r>
            <w:r>
              <w:t xml:space="preserve"> </w:t>
            </w:r>
            <w:r>
              <w:t xml:space="preserve">such as the predicted value from a fitted linear mean model.</w:t>
            </w:r>
          </w:p>
          <w:bookmarkEnd w:id="33"/>
        </w:tc>
      </w:tr>
    </w:tbl>
    <w:p>
      <w:pPr>
        <w:pStyle w:val="FirstParagraph"/>
      </w:pPr>
      <w:ins w:id="2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dose-response-term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Not</w:t>
            </w:r>
            <w:r>
              <w:t xml:space="preserve"> </w:t>
            </w:r>
            <w:r>
              <w:t xml:space="preserve">“Dose-Response Curve”</w:t>
            </w:r>
            <w:r>
              <w:t xml:space="preserve">?). </w:t>
            </w:r>
            <w:r>
              <w:t xml:space="preserve">Some authors call the functional form the</w:t>
            </w:r>
            <w:r>
              <w:t xml:space="preserve"> </w:t>
            </w:r>
            <w:r>
              <w:t xml:space="preserve">“dose-response curve”</w:t>
            </w:r>
            <w:r>
              <w:t xml:space="preserve">.</w:t>
            </w:r>
            <w:r>
              <w:t xml:space="preserve"> </w:t>
            </w:r>
            <w:r>
              <w:t xml:space="preserve">The book avoids that term because it hints that the dose causes the response,</w:t>
            </w:r>
            <w:r>
              <w:t xml:space="preserve"> </w:t>
            </w:r>
            <w:r>
              <w:t xml:space="preserve">and confounding can make that hint wrong.</w:t>
            </w:r>
          </w:p>
          <w:bookmarkEnd w:id="34"/>
        </w:tc>
      </w:tr>
    </w:tbl>
    <w:bookmarkStart w:id="39" w:name="estimation-by-ordinary-least-squares"/>
    <w:p>
      <w:pPr>
        <w:pStyle w:val="Heading3"/>
      </w:pPr>
      <w:r>
        <w:t xml:space="preserve">2.1 Estimation by Ordinary Least Squares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ols"/>
          <w:p>
            <w:pPr>
              <w:pStyle w:val="BodyText"/>
            </w:pPr>
            <w:r>
              <w:rPr>
                <w:b/>
                <w:bCs/>
              </w:rPr>
              <w:t xml:space="preserve">Definition 2 (Residual, Least Squares Estimate, Predicted Value)</w:t>
            </w:r>
            <w:r>
              <w:t xml:space="preserve"> </w:t>
            </w:r>
            <w:r>
              <w:t xml:space="preserve">Fix a parametric conditional mean model and a data set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a candidate value of the parameters, the</w:t>
            </w:r>
            <w:r>
              <w:t xml:space="preserve"> </w:t>
            </w:r>
            <w:r>
              <w:rPr>
                <w:b/>
                <w:bCs/>
              </w:rPr>
              <w:t xml:space="preserve">residual</w:t>
            </w:r>
            <w:r>
              <w:t xml:space="preserve"> </w:t>
            </w:r>
            <w:r>
              <w:t xml:space="preserve">of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minus the model’s mean at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 vertical distance from the data point to the curve with those parameter values.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ordinary least squares (OLS) estimates</w:t>
            </w:r>
            <w:r>
              <w:t xml:space="preserve"> </w:t>
            </w:r>
            <w:r>
              <w:t xml:space="preserve">are the parameter values that minimize the sum of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squared residuals.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predicted value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is the model’s mean 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evaluated at the estimated parameters.</w:t>
            </w:r>
          </w:p>
          <w:bookmarkEnd w:id="35"/>
        </w:tc>
      </w:tr>
    </w:tbl>
    <w:p>
      <w:pPr>
        <w:pStyle w:val="FirstParagraph"/>
      </w:pPr>
      <w:ins w:id="2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alg-parametric-estimation"/>
          <w:p>
            <w:pPr>
              <w:pStyle w:val="BodyText"/>
            </w:pPr>
            <w:r>
              <w:rPr>
                <w:b/>
                <w:bCs/>
              </w:rPr>
              <w:t xml:space="preserve">Algorithm 1 (Estimating a Conditional Mean with a Linear Model)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linear mean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 OLS (</w:t>
            </w:r>
            <w:hyperlink w:anchor="def-ol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among all candidate lines, choose the one minimizing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Report the predicted value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FirstParagraph"/>
      </w:pPr>
      <w:ins w:id="2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6 (Linear Model for the Dose Data (Figure 11.4))</w:t>
            </w:r>
            <w:r>
              <w:t xml:space="preserve"> </w:t>
            </w:r>
            <w:r>
              <w:t xml:space="preserve">Apply</w:t>
            </w:r>
            <w:r>
              <w:t xml:space="preserve"> </w:t>
            </w:r>
            <w:hyperlink w:anchor="alg-parametric-estimation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the dose data of</w:t>
            </w:r>
            <w:r>
              <w:t xml:space="preserve"> </w:t>
            </w:r>
            <w:hyperlink w:anchor="exm-dose-cd4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uses the unrounded estimates;</w:t>
            </w:r>
            <w:r>
              <w:t xml:space="preserve"> </w:t>
            </w:r>
            <w:r>
              <w:t xml:space="preserve">plugging in the rounded ones gives</w:t>
            </w:r>
            <w:r>
              <w:t xml:space="preserve"> </w:t>
            </w:r>
            <m:oMath>
              <m:r>
                <m:t>24.55</m:t>
              </m:r>
              <m:r>
                <m:rPr>
                  <m:sty m:val="p"/>
                </m:rPr>
                <m:t>+</m:t>
              </m:r>
              <m:r>
                <m:t>90</m:t>
              </m:r>
              <m:r>
                <m:rPr>
                  <m:sty m:val="p"/>
                </m:rPr>
                <m:t>×</m:t>
              </m:r>
              <m:r>
                <m:t>2.14</m:t>
              </m:r>
              <m:r>
                <m:rPr>
                  <m:sty m:val="p"/>
                </m:rPr>
                <m:t>=</m:t>
              </m:r>
              <m:r>
                <m:t>217.15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Wald 95% confidence intervals, assuming homoscedastic residuals (residual variance that does not depend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BodyText"/>
      </w:pPr>
      <w:ins w:id="2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borrowing-information"/>
          <w:p>
            <w:pPr>
              <w:pStyle w:val="BodyText"/>
            </w:pPr>
            <w:r>
              <w:rPr>
                <w:b/>
                <w:bCs/>
              </w:rPr>
              <w:t xml:space="preserve">Definition 3 (Borrowing Information)</w:t>
            </w:r>
            <w:r>
              <w:t xml:space="preserve"> </w:t>
            </w:r>
            <w:r>
              <w:t xml:space="preserve">An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borrows information</w:t>
            </w:r>
            <w:r>
              <w:t xml:space="preserve"> </w:t>
            </w:r>
            <w:r>
              <w:t xml:space="preserve">if it uses data from individuals whose treatment value is not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ins w:id="26" w:author="PR Preview" w:date="2024-01-01T00:00:00Z">
        <w:r>
          <w:t xml:space="preserve">In</w:t>
        </w:r>
      </w:ins>
      <w:ins w:id="26" w:author="PR Preview" w:date="2024-01-01T00:00:00Z">
        <w:r>
          <w:t xml:space="preserve"> </w:t>
        </w:r>
      </w:ins>
      <w:hyperlink w:anchor="exm-linear-model">
        <w:r>
          <w:rPr>
            <w:rStyle w:val="Hyperlink"/>
          </w:rPr>
          <w:t xml:space="preserve">Example 6</w:t>
        </w:r>
      </w:hyperlink>
      <w:ins w:id="26" w:author="PR Preview" w:date="2024-01-01T00:00:00Z">
        <w:r>
          <w:t xml:space="preserve">, every one of the 16 individuals affects the fitted line,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so the estimate of</w:t>
        </w:r>
      </w:ins>
      <w:ins w:id="26" w:author="PR Preview" w:date="2024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borrows information from individuals with doses other than 90.</w:t>
        </w:r>
      </w:ins>
    </w:p>
    <w:bookmarkEnd w:id="39"/>
    <w:bookmarkStart w:id="44" w:name="what-is-a-model"/>
    <w:p>
      <w:pPr>
        <w:pStyle w:val="Heading3"/>
      </w:pPr>
      <w:r>
        <w:t xml:space="preserve">2.2 What Is a Model?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model"/>
          <w:p>
            <w:pPr>
              <w:pStyle w:val="BodyText"/>
            </w:pPr>
            <w:r>
              <w:rPr>
                <w:b/>
                <w:bCs/>
              </w:rPr>
              <w:t xml:space="preserve">Definition 4 (Model as an A Priori Restriction)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model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“an a priori restriction on the joint distribution of the data”</w:t>
            </w:r>
            <w:r>
              <w:t xml:space="preserve"> </w:t>
            </w:r>
            <w:r>
              <w:t xml:space="preserve">(Hernán and Robins 2020, 155)</w:t>
            </w:r>
            <w:r>
              <w:t xml:space="preserve">.</w:t>
            </w:r>
            <w:r>
              <w:t xml:space="preserve"> </w:t>
            </w:r>
            <w:r>
              <w:t xml:space="preserve">A model is</w:t>
            </w:r>
            <w:r>
              <w:t xml:space="preserve"> </w:t>
            </w:r>
            <w:r>
              <w:rPr>
                <w:b/>
                <w:bCs/>
              </w:rPr>
              <w:t xml:space="preserve">correctly specified</w:t>
            </w:r>
            <w:r>
              <w:t xml:space="preserve"> </w:t>
            </w:r>
            <w:r>
              <w:t xml:space="preserve">if its restrictions hold for the true distribution in the target 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misspecified</w:t>
            </w:r>
            <w:r>
              <w:t xml:space="preserve"> </w:t>
            </w:r>
            <w:r>
              <w:t xml:space="preserve">otherwise.</w:t>
            </w:r>
          </w:p>
          <w:bookmarkEnd w:id="40"/>
        </w:tc>
      </w:tr>
    </w:tbl>
    <w:p>
      <w:pPr>
        <w:pStyle w:val="BodyText"/>
      </w:pPr>
      <w:ins w:id="2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linear-model-restriction"/>
          <w:p>
            <w:pPr>
              <w:pStyle w:val="BodyText"/>
            </w:pPr>
            <w:r>
              <w:rPr>
                <w:b/>
                <w:bCs/>
              </w:rPr>
              <w:t xml:space="preserve">Example 7 (What the Linear Model Assumes)</w:t>
            </w:r>
            <w:r>
              <w:t xml:space="preserve"> </w:t>
            </w:r>
            <w:r>
              <w:t xml:space="preserve">The linear mean model of</w:t>
            </w:r>
            <w:r>
              <w:t xml:space="preserve"> </w:t>
            </w:r>
            <w:hyperlink w:anchor="def-parametric-conditional-mean-mode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restricts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 a straight line,</w:t>
            </w:r>
            <w:r>
              <w:t xml:space="preserve"> </w:t>
            </w:r>
            <w:r>
              <w:t xml:space="preserve">so,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must lie between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80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Through these a priori restrictions, the model adds information to compensate for the lack of information in the data of</w:t>
            </w:r>
            <w:r>
              <w:t xml:space="preserve"> </w:t>
            </w:r>
            <w:hyperlink w:anchor="exm-dose-cd4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.</w:t>
            </w:r>
          </w:p>
          <w:bookmarkEnd w:id="41"/>
        </w:tc>
      </w:tr>
    </w:tbl>
    <w:p>
      <w:pPr>
        <w:pStyle w:val="BodyText"/>
      </w:pPr>
      <w:ins w:id="2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 Free Lunch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Parametric estimators let us estimate quantities that would otherwise be out of reach (e.g.,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 nobody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the inferences are correct only if the model is correctly specified (</w:t>
            </w:r>
            <w:hyperlink w:anchor="def-model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/>
        </w:tc>
      </w:tr>
    </w:tbl>
    <w:p>
      <w:pPr>
        <w:pStyle w:val="BodyText"/>
      </w:pPr>
      <w:ins w:id="30" w:author="PR Preview" w:date="2024-01-01T00:00:00Z">
        <w:r>
          <w:t xml:space="preserve">Much of the remainder of the book uses model-based causal inference, which relies on (approximately) no model misspecification.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Because a parametric model is hardly ever exactly right, we should expect at least some misspecification;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nonparametric estimators can partially address it.</w:t>
        </w:r>
      </w:ins>
    </w:p>
    <w:bookmarkEnd w:id="44"/>
    <w:bookmarkEnd w:id="45"/>
    <w:bookmarkStart w:id="64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exm-linear-model-dichotomous"/>
          <w:p>
            <w:pPr>
              <w:pStyle w:val="BodyText"/>
            </w:pPr>
            <w:r>
              <w:rPr>
                <w:b/>
                <w:bCs/>
              </w:rPr>
              <w:t xml:space="preserve">Example 8 (Linear Model for a Dichotomous Treatment)</w:t>
            </w:r>
            <w:r>
              <w:t xml:space="preserve"> </w:t>
            </w:r>
            <w:r>
              <w:t xml:space="preserve">Return to the dichotomous treatment of</w:t>
            </w:r>
            <w:r>
              <w:t xml:space="preserve"> </w:t>
            </w:r>
            <w:hyperlink w:anchor="exm-dichotomous-cd4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 </w:t>
            </w:r>
            <w:r>
              <w:t xml:space="preserve">and fit the same linear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OLS gives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78.75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67.5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67.5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78.75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146.25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These are exactly the sample averages from</w:t>
            </w:r>
            <w:r>
              <w:t xml:space="preserve"> </w:t>
            </w:r>
            <w:hyperlink w:anchor="exm-dichotomous-cd4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.</w:t>
            </w:r>
          </w:p>
          <w:bookmarkEnd w:id="46"/>
        </w:tc>
      </w:tr>
    </w:tbl>
    <w:p>
      <w:pPr>
        <w:pStyle w:val="BodyText"/>
      </w:pPr>
      <w:ins w:id="33" w:author="PR Preview" w:date="2024-01-01T00:00:00Z">
        <w:r>
          <w:t xml:space="preserve">The match in</w:t>
        </w:r>
      </w:ins>
      <w:ins w:id="33" w:author="PR Preview" w:date="2024-01-01T00:00:00Z">
        <w:r>
          <w:t xml:space="preserve"> </w:t>
        </w:r>
      </w:ins>
      <w:hyperlink w:anchor="exm-linear-model-dichotomous">
        <w:r>
          <w:rPr>
            <w:rStyle w:val="Hyperlink"/>
          </w:rPr>
          <w:t xml:space="preserve">Example 8</w:t>
        </w:r>
      </w:hyperlink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is no coincidence: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saturated-ols-sample-means"/>
          <w:p>
            <w:pPr>
              <w:pStyle w:val="BodyText"/>
            </w:pPr>
            <w:r>
              <w:rPr>
                <w:b/>
                <w:bCs/>
              </w:rPr>
              <w:t xml:space="preserve">Proposition 1 (OLS with a Dichotomous Treatment Reproduces the Sample Averages)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be data in which each treatment level occurs at least once,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be the sample average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OLS estimates for the linear mean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are unique and satisfy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ins w:id="3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map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one-to-one.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0 or 1, the sum of squared residuals splits into two sums: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first sum involves only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second only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so each can be minimized separately.</w:t>
            </w:r>
            <w:r>
              <w:t xml:space="preserve"> </w:t>
            </w:r>
            <w:r>
              <w:t xml:space="preserve">A sum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a nonempty set of individuals is a strictly convex quadratic in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uniquely minimized at the average of those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minimizing values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mapping back gives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Start w:id="52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5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For the models in this chapter, this happens when the parameters can reproduce any values of the unknown conditional means,</w:t>
            </w:r>
            <w:r>
              <w:t xml:space="preserve"> </w:t>
            </w:r>
            <w:r>
              <w:t xml:space="preserve">typically because there are as many parameters as unknown conditional means in the population</w:t>
            </w:r>
            <w:r>
              <w:t xml:space="preserve"> </w:t>
            </w:r>
            <w:r>
              <w:t xml:space="preserve">(</w:t>
            </w:r>
            <w:r>
              <w:t xml:space="preserve">“the same number of unknowns on both sides of the equal sign”</w:t>
            </w:r>
            <w:r>
              <w:t xml:space="preserve"> </w:t>
            </w:r>
            <w:r>
              <w:t xml:space="preserve">(Hernán and Robins 2020, 156)</w:t>
            </w:r>
            <w:r>
              <w:t xml:space="preserve">).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def-parsimonious-model"/>
          <w:p>
            <w:pPr>
              <w:pStyle w:val="BodyText"/>
            </w:pPr>
            <w:r>
              <w:rPr>
                <w:b/>
                <w:bCs/>
              </w:rPr>
              <w:t xml:space="preserve">Definition 6 (Parsimonious Model)</w:t>
            </w:r>
            <w:r>
              <w:t xml:space="preserve"> </w:t>
            </w:r>
            <w:r>
              <w:t xml:space="preserve">A model with few parameters that is used to estimate many population quantities is</w:t>
            </w:r>
            <w:r>
              <w:t xml:space="preserve"> </w:t>
            </w:r>
            <w:r>
              <w:rPr>
                <w:b/>
                <w:bCs/>
              </w:rPr>
              <w:t xml:space="preserve">parsimonious</w:t>
            </w:r>
            <w:r>
              <w:t xml:space="preserve">.</w:t>
            </w:r>
          </w:p>
          <w:bookmarkEnd w:id="49"/>
        </w:tc>
      </w:tr>
    </w:tbl>
    <w:p>
      <w:pPr>
        <w:pStyle w:val="BodyText"/>
      </w:pPr>
      <w:ins w:id="3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9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Parsimonious</w:t>
            </w:r>
            <w:r>
              <w:t xml:space="preserve">: its estimates of the 101 means can all be unbiased only if those means lie on a straight line.</w:t>
            </w:r>
          </w:p>
          <w:bookmarkEnd w:id="50"/>
        </w:tc>
      </w:tr>
    </w:tbl>
    <w:p>
      <w:pPr>
        <w:pStyle w:val="FirstParagraph"/>
      </w:pPr>
      <w:ins w:id="3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rem-saturated-not-model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(A Saturated Model Is Not Really a Model). </w:t>
            </w:r>
            <w:r>
              <w:t xml:space="preserve">Strictly, a saturated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 not a model under</w:t>
            </w:r>
            <w:r>
              <w:t xml:space="preserve"> </w:t>
            </w:r>
            <w:hyperlink w:anchor="def-model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 because, like the sample average, it leaves the data to speak for themselves.</w:t>
            </w:r>
            <w:r>
              <w:t xml:space="preserve"> </w:t>
            </w:r>
            <w:r>
              <w:t xml:space="preserve">Because saturated models look like models, they are still ordinarily called models.</w:t>
            </w:r>
            <w:r>
              <w:t xml:space="preserve"> </w:t>
            </w:r>
            <w:r>
              <w:t xml:space="preserve">Part I was titled</w:t>
            </w:r>
            <w:r>
              <w:t xml:space="preserve"> </w:t>
            </w:r>
            <w:r>
              <w:t xml:space="preserve">“Causal inference without models”</w:t>
            </w:r>
            <w:r>
              <w:t xml:space="preserve"> </w:t>
            </w:r>
            <w:r>
              <w:t xml:space="preserve">because it only used saturated models.</w:t>
            </w:r>
          </w:p>
          <w:bookmarkEnd w:id="51"/>
        </w:tc>
      </w:tr>
    </w:tbl>
    <w:bookmarkEnd w:id="52"/>
    <w:bookmarkStart w:id="63" w:name="nonparametric-estimators"/>
    <w:p>
      <w:pPr>
        <w:pStyle w:val="Heading3"/>
      </w:pPr>
      <w:r>
        <w:t xml:space="preserve">3.2 Nonparametric Estimators</w:t>
      </w:r>
    </w:p>
    <w:p>
      <w:pPr>
        <w:pStyle w:val="FirstParagraph"/>
      </w:pPr>
      <w:ins w:id="41" w:author="PR Preview" w:date="2024-01-01T00:00:00Z">
        <w:r>
          <w:t xml:space="preserve">A saturated model is one way to avoid restrictions altogether.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7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computes its estimates from the data alone,</w:t>
            </w:r>
            <w:r>
              <w:t xml:space="preserve"> </w:t>
            </w:r>
            <w:r>
              <w:rPr>
                <w:b/>
                <w:bCs/>
              </w:rPr>
              <w:t xml:space="preserve">imposing no a priori restriction</w:t>
            </w:r>
            <w:r>
              <w:t xml:space="preserve"> </w:t>
            </w:r>
            <w:r>
              <w:t xml:space="preserve">on the shape of that function.</w:t>
            </w:r>
          </w:p>
          <w:bookmarkEnd w:id="53"/>
        </w:tc>
      </w:tr>
    </w:tbl>
    <w:p>
      <w:pPr>
        <w:pStyle w:val="BodyText"/>
      </w:pPr>
      <w:ins w:id="4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nonparametric-estimators"/>
          <w:p>
            <w:pPr>
              <w:pStyle w:val="BodyText"/>
            </w:pPr>
            <w:r>
              <w:rPr>
                <w:b/>
                <w:bCs/>
              </w:rPr>
              <w:t xml:space="preserve">Example 10 (Nonparametric Estimators in Part I)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a dichotomous treatment, the sample average (equivalently, by</w:t>
            </w:r>
            <w:r>
              <w:t xml:space="preserve"> </w:t>
            </w:r>
            <w:hyperlink w:anchor="prp-saturated-ols-sample-mean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the saturated model) is a nonparametric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Standardization, IP weighting, stratification, and matching in Part I were based on nonparametric estimators under a saturated model.</w:t>
            </w:r>
          </w:p>
          <w:bookmarkEnd w:id="54"/>
        </w:tc>
      </w:tr>
    </w:tbl>
    <w:p>
      <w:pPr>
        <w:pStyle w:val="FirstParagraph"/>
      </w:pPr>
      <w:ins w:id="4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Sometimes No Nonparametric Estimator Exists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101 levels and nobody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, as in</w:t>
            </w:r>
            <w:r>
              <w:t xml:space="preserve"> </w:t>
            </w:r>
            <w:hyperlink w:anchor="exm-dose-cd4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nonparametric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exists.</w:t>
            </w:r>
            <w:r>
              <w:t xml:space="preserve"> </w:t>
            </w:r>
            <w:r>
              <w:t xml:space="preserve">In contrast, most methods in Part II use estimators that are parametric for</w:t>
            </w:r>
            <w:r>
              <w:t xml:space="preserve"> </w:t>
            </w:r>
            <w:r>
              <w:rPr>
                <w:b/>
                <w:bCs/>
              </w:rPr>
              <w:t xml:space="preserve">some part</w:t>
            </w:r>
            <w:r>
              <w:t xml:space="preserve"> </w:t>
            </w:r>
            <w:r>
              <w:t xml:space="preserve">of how the data are distributed.</w:t>
            </w:r>
          </w:p>
          <w:p/>
        </w:tc>
      </w:tr>
    </w:tbl>
    <w:p>
      <w:pPr>
        <w:pStyle w:val="BodyText"/>
      </w:pPr>
      <w:ins w:id="4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identifiability-modeling-assumptions"/>
          <w:p>
            <w:pPr>
              <w:pStyle w:val="BodyText"/>
            </w:pPr>
            <w:r>
              <w:rPr>
                <w:b/>
                <w:bCs/>
              </w:rPr>
              <w:t xml:space="preserve">Definition 8 (Identifiability Assumptions vs. Modeling Assumptions)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Identifiability assumptions</w:t>
            </w:r>
            <w:r>
              <w:t xml:space="preserve"> </w:t>
            </w:r>
            <w:r>
              <w:t xml:space="preserve">are those we would need even with unlimited data to compute a parameter;</w:t>
            </w:r>
            <w:r>
              <w:t xml:space="preserve"> </w:t>
            </w:r>
            <w:r>
              <w:t xml:space="preserve">formally, they make the parameter equal to exactly one function of the distribution of the observed data.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Modeling assumptions</w:t>
            </w:r>
            <w:r>
              <w:t xml:space="preserve"> </w:t>
            </w:r>
            <w:r>
              <w:t xml:space="preserve">are the extra assumptions we need to</w:t>
            </w:r>
            <w:r>
              <w:t xml:space="preserve"> </w:t>
            </w:r>
            <w:r>
              <w:rPr>
                <w:i/>
                <w:iCs/>
              </w:rPr>
              <w:t xml:space="preserve">estimate</w:t>
            </w:r>
            <w:r>
              <w:t xml:space="preserve"> </w:t>
            </w:r>
            <w:r>
              <w:t xml:space="preserve">the parameter from a finite sample.</w:t>
            </w:r>
          </w:p>
          <w:bookmarkEnd w:id="57"/>
        </w:tc>
      </w:tr>
    </w:tbl>
    <w:p>
      <w:pPr>
        <w:pStyle w:val="FirstParagraph"/>
      </w:pPr>
      <w:ins w:id="45" w:author="PR Preview" w:date="2024-01-01T00:00:00Z">
        <w:r>
          <w:t xml:space="preserve">The book makes this distinction in a margin note on p. 157.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book’s notion of a nonparametric estimator (</w:t>
            </w:r>
            <w:hyperlink w:anchor="def-nonparametric-estimator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matches a standard statistical concept, defined next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4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def-fisher-consistent"/>
          <w:p>
            <w:pPr>
              <w:pStyle w:val="BodyText"/>
            </w:pPr>
            <w:r>
              <w:rPr>
                <w:b/>
                <w:bCs/>
              </w:rPr>
              <w:t xml:space="preserve">Definition 9 (Fisher Consistent Estimator)</w:t>
            </w:r>
            <w:r>
              <w:t xml:space="preserve"> </w:t>
            </w:r>
            <w:r>
              <w:t xml:space="preserve">An estimator of a population quantity is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if, when computed on the entire population instead of a sample, it returns the true value of that population quantity.</w:t>
            </w:r>
          </w:p>
          <w:bookmarkEnd w:id="61"/>
        </w:tc>
      </w:tr>
    </w:tbl>
    <w:p>
      <w:pPr>
        <w:pStyle w:val="BodyText"/>
      </w:pPr>
      <w:ins w:id="4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rem-fisher-consistency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(Fisher Consistency and Nonparametric Estimation). 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imposes no model restrictions, but for many population quantities none exists.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is sometimes also applied to estimators that impose only weak restrictions without being Fisher consistent, such as kernel regression (</w:t>
            </w:r>
            <w:hyperlink w:anchor="def-kernel-regression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 in Technical Point 11.1 below).</w:t>
            </w:r>
          </w:p>
          <w:bookmarkEnd w:id="62"/>
        </w:tc>
      </w:tr>
    </w:tbl>
    <w:bookmarkEnd w:id="63"/>
    <w:bookmarkEnd w:id="64"/>
    <w:bookmarkStart w:id="76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ins w:id="51" w:author="PR Preview" w:date="2024-01-01T00:00:00Z">
        <w:r>
          <w:t xml:space="preserve">But the difference in mean outcome per unit of dose could be larger at low doses and smaller at high doses.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Linear models can be made more flexible: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linear-model"/>
          <w:p>
            <w:pPr>
              <w:pStyle w:val="BodyText"/>
            </w:pPr>
            <w:r>
              <w:rPr>
                <w:b/>
                <w:bCs/>
              </w:rPr>
              <w:t xml:space="preserve">Definition 10 (Linear Model (Linear in the Parameters))</w:t>
            </w:r>
            <w:r>
              <w:t xml:space="preserve"> </w:t>
            </w:r>
            <w:r>
              <w:t xml:space="preserve">A conditional mean model is</w:t>
            </w:r>
            <w:r>
              <w:t xml:space="preserve"> </w:t>
            </w:r>
            <w:r>
              <w:rPr>
                <w:b/>
                <w:bCs/>
              </w:rPr>
              <w:t xml:space="preserve">linear</w:t>
            </w:r>
            <w:r>
              <w:t xml:space="preserve"> </w:t>
            </w:r>
            <w:r>
              <w:t xml:space="preserve">when it has the form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known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of the covariates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if the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are nonlinear (powers, logarithms).</w:t>
            </w:r>
          </w:p>
          <w:bookmarkEnd w:id="65"/>
        </w:tc>
      </w:tr>
    </w:tbl>
    <w:p>
      <w:pPr>
        <w:pStyle w:val="BodyText"/>
      </w:pPr>
      <w:ins w:id="5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exm-quadratic-linear-model"/>
          <w:p>
            <w:pPr>
              <w:pStyle w:val="BodyText"/>
            </w:pPr>
            <w:r>
              <w:rPr>
                <w:b/>
                <w:bCs/>
              </w:rPr>
              <w:t xml:space="preserve">Example 11 (A Parabola Is Still a Linear Model)</w:t>
            </w:r>
            <w:r>
              <w:t xml:space="preserve"> </w:t>
            </w:r>
            <w:r>
              <w:t xml:space="preserve">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a linear model in the sense of</w:t>
            </w:r>
            <w:r>
              <w:t xml:space="preserve"> </w:t>
            </w:r>
            <w:hyperlink w:anchor="def-linear-model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even though, whenever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define a parabola rather than a straight line.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parameter for the linear term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the parameter for the quadratic term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ins w:id="5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Meanings of Linear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“Linear”</w:t>
            </w:r>
            <w:r>
              <w:t xml:space="preserve"> </w:t>
            </w:r>
            <w:r>
              <w:t xml:space="preserve">can mean</w:t>
            </w:r>
            <w:r>
              <w:t xml:space="preserve"> </w:t>
            </w:r>
            <w:r>
              <w:t xml:space="preserve">“a straight line in the covariate”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“linear in the parameters”</w:t>
            </w:r>
            <w:r>
              <w:t xml:space="preserve"> </w:t>
            </w:r>
            <w:r>
              <w:t xml:space="preserve">(</w:t>
            </w:r>
            <w:hyperlink w:anchor="def-linear-model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quadratic model of</w:t>
            </w:r>
            <w:r>
              <w:t xml:space="preserve"> </w:t>
            </w:r>
            <w:hyperlink w:anchor="exm-quadratic-linear-model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 </w:t>
            </w:r>
            <w:r>
              <w:t xml:space="preserve">is linear in the second sense but not the first.</w:t>
            </w:r>
          </w:p>
          <w:p/>
        </w:tc>
      </w:tr>
    </w:tbl>
    <w:p>
      <w:pPr>
        <w:pStyle w:val="BodyText"/>
      </w:pPr>
      <w:ins w:id="5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9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12 (Quadratic Model for the Dose Data (Figure 11.5))</w:t>
            </w:r>
            <w:r>
              <w:t xml:space="preserve"> </w:t>
            </w:r>
            <w:r>
              <w:t xml:space="preserve">Fit the quadratic model of</w:t>
            </w:r>
            <w:r>
              <w:t xml:space="preserve"> </w:t>
            </w:r>
            <w:hyperlink w:anchor="exm-quadratic-linear-model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 </w:t>
            </w:r>
            <w:r>
              <w:t xml:space="preserve">to the dose data of</w:t>
            </w:r>
            <w:r>
              <w:t xml:space="preserve"> </w:t>
            </w:r>
            <w:hyperlink w:anchor="exm-dose-cd4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 </w:t>
            </w:r>
            <w:r>
              <w:t xml:space="preserve">by OLS.</w:t>
            </w:r>
            <w:r>
              <w:t xml:space="preserve"> </w:t>
            </w:r>
            <w:r>
              <w:t xml:space="preserve">The estimates (Program 11.3)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 the unrounded estimates,</w:t>
            </w:r>
            <w:r>
              <w:t xml:space="preserve"> </w:t>
            </w: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69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71" w:name="more-parameters-less-smoothness"/>
    <w:p>
      <w:pPr>
        <w:pStyle w:val="Heading3"/>
      </w:pPr>
      <w:r>
        <w:t xml:space="preserve">4.1 More Parameters, Less Smoothness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" w:name="rem-more-parameters-wiggly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(Curves Get Bumpier with More Parameters). </w:t>
            </w:r>
            <w:r>
              <w:t xml:space="preserve">Consider adding cubic, quartic, …, up to 15th-degree terms to the model of</w:t>
            </w:r>
            <w:r>
              <w:t xml:space="preserve"> </w:t>
            </w:r>
            <w:hyperlink w:anchor="exm-quadratic-model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 </w:t>
            </w:r>
            <w:r>
              <w:t xml:space="preserve">for the 16 individuals of</w:t>
            </w:r>
            <w:r>
              <w:t xml:space="preserve"> </w:t>
            </w:r>
            <w:hyperlink w:anchor="exm-dose-cd4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 15th-degree polynomial has 16 parameters, as many as data points.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general, more parameters means more inflection points: the curve becomes more</w:t>
            </w:r>
            <w:r>
              <w:t xml:space="preserve"> </w:t>
            </w:r>
            <w:r>
              <w:t xml:space="preserve">“wiggly”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these polynomial models, the 2-parameter straight line is the</w:t>
            </w:r>
            <w:r>
              <w:t xml:space="preserve"> </w:t>
            </w:r>
            <w:r>
              <w:rPr>
                <w:b/>
                <w:bCs/>
              </w:rPr>
              <w:t xml:space="preserve">smoothest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least smooth</w:t>
            </w:r>
            <w:r>
              <w:t xml:space="preserve"> </w:t>
            </w:r>
            <w:r>
              <w:t xml:space="preserve">has one parameter per data point.</w:t>
            </w:r>
            <w:r>
              <w:t xml:space="preserve"> </w:t>
            </w:r>
            <w:r>
              <w:t xml:space="preserve">If the 16 doses are distinct, it</w:t>
            </w:r>
            <w:r>
              <w:t xml:space="preserve"> </w:t>
            </w:r>
            <w:r>
              <w:rPr>
                <w:b/>
                <w:bCs/>
              </w:rPr>
              <w:t xml:space="preserve">interpolates</w:t>
            </w:r>
            <w:r>
              <w:t xml:space="preserve"> </w:t>
            </w:r>
            <w:r>
              <w:t xml:space="preserve">the data: every data point lies on the estimated curve.</w:t>
            </w:r>
          </w:p>
          <w:bookmarkEnd w:id="70"/>
        </w:tc>
      </w:tr>
    </w:tbl>
    <w:bookmarkEnd w:id="71"/>
    <w:bookmarkStart w:id="75" w:name="smoothing-as-borrowing-information"/>
    <w:p>
      <w:pPr>
        <w:pStyle w:val="Heading3"/>
      </w:pPr>
      <w:r>
        <w:t xml:space="preserve">4.2 Smoothing as Borrowing Information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moothing"/>
          <w:p>
            <w:pPr>
              <w:pStyle w:val="BodyText"/>
            </w:pPr>
            <w:r>
              <w:rPr>
                <w:b/>
                <w:bCs/>
              </w:rPr>
              <w:t xml:space="preserve">Definition 11 (Smoothing)</w:t>
            </w:r>
            <w:r>
              <w:t xml:space="preserve"> </w:t>
            </w:r>
            <w:r>
              <w:rPr>
                <w:b/>
                <w:bCs/>
              </w:rPr>
              <w:t xml:space="preserve">Smoothing</w:t>
            </w:r>
            <w:r>
              <w:t xml:space="preserve"> </w:t>
            </w:r>
            <w:r>
              <w:t xml:space="preserve">is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borrowing information (</w:t>
            </w:r>
            <w:hyperlink w:anchor="def-borrowing-information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from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t xml:space="preserve">.</w:t>
            </w:r>
          </w:p>
          <w:bookmarkEnd w:id="72"/>
        </w:tc>
      </w:tr>
    </w:tbl>
    <w:p>
      <w:pPr>
        <w:pStyle w:val="BodyText"/>
      </w:pPr>
      <w:ins w:id="59" w:author="PR Preview" w:date="2024-01-01T00:00:00Z">
        <w:r>
          <w:t xml:space="preserve">Every parametric estimator based on a non-saturated model smooths to some degree.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egrees-of-smoothing"/>
          <w:p>
            <w:pPr>
              <w:pStyle w:val="BodyText"/>
            </w:pPr>
            <w:r>
              <w:rPr>
                <w:b/>
                <w:bCs/>
              </w:rPr>
              <w:t xml:space="preserve">Example 13 (Degrees of Smoothing for the Dose Data)</w:t>
            </w:r>
            <w:r>
              <w:t xml:space="preserve"> </w:t>
            </w:r>
            <w:r>
              <w:t xml:space="preserve">For the dose data of</w:t>
            </w:r>
            <w:r>
              <w:t xml:space="preserve"> </w:t>
            </w:r>
            <w:hyperlink w:anchor="exm-dose-cd4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The 2-parameter model borrows information from all 16 individuals 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 one parameter per individual, the model borrows no information at the observed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(but does borrow, by interpolation, at unobserved values).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Intermediate smoothing: use an intermediate number of parameters, or restrict which individuals contribute.</w:t>
            </w:r>
            <w:r>
              <w:t xml:space="preserve"> </w:t>
            </w:r>
            <w:r>
              <w:t xml:space="preserve">For example, fit the straight line only to individuals with doses in a window around 90, such as 80 to 100;</w:t>
            </w:r>
            <w:r>
              <w:t xml:space="preserve"> </w:t>
            </w:r>
            <w:r>
              <w:t xml:space="preserve">the wider the window, the more smoothing.</w:t>
            </w:r>
          </w:p>
          <w:bookmarkEnd w:id="73"/>
        </w:tc>
      </w:tr>
    </w:tbl>
    <w:p>
      <w:pPr>
        <w:pStyle w:val="FirstParagraph"/>
      </w:pPr>
      <w:ins w:id="6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smoothing-many-covariat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(Smoothing with Many Covariates). </w:t>
            </w:r>
            <w:r>
              <w:t xml:space="preserve">With many covariates, the fitted</w:t>
            </w:r>
            <w:r>
              <w:t xml:space="preserve"> </w:t>
            </w:r>
            <w:r>
              <w:t xml:space="preserve">“curves”</w:t>
            </w:r>
            <w:r>
              <w:t xml:space="preserve"> </w:t>
            </w:r>
            <w:r>
              <w:t xml:space="preserve">are hyperdimensional surfaces, but the principle is the same:</w:t>
            </w:r>
            <w:r>
              <w:t xml:space="preserve"> </w:t>
            </w:r>
            <w:r>
              <w:t xml:space="preserve">fewer parameters give a smoother prediction (response) surface.</w:t>
            </w:r>
            <w:r>
              <w:t xml:space="preserve"> </w:t>
            </w:r>
            <w:r>
              <w:t xml:space="preserve">Models for binary outcomes, such as the logistic models of Technical Point 11.1 below (</w:t>
            </w:r>
            <w:hyperlink w:anchor="exm-link-functions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), smooth in the same way.</w:t>
            </w:r>
          </w:p>
          <w:bookmarkEnd w:id="74"/>
        </w:tc>
      </w:tr>
    </w:tbl>
    <w:bookmarkEnd w:id="75"/>
    <w:bookmarkEnd w:id="76"/>
    <w:bookmarkStart w:id="10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3" w:author="PR Preview" w:date="2024-01-01T00:00:00Z">
        <w:r>
          <w:t xml:space="preserve">The two models give different estimates of</w:t>
        </w:r>
      </w:ins>
      <w:ins w:id="63" w:author="PR Preview" w:date="2024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</w:t>
        </w:r>
      </w:ins>
      <w:hyperlink w:anchor="tbl-two-models">
        <w:r>
          <w:rPr>
            <w:rStyle w:val="Hyperlink"/>
          </w:rPr>
          <w:t xml:space="preserve">Table 1</w:t>
        </w:r>
      </w:hyperlink>
      <w:ins w:id="63" w:author="PR Preview" w:date="2024-01-01T00:00:00Z">
        <w:r>
          <w:t xml:space="preserve">):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two-mode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Estimates of the mean CD4 count at dose 90 under the linear (</w:t>
            </w:r>
            <w:hyperlink w:anchor="exm-linear-model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 and quadratic (</w:t>
            </w:r>
            <w:hyperlink w:anchor="exm-quadratic-model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) models.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216.9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(172.1, 261.6)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(142.8, 251.5)</w:t>
                  </w:r>
                </w:p>
              </w:tc>
            </w:tr>
          </w:tbl>
          <w:bookmarkEnd w:id="77"/>
          <w:p/>
        </w:tc>
      </w:tr>
    </w:tbl>
    <w:p>
      <w:pPr>
        <w:pStyle w:val="BodyText"/>
      </w:pPr>
      <w:r>
        <w:t xml:space="preserve">Which is closer to the population mean?</w:t>
      </w:r>
    </w:p>
    <w:bookmarkStart w:id="81" w:name="bias"/>
    <w:p>
      <w:pPr>
        <w:pStyle w:val="Heading3"/>
      </w:pPr>
      <w:r>
        <w:t xml:space="preserve">5.1 Bias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prp-nested-models"/>
          <w:p>
            <w:pPr>
              <w:pStyle w:val="BodyText"/>
            </w:pPr>
            <w:r>
              <w:rPr>
                <w:b/>
                <w:bCs/>
              </w:rPr>
              <w:t xml:space="preserve">Proposition 2 (A Larger Model Is Correctly Specified Whenever a Smaller One Is)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be conditional mean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such that every mean function allowed by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also allowed by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(that is,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nested in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correctly specified (</w:t>
            </w:r>
            <w:hyperlink w:anchor="def-model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then so is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78"/>
        </w:tc>
      </w:tr>
    </w:tbl>
    <w:p>
      <w:pPr>
        <w:pStyle w:val="BodyText"/>
      </w:pPr>
      <w:ins w:id="6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correctly specified, so the true function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one that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allows.</w:t>
            </w:r>
            <w:r>
              <w:t xml:space="preserve"> </w:t>
            </w:r>
            <w:r>
              <w:t xml:space="preserve">By assumption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allows it too, so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correctly specified.</w:t>
            </w:r>
          </w:p>
          <w:p/>
        </w:tc>
      </w:tr>
    </w:tbl>
    <w:p>
      <w:pPr>
        <w:pStyle w:val="BodyText"/>
      </w:pPr>
      <w:ins w:id="6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exm-linear-vs-quadratic-bias"/>
          <w:p>
            <w:pPr>
              <w:pStyle w:val="BodyText"/>
            </w:pPr>
            <w:r>
              <w:rPr>
                <w:b/>
                <w:bCs/>
              </w:rPr>
              <w:t xml:space="preserve">Example 14 (Linear vs. Quadratic Model)</w:t>
            </w:r>
            <w:r>
              <w:t xml:space="preserve"> </w:t>
            </w:r>
            <w:r>
              <w:t xml:space="preserve">The straight-line model is the quadratic model with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prp-nested-models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applies with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straight-line and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the quadratic model.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If the true relation is a straight line,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models are correctly specified.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If the true relation is a parabola (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), only the quadratic model is correctly specified,</w:t>
            </w:r>
            <w:r>
              <w:t xml:space="preserve"> </w:t>
            </w:r>
            <w:r>
              <w:t xml:space="preserve">and the straight-line model’s estimate in</w:t>
            </w:r>
            <w:r>
              <w:t xml:space="preserve"> </w:t>
            </w:r>
            <w:hyperlink w:anchor="tbl-two-model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is in general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.</w:t>
            </w:r>
          </w:p>
          <w:bookmarkEnd w:id="79"/>
        </w:tc>
      </w:tr>
    </w:tbl>
    <w:p>
      <w:pPr>
        <w:pStyle w:val="FirstParagraph"/>
      </w:pPr>
      <w:ins w:id="6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rem-more-parameters-less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(More Parameters, More Protection Against Bias). </w:t>
            </w:r>
            <w:r>
              <w:t xml:space="preserve">When one model is nested in another, as in</w:t>
            </w:r>
            <w:r>
              <w:t xml:space="preserve"> </w:t>
            </w:r>
            <w:hyperlink w:anchor="prp-nested-models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larger model imposes fewer restrictions,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prp-nested-models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it is correctly specified in every case where the smaller one is.</w:t>
            </w:r>
            <w:r>
              <w:t xml:space="preserve"> </w:t>
            </w:r>
            <w:r>
              <w:t xml:space="preserve">The book’s heuristic is that, in this sense, less restrictive models give more protection against bias from model misspecification.</w:t>
            </w:r>
          </w:p>
          <w:bookmarkEnd w:id="80"/>
        </w:tc>
      </w:tr>
    </w:tbl>
    <w:p>
      <w:r>
        <w:pict>
          <v:rect style="width:0;height:1.5pt" o:hralign="center" o:hrstd="t" o:hr="t"/>
        </w:pict>
      </w:r>
    </w:p>
    <w:bookmarkEnd w:id="81"/>
    <w:bookmarkStart w:id="106" w:name="variance"/>
    <w:p>
      <w:pPr>
        <w:pStyle w:val="Heading3"/>
      </w:pPr>
      <w:r>
        <w:t xml:space="preserve">5.2 Variance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def-calibrated-interval"/>
          <w:p>
            <w:pPr>
              <w:pStyle w:val="BodyText"/>
            </w:pPr>
            <w:r>
              <w:rPr>
                <w:b/>
                <w:bCs/>
              </w:rPr>
              <w:t xml:space="preserve">Definition 12 (Calibrated Confidence Interval)</w:t>
            </w:r>
            <w:r>
              <w:t xml:space="preserve"> </w:t>
            </w:r>
            <w:r>
              <w:t xml:space="preserve">A nominal 95% confidence interval for an estimand is</w:t>
            </w:r>
            <w:r>
              <w:t xml:space="preserve"> </w:t>
            </w: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if, over repeated samples, it covers the estimand 95% of the time.</w:t>
            </w:r>
          </w:p>
          <w:bookmarkEnd w:id="82"/>
        </w:tc>
      </w:tr>
    </w:tbl>
    <w:p>
      <w:pPr>
        <w:pStyle w:val="BodyText"/>
      </w:pPr>
      <w:ins w:id="7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rem-variance-cost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Price of Flexibility). </w:t>
            </w:r>
            <w:r>
              <w:t xml:space="preserve">Among nested models, the less smooth one usually has larger</w:t>
            </w:r>
            <w:r>
              <w:t xml:space="preserve"> </w:t>
            </w:r>
            <w:r>
              <w:rPr>
                <w:b/>
                <w:bCs/>
              </w:rPr>
              <w:t xml:space="preserve">variance</w:t>
            </w:r>
            <w:r>
              <w:t xml:space="preserve">.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tbl-two-model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, the 95% CI from the 3-parameter model is 108.7 units wide,</w:t>
            </w:r>
            <w:r>
              <w:t xml:space="preserve"> </w:t>
            </w:r>
            <w:r>
              <w:t xml:space="preserve">against 89.5 for the 2-parameter model.</w:t>
            </w:r>
          </w:p>
          <w:bookmarkEnd w:id="83"/>
        </w:tc>
      </w:tr>
    </w:tbl>
    <w:p>
      <w:pPr>
        <w:pStyle w:val="BodyText"/>
      </w:pPr>
      <w:ins w:id="7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Narrow Interval Around a Biased Estimate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the 2-parameter estimate is biased, its nominal 95% CI is</w:t>
            </w:r>
            <w:r>
              <w:t xml:space="preserve"> </w:t>
            </w:r>
            <w:r>
              <w:rPr>
                <w:b/>
                <w:bCs/>
              </w:rPr>
              <w:t xml:space="preserve">not calibrated</w:t>
            </w:r>
            <w:r>
              <w:t xml:space="preserve"> </w:t>
            </w:r>
            <w:r>
              <w:t xml:space="preserve">(</w:t>
            </w:r>
            <w:hyperlink w:anchor="def-calibrated-interv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does not cover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95% of the time.</w:t>
            </w:r>
            <w:r>
              <w:t xml:space="preserve"> </w:t>
            </w:r>
            <w:r>
              <w:t xml:space="preserve">A narrower interval is no comfort if it is centered in the wrong place.</w:t>
            </w:r>
          </w:p>
          <w:p/>
        </w:tc>
      </w:tr>
    </w:tbl>
    <w:p>
      <w:pPr>
        <w:pStyle w:val="BodyText"/>
      </w:pPr>
      <w:ins w:id="7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6" w:name="def-bias-variance-tradeoff"/>
          <w:p>
            <w:pPr>
              <w:pStyle w:val="BodyText"/>
            </w:pPr>
            <w:r>
              <w:rPr>
                <w:b/>
                <w:bCs/>
              </w:rPr>
              <w:t xml:space="preserve">Definition 13 (Bias-Variance Trade-Off)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bias-variance trade-off</w:t>
            </w:r>
            <w:r>
              <w:t xml:space="preserve"> </w:t>
            </w:r>
            <w:r>
              <w:t xml:space="preserve">is the choice investigators face between more protection against bias from model misspecification (e.g., more parameters)</w:t>
            </w:r>
            <w:r>
              <w:t xml:space="preserve"> </w:t>
            </w:r>
            <w:r>
              <w:t xml:space="preserve">and the resulting cost in variance.</w:t>
            </w:r>
          </w:p>
          <w:bookmarkEnd w:id="86"/>
        </w:tc>
      </w:tr>
    </w:tbl>
    <w:p>
      <w:pPr>
        <w:pStyle w:val="BodyText"/>
      </w:pPr>
      <w:ins w:id="7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7" w:name="rem-model-choice-practic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(How Models Are Chosen in Practice). </w:t>
            </w:r>
            <w:r>
              <w:t xml:space="preserve">Formal procedures exist to navigate the bias-variance trade-off (</w:t>
            </w:r>
            <w:hyperlink w:anchor="def-bias-variance-tradeoff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but in practice models are often chosen by tradition, by how interpretable the parameters are, and by what software is available.</w:t>
            </w:r>
          </w:p>
          <w:bookmarkEnd w:id="87"/>
        </w:tc>
      </w:tr>
    </w:tbl>
    <w:p>
      <w:pPr>
        <w:pStyle w:val="BodyText"/>
      </w:pPr>
      <w:ins w:id="7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8" w:name="rem-working-convention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(The Book’s Working Convention). </w:t>
            </w:r>
            <w:r>
              <w:t xml:space="preserve">The book usually assumes parametric models are correctly specified.</w:t>
            </w:r>
            <w:r>
              <w:t xml:space="preserve"> </w:t>
            </w:r>
            <w:r>
              <w:t xml:space="preserve">This assumption is unrealistic, but it lets the book focus on problems specific to causal analysis;</w:t>
            </w:r>
            <w:r>
              <w:t xml:space="preserve"> </w:t>
            </w:r>
            <w:r>
              <w:t xml:space="preserve">misspecification can affect any data analysis.</w:t>
            </w:r>
          </w:p>
          <w:bookmarkEnd w:id="88"/>
        </w:tc>
      </w:tr>
    </w:tbl>
    <w:p>
      <w:pPr>
        <w:pStyle w:val="BodyText"/>
      </w:pPr>
      <w:ins w:id="7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Sensitivity to Model Specification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Question your models: rerun the analysis under alternative specifications compatible with expert knowledge,</w:t>
            </w:r>
            <w:r>
              <w:t xml:space="preserve"> </w:t>
            </w:r>
            <w:r>
              <w:t xml:space="preserve">and see how much the estimates move.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  <w:r>
              <w:t xml:space="preserve"> </w:t>
            </w:r>
            <w:r>
              <w:t xml:space="preserve">Chapter 10 covered frequentist confidence intervals;</w:t>
            </w:r>
            <w:r>
              <w:t xml:space="preserve"> </w:t>
            </w:r>
            <w:r>
              <w:t xml:space="preserve">the boxes that follow define their Bayesian counterpart and compare the two</w:t>
            </w:r>
            <w:r>
              <w:t xml:space="preserve"> </w:t>
            </w:r>
            <w:r>
              <w:t xml:space="preserve">(Hernán and Robins 2020, 159)</w:t>
            </w:r>
            <w:r>
              <w:t xml:space="preserve">.</w:t>
            </w:r>
            <w:r>
              <w:t xml:space="preserve"> </w:t>
            </w:r>
            <w:r>
              <w:t xml:space="preserve">Partly because it requires specifying a prior, Bayesian inference is used less often than frequentist inference.</w:t>
            </w:r>
          </w:p>
          <w:p/>
        </w:tc>
      </w:tr>
    </w:tbl>
    <w:p>
      <w:pPr>
        <w:pStyle w:val="BodyText"/>
      </w:pPr>
      <w:ins w:id="107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def-credible-interval"/>
          <w:p>
            <w:pPr>
              <w:pStyle w:val="BodyText"/>
            </w:pPr>
            <w:r>
              <w:rPr>
                <w:b/>
                <w:bCs/>
              </w:rPr>
              <w:t xml:space="preserve">Definition 14 (Bayesian Credible Interval)</w:t>
            </w:r>
            <w:r>
              <w:t xml:space="preserve"> </w:t>
            </w: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is an interval such that, given the observed data and a prior distribution for all unknown parameters,</w:t>
            </w:r>
            <w:r>
              <w:t xml:space="preserve"> </w:t>
            </w:r>
            <w:r>
              <w:t xml:space="preserve">the estimand lies in it with probability 95%.</w:t>
            </w:r>
          </w:p>
          <w:bookmarkEnd w:id="94"/>
        </w:tc>
      </w:tr>
    </w:tbl>
    <w:p>
      <w:pPr>
        <w:pStyle w:val="BodyText"/>
      </w:pPr>
      <w:ins w:id="107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rem-credible-vs-confidence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(When Credible Intervals Are Confidence Intervals).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approximately 95% confidence intervals,</w:t>
            </w:r>
            <w:r>
              <w:t xml:space="preserve"> </w:t>
            </w:r>
            <w:r>
              <w:t xml:space="preserve">because the data swamp any reasonable prior.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can cover the estimand far less often than 95% of the time.</w:t>
            </w:r>
            <w:r>
              <w:t xml:space="preserve"> </w:t>
            </w:r>
            <w:r>
              <w:t xml:space="preserve">If the prior gives the true parameter values little weight, the interval is pulled toward values the prior favors.</w:t>
            </w:r>
          </w:p>
          <w:bookmarkEnd w:id="9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linear models of this chapter belong to a larger family of conditional mean models (</w:t>
            </w:r>
            <w:hyperlink w:anchor="def-parametric-conditional-mean-mode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boxes that follow define that family, give its common link functions,</w:t>
            </w:r>
            <w:r>
              <w:t xml:space="preserve"> </w:t>
            </w:r>
            <w:r>
              <w:t xml:space="preserve">and describe two ways to relax its parametric form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08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8" w:name="def-conditional-mean-model-link"/>
          <w:p>
            <w:pPr>
              <w:pStyle w:val="BodyText"/>
            </w:pPr>
            <w:r>
              <w:rPr>
                <w:b/>
                <w:bCs/>
              </w:rPr>
              <w:t xml:space="preserve">Definition 15 (Conditional Mean Model with a Link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an outcome,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covariates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unknown parameters.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conditional mean model with 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, a known invertible function,</w:t>
            </w:r>
            <w:r>
              <w:t xml:space="preserve"> </w:t>
            </w:r>
            <w:r>
              <w:t xml:space="preserve">restricts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through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bookmarkEnd w:id="98"/>
        </w:tc>
      </w:tr>
    </w:tbl>
    <w:p>
      <w:pPr>
        <w:pStyle w:val="FirstParagraph"/>
      </w:pPr>
      <w:ins w:id="108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exm-link-functions"/>
          <w:p>
            <w:pPr>
              <w:pStyle w:val="BodyText"/>
            </w:pPr>
            <w:r>
              <w:rPr>
                <w:b/>
                <w:bCs/>
              </w:rPr>
              <w:t xml:space="preserve">Example 15 (Identity, Log, and Logit Links)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conditional-mean-model-link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(outcomes with a positive conditional mean,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bookmarkEnd w:id="99"/>
        </w:tc>
      </w:tr>
    </w:tbl>
    <w:p>
      <w:pPr>
        <w:pStyle w:val="FirstParagraph"/>
      </w:pPr>
      <w:ins w:id="108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rem-canonical-link-estimation"/>
          <w:p>
            <w:pPr>
              <w:pStyle w:val="BodyText"/>
            </w:pPr>
            <w:r>
              <w:rPr>
                <w:i/>
                <w:iCs/>
              </w:rPr>
              <w:t xml:space="preserve">Remark 13</w:t>
            </w:r>
            <w:r>
              <w:t xml:space="preserve"> (Estimation with Canonical Links). </w:t>
            </w:r>
            <w:r>
              <w:t xml:space="preserve">The identity, log, and logit links of</w:t>
            </w:r>
            <w:r>
              <w:t xml:space="preserve"> </w:t>
            </w:r>
            <w:hyperlink w:anchor="exm-link-functions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 </w:t>
            </w:r>
            <w:r>
              <w:t xml:space="preserve">are the</w:t>
            </w:r>
            <w:r>
              <w:t xml:space="preserve"> </w:t>
            </w:r>
            <w:r>
              <w:rPr>
                <w:b/>
                <w:bCs/>
              </w:rPr>
              <w:t xml:space="preserve">canonical links</w:t>
            </w:r>
            <w:r>
              <w:t xml:space="preserve"> </w:t>
            </w:r>
            <w:r>
              <w:t xml:space="preserve">of the normal, Poisson, and Bernoulli (logistic) distributions.</w:t>
            </w:r>
            <w:r>
              <w:t xml:space="preserve"> </w:t>
            </w:r>
            <w:r>
              <w:t xml:space="preserve">With these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the matching distribution,</w:t>
            </w:r>
            <w:r>
              <w:t xml:space="preserve"> </w:t>
            </w:r>
            <w:r>
              <w:t xml:space="preserve">used only as a</w:t>
            </w:r>
            <w:r>
              <w:t xml:space="preserve"> </w:t>
            </w:r>
            <w:r>
              <w:rPr>
                <w:b/>
                <w:bCs/>
              </w:rPr>
              <w:t xml:space="preserve">working model</w:t>
            </w:r>
            <w:r>
              <w:t xml:space="preserve">.</w:t>
            </w:r>
            <w:r>
              <w:t xml:space="preserve"> </w:t>
            </w:r>
            <w:r>
              <w:t xml:space="preserve">With independent, identically distributed observations and standard regularity conditions,</w:t>
            </w:r>
            <w:r>
              <w:t xml:space="preserve"> </w:t>
            </w:r>
            <w:r>
              <w:t xml:space="preserve">the estimates are consistent for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correct,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does not follow that distribution.</w:t>
            </w:r>
            <w:r>
              <w:t xml:space="preserve"> </w:t>
            </w:r>
            <w:r>
              <w:t xml:space="preserve">GEE models for repeated measures are another example of a conditional mean model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bookmarkEnd w:id="100"/>
        </w:tc>
      </w:tr>
    </w:tbl>
    <w:p>
      <w:pPr>
        <w:pStyle w:val="BodyText"/>
      </w:pPr>
      <w:ins w:id="108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def-semiparametric-model"/>
          <w:p>
            <w:pPr>
              <w:pStyle w:val="BodyText"/>
            </w:pPr>
            <w:r>
              <w:rPr>
                <w:b/>
                <w:bCs/>
              </w:rPr>
              <w:t xml:space="preserve">Definition 16 (Semiparametric Model)</w:t>
            </w:r>
            <w:r>
              <w:t xml:space="preserve"> </w:t>
            </w:r>
            <w:r>
              <w:t xml:space="preserve">A model for a joint distribution is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if it describes some parts of the distribution with a finite number of parameters</w:t>
            </w:r>
            <w:r>
              <w:t xml:space="preserve"> </w:t>
            </w:r>
            <w:r>
              <w:t xml:space="preserve">and leaves other parts unrestricted, where the unrestricted parts cannot be described by finitely many parameters.</w:t>
            </w:r>
          </w:p>
          <w:bookmarkEnd w:id="101"/>
        </w:tc>
      </w:tr>
    </w:tbl>
    <w:p>
      <w:pPr>
        <w:pStyle w:val="BodyText"/>
      </w:pPr>
      <w:ins w:id="108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2" w:name="rem-conditional-mean-semiparametric"/>
          <w:p>
            <w:pPr>
              <w:pStyle w:val="BodyText"/>
            </w:pPr>
            <w:r>
              <w:rPr>
                <w:i/>
                <w:iCs/>
              </w:rPr>
              <w:t xml:space="preserve">Remark 14</w:t>
            </w:r>
            <w:r>
              <w:t xml:space="preserve"> (A Conditional Mean Model Is Semiparametric). </w:t>
            </w:r>
            <w:r>
              <w:t xml:space="preserve">A conditional mean model with a link function (</w:t>
            </w:r>
            <w:hyperlink w:anchor="def-conditional-mean-model-link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restricts only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it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continuous, those unrestricted parts cannot be described by finitely many parameters,</w:t>
            </w:r>
            <w:r>
              <w:t xml:space="preserve"> </w:t>
            </w:r>
            <w:r>
              <w:t xml:space="preserve">so the model is semiparametric (</w:t>
            </w:r>
            <w:hyperlink w:anchor="def-semiparametric-model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02"/>
        </w:tc>
      </w:tr>
    </w:tbl>
    <w:p>
      <w:pPr>
        <w:pStyle w:val="BodyText"/>
      </w:pPr>
      <w:ins w:id="108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3" w:name="def-kernel-regression"/>
          <w:p>
            <w:pPr>
              <w:pStyle w:val="BodyText"/>
            </w:pPr>
            <w:r>
              <w:rPr>
                <w:b/>
                <w:bCs/>
              </w:rPr>
              <w:t xml:space="preserve">Definition 17 (Kernel Regression)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be the data and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 covariate value.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</w:t>
            </w:r>
            <w:r>
              <w:t xml:space="preserve"> </w:t>
            </w:r>
            <w:r>
              <w:rPr>
                <w:b/>
                <w:bCs/>
              </w:rPr>
              <w:t xml:space="preserve">kernel</w:t>
            </w:r>
            <w:r>
              <w:t xml:space="preserve">: a positive function that is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</w:t>
            </w:r>
            <w:r>
              <w:t xml:space="preserve"> </w:t>
            </w:r>
            <w:r>
              <w:t xml:space="preserve">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3"/>
        </w:tc>
      </w:tr>
    </w:tbl>
    <w:p>
      <w:pPr>
        <w:pStyle w:val="FirstParagraph"/>
      </w:pPr>
      <w:ins w:id="108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def-gam"/>
          <w:p>
            <w:pPr>
              <w:pStyle w:val="BodyText"/>
            </w:pPr>
            <w:r>
              <w:rPr>
                <w:b/>
                <w:bCs/>
              </w:rPr>
              <w:t xml:space="preserve">Definition 18 (Generalized Additive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generalized additive model</w:t>
            </w:r>
            <w:r>
              <w:t xml:space="preserve"> </w:t>
            </w:r>
            <w:r>
              <w:t xml:space="preserve">replaces the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conditional-mean-model-link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 </w:t>
            </w:r>
            <w:r>
              <w:t xml:space="preserve">by a sum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unknown smooth (e.g., differentiable)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of one covariate each.</w:t>
            </w:r>
            <w:r>
              <w:t xml:space="preserve"> </w:t>
            </w:r>
            <w:r>
              <w:t xml:space="preserve">It can be fitted by</w:t>
            </w:r>
            <w:r>
              <w:t xml:space="preserve"> </w:t>
            </w:r>
            <w:r>
              <w:rPr>
                <w:b/>
                <w:bCs/>
              </w:rPr>
              <w:t xml:space="preserve">backfitting</w:t>
            </w:r>
            <w:r>
              <w:t xml:space="preserve">:</w:t>
            </w:r>
            <w:r>
              <w:t xml:space="preserve"> </w:t>
            </w:r>
            <w:r>
              <w:t xml:space="preserve">update each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in turn by smoothing (e.g., by kernel regression) the part of the outcome the other terms leave unexplained,</w:t>
            </w:r>
            <w:r>
              <w:t xml:space="preserve"> </w:t>
            </w:r>
            <w:r>
              <w:t xml:space="preserve">and repeat until the fit stops changing.</w:t>
            </w:r>
          </w:p>
          <w:bookmarkEnd w:id="104"/>
        </w:tc>
      </w:tr>
    </w:tbl>
    <w:p>
      <w:pPr>
        <w:pStyle w:val="BodyText"/>
      </w:pPr>
      <w:ins w:id="108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5" w:name="rem-two-nonparametrics"/>
          <w:p>
            <w:pPr>
              <w:pStyle w:val="BodyText"/>
            </w:pPr>
            <w:r>
              <w:rPr>
                <w:i/>
                <w:iCs/>
              </w:rPr>
              <w:t xml:space="preserve">Remark 15</w:t>
            </w:r>
            <w:r>
              <w:t xml:space="preserve"> (Two Senses of Nonparametric). </w:t>
            </w:r>
            <w:r>
              <w:t xml:space="preserve">Kernel regression (</w:t>
            </w:r>
            <w:hyperlink w:anchor="def-kernel-regression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with</w:t>
            </w:r>
            <w:r>
              <w:t xml:space="preserve"> </w:t>
            </w:r>
            <w:r>
              <w:t xml:space="preserve">“near”</w:t>
            </w:r>
            <w:r>
              <w:t xml:space="preserve"> </w:t>
            </w:r>
            <w:r>
              <w:t xml:space="preserve">set by the bandwidth.</w:t>
            </w:r>
            <w:r>
              <w:t xml:space="preserve"> </w:t>
            </w:r>
            <w:r>
              <w:t xml:space="preserve">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</w:t>
            </w:r>
            <w:r>
              <w:t xml:space="preserve"> </w:t>
            </w:r>
            <w:hyperlink w:anchor="def-nonparametric-estimator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, whose estimators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105"/>
        </w:tc>
      </w:tr>
    </w:tbl>
    <w:bookmarkEnd w:id="106"/>
    <w:bookmarkEnd w:id="107"/>
    <w:bookmarkStart w:id="10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18"/>
        </w:numPr>
      </w:pPr>
      <w:ins w:id="92" w:author="PR Preview" w:date="2024-01-01T00:00:00Z">
        <w:r>
          <w:rPr>
            <w:b/>
            <w:bCs/>
          </w:rPr>
          <w:t xml:space="preserve">Parametric models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that are not saturated are a priori restrictions on the distribution of the data;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they let us estimate otherwise inestimable quantities by borrowing information, but only correctly if the model is correctly specified.</w:t>
        </w:r>
      </w:ins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108"/>
    <w:bookmarkStart w:id="11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1" w:name="refs"/>
    <w:bookmarkStart w:id="11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58" Type="http://schemas.openxmlformats.org/officeDocument/2006/relationships/image" Target="media/rId58.png"/><Relationship Id="rId89" Type="http://schemas.openxmlformats.org/officeDocument/2006/relationships/image" Target="media/rId89.png"/><Relationship Id="rId22" Type="http://schemas.openxmlformats.org/officeDocument/2006/relationships/image" Target="media/rId22.png"/><Relationship Id="rId16" Type="http://schemas.openxmlformats.org/officeDocument/2006/relationships/hyperlink" Target="02-randomized-experiments.qmd#def-exchangeability" TargetMode="External"/><Relationship Id="rId18" Type="http://schemas.openxmlformats.org/officeDocument/2006/relationships/hyperlink" Target="03-observational-studies.qmd#def-consistency" TargetMode="External"/><Relationship Id="rId17" Type="http://schemas.openxmlformats.org/officeDocument/2006/relationships/hyperlink" Target="03-observational-studies.qmd#def-positivity" TargetMode="External"/><Relationship Id="rId12" Type="http://schemas.openxmlformats.org/officeDocument/2006/relationships/hyperlink" Target="10-random-variability.qmd#def-consistent-estimator-sample-size" TargetMode="External"/><Relationship Id="rId11" Type="http://schemas.openxmlformats.org/officeDocument/2006/relationships/hyperlink" Target="10-random-variability.qmd#def-estimand-estimator" TargetMode="External"/><Relationship Id="rId9" Type="http://schemas.openxmlformats.org/officeDocument/2006/relationships/hyperlink" Target="10-random-variability.qmd#def-super-population" TargetMode="External"/><Relationship Id="rId10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2-randomized-experiments.qmd#def-exchangeability" TargetMode="External"/><Relationship Id="rId18" Type="http://schemas.openxmlformats.org/officeDocument/2006/relationships/hyperlink" Target="03-observational-studies.qmd#def-consistency" TargetMode="External"/><Relationship Id="rId17" Type="http://schemas.openxmlformats.org/officeDocument/2006/relationships/hyperlink" Target="03-observational-studies.qmd#def-positivity" TargetMode="External"/><Relationship Id="rId12" Type="http://schemas.openxmlformats.org/officeDocument/2006/relationships/hyperlink" Target="10-random-variability.qmd#def-consistent-estimator-sample-size" TargetMode="External"/><Relationship Id="rId11" Type="http://schemas.openxmlformats.org/officeDocument/2006/relationships/hyperlink" Target="10-random-variability.qmd#def-estimand-estimator" TargetMode="External"/><Relationship Id="rId9" Type="http://schemas.openxmlformats.org/officeDocument/2006/relationships/hyperlink" Target="10-random-variability.qmd#def-super-population" TargetMode="External"/><Relationship Id="rId10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2026-10-09T13:23:56Z</dcterms:created>
  <dcterms:modified xsi:type="dcterms:W3CDTF">2026-10-09T13:23:56Z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