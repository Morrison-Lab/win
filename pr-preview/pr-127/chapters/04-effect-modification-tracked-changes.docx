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9"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ins w:id="12"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rem-null-average-subset-effects"/>
          <w:p>
            <w:pPr>
              <w:pStyle w:val="BodyText"/>
            </w:pPr>
            <w:r>
              <w:rPr>
                <w:i/>
                <w:iCs/>
              </w:rPr>
              <w:t xml:space="preserve">Remark 1</w:t>
            </w:r>
            <w:r>
              <w:t xml:space="preserve"> (A Null Average Can Hide Subset Effects). </w:t>
            </w:r>
            <w:r>
              <w:t xml:space="preserve">A population average causal effect of zero can coexist with nonzero average causal effects within some of its subsets.</w:t>
            </w:r>
            <w:r>
              <w:t xml:space="preserve"> </w:t>
            </w:r>
            <w:r>
              <w:t xml:space="preserve">In</w:t>
            </w:r>
            <w:r>
              <w:t xml:space="preserve"> </w:t>
            </w:r>
            <w:hyperlink w:anchor="exm-sex-specific-effects">
              <w:r>
                <w:rPr>
                  <w:rStyle w:val="Hyperlink"/>
                </w:rPr>
                <w:t xml:space="preserve">Example 1</w:t>
              </w:r>
            </w:hyperlink>
            <w:r>
              <w:t xml:space="preserve"> </w:t>
            </w:r>
            <w:r>
              <w:t xml:space="preserve">the two sex-specific risk differences are equal in magnitude and opposite in sign,</w:t>
            </w:r>
            <w:r>
              <w:t xml:space="preserve"> </w:t>
            </w:r>
            <w:r>
              <w:t xml:space="preserve">and each sex is 50% of the population,</w:t>
            </w:r>
            <w:r>
              <w:t xml:space="preserve"> </w:t>
            </w:r>
            <w:r>
              <w:t xml:space="preserve">so they cancel exactly in the population risk difference of 0.</w:t>
            </w:r>
          </w:p>
          <w:bookmarkEnd w:id="10"/>
        </w:tc>
      </w:tr>
    </w:tbl>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4"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1"/>
        </w:tc>
      </w:tr>
    </w:tbl>
    <w:p>
      <w:pPr>
        <w:pStyle w:val="BodyText"/>
      </w:pPr>
      <w:ins w:id="16"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qualitative-effect-modification"/>
          <w:p>
            <w:pPr>
              <w:pStyle w:val="BodyText"/>
            </w:pPr>
            <w:r>
              <w:rPr>
                <w:b/>
                <w:bCs/>
              </w:rPr>
              <w:t xml:space="preserve">Definition 2 (Qualitative Effect Modification)</w:t>
            </w:r>
            <w:r>
              <w:t xml:space="preserve"> </w:t>
            </w:r>
            <w:r>
              <w:t xml:space="preserve">Let</w:t>
            </w:r>
            <w:r>
              <w:t xml:space="preserve"> </w:t>
            </w:r>
            <m:oMath>
              <m:r>
                <m:t>V</m:t>
              </m:r>
            </m:oMath>
            <w:r>
              <w:t xml:space="preserve"> </w:t>
            </w:r>
            <w:r>
              <w:t xml:space="preserve">be binary with</w:t>
            </w:r>
            <w:r>
              <w:t xml:space="preserve"> </w:t>
            </w:r>
            <m:oMath>
              <m:r>
                <m:rPr>
                  <m:sty m:val="p"/>
                </m:rPr>
                <m:t>Pr</m:t>
              </m:r>
              <m:r>
                <m:rPr>
                  <m:sty m:val="p"/>
                </m:rPr>
                <m:t>[</m:t>
              </m:r>
              <m:r>
                <m:t>V</m:t>
              </m:r>
              <m:r>
                <m:rPr>
                  <m:sty m:val="p"/>
                </m:rPr>
                <m:t>=</m:t>
              </m:r>
              <m:r>
                <m:t>v</m:t>
              </m:r>
              <m:r>
                <m:rPr>
                  <m:sty m:val="p"/>
                </m:rPr>
                <m:t>]</m:t>
              </m:r>
              <m:r>
                <m:rPr>
                  <m:sty m:val="p"/>
                </m:rPr>
                <m:t>&gt;</m:t>
              </m:r>
              <m:r>
                <m:t>0</m:t>
              </m:r>
            </m:oMath>
            <w:r>
              <w:t xml:space="preserve"> </w:t>
            </w:r>
            <w:r>
              <w:t xml:space="preserve">for</w:t>
            </w:r>
            <w:r>
              <w:t xml:space="preserve"> </w:t>
            </w:r>
            <m:oMath>
              <m:r>
                <m:t>v</m:t>
              </m:r>
              <m:r>
                <m:rPr>
                  <m:sty m:val="p"/>
                </m:rPr>
                <m:t>=</m:t>
              </m:r>
              <m:r>
                <m:t>0</m:t>
              </m:r>
              <m:r>
                <m:rPr>
                  <m:sty m:val="p"/>
                </m:rPr>
                <m:t>,</m:t>
              </m:r>
              <m:r>
                <m:t>1</m:t>
              </m:r>
            </m:oMath>
            <w:r>
              <w:t xml:space="preserve">, and let</w:t>
            </w:r>
            <w:r>
              <w:t xml:space="preserve"> </w:t>
            </w:r>
            <m:oMath>
              <m:sSub>
                <m:e>
                  <m:r>
                    <m:rPr>
                      <m:sty m:val="p"/>
                    </m:rPr>
                    <m:t>RD</m:t>
                  </m:r>
                </m:e>
                <m:sub>
                  <m:r>
                    <m:t>v</m:t>
                  </m:r>
                </m:sub>
              </m:sSub>
              <m:limUpp>
                <m:e>
                  <m:r>
                    <m:rPr>
                      <m:sty m:val="p"/>
                    </m:rPr>
                    <m:t>=</m:t>
                  </m:r>
                </m:e>
                <m:lim>
                  <m:r>
                    <m:rPr>
                      <m:nor/>
                      <m:sty m:val="p"/>
                    </m:rPr>
                    <m:t>def</m:t>
                  </m:r>
                </m:lim>
              </m:limUpp>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r>
                <m:t>​</m:t>
              </m:r>
            </m:oMath>
            <w:r>
              <w:t xml:space="preserve"> </w:t>
            </w:r>
            <w:r>
              <w:t xml:space="preserve">be the average causal effect on the additive scale in stratum</w:t>
            </w:r>
            <w:r>
              <w:t xml:space="preserve"> </w:t>
            </w:r>
            <m:oMath>
              <m:r>
                <m:t>V</m:t>
              </m:r>
              <m:r>
                <m:rPr>
                  <m:sty m:val="p"/>
                </m:rPr>
                <m:t>=</m:t>
              </m:r>
              <m:r>
                <m:t>v</m:t>
              </m:r>
            </m:oMath>
            <w:r>
              <w:t xml:space="preserve">.</w:t>
            </w:r>
            <w:r>
              <w:t xml:space="preserve"> </w:t>
            </w:r>
            <w:r>
              <w:t xml:space="preserve">We call</w:t>
            </w:r>
            <w:r>
              <w:t xml:space="preserve"> </w:t>
            </w:r>
            <m:oMath>
              <m:r>
                <m:t>V</m:t>
              </m:r>
            </m:oMath>
            <w:r>
              <w:t xml:space="preserve"> </w:t>
            </w:r>
            <w:r>
              <w:t xml:space="preserve">a</w:t>
            </w:r>
            <w:r>
              <w:t xml:space="preserve"> </w:t>
            </w:r>
            <w:r>
              <w:rPr>
                <w:b/>
                <w:bCs/>
              </w:rPr>
              <w:t xml:space="preserve">qualitative</w:t>
            </w:r>
            <w:r>
              <w:t xml:space="preserve"> </w:t>
            </w:r>
            <w:r>
              <w:t xml:space="preserve">effect modifier if the two stratum-specific effects point in</w:t>
            </w:r>
            <w:r>
              <w:t xml:space="preserve"> </w:t>
            </w:r>
            <w:r>
              <w:rPr>
                <w:b/>
                <w:bCs/>
              </w:rPr>
              <w:t xml:space="preserve">opposite directions</w:t>
            </w:r>
            <w:r>
              <w:t xml:space="preserve">:</w:t>
            </w:r>
            <w:r>
              <w:t xml:space="preserve"> </w:t>
            </w:r>
            <w:r>
              <w:t xml:space="preserve">either</w:t>
            </w:r>
            <w:r>
              <w:t xml:space="preserve"> </w:t>
            </w:r>
            <m:oMath>
              <m:sSub>
                <m:e>
                  <m:r>
                    <m:rPr>
                      <m:sty m:val="p"/>
                    </m:rPr>
                    <m:t>RD</m:t>
                  </m:r>
                </m:e>
                <m:sub>
                  <m:r>
                    <m:t>1</m:t>
                  </m:r>
                </m:sub>
              </m:sSub>
              <m:r>
                <m:rPr>
                  <m:sty m:val="p"/>
                </m:rPr>
                <m:t>&gt;</m:t>
              </m:r>
              <m:r>
                <m:t>0</m:t>
              </m:r>
              <m:r>
                <m:rPr>
                  <m:sty m:val="p"/>
                </m:rPr>
                <m:t>&gt;</m:t>
              </m:r>
              <m:sSub>
                <m:e>
                  <m:r>
                    <m:rPr>
                      <m:sty m:val="p"/>
                    </m:rPr>
                    <m:t>RD</m:t>
                  </m:r>
                </m:e>
                <m:sub>
                  <m:r>
                    <m:t>0</m:t>
                  </m:r>
                </m:sub>
              </m:sSub>
            </m:oMath>
            <w:r>
              <w:t xml:space="preserve"> </w:t>
            </w:r>
            <w:r>
              <w:t xml:space="preserve">or</w:t>
            </w:r>
            <w:r>
              <w:t xml:space="preserve"> </w:t>
            </w:r>
            <m:oMath>
              <m:sSub>
                <m:e>
                  <m:r>
                    <m:rPr>
                      <m:sty m:val="p"/>
                    </m:rPr>
                    <m:t>RD</m:t>
                  </m:r>
                </m:e>
                <m:sub>
                  <m:r>
                    <m:t>1</m:t>
                  </m:r>
                </m:sub>
              </m:sSub>
              <m:r>
                <m:rPr>
                  <m:sty m:val="p"/>
                </m:rPr>
                <m:t>&lt;</m:t>
              </m:r>
              <m:r>
                <m:t>0</m:t>
              </m:r>
              <m:r>
                <m:rPr>
                  <m:sty m:val="p"/>
                </m:rPr>
                <m:t>&lt;</m:t>
              </m:r>
              <m:sSub>
                <m:e>
                  <m:r>
                    <m:rPr>
                      <m:sty m:val="p"/>
                    </m:rPr>
                    <m:t>RD</m:t>
                  </m:r>
                </m:e>
                <m:sub>
                  <m:r>
                    <m:t>0</m:t>
                  </m:r>
                </m:sub>
              </m:sSub>
            </m:oMath>
            <w:r>
              <w:t xml:space="preserve">.</w:t>
            </w:r>
          </w:p>
          <w:bookmarkEnd w:id="12"/>
        </w:tc>
      </w:tr>
    </w:tbl>
    <w:p>
      <w:pPr>
        <w:pStyle w:val="BodyText"/>
      </w:pPr>
      <w:ins w:id="17"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sex-qualitative"/>
          <w:p>
            <w:pPr>
              <w:pStyle w:val="BodyText"/>
            </w:pPr>
            <w:r>
              <w:rPr>
                <w:b/>
                <w:bCs/>
              </w:rPr>
              <w:t xml:space="preserve">Example 2 (Sex as a Qualitative Modifier in Table 4.1)</w:t>
            </w:r>
            <w:r>
              <w:t xml:space="preserve"> </w:t>
            </w:r>
            <w:r>
              <w:t xml:space="preserve">In</w:t>
            </w:r>
            <w:r>
              <w:t xml:space="preserve"> </w:t>
            </w:r>
            <w:hyperlink w:anchor="exm-sex-specific-effects">
              <w:r>
                <w:rPr>
                  <w:rStyle w:val="Hyperlink"/>
                </w:rPr>
                <w:t xml:space="preserve">Example 1</w:t>
              </w:r>
            </w:hyperlink>
            <w:r>
              <w:t xml:space="preserve">,</w:t>
            </w:r>
            <w:r>
              <w:t xml:space="preserve"> </w:t>
            </w:r>
            <m:oMath>
              <m:sSub>
                <m:e>
                  <m:r>
                    <m:rPr>
                      <m:sty m:val="p"/>
                    </m:rPr>
                    <m:t>RD</m:t>
                  </m:r>
                </m:e>
                <m:sub>
                  <m:r>
                    <m:t>1</m:t>
                  </m:r>
                </m:sub>
              </m:sSub>
              <m:r>
                <m:rPr>
                  <m:sty m:val="p"/>
                </m:rPr>
                <m:t>=</m:t>
              </m:r>
              <m:r>
                <m:t>0.2</m:t>
              </m:r>
              <m:r>
                <m:rPr>
                  <m:sty m:val="p"/>
                </m:rPr>
                <m:t>&gt;</m:t>
              </m:r>
              <m:r>
                <m:t>0</m:t>
              </m:r>
            </m:oMath>
            <w:r>
              <w:t xml:space="preserve"> </w:t>
            </w:r>
            <w:r>
              <w:t xml:space="preserve">in women and</w:t>
            </w:r>
            <w:r>
              <w:t xml:space="preserve"> </w:t>
            </w:r>
            <m:oMath>
              <m:sSub>
                <m:e>
                  <m:r>
                    <m:rPr>
                      <m:sty m:val="p"/>
                    </m:rPr>
                    <m:t>RD</m:t>
                  </m:r>
                </m:e>
                <m:sub>
                  <m:r>
                    <m:t>0</m:t>
                  </m:r>
                </m:sub>
              </m:sSub>
              <m:r>
                <m:rPr>
                  <m:sty m:val="p"/>
                </m:rPr>
                <m:t>=</m:t>
              </m:r>
              <m:r>
                <m:rPr>
                  <m:sty m:val="p"/>
                </m:rPr>
                <m:t>−</m:t>
              </m:r>
              <m:r>
                <m:t>0.2</m:t>
              </m:r>
              <m:r>
                <m:rPr>
                  <m:sty m:val="p"/>
                </m:rPr>
                <m:t>&lt;</m:t>
              </m:r>
              <m:r>
                <m:t>0</m:t>
              </m:r>
            </m:oMath>
            <w:r>
              <w:t xml:space="preserve"> </w:t>
            </w:r>
            <w:r>
              <w:t xml:space="preserve">in men,</w:t>
            </w:r>
            <w:r>
              <w:t xml:space="preserve"> </w:t>
            </w:r>
            <w:r>
              <w:t xml:space="preserve">so sex is a qualitative modifier of the effect of transplant on death.</w:t>
            </w:r>
            <w:r>
              <w:t xml:space="preserve"> </w:t>
            </w:r>
            <w:r>
              <w:t xml:space="preserve">It modifies the effect on both scales:</w:t>
            </w:r>
            <w:r>
              <w:t xml:space="preserve"> </w:t>
            </w:r>
            <w:r>
              <w:t xml:space="preserve">the risk differences are</w:t>
            </w:r>
            <w:r>
              <w:t xml:space="preserve"> </w:t>
            </w:r>
            <m:oMath>
              <m:r>
                <m:t>0.2</m:t>
              </m:r>
            </m:oMath>
            <w:r>
              <w:t xml:space="preserve"> </w:t>
            </w:r>
            <w:r>
              <w:t xml:space="preserve">and</w:t>
            </w:r>
            <w:r>
              <w:t xml:space="preserve"> </w:t>
            </w:r>
            <m:oMath>
              <m:r>
                <m:rPr>
                  <m:sty m:val="p"/>
                </m:rPr>
                <m:t>−</m:t>
              </m:r>
              <m:r>
                <m:t>0.2</m:t>
              </m:r>
            </m:oMath>
            <w:r>
              <w:t xml:space="preserve">,</w:t>
            </w:r>
            <w:r>
              <w:t xml:space="preserve"> </w:t>
            </w:r>
            <w:r>
              <w:t xml:space="preserve">and the risk ratios are</w:t>
            </w:r>
            <w:r>
              <w:t xml:space="preserve"> </w:t>
            </w:r>
            <m:oMath>
              <m:r>
                <m:t>1.5</m:t>
              </m:r>
            </m:oMath>
            <w:r>
              <w:t xml:space="preserve"> </w:t>
            </w:r>
            <w:r>
              <w:t xml:space="preserve">and</w:t>
            </w:r>
            <w:r>
              <w:t xml:space="preserve"> </w:t>
            </w:r>
            <m:oMath>
              <m:r>
                <m:t>2</m:t>
              </m:r>
              <m:r>
                <m:rPr>
                  <m:sty m:val="p"/>
                </m:rPr>
                <m:t>/</m:t>
              </m:r>
              <m:r>
                <m:t>3</m:t>
              </m:r>
            </m:oMath>
            <w:r>
              <w:t xml:space="preserve">.</w:t>
            </w:r>
          </w:p>
          <w:bookmarkEnd w:id="13"/>
        </w:tc>
      </w:tr>
    </w:tbl>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4"/>
    <w:bookmarkStart w:id="18" w:name="effect-modification-depends-on-the-scale"/>
    <w:p>
      <w:pPr>
        <w:pStyle w:val="Heading3"/>
      </w:pPr>
      <w:r>
        <w:t xml:space="preserve">1.2 Effect modification depends on the scale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prp-qualitative-both-scales"/>
          <w:p>
            <w:pPr>
              <w:pStyle w:val="BodyText"/>
            </w:pPr>
            <w:r>
              <w:rPr>
                <w:b/>
                <w:bCs/>
              </w:rPr>
              <w:t xml:space="preserve">Proposition 1 (Opposite Directions Show Up on Both Scales)</w:t>
            </w:r>
            <w:r>
              <w:t xml:space="preserve"> </w:t>
            </w:r>
            <w:r>
              <w:t xml:space="preserve">Let</w:t>
            </w:r>
            <w:r>
              <w:t xml:space="preserve"> </w:t>
            </w:r>
            <m:oMath>
              <m:r>
                <m:t>V</m:t>
              </m:r>
            </m:oMath>
            <w:r>
              <w:t xml:space="preserve"> </w:t>
            </w:r>
            <w:r>
              <w:t xml:space="preserve">be binary with</w:t>
            </w:r>
            <w:r>
              <w:t xml:space="preserve"> </w:t>
            </w:r>
            <m:oMath>
              <m:r>
                <m:rPr>
                  <m:sty m:val="p"/>
                </m:rPr>
                <m:t>Pr</m:t>
              </m:r>
              <m:r>
                <m:rPr>
                  <m:sty m:val="p"/>
                </m:rPr>
                <m:t>[</m:t>
              </m:r>
              <m:r>
                <m:t>V</m:t>
              </m:r>
              <m:r>
                <m:rPr>
                  <m:sty m:val="p"/>
                </m:rPr>
                <m:t>=</m:t>
              </m:r>
              <m:r>
                <m:t>v</m:t>
              </m:r>
              <m:r>
                <m:rPr>
                  <m:sty m:val="p"/>
                </m:rPr>
                <m:t>]</m:t>
              </m:r>
              <m:r>
                <m:rPr>
                  <m:sty m:val="p"/>
                </m:rPr>
                <m:t>&gt;</m:t>
              </m:r>
              <m:r>
                <m:t>0</m:t>
              </m:r>
            </m:oMath>
            <w:r>
              <w:t xml:space="preserve"> </w:t>
            </w:r>
            <w:r>
              <w:t xml:space="preserve">for</w:t>
            </w:r>
            <w:r>
              <w:t xml:space="preserve"> </w:t>
            </w:r>
            <m:oMath>
              <m:r>
                <m:t>v</m:t>
              </m:r>
              <m:r>
                <m:rPr>
                  <m:sty m:val="p"/>
                </m:rPr>
                <m:t>=</m:t>
              </m:r>
              <m:r>
                <m:t>0</m:t>
              </m:r>
              <m:r>
                <m:rPr>
                  <m:sty m:val="p"/>
                </m:rPr>
                <m:t>,</m:t>
              </m:r>
              <m:r>
                <m:t>1</m:t>
              </m:r>
            </m:oMath>
            <w:r>
              <w:t xml:space="preserve">,</w:t>
            </w:r>
            <w:r>
              <w:t xml:space="preserve"> </w:t>
            </w:r>
            <w:r>
              <w:t xml:space="preserve">let</w:t>
            </w:r>
            <w:r>
              <w:t xml:space="preserve"> </w:t>
            </w:r>
            <m:oMath>
              <m:sSub>
                <m:e>
                  <m:r>
                    <m:rPr>
                      <m:sty m:val="p"/>
                    </m:rPr>
                    <m:t>RD</m:t>
                  </m:r>
                </m:e>
                <m:sub>
                  <m:r>
                    <m:t>v</m:t>
                  </m:r>
                </m:sub>
              </m:sSub>
              <m:limUpp>
                <m:e>
                  <m:r>
                    <m:rPr>
                      <m:sty m:val="p"/>
                    </m:rPr>
                    <m:t>=</m:t>
                  </m:r>
                </m:e>
                <m:lim>
                  <m:r>
                    <m:rPr>
                      <m:nor/>
                      <m:sty m:val="p"/>
                    </m:rPr>
                    <m:t>def</m:t>
                  </m:r>
                </m:lim>
              </m:limUpp>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r>
                <m:t>​</m:t>
              </m:r>
            </m:oMath>
            <w:r>
              <w:t xml:space="preserve"> </w:t>
            </w:r>
            <w:r>
              <w:t xml:space="preserve">be the average causal effect on the additive scale in stratum</w:t>
            </w:r>
            <w:r>
              <w:t xml:space="preserve"> </w:t>
            </w:r>
            <m:oMath>
              <m:r>
                <m:t>V</m:t>
              </m:r>
              <m:r>
                <m:rPr>
                  <m:sty m:val="p"/>
                </m:rPr>
                <m:t>=</m:t>
              </m:r>
              <m:r>
                <m:t>v</m:t>
              </m:r>
            </m:oMath>
            <w:r>
              <w:t xml:space="preserve">,</w:t>
            </w:r>
            <w:r>
              <w:t xml:space="preserve"> </w:t>
            </w:r>
            <w:r>
              <w:t xml:space="preserve">let</w:t>
            </w:r>
            <w:r>
              <w:t xml:space="preserve"> </w:t>
            </w:r>
            <m:oMath>
              <m:sSub>
                <m:e>
                  <m:r>
                    <m:t>p</m:t>
                  </m:r>
                </m:e>
                <m:sub>
                  <m:r>
                    <m:t>v</m:t>
                  </m:r>
                </m:sub>
              </m:sSub>
              <m:limUpp>
                <m:e>
                  <m:r>
                    <m:rPr>
                      <m:sty m:val="p"/>
                    </m:rPr>
                    <m:t>=</m:t>
                  </m:r>
                </m:e>
                <m:lim>
                  <m:r>
                    <m:rPr>
                      <m:nor/>
                      <m:sty m:val="p"/>
                    </m:rPr>
                    <m:t>def</m:t>
                  </m:r>
                </m:lim>
              </m:limUpp>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oMath>
            <w:r>
              <w:t xml:space="preserve"> </w:t>
            </w:r>
            <w:r>
              <w:t xml:space="preserve">be the counterfactual mean under no treatment in stratum</w:t>
            </w:r>
            <w:r>
              <w:t xml:space="preserve"> </w:t>
            </w:r>
            <m:oMath>
              <m:r>
                <m:t>V</m:t>
              </m:r>
              <m:r>
                <m:rPr>
                  <m:sty m:val="p"/>
                </m:rPr>
                <m:t>=</m:t>
              </m:r>
              <m:r>
                <m:t>v</m:t>
              </m:r>
            </m:oMath>
            <w:r>
              <w:t xml:space="preserve">, with</w:t>
            </w:r>
            <w:r>
              <w:t xml:space="preserve"> </w:t>
            </w:r>
            <m:oMath>
              <m:sSub>
                <m:e>
                  <m:r>
                    <m:t>p</m:t>
                  </m:r>
                </m:e>
                <m:sub>
                  <m:r>
                    <m:t>v</m:t>
                  </m:r>
                </m:sub>
              </m:sSub>
              <m:r>
                <m:rPr>
                  <m:sty m:val="p"/>
                </m:rPr>
                <m:t>&gt;</m:t>
              </m:r>
              <m:r>
                <m:t>0</m:t>
              </m:r>
            </m:oMath>
            <w:r>
              <w:t xml:space="preserve"> </w:t>
            </w:r>
            <w:r>
              <w:t xml:space="preserve">for</w:t>
            </w:r>
            <w:r>
              <w:t xml:space="preserve"> </w:t>
            </w:r>
            <m:oMath>
              <m:r>
                <m:t>v</m:t>
              </m:r>
              <m:r>
                <m:rPr>
                  <m:sty m:val="p"/>
                </m:rPr>
                <m:t>=</m:t>
              </m:r>
              <m:r>
                <m:t>0</m:t>
              </m:r>
              <m:r>
                <m:rPr>
                  <m:sty m:val="p"/>
                </m:rPr>
                <m:t>,</m:t>
              </m:r>
              <m:r>
                <m:t>1</m:t>
              </m:r>
            </m:oMath>
            <w:r>
              <w:t xml:space="preserve">,</w:t>
            </w:r>
            <w:r>
              <w:t xml:space="preserve"> </w:t>
            </w:r>
            <w:r>
              <w:t xml:space="preserve">and let</w:t>
            </w:r>
            <w:r>
              <w:t xml:space="preserve"> </w:t>
            </w:r>
            <m:oMath>
              <m:sSub>
                <m:e>
                  <m:r>
                    <m:rPr>
                      <m:sty m:val="p"/>
                    </m:rPr>
                    <m:t>RR</m:t>
                  </m:r>
                </m:e>
                <m:sub>
                  <m:r>
                    <m:t>v</m:t>
                  </m:r>
                </m:sub>
              </m:sSub>
              <m:limUpp>
                <m:e>
                  <m:r>
                    <m:rPr>
                      <m:sty m:val="p"/>
                    </m:rPr>
                    <m:t>=</m:t>
                  </m:r>
                </m:e>
                <m:lim>
                  <m:r>
                    <m:rPr>
                      <m:nor/>
                      <m:sty m:val="p"/>
                    </m:rPr>
                    <m:t>def</m:t>
                  </m:r>
                </m:lim>
              </m:limUpp>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sSub>
                <m:e>
                  <m:r>
                    <m:t>p</m:t>
                  </m:r>
                </m:e>
                <m:sub>
                  <m:r>
                    <m:t>v</m:t>
                  </m:r>
                </m:sub>
              </m:sSub>
            </m:oMath>
            <w:r>
              <w:t xml:space="preserve"> </w:t>
            </w:r>
            <w:r>
              <w:t xml:space="preserve">be the causal risk ratio in stratum</w:t>
            </w:r>
            <w:r>
              <w:t xml:space="preserve"> </w:t>
            </w:r>
            <m:oMath>
              <m:r>
                <m:t>V</m:t>
              </m:r>
              <m:r>
                <m:rPr>
                  <m:sty m:val="p"/>
                </m:rPr>
                <m:t>=</m:t>
              </m:r>
              <m:r>
                <m:t>v</m:t>
              </m:r>
            </m:oMath>
            <w:r>
              <w:t xml:space="preserve">.</w:t>
            </w:r>
            <w:r>
              <w:t xml:space="preserve"> </w:t>
            </w:r>
            <w:r>
              <w:t xml:space="preserve">If</w:t>
            </w:r>
            <w:r>
              <w:t xml:space="preserve"> </w:t>
            </w:r>
            <m:oMath>
              <m:r>
                <m:t>V</m:t>
              </m:r>
            </m:oMath>
            <w:r>
              <w:t xml:space="preserve"> </w:t>
            </w:r>
            <w:r>
              <w:t xml:space="preserve">is a qualitative effect modifier (</w:t>
            </w:r>
            <w:hyperlink w:anchor="def-qualitative-effect-modification">
              <w:r>
                <w:rPr>
                  <w:rStyle w:val="Hyperlink"/>
                </w:rPr>
                <w:t xml:space="preserve">Definition 2</w:t>
              </w:r>
            </w:hyperlink>
            <w:r>
              <w:t xml:space="preserve">),</w:t>
            </w:r>
            <w:r>
              <w:t xml:space="preserve"> </w:t>
            </w:r>
            <w:r>
              <w:t xml:space="preserve">then</w:t>
            </w:r>
            <w:r>
              <w:t xml:space="preserve"> </w:t>
            </w:r>
            <m:oMath>
              <m:r>
                <m:t>V</m:t>
              </m:r>
            </m:oMath>
            <w:r>
              <w:t xml:space="preserve"> </w:t>
            </w:r>
            <w:r>
              <w:t xml:space="preserve">modifies that effect on both the additive and the multiplicative scale (</w:t>
            </w:r>
            <w:hyperlink w:anchor="def-effect-modification">
              <w:r>
                <w:rPr>
                  <w:rStyle w:val="Hyperlink"/>
                </w:rPr>
                <w:t xml:space="preserve">Definition 1</w:t>
              </w:r>
            </w:hyperlink>
            <w:r>
              <w:t xml:space="preserve">).</w:t>
            </w:r>
          </w:p>
          <w:bookmarkEnd w:id="15"/>
        </w:tc>
      </w:tr>
    </w:tbl>
    <w:p>
      <w:pPr>
        <w:pStyle w:val="BodyText"/>
      </w:pPr>
      <w:ins w:id="21" w:author="PR Preview" w:date="2024-01-01T00:00:00Z">
        <w:r>
          <w:t xml:space="preserve"> </w:t>
        </w:r>
      </w:ins>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each stratum,</w:t>
            </w:r>
          </w:p>
          <w:p>
            <w:pPr>
              <w:pStyle w:val="BodyText"/>
            </w:pPr>
            <w:bookmarkStart w:id="16" w:name="eq-rr-minus-one-ch4"/>
            <m:oMathPara>
              <m:oMathParaPr>
                <m:jc m:val="center"/>
              </m:oMathParaPr>
              <m:oMath>
                <m:eqArr>
                  <m:e>
                    <m:sSub>
                      <m:e>
                        <m:r>
                          <m:rPr>
                            <m:sty m:val="p"/>
                          </m:rPr>
                          <m:t>RR</m:t>
                        </m:r>
                      </m:e>
                      <m:sub>
                        <m:r>
                          <m:t>v</m:t>
                        </m:r>
                      </m:sub>
                    </m:sSub>
                    <m:r>
                      <m:rPr>
                        <m:sty m:val="p"/>
                      </m:rPr>
                      <m:t>−</m:t>
                    </m:r>
                    <m:r>
                      <m:t>1</m:t>
                    </m:r>
                    <m:r>
                      <m:t>&amp;</m:t>
                    </m:r>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sSub>
                          <m:e>
                            <m:r>
                              <m:t>p</m:t>
                            </m:r>
                          </m:e>
                          <m:sub>
                            <m:r>
                              <m:t>v</m:t>
                            </m:r>
                          </m:sub>
                        </m:sSub>
                      </m:num>
                      <m:den>
                        <m:sSub>
                          <m:e>
                            <m:r>
                              <m:t>p</m:t>
                            </m:r>
                          </m:e>
                          <m:sub>
                            <m:r>
                              <m:t>v</m:t>
                            </m:r>
                          </m:sub>
                        </m:sSub>
                      </m:den>
                    </m:f>
                  </m:e>
                  <m:e>
                    <m:r>
                      <m:t>&amp;</m:t>
                    </m:r>
                    <m:r>
                      <m:rPr>
                        <m:sty m:val="p"/>
                      </m:rPr>
                      <m:t>=</m:t>
                    </m:r>
                    <m:f>
                      <m:fPr>
                        <m:type m:val="bar"/>
                      </m:fPr>
                      <m:num>
                        <m:sSub>
                          <m:e>
                            <m:r>
                              <m:rPr>
                                <m:sty m:val="p"/>
                              </m:rPr>
                              <m:t>RD</m:t>
                            </m:r>
                          </m:e>
                          <m:sub>
                            <m:r>
                              <m:t>v</m:t>
                            </m:r>
                          </m:sub>
                        </m:sSub>
                      </m:num>
                      <m:den>
                        <m:sSub>
                          <m:e>
                            <m:r>
                              <m:t>p</m:t>
                            </m:r>
                          </m:e>
                          <m:sub>
                            <m:r>
                              <m:t>v</m:t>
                            </m:r>
                          </m:sub>
                        </m:sSub>
                      </m:den>
                    </m:f>
                    <m:r>
                      <m:rPr>
                        <m:sty m:val="p"/>
                      </m:rPr>
                      <m:t>.</m:t>
                    </m:r>
                  </m:e>
                </m:eqArr>
                <m:r>
                  <m:t>  </m:t>
                </m:r>
                <m:r>
                  <m:rPr>
                    <m:sty m:val="p"/>
                  </m:rPr>
                  <m:t>(</m:t>
                </m:r>
                <m:r>
                  <m:t>1</m:t>
                </m:r>
                <m:r>
                  <m:rPr>
                    <m:sty m:val="p"/>
                  </m:rPr>
                  <m:t>)</m:t>
                </m:r>
              </m:oMath>
            </m:oMathPara>
            <w:bookmarkEnd w:id="16"/>
          </w:p>
          <w:p>
            <w:pPr>
              <w:pStyle w:val="FirstParagraph"/>
            </w:pPr>
            <w:r>
              <w:t xml:space="preserve">Because</w:t>
            </w:r>
            <w:r>
              <w:t xml:space="preserve"> </w:t>
            </w:r>
            <m:oMath>
              <m:sSub>
                <m:e>
                  <m:r>
                    <m:t>p</m:t>
                  </m:r>
                </m:e>
                <m:sub>
                  <m:r>
                    <m:t>v</m:t>
                  </m:r>
                </m:sub>
              </m:sSub>
              <m:r>
                <m:rPr>
                  <m:sty m:val="p"/>
                </m:rPr>
                <m:t>&gt;</m:t>
              </m:r>
              <m:r>
                <m:t>0</m:t>
              </m:r>
            </m:oMath>
            <w:r>
              <w:t xml:space="preserve">,</w:t>
            </w:r>
            <w:r>
              <w:t xml:space="preserve"> </w:t>
            </w:r>
            <m:oMath>
              <m:sSub>
                <m:e>
                  <m:r>
                    <m:rPr>
                      <m:sty m:val="p"/>
                    </m:rPr>
                    <m:t>RR</m:t>
                  </m:r>
                </m:e>
                <m:sub>
                  <m:r>
                    <m:t>v</m:t>
                  </m:r>
                </m:sub>
              </m:sSub>
              <m:r>
                <m:rPr>
                  <m:sty m:val="p"/>
                </m:rPr>
                <m:t>−</m:t>
              </m:r>
              <m:r>
                <m:t>1</m:t>
              </m:r>
            </m:oMath>
            <w:r>
              <w:t xml:space="preserve"> </w:t>
            </w:r>
            <w:r>
              <w:t xml:space="preserve">has the same sign as</w:t>
            </w:r>
            <w:r>
              <w:t xml:space="preserve"> </w:t>
            </w:r>
            <m:oMath>
              <m:sSub>
                <m:e>
                  <m:r>
                    <m:rPr>
                      <m:sty m:val="p"/>
                    </m:rPr>
                    <m:t>RD</m:t>
                  </m:r>
                </m:e>
                <m:sub>
                  <m:r>
                    <m:t>v</m:t>
                  </m:r>
                </m:sub>
              </m:sSub>
            </m:oMath>
            <w:r>
              <w:t xml:space="preserve">.</w:t>
            </w:r>
            <w:r>
              <w:t xml:space="preserve"> </w:t>
            </w:r>
            <w:r>
              <w:t xml:space="preserve">Under qualitative modification,</w:t>
            </w:r>
            <w:r>
              <w:t xml:space="preserve"> </w:t>
            </w:r>
            <m:oMath>
              <m:sSub>
                <m:e>
                  <m:r>
                    <m:rPr>
                      <m:sty m:val="p"/>
                    </m:rPr>
                    <m:t>RD</m:t>
                  </m:r>
                </m:e>
                <m:sub>
                  <m:r>
                    <m:t>1</m:t>
                  </m:r>
                </m:sub>
              </m:sSub>
            </m:oMath>
            <w:r>
              <w:t xml:space="preserve"> </w:t>
            </w:r>
            <w:r>
              <w:t xml:space="preserve">and</w:t>
            </w:r>
            <w:r>
              <w:t xml:space="preserve"> </w:t>
            </w:r>
            <m:oMath>
              <m:sSub>
                <m:e>
                  <m:r>
                    <m:rPr>
                      <m:sty m:val="p"/>
                    </m:rPr>
                    <m:t>RD</m:t>
                  </m:r>
                </m:e>
                <m:sub>
                  <m:r>
                    <m:t>0</m:t>
                  </m:r>
                </m:sub>
              </m:sSub>
            </m:oMath>
            <w:r>
              <w:t xml:space="preserve"> </w:t>
            </w:r>
            <w:r>
              <w:t xml:space="preserve">are nonzero with opposite signs, so</w:t>
            </w:r>
            <w:r>
              <w:t xml:space="preserve"> </w:t>
            </w:r>
            <m:oMath>
              <m:sSub>
                <m:e>
                  <m:r>
                    <m:rPr>
                      <m:sty m:val="p"/>
                    </m:rPr>
                    <m:t>RD</m:t>
                  </m:r>
                </m:e>
                <m:sub>
                  <m:r>
                    <m:t>1</m:t>
                  </m:r>
                </m:sub>
              </m:sSub>
              <m:r>
                <m:rPr>
                  <m:sty m:val="p"/>
                </m:rPr>
                <m:t>≠</m:t>
              </m:r>
              <m:sSub>
                <m:e>
                  <m:r>
                    <m:rPr>
                      <m:sty m:val="p"/>
                    </m:rPr>
                    <m:t>RD</m:t>
                  </m:r>
                </m:e>
                <m:sub>
                  <m:r>
                    <m:t>0</m:t>
                  </m:r>
                </m:sub>
              </m:sSub>
            </m:oMath>
            <w:r>
              <w:t xml:space="preserve">: additive modification.</w:t>
            </w:r>
            <w:r>
              <w:t xml:space="preserve"> </w:t>
            </w:r>
            <w:r>
              <w:t xml:space="preserve">By</w:t>
            </w:r>
            <w:r>
              <w:t xml:space="preserve"> </w:t>
            </w:r>
            <w:hyperlink w:anchor="eq-rr-minus-one-ch4">
              <w:r>
                <w:rPr>
                  <w:rStyle w:val="Hyperlink"/>
                </w:rPr>
                <w:t xml:space="preserve">Equation 1</w:t>
              </w:r>
            </w:hyperlink>
            <w:r>
              <w:t xml:space="preserve">,</w:t>
            </w:r>
            <w:r>
              <w:t xml:space="preserve"> </w:t>
            </w:r>
            <m:oMath>
              <m:sSub>
                <m:e>
                  <m:r>
                    <m:rPr>
                      <m:sty m:val="p"/>
                    </m:rPr>
                    <m:t>RR</m:t>
                  </m:r>
                </m:e>
                <m:sub>
                  <m:r>
                    <m:t>1</m:t>
                  </m:r>
                </m:sub>
              </m:sSub>
              <m:r>
                <m:rPr>
                  <m:sty m:val="p"/>
                </m:rPr>
                <m:t>−</m:t>
              </m:r>
              <m:r>
                <m:t>1</m:t>
              </m:r>
            </m:oMath>
            <w:r>
              <w:t xml:space="preserve"> </w:t>
            </w:r>
            <w:r>
              <w:t xml:space="preserve">and</w:t>
            </w:r>
            <w:r>
              <w:t xml:space="preserve"> </w:t>
            </w:r>
            <m:oMath>
              <m:sSub>
                <m:e>
                  <m:r>
                    <m:rPr>
                      <m:sty m:val="p"/>
                    </m:rPr>
                    <m:t>RR</m:t>
                  </m:r>
                </m:e>
                <m:sub>
                  <m:r>
                    <m:t>0</m:t>
                  </m:r>
                </m:sub>
              </m:sSub>
              <m:r>
                <m:rPr>
                  <m:sty m:val="p"/>
                </m:rPr>
                <m:t>−</m:t>
              </m:r>
              <m:r>
                <m:t>1</m:t>
              </m:r>
            </m:oMath>
            <w:r>
              <w:t xml:space="preserve"> </w:t>
            </w:r>
            <w:r>
              <w:t xml:space="preserve">are also nonzero with opposite signs, so</w:t>
            </w:r>
            <w:r>
              <w:t xml:space="preserve"> </w:t>
            </w:r>
            <m:oMath>
              <m:sSub>
                <m:e>
                  <m:r>
                    <m:rPr>
                      <m:sty m:val="p"/>
                    </m:rPr>
                    <m:t>RR</m:t>
                  </m:r>
                </m:e>
                <m:sub>
                  <m:r>
                    <m:t>1</m:t>
                  </m:r>
                </m:sub>
              </m:sSub>
              <m:r>
                <m:rPr>
                  <m:sty m:val="p"/>
                </m:rPr>
                <m:t>≠</m:t>
              </m:r>
              <m:sSub>
                <m:e>
                  <m:r>
                    <m:rPr>
                      <m:sty m:val="p"/>
                    </m:rPr>
                    <m:t>RR</m:t>
                  </m:r>
                </m:e>
                <m:sub>
                  <m:r>
                    <m:t>0</m:t>
                  </m:r>
                </m:sub>
              </m:sSub>
            </m:oMath>
            <w:r>
              <w:t xml:space="preserve">: multiplicative modification.</w:t>
            </w:r>
          </w:p>
          <w:p/>
        </w:tc>
      </w:tr>
    </w:tbl>
    <w:p>
      <w:pPr>
        <w:pStyle w:val="BodyText"/>
      </w:pPr>
      <w:ins w:id="22" w:author="PR Preview" w:date="2024-01-01T00:00:00Z">
        <w:r>
          <w:t xml:space="preserve">Without qualitative effect modification, there can be modification on one scale but not the other, as the next example shows.</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ultiplicative-not-additive"/>
          <w:p>
            <w:pPr>
              <w:pStyle w:val="BodyText"/>
            </w:pPr>
            <w:r>
              <w:rPr>
                <w:b/>
                <w:bCs/>
              </w:rPr>
              <w:t xml:space="preserve">Example 3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7"/>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8"/>
    <w:bookmarkEnd w:id="19"/>
    <w:bookmarkStart w:id="43" w:name="X2da070e11fdd4da3c893cd37846601583d7d151"/>
    <w:p>
      <w:pPr>
        <w:pStyle w:val="Heading2"/>
      </w:pPr>
      <w:r>
        <w:t xml:space="preserve">2 4.2 Stratification to Identify Effect Modification (pp. 49-51)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1" w:name="def-stratified-analysis"/>
          <w:p>
            <w:pPr>
              <w:pStyle w:val="BodyText"/>
            </w:pPr>
            <w:r>
              <w:rPr>
                <w:b/>
                <w:bCs/>
              </w:rPr>
              <w:t xml:space="preserve">Definition 3 (Stratified Analysis)</w:t>
            </w:r>
            <w:r>
              <w:t xml:space="preserve"> </w:t>
            </w:r>
            <w:r>
              <w:t xml:space="preserve">A</w:t>
            </w:r>
            <w:r>
              <w:t xml:space="preserve"> </w:t>
            </w:r>
            <w:r>
              <w:rPr>
                <w:b/>
                <w:bCs/>
              </w:rPr>
              <w:t xml:space="preserve">stratified analysis</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by a variable</w:t>
            </w:r>
            <w:r>
              <w:t xml:space="preserve"> </w:t>
            </w:r>
            <m:oMath>
              <m:r>
                <m:t>V</m:t>
              </m:r>
            </m:oMath>
            <w:r>
              <w:t xml:space="preserve"> </w:t>
            </w:r>
            <w:r>
              <w:t xml:space="preserve">computes that effect separately within each level (</w:t>
            </w:r>
            <w:r>
              <w:rPr>
                <w:b/>
                <w:bCs/>
              </w:rPr>
              <w:t xml:space="preserve">stratum</w:t>
            </w:r>
            <w:r>
              <w:t xml:space="preserve">)</w:t>
            </w:r>
            <w:r>
              <w:t xml:space="preserve"> </w:t>
            </w:r>
            <m:oMath>
              <m:r>
                <m:t>V</m:t>
              </m:r>
              <m:r>
                <m:rPr>
                  <m:sty m:val="p"/>
                </m:rPr>
                <m:t>=</m:t>
              </m:r>
              <m:r>
                <m:t>v</m:t>
              </m:r>
            </m:oMath>
            <w:r>
              <w:t xml:space="preserve">.</w:t>
            </w:r>
            <w:r>
              <w:t xml:space="preserve"> </w:t>
            </w:r>
            <w:r>
              <w:t xml:space="preserve">For dichotomous</w:t>
            </w:r>
            <w:r>
              <w:t xml:space="preserve"> </w:t>
            </w:r>
            <m:oMath>
              <m:r>
                <m:t>V</m:t>
              </m:r>
            </m:oMath>
            <w:r>
              <w:t xml:space="preserve"> </w:t>
            </w:r>
            <w:r>
              <w:t xml:space="preserve">and a dichotomous outcome</w:t>
            </w:r>
            <w:r>
              <w:t xml:space="preserve"> </w:t>
            </w:r>
            <m:oMath>
              <m:r>
                <m:t>Y</m:t>
              </m:r>
            </m:oMath>
            <w:r>
              <w:t xml:space="preserve">, the stratified causal risk differences are</w:t>
            </w:r>
          </w:p>
          <w:p>
            <w:pPr>
              <w:pStyle w:val="BodyText"/>
            </w:pPr>
            <w:bookmarkStart w:id="20" w:name="eq-stratified-rd-ch4"/>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  </m:t>
                </m:r>
                <m:r>
                  <m:rPr>
                    <m:sty m:val="p"/>
                  </m:rPr>
                  <m:t>(</m:t>
                </m:r>
                <m:r>
                  <m:t>2</m:t>
                </m:r>
                <m:r>
                  <m:rPr>
                    <m:sty m:val="p"/>
                  </m:rPr>
                  <m:t>)</m:t>
                </m:r>
              </m:oMath>
            </m:oMathPara>
            <w:bookmarkEnd w:id="20"/>
          </w:p>
          <w:bookmarkEnd w:id="21"/>
        </w:tc>
      </w:tr>
    </w:tbl>
    <w:p>
      <w:pPr>
        <w:pStyle w:val="FirstParagraph"/>
      </w:pPr>
      <w:ins w:id="26" w:author="PR Preview" w:date="2024-01-01T00:00:00Z">
        <w:r>
          <w:t xml:space="preserve">Stratified analysis is the standard tool for detecting effect modification by measured variables.</w:t>
        </w:r>
      </w:ins>
    </w:p>
    <w:p>
      <w:pPr>
        <w:pStyle w:val="BodyText"/>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24" w:name="marginally-randomized-experiments"/>
    <w:p>
      <w:pPr>
        <w:pStyle w:val="Heading3"/>
      </w:pPr>
      <w:r>
        <w:t xml:space="preserve">2.1 Marginally randomized experiments</w:t>
      </w:r>
    </w:p>
    <w:p>
      <w:r>
        <w:pict>
          <v:rect style="width:0;height:1.5pt" o:hralign="center" o:hrstd="t" o:hr="t"/>
        </w:pict>
      </w:r>
    </w:p>
    <w:p>
      <w:pPr>
        <w:pStyle w:val="FirstParagraph"/>
      </w:pPr>
      <w:ins w:id="30" w:author="PR Preview" w:date="2024-01-01T00:00:00Z">
        <w:r>
          <w:t xml:space="preserve">If treatment is randomly and unconditionally assigned, exchangeability is expected in</w:t>
        </w:r>
      </w:ins>
      <w:ins w:id="30" w:author="PR Preview" w:date="2024-01-01T00:00:00Z">
        <w:r>
          <w:t xml:space="preserve"> </w:t>
        </w:r>
      </w:ins>
      <w:ins w:id="30" w:author="PR Preview" w:date="2024-01-01T00:00:00Z">
        <w:r>
          <w:rPr>
            <w:b/>
            <w:bCs/>
          </w:rPr>
          <w:t xml:space="preserve">every subset</w:t>
        </w:r>
      </w:ins>
      <w:ins w:id="30" w:author="PR Preview" w:date="2024-01-01T00:00:00Z">
        <w:r>
          <w:t xml:space="preserve"> </w:t>
        </w:r>
      </w:ins>
      <w:ins w:id="30" w:author="PR Preview" w:date="2024-01-01T00:00:00Z">
        <w:r>
          <w:t xml:space="preserve">of the population.</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prp-stratum-association-marginal"/>
          <w:p>
            <w:pPr>
              <w:pStyle w:val="BodyText"/>
            </w:pPr>
            <w:r>
              <w:rPr>
                <w:b/>
                <w:bCs/>
              </w:rPr>
              <w:t xml:space="preserve">Proposition 2 (Stratum-Specific Association Under Marginal Randomization)</w:t>
            </w:r>
            <w:r>
              <w:t xml:space="preserve"> </w:t>
            </w:r>
            <w:r>
              <w:t xml:space="preserve">Let</w:t>
            </w:r>
            <w:r>
              <w:t xml:space="preserve"> </w:t>
            </w:r>
            <m:oMath>
              <m:r>
                <m:t>V</m:t>
              </m:r>
            </m:oMath>
            <w:r>
              <w:t xml:space="preserve"> </w:t>
            </w:r>
            <w:r>
              <w:t xml:space="preserve">be a pre-treatment variable and</w:t>
            </w:r>
            <w:r>
              <w:t xml:space="preserve"> </w:t>
            </w:r>
            <m:oMath>
              <m:r>
                <m:t>Y</m:t>
              </m:r>
            </m:oMath>
            <w:r>
              <w:t xml:space="preserve"> </w:t>
            </w:r>
            <w:r>
              <w:t xml:space="preserve">a dichotomous outcome.</w:t>
            </w:r>
            <w:r>
              <w:t xml:space="preserve"> </w:t>
            </w:r>
            <w:r>
              <w:t xml:space="preserve">Suppose that</w:t>
            </w:r>
          </w:p>
          <w:p>
            <w:pPr>
              <w:pStyle w:val="Compact"/>
              <w:numPr>
                <w:ilvl w:val="0"/>
                <w:numId w:val="1005"/>
              </w:numPr>
            </w:pPr>
            <w:r>
              <w:t xml:space="preserve">treatment is assigned independently of the counterfactual outcomes and of</w:t>
            </w:r>
            <w:r>
              <w:t xml:space="preserve"> </w:t>
            </w:r>
            <m:oMath>
              <m:r>
                <m:t>V</m:t>
              </m:r>
            </m:oMath>
            <w:r>
              <w:t xml:space="preserve">:</w:t>
            </w:r>
            <w:r>
              <w:t xml:space="preserve"> </w:t>
            </w:r>
            <m:oMath>
              <m:r>
                <m:rPr>
                  <m:sty m:val="p"/>
                </m:rPr>
                <m:t>(</m:t>
              </m:r>
              <m:sSup>
                <m:e>
                  <m:r>
                    <m:t>Y</m:t>
                  </m:r>
                </m:e>
                <m:sup>
                  <m:r>
                    <m:t>a</m:t>
                  </m:r>
                  <m:r>
                    <m:rPr>
                      <m:sty m:val="p"/>
                    </m:rPr>
                    <m:t>=</m:t>
                  </m:r>
                  <m:r>
                    <m:t>0</m:t>
                  </m:r>
                </m:sup>
              </m:sSup>
              <m:r>
                <m:rPr>
                  <m:sty m:val="p"/>
                </m:rPr>
                <m:t>,</m:t>
              </m:r>
              <m:sSup>
                <m:e>
                  <m:r>
                    <m:t>Y</m:t>
                  </m:r>
                </m:e>
                <m:sup>
                  <m:r>
                    <m:t>a</m:t>
                  </m:r>
                  <m:r>
                    <m:rPr>
                      <m:sty m:val="p"/>
                    </m:rPr>
                    <m:t>=</m:t>
                  </m:r>
                  <m:r>
                    <m:t>1</m:t>
                  </m:r>
                </m:sup>
              </m:sSup>
              <m:r>
                <m:rPr>
                  <m:sty m:val="p"/>
                </m:rPr>
                <m:t>,</m:t>
              </m:r>
              <m:r>
                <m:t>V</m:t>
              </m:r>
              <m:r>
                <m:rPr>
                  <m:sty m:val="p"/>
                </m:rPr>
                <m:t>)</m:t>
              </m:r>
              <m:r>
                <m:rPr>
                  <m:sty m:val="p"/>
                </m:rPr>
                <m:t>⟂</m:t>
              </m:r>
              <m:r>
                <m:t>​</m:t>
              </m:r>
              <m:r>
                <m:t>​</m:t>
              </m:r>
              <m:r>
                <m:t>​</m:t>
              </m:r>
              <m:r>
                <m:rPr>
                  <m:sty m:val="p"/>
                </m:rPr>
                <m:t>⟂</m:t>
              </m:r>
              <m:r>
                <m:t>A</m:t>
              </m:r>
            </m:oMath>
            <w:r>
              <w:t xml:space="preserve">;</w:t>
            </w:r>
          </w:p>
          <w:p>
            <w:pPr>
              <w:pStyle w:val="Compact"/>
              <w:numPr>
                <w:ilvl w:val="0"/>
                <w:numId w:val="1005"/>
              </w:numPr>
            </w:pPr>
            <w:r>
              <w:t xml:space="preserve">consistency holds:</w:t>
            </w:r>
            <w:r>
              <w:t xml:space="preserve"> </w:t>
            </w:r>
            <m:oMath>
              <m:r>
                <m:t>Y</m:t>
              </m:r>
              <m:r>
                <m:rPr>
                  <m:sty m:val="p"/>
                </m:rPr>
                <m:t>=</m:t>
              </m:r>
              <m:sSup>
                <m:e>
                  <m:r>
                    <m:t>Y</m:t>
                  </m:r>
                </m:e>
                <m:sup>
                  <m:r>
                    <m:t>a</m:t>
                  </m:r>
                </m:sup>
              </m:sSup>
            </m:oMath>
            <w:r>
              <w:t xml:space="preserve"> </w:t>
            </w:r>
            <w:r>
              <w:t xml:space="preserve">for individuals with</w:t>
            </w:r>
            <w:r>
              <w:t xml:space="preserve"> </w:t>
            </w:r>
            <m:oMath>
              <m:r>
                <m:t>A</m:t>
              </m:r>
              <m:r>
                <m:rPr>
                  <m:sty m:val="p"/>
                </m:rPr>
                <m:t>=</m:t>
              </m:r>
              <m:r>
                <m:t>a</m:t>
              </m:r>
            </m:oMath>
            <w:r>
              <w:t xml:space="preserve">;</w:t>
            </w:r>
          </w:p>
          <w:p>
            <w:pPr>
              <w:pStyle w:val="Compact"/>
              <w:numPr>
                <w:ilvl w:val="0"/>
                <w:numId w:val="1005"/>
              </w:numPr>
            </w:pPr>
            <m:oMath>
              <m:r>
                <m:rPr>
                  <m:sty m:val="p"/>
                </m:rPr>
                <m:t>Pr</m:t>
              </m:r>
              <m:r>
                <m:rPr>
                  <m:sty m:val="p"/>
                </m:rPr>
                <m:t>[</m:t>
              </m:r>
              <m:r>
                <m:t>A</m:t>
              </m:r>
              <m:r>
                <m:rPr>
                  <m:sty m:val="p"/>
                </m:rPr>
                <m:t>=</m:t>
              </m:r>
              <m:r>
                <m:t>a</m:t>
              </m:r>
              <m:r>
                <m:rPr>
                  <m:sty m:val="p"/>
                </m:rPr>
                <m:t>,</m:t>
              </m:r>
              <m:r>
                <m:t>V</m:t>
              </m:r>
              <m:r>
                <m:rPr>
                  <m:sty m:val="p"/>
                </m:rPr>
                <m:t>=</m:t>
              </m:r>
              <m:r>
                <m:t>v</m:t>
              </m:r>
              <m:r>
                <m:rPr>
                  <m:sty m:val="p"/>
                </m:rPr>
                <m:t>]</m:t>
              </m:r>
              <m:r>
                <m:rPr>
                  <m:sty m:val="p"/>
                </m:rPr>
                <m:t>&gt;</m:t>
              </m:r>
              <m:r>
                <m:t>0</m:t>
              </m:r>
            </m:oMath>
            <w:r>
              <w:t xml:space="preserve"> </w:t>
            </w:r>
            <w:r>
              <w:t xml:space="preserve">for</w:t>
            </w:r>
            <w:r>
              <w:t xml:space="preserve"> </w:t>
            </w:r>
            <m:oMath>
              <m:r>
                <m:t>a</m:t>
              </m:r>
              <m:r>
                <m:rPr>
                  <m:sty m:val="p"/>
                </m:rPr>
                <m:t>=</m:t>
              </m:r>
              <m:r>
                <m:t>0</m:t>
              </m:r>
              <m:r>
                <m:rPr>
                  <m:sty m:val="p"/>
                </m:rPr>
                <m:t>,</m:t>
              </m:r>
              <m:r>
                <m:t>1</m:t>
              </m:r>
            </m:oMath>
            <w:r>
              <w:t xml:space="preserve"> </w:t>
            </w:r>
            <w:r>
              <w:t xml:space="preserve">and every</w:t>
            </w:r>
            <w:r>
              <w:t xml:space="preserve"> </w:t>
            </w:r>
            <m:oMath>
              <m:r>
                <m:t>v</m:t>
              </m:r>
            </m:oMath>
            <w:r>
              <w:t xml:space="preserve"> </w:t>
            </w:r>
            <w:r>
              <w:t xml:space="preserve">with</w:t>
            </w:r>
            <w:r>
              <w:t xml:space="preserve"> </w:t>
            </w:r>
            <m:oMath>
              <m:r>
                <m:rPr>
                  <m:sty m:val="p"/>
                </m:rPr>
                <m:t>Pr</m:t>
              </m:r>
              <m:r>
                <m:rPr>
                  <m:sty m:val="p"/>
                </m:rPr>
                <m:t>[</m:t>
              </m:r>
              <m:r>
                <m:t>V</m:t>
              </m:r>
              <m:r>
                <m:rPr>
                  <m:sty m:val="p"/>
                </m:rPr>
                <m:t>=</m:t>
              </m:r>
              <m:r>
                <m:t>v</m:t>
              </m:r>
              <m:r>
                <m:rPr>
                  <m:sty m:val="p"/>
                </m:rPr>
                <m:t>]</m:t>
              </m:r>
              <m:r>
                <m:rPr>
                  <m:sty m:val="p"/>
                </m:rPr>
                <m:t>&gt;</m:t>
              </m:r>
              <m:r>
                <m:t>0</m:t>
              </m:r>
            </m:oMath>
            <w:r>
              <w:t xml:space="preserve">.</w:t>
            </w:r>
          </w:p>
          <w:p>
            <w:pPr>
              <w:pStyle w:val="FirstParagraph"/>
            </w:pP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V</m:t>
              </m:r>
              <m:r>
                <m:rPr>
                  <m:sty m:val="p"/>
                </m:rPr>
                <m:t>=</m:t>
              </m:r>
              <m:r>
                <m:t>v</m:t>
              </m:r>
              <m:r>
                <m:rPr>
                  <m:sty m:val="p"/>
                </m:rPr>
                <m:t>]</m:t>
              </m:r>
              <m:r>
                <m:rPr>
                  <m:sty m:val="p"/>
                </m:rPr>
                <m:t>=</m:t>
              </m:r>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for each</w:t>
            </w:r>
            <w:r>
              <w:t xml:space="preserve"> </w:t>
            </w:r>
            <m:oMath>
              <m:r>
                <m:t>a</m:t>
              </m:r>
            </m:oMath>
            <w:r>
              <w:t xml:space="preserve"> </w:t>
            </w:r>
            <w:r>
              <w:t xml:space="preserve">and</w:t>
            </w:r>
            <w:r>
              <w:t xml:space="preserve"> </w:t>
            </w:r>
            <m:oMath>
              <m:r>
                <m:t>v</m:t>
              </m:r>
            </m:oMath>
            <w:r>
              <w:t xml:space="preserve">,</w:t>
            </w:r>
            <w:r>
              <w:t xml:space="preserve"> </w:t>
            </w:r>
            <w:r>
              <w:t xml:space="preserve">so the associational risk difference in stratum</w:t>
            </w:r>
            <w:r>
              <w:t xml:space="preserve"> </w:t>
            </w:r>
            <m:oMath>
              <m:r>
                <m:t>V</m:t>
              </m:r>
              <m:r>
                <m:rPr>
                  <m:sty m:val="p"/>
                </m:rPr>
                <m:t>=</m:t>
              </m:r>
              <m:r>
                <m:t>v</m:t>
              </m:r>
            </m:oMath>
            <w:r>
              <w:t xml:space="preserve"> </w:t>
            </w:r>
            <w:r>
              <w:t xml:space="preserve">equals the causal risk difference in that stratum.</w:t>
            </w:r>
          </w:p>
          <w:bookmarkEnd w:id="22"/>
        </w:tc>
      </w:tr>
    </w:tbl>
    <w:p>
      <w:pPr>
        <w:pStyle w:val="BodyText"/>
      </w:pPr>
      <w:ins w:id="31" w:author="PR Preview" w:date="2024-01-01T00:00:00Z">
        <w:r>
          <w:t xml:space="preserve"> </w:t>
        </w:r>
      </w:ins>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joint independence</w:t>
            </w:r>
            <w:r>
              <w:t xml:space="preserve"> </w:t>
            </w:r>
            <m:oMath>
              <m:r>
                <m:rPr>
                  <m:sty m:val="p"/>
                </m:rPr>
                <m:t>(</m:t>
              </m:r>
              <m:sSup>
                <m:e>
                  <m:r>
                    <m:t>Y</m:t>
                  </m:r>
                </m:e>
                <m:sup>
                  <m:r>
                    <m:t>a</m:t>
                  </m:r>
                </m:sup>
              </m:sSup>
              <m:r>
                <m:rPr>
                  <m:sty m:val="p"/>
                </m:rPr>
                <m:t>,</m:t>
              </m:r>
              <m:r>
                <m:t>V</m:t>
              </m:r>
              <m:r>
                <m:rPr>
                  <m:sty m:val="p"/>
                </m:rPr>
                <m:t>)</m:t>
              </m:r>
              <m:r>
                <m:rPr>
                  <m:sty m:val="p"/>
                </m:rPr>
                <m:t>⟂</m:t>
              </m:r>
              <m:r>
                <m:t>​</m:t>
              </m:r>
              <m:r>
                <m:t>​</m:t>
              </m:r>
              <m:r>
                <m:t>​</m:t>
              </m:r>
              <m:r>
                <m:rPr>
                  <m:sty m:val="p"/>
                </m:rPr>
                <m:t>⟂</m:t>
              </m:r>
              <m:r>
                <m:t>A</m:t>
              </m:r>
            </m:oMath>
            <w:r>
              <w:t xml:space="preserve"> </w:t>
            </w:r>
            <w:r>
              <w:t xml:space="preserve">implies</w:t>
            </w:r>
            <w:r>
              <w:t xml:space="preserve"> </w:t>
            </w:r>
            <m:oMath>
              <m:sSup>
                <m:e>
                  <m:r>
                    <m:t>Y</m:t>
                  </m:r>
                </m:e>
                <m:sup>
                  <m:r>
                    <m:t>a</m:t>
                  </m:r>
                </m:sup>
              </m:sSup>
              <m:r>
                <m:rPr>
                  <m:sty m:val="p"/>
                </m:rPr>
                <m:t>⟂</m:t>
              </m:r>
              <m:r>
                <m:t>​</m:t>
              </m:r>
              <m:r>
                <m:t>​</m:t>
              </m:r>
              <m:r>
                <m:t>​</m:t>
              </m:r>
              <m:r>
                <m:rPr>
                  <m:sty m:val="p"/>
                </m:rPr>
                <m:t>⟂</m:t>
              </m:r>
              <m:r>
                <m:t>A</m:t>
              </m:r>
              <m:r>
                <m:rPr>
                  <m:sty m:val="p"/>
                </m:rPr>
                <m:t>∣</m:t>
              </m:r>
              <m:r>
                <m:t>V</m:t>
              </m:r>
            </m:oMath>
            <w:r>
              <w:t xml:space="preserve">.</w:t>
            </w:r>
            <w:r>
              <w:t xml:space="preserve"> </w:t>
            </w:r>
            <w:r>
              <w:t xml:space="preserve">Hence</w:t>
            </w:r>
          </w:p>
          <w:p>
            <w:pPr>
              <w:pStyle w:val="BodyText"/>
            </w:pPr>
            <w:bookmarkStart w:id="23" w:name="eq-stratum-association-marginal"/>
            <m:oMathPara>
              <m:oMathParaPr>
                <m:jc m:val="center"/>
              </m:oMathParaPr>
              <m:oMath>
                <m:eqArr>
                  <m:e>
                    <m:r>
                      <m:rPr>
                        <m:sty m:val="p"/>
                      </m:rPr>
                      <m:t>Pr</m:t>
                    </m:r>
                    <m:r>
                      <m:rPr>
                        <m:sty m:val="p"/>
                      </m:rPr>
                      <m:t>[</m:t>
                    </m:r>
                    <m:r>
                      <m:t>Y</m:t>
                    </m:r>
                    <m:r>
                      <m:rPr>
                        <m:sty m:val="p"/>
                      </m:rPr>
                      <m:t>=</m:t>
                    </m:r>
                    <m:r>
                      <m:t>1</m:t>
                    </m:r>
                    <m:r>
                      <m:rPr>
                        <m:sty m:val="p"/>
                      </m:rPr>
                      <m:t>∣</m:t>
                    </m:r>
                    <m:r>
                      <m:t>A</m:t>
                    </m:r>
                    <m:r>
                      <m:rPr>
                        <m:sty m:val="p"/>
                      </m:rPr>
                      <m:t>=</m:t>
                    </m:r>
                    <m:r>
                      <m:t>a</m:t>
                    </m:r>
                    <m:r>
                      <m:rPr>
                        <m:sty m:val="p"/>
                      </m:rPr>
                      <m:t>,</m:t>
                    </m:r>
                    <m:r>
                      <m:t>V</m:t>
                    </m:r>
                    <m:r>
                      <m:rPr>
                        <m:sty m:val="p"/>
                      </m:rPr>
                      <m:t>=</m:t>
                    </m:r>
                    <m:r>
                      <m:t>v</m:t>
                    </m:r>
                    <m:r>
                      <m:rPr>
                        <m:sty m:val="p"/>
                      </m:rPr>
                      <m:t>]</m:t>
                    </m:r>
                    <m:r>
                      <m:t>&amp;</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V</m:t>
                    </m:r>
                    <m:r>
                      <m:rPr>
                        <m:sty m:val="p"/>
                      </m:rPr>
                      <m:t>=</m:t>
                    </m:r>
                    <m:r>
                      <m:t>v</m:t>
                    </m:r>
                    <m:r>
                      <m:rPr>
                        <m:sty m:val="p"/>
                      </m:rPr>
                      <m:t>]</m:t>
                    </m:r>
                    <m:r>
                      <m:t>&amp;</m:t>
                    </m:r>
                    <m:r>
                      <m:t>&amp;</m:t>
                    </m:r>
                    <m:r>
                      <m:rPr>
                        <m:nor/>
                        <m:sty m:val="p"/>
                      </m:rPr>
                      <m:t>(consistency)</m:t>
                    </m:r>
                  </m:e>
                  <m:e>
                    <m:r>
                      <m:t>&amp;</m:t>
                    </m:r>
                    <m:r>
                      <m:rPr>
                        <m:sty m:val="p"/>
                      </m:rPr>
                      <m:t>=</m:t>
                    </m:r>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r>
                      <m:t>&amp;</m:t>
                    </m:r>
                    <m:r>
                      <m:t>&amp;</m:t>
                    </m:r>
                    <m:r>
                      <m:rPr>
                        <m:nor/>
                        <m:sty m:val="p"/>
                      </m:rPr>
                      <m:t>(</m:t>
                    </m:r>
                    <m:sSup>
                      <m:e>
                        <m:r>
                          <m:t>Y</m:t>
                        </m:r>
                      </m:e>
                      <m:sup>
                        <m:r>
                          <m:t>a</m:t>
                        </m:r>
                      </m:sup>
                    </m:sSup>
                    <m:r>
                      <m:rPr>
                        <m:sty m:val="p"/>
                      </m:rPr>
                      <m:t>⟂</m:t>
                    </m:r>
                    <m:r>
                      <m:t>​</m:t>
                    </m:r>
                    <m:r>
                      <m:t>​</m:t>
                    </m:r>
                    <m:r>
                      <m:t>​</m:t>
                    </m:r>
                    <m:r>
                      <m:rPr>
                        <m:sty m:val="p"/>
                      </m:rPr>
                      <m:t>⟂</m:t>
                    </m:r>
                    <m:r>
                      <m:t>A</m:t>
                    </m:r>
                    <m:r>
                      <m:rPr>
                        <m:sty m:val="p"/>
                      </m:rPr>
                      <m:t>∣</m:t>
                    </m:r>
                    <m:r>
                      <m:t>V</m:t>
                    </m:r>
                    <m:r>
                      <m:rPr>
                        <m:nor/>
                        <m:sty m:val="p"/>
                      </m:rPr>
                      <m:t>)</m:t>
                    </m:r>
                    <m:r>
                      <m:rPr>
                        <m:sty m:val="p"/>
                      </m:rPr>
                      <m:t>.</m:t>
                    </m:r>
                  </m:e>
                </m:eqArr>
                <m:r>
                  <m:t>  </m:t>
                </m:r>
                <m:r>
                  <m:rPr>
                    <m:sty m:val="p"/>
                  </m:rPr>
                  <m:t>(</m:t>
                </m:r>
                <m:r>
                  <m:t>3</m:t>
                </m:r>
                <m:r>
                  <m:rPr>
                    <m:sty m:val="p"/>
                  </m:rPr>
                  <m:t>)</m:t>
                </m:r>
              </m:oMath>
            </m:oMathPara>
            <w:bookmarkEnd w:id="23"/>
          </w:p>
          <w:p>
            <w:pPr>
              <w:pStyle w:val="FirstParagraph"/>
            </w:pPr>
            <w:r>
              <w:t xml:space="preserve">Positivity makes every conditional probability on the left well defined.</w:t>
            </w:r>
          </w:p>
          <w:p/>
        </w:tc>
      </w:tr>
    </w:tbl>
    <w:p>
      <w:pPr>
        <w:pStyle w:val="BodyText"/>
      </w:pPr>
      <w:ins w:id="32" w:author="PR Preview" w:date="2024-01-01T00:00:00Z">
        <w:r>
          <w:t xml:space="preserve">So a stratified analysis of association measures identifies effect modification in a marginally randomized experiment.</w:t>
        </w:r>
      </w:ins>
    </w:p>
    <w:p>
      <w:pPr>
        <w:pStyle w:val="BodyText"/>
      </w:pPr>
      <w:r>
        <w:t xml:space="preserve">Stratification yields average effects in subsets of the population, not individual effects (Fine Points 2.1 and 3.2).</w:t>
      </w:r>
    </w:p>
    <w:bookmarkEnd w:id="24"/>
    <w:bookmarkStart w:id="30"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ins w:id="38"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exm-greeks-romans-population"/>
          <w:p>
            <w:pPr>
              <w:pStyle w:val="BodyText"/>
            </w:pPr>
            <w:r>
              <w:rPr>
                <w:b/>
                <w:bCs/>
              </w:rPr>
              <w:t xml:space="preserve">Example 4 (The Effect in All 40 Greeks and Romans)</w:t>
            </w:r>
            <w:r>
              <w:t xml:space="preserve"> </w:t>
            </w:r>
            <w:r>
              <w:t xml:space="preserve">Randomization depended only on</w:t>
            </w:r>
            <w:r>
              <w:t xml:space="preserve"> </w:t>
            </w:r>
            <m:oMath>
              <m:r>
                <m:t>L</m:t>
              </m:r>
            </m:oMath>
            <w:r>
              <w:t xml:space="preserve">, so</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combined population, and every stratum of</w:t>
            </w:r>
            <w:r>
              <w:t xml:space="preserve"> </w:t>
            </w:r>
            <m:oMath>
              <m:r>
                <m:t>L</m:t>
              </m:r>
            </m:oMath>
            <w:r>
              <w:t xml:space="preserve"> </w:t>
            </w:r>
            <w:r>
              <w:t xml:space="preserve">has treated and untreated individuals.</w:t>
            </w:r>
            <w:r>
              <w:t xml:space="preserve"> </w:t>
            </w:r>
            <w:r>
              <w:t xml:space="preserve">Under consistency, standardization then gives the counterfactual risks.</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 by</w:t>
            </w:r>
            <w:r>
              <w:t xml:space="preserve"> </w:t>
            </w:r>
            <m:oMath>
              <m:r>
                <m:t>L</m:t>
              </m:r>
            </m:oMath>
            <w:r>
              <w:t xml:space="preserve">,</w:t>
            </w:r>
          </w:p>
          <w:p>
            <w:pPr>
              <w:pStyle w:val="BodyText"/>
            </w:pPr>
            <w:bookmarkStart w:id="25" w:name="eq-greeks-romans-population"/>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0.15</m:t>
                    </m:r>
                    <m:r>
                      <m:rPr>
                        <m:sty m:val="p"/>
                      </m:rPr>
                      <m:t>+</m:t>
                    </m:r>
                    <m:r>
                      <m:t>0.40</m:t>
                    </m:r>
                  </m:e>
                  <m:e>
                    <m:r>
                      <m:t>&amp;</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e>
                  <m:e>
                    <m:r>
                      <m:t>&amp;</m:t>
                    </m:r>
                    <m:r>
                      <m:rPr>
                        <m:sty m:val="p"/>
                      </m:rPr>
                      <m:t>=</m:t>
                    </m:r>
                    <m:r>
                      <m:t>0.10</m:t>
                    </m:r>
                    <m:r>
                      <m:rPr>
                        <m:sty m:val="p"/>
                      </m:rPr>
                      <m:t>+</m:t>
                    </m:r>
                    <m:r>
                      <m:t>0.30</m:t>
                    </m:r>
                  </m:e>
                  <m:e>
                    <m:r>
                      <m:t>&amp;</m:t>
                    </m:r>
                    <m:r>
                      <m:rPr>
                        <m:sty m:val="p"/>
                      </m:rPr>
                      <m:t>=</m:t>
                    </m:r>
                    <m:r>
                      <m:t>0.40</m:t>
                    </m:r>
                    <m:r>
                      <m:rPr>
                        <m:sty m:val="p"/>
                      </m:rPr>
                      <m:t>.</m:t>
                    </m:r>
                  </m:e>
                </m:eqArr>
                <m:r>
                  <m:t>  </m:t>
                </m:r>
                <m:r>
                  <m:rPr>
                    <m:sty m:val="p"/>
                  </m:rPr>
                  <m:t>(</m:t>
                </m:r>
                <m:r>
                  <m:t>4</m:t>
                </m:r>
                <m:r>
                  <m:rPr>
                    <m:sty m:val="p"/>
                  </m:rPr>
                  <m:t>)</m:t>
                </m:r>
              </m:oMath>
            </m:oMathPara>
            <w:bookmarkEnd w:id="25"/>
          </w:p>
          <w:p>
            <w:pPr>
              <w:pStyle w:val="FirstParagraph"/>
            </w:pPr>
            <w:r>
              <w:t xml:space="preserve">The causal risk difference in the population of 40 is</w:t>
            </w:r>
            <w:r>
              <w:t xml:space="preserve"> </w:t>
            </w:r>
            <m:oMath>
              <m:r>
                <m:t>0.15</m:t>
              </m:r>
            </m:oMath>
            <w:r>
              <w:t xml:space="preserve"> </w:t>
            </w:r>
            <w:r>
              <w:t xml:space="preserve">and the causal risk ratio is</w:t>
            </w:r>
            <w:r>
              <w:t xml:space="preserve"> </w:t>
            </w:r>
            <m:oMath>
              <m:r>
                <m:t>0.55</m:t>
              </m:r>
              <m:r>
                <m:rPr>
                  <m:sty m:val="p"/>
                </m:rPr>
                <m:t>/</m:t>
              </m:r>
              <m:r>
                <m:t>0.40</m:t>
              </m:r>
              <m:r>
                <m:rPr>
                  <m:sty m:val="p"/>
                </m:rPr>
                <m:t>=</m:t>
              </m:r>
              <m:r>
                <m:t>1.375</m:t>
              </m:r>
            </m:oMath>
            <w:r>
              <w:t xml:space="preserve">.</w:t>
            </w:r>
          </w:p>
          <w:bookmarkEnd w:id="26"/>
        </w:tc>
      </w:tr>
    </w:tbl>
    <w:p>
      <w:pPr>
        <w:pStyle w:val="BodyText"/>
      </w:pPr>
      <w:ins w:id="39" w:author="PR Preview" w:date="2024-01-01T00:00:00Z">
        <w:r>
          <w:t xml:space="preserve">The same calculation applies to observational data if we are willing to assume</w:t>
        </w:r>
      </w:ins>
      <w:ins w:id="39" w:author="PR Preview" w:date="2024-01-01T00:00:00Z">
        <w:r>
          <w:t xml:space="preserve"> </w:t>
        </w:r>
      </w:ins>
      <m:oMath>
        <m:sSup>
          <m:e>
            <m:r>
              <m:t>Y</m:t>
            </m:r>
          </m:e>
          <m:sup>
            <m:r>
              <m:t>a</m:t>
            </m:r>
          </m:sup>
        </m:sSup>
        <m:r>
          <m:rPr>
            <m:sty m:val="p"/>
          </m:rPr>
          <m:t>⟂</m:t>
        </m:r>
        <m:r>
          <m:t>​</m:t>
        </m:r>
        <m:r>
          <m:t>​</m:t>
        </m:r>
        <m:r>
          <m:t>​</m:t>
        </m:r>
        <m:r>
          <m:rPr>
            <m:sty m:val="p"/>
          </m:rPr>
          <m:t>⟂</m:t>
        </m:r>
        <m:r>
          <m:t>A</m:t>
        </m:r>
        <m:r>
          <m:rPr>
            <m:sty m:val="p"/>
          </m:rPr>
          <m:t>∣</m:t>
        </m:r>
        <m:r>
          <m:t>L</m:t>
        </m:r>
      </m:oMath>
      <w:ins w:id="39" w:author="PR Preview" w:date="2024-01-01T00:00:00Z">
        <w:r>
          <w:t xml:space="preserve"> </w:t>
        </w:r>
      </w:ins>
      <w:ins w:id="39" w:author="PR Preview" w:date="2024-01-01T00:00:00Z">
        <w:r>
          <w:t xml:space="preserve">(Chapter 3).</w:t>
        </w:r>
      </w:ins>
      <w:ins w:id="39" w:author="PR Preview" w:date="2024-01-01T00:00:00Z">
        <w:r>
          <w:t xml:space="preserve"> </w:t>
        </w:r>
      </w:ins>
      <w:ins w:id="39" w:author="PR Preview" w:date="2024-01-01T00:00:00Z">
        <w:r>
          <w:t xml:space="preserve">The book states these two risks without the intermediate steps.</w:t>
        </w:r>
      </w:ins>
    </w:p>
    <w:p>
      <w:r>
        <w:pict>
          <v:rect style="width:0;height:1.5pt" o:hralign="center" o:hrstd="t" o:hr="t"/>
        </w:pict>
      </w:r>
    </w:p>
    <w:p>
      <w:pPr>
        <w:pStyle w:val="FirstParagraph"/>
      </w:pPr>
      <w:ins w:id="41" w:author="PR Preview" w:date="2024-01-01T00:00:00Z">
        <w:r>
          <w:t xml:space="preserve">To compute</w:t>
        </w:r>
      </w:ins>
      <w:ins w:id="41" w:author="PR Preview" w:date="2024-01-01T00:00:00Z">
        <w:r>
          <w:t xml:space="preserve"> </w:t>
        </w:r>
      </w:ins>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ins w:id="41" w:author="PR Preview" w:date="2024-01-01T00:00:00Z">
        <w:r>
          <w:t xml:space="preserve"> </w:t>
        </w:r>
      </w:ins>
      <w:ins w:id="41" w:author="PR Preview" w:date="2024-01-01T00:00:00Z">
        <w:r>
          <w:t xml:space="preserve">in each stratum, stratify first and adjust second.</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8" w:name="alg-stratify-then-standardize"/>
          <w:p>
            <w:pPr>
              <w:pStyle w:val="BodyText"/>
            </w:pPr>
            <w:r>
              <w:rPr>
                <w:b/>
                <w:bCs/>
              </w:rPr>
              <w:t xml:space="preserve">Algorithm 1 (Stratify by the Modifier, Then Adjust for the Confounders)</w:t>
            </w:r>
            <w:r>
              <w:t xml:space="preserve"> </w:t>
            </w:r>
            <w:r>
              <w:t xml:space="preserve">Let</w:t>
            </w:r>
            <w:r>
              <w:t xml:space="preserve"> </w:t>
            </w:r>
            <m:oMath>
              <m:r>
                <m:t>V</m:t>
              </m:r>
            </m:oMath>
            <w:r>
              <w:t xml:space="preserve"> </w:t>
            </w:r>
            <w:r>
              <w:t xml:space="preserve">be a pre-treatment effect modifier of interest and</w:t>
            </w:r>
            <w:r>
              <w:t xml:space="preserve"> </w:t>
            </w:r>
            <m:oMath>
              <m:r>
                <m:t>L</m:t>
              </m:r>
            </m:oMath>
            <w:r>
              <w:t xml:space="preserve"> </w:t>
            </w:r>
            <w:r>
              <w:t xml:space="preserve">a set of measured pre-treatment covariates.</w:t>
            </w:r>
            <w:r>
              <w:t xml:space="preserve"> </w:t>
            </w:r>
            <w:r>
              <w:t xml:space="preserve">Assume consistency, conditional exchangeability</w:t>
            </w:r>
            <w:r>
              <w:t xml:space="preserve"> </w:t>
            </w:r>
            <m:oMath>
              <m:sSup>
                <m:e>
                  <m:r>
                    <m:t>Y</m:t>
                  </m:r>
                </m:e>
                <m:sup>
                  <m:r>
                    <m:t>a</m:t>
                  </m:r>
                </m:sup>
              </m:sSup>
              <m:r>
                <m:rPr>
                  <m:sty m:val="p"/>
                </m:rPr>
                <m:t>⟂</m:t>
              </m:r>
              <m:r>
                <m:t>​</m:t>
              </m:r>
              <m:r>
                <m:t>​</m:t>
              </m:r>
              <m:r>
                <m:t>​</m:t>
              </m:r>
              <m:r>
                <m:rPr>
                  <m:sty m:val="p"/>
                </m:rPr>
                <m:t>⟂</m:t>
              </m:r>
              <m:r>
                <m:t>A</m:t>
              </m:r>
              <m:r>
                <m:rPr>
                  <m:sty m:val="p"/>
                </m:rPr>
                <m:t>∣</m:t>
              </m:r>
              <m:r>
                <m:t>L</m:t>
              </m:r>
              <m:r>
                <m:rPr>
                  <m:sty m:val="p"/>
                </m:rPr>
                <m:t>,</m:t>
              </m:r>
              <m:r>
                <m:t>V</m:t>
              </m:r>
            </m:oMath>
            <w:r>
              <w:t xml:space="preserve">,</w:t>
            </w:r>
            <w:r>
              <w:t xml:space="preserve"> </w:t>
            </w:r>
            <w:r>
              <w:t xml:space="preserve">and positivity</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t>V</m:t>
              </m:r>
              <m:r>
                <m:rPr>
                  <m:sty m:val="p"/>
                </m:rPr>
                <m:t>=</m:t>
              </m:r>
              <m:r>
                <m:t>v</m:t>
              </m:r>
              <m:r>
                <m:rPr>
                  <m:sty m:val="p"/>
                </m:rPr>
                <m:t>]</m:t>
              </m:r>
              <m:r>
                <m:rPr>
                  <m:sty m:val="p"/>
                </m:rPr>
                <m:t>&gt;</m:t>
              </m:r>
              <m:r>
                <m:t>0</m:t>
              </m:r>
            </m:oMath>
            <w:r>
              <w:t xml:space="preserve"> </w:t>
            </w:r>
            <w:r>
              <w:t xml:space="preserve">whenever</w:t>
            </w:r>
            <w:r>
              <w:t xml:space="preserve"> </w:t>
            </w:r>
            <m:oMath>
              <m:r>
                <m:rPr>
                  <m:sty m:val="p"/>
                </m:rPr>
                <m:t>Pr</m:t>
              </m:r>
              <m:r>
                <m:rPr>
                  <m:sty m:val="p"/>
                </m:rPr>
                <m:t>[</m:t>
              </m:r>
              <m:r>
                <m:t>L</m:t>
              </m:r>
              <m:r>
                <m:rPr>
                  <m:sty m:val="p"/>
                </m:rPr>
                <m:t>=</m:t>
              </m:r>
              <m:r>
                <m:t>l</m:t>
              </m:r>
              <m:r>
                <m:rPr>
                  <m:sty m:val="p"/>
                </m:rPr>
                <m:t>,</m:t>
              </m:r>
              <m:r>
                <m:t>V</m:t>
              </m:r>
              <m:r>
                <m:rPr>
                  <m:sty m:val="p"/>
                </m:rPr>
                <m:t>=</m:t>
              </m:r>
              <m:r>
                <m:t>v</m:t>
              </m:r>
              <m:r>
                <m:rPr>
                  <m:sty m:val="p"/>
                </m:rPr>
                <m:t>]</m:t>
              </m:r>
              <m:r>
                <m:rPr>
                  <m:sty m:val="p"/>
                </m:rPr>
                <m:t>&gt;</m:t>
              </m:r>
              <m:r>
                <m:t>0</m:t>
              </m:r>
            </m:oMath>
            <w:r>
              <w:t xml:space="preserve">.</w:t>
            </w:r>
          </w:p>
          <w:p>
            <w:pPr>
              <w:pStyle w:val="Compact"/>
              <w:numPr>
                <w:ilvl w:val="0"/>
                <w:numId w:val="1006"/>
              </w:numPr>
            </w:pPr>
            <w:r>
              <w:rPr>
                <w:b/>
                <w:bCs/>
              </w:rPr>
              <w:t xml:space="preserve">Stratify</w:t>
            </w:r>
            <w:r>
              <w:t xml:space="preserve"> </w:t>
            </w:r>
            <w:r>
              <w:t xml:space="preserve">by</w:t>
            </w:r>
            <w:r>
              <w:t xml:space="preserve"> </w:t>
            </w:r>
            <m:oMath>
              <m:r>
                <m:t>V</m:t>
              </m:r>
            </m:oMath>
            <w:r>
              <w:t xml:space="preserve">.</w:t>
            </w:r>
          </w:p>
          <w:p>
            <w:pPr>
              <w:pStyle w:val="Compact"/>
              <w:numPr>
                <w:ilvl w:val="0"/>
                <w:numId w:val="1006"/>
              </w:numPr>
            </w:pPr>
            <w:r>
              <w:t xml:space="preserve">Within each stratum</w:t>
            </w:r>
            <w:r>
              <w:t xml:space="preserve"> </w:t>
            </w:r>
            <m:oMath>
              <m:r>
                <m:t>V</m:t>
              </m:r>
              <m:r>
                <m:rPr>
                  <m:sty m:val="p"/>
                </m:rPr>
                <m:t>=</m:t>
              </m:r>
              <m:r>
                <m:t>v</m:t>
              </m:r>
            </m:oMath>
            <w:r>
              <w:t xml:space="preserve">,</w:t>
            </w:r>
            <w:r>
              <w:t xml:space="preserve"> </w:t>
            </w:r>
            <w:r>
              <w:rPr>
                <w:b/>
                <w:bCs/>
              </w:rPr>
              <w:t xml:space="preserve">standardize</w:t>
            </w:r>
            <w:r>
              <w:t xml:space="preserve"> </w:t>
            </w:r>
            <w:r>
              <w:t xml:space="preserve">by</w:t>
            </w:r>
            <w:r>
              <w:t xml:space="preserve"> </w:t>
            </w:r>
            <m:oMath>
              <m:r>
                <m:t>L</m:t>
              </m:r>
            </m:oMath>
            <w:r>
              <w:t xml:space="preserve">:</w:t>
            </w:r>
          </w:p>
          <w:p>
            <w:pPr>
              <w:pStyle w:val="Compact"/>
            </w:pPr>
            <w:bookmarkStart w:id="27" w:name="eq-stratify-then-standardize"/>
            <m:oMathPara>
              <m:oMathParaPr>
                <m:jc m:val="center"/>
              </m:oMathParaP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V</m:t>
                </m:r>
                <m:r>
                  <m:rPr>
                    <m:sty m:val="p"/>
                  </m:rPr>
                  <m:t>=</m:t>
                </m:r>
                <m:r>
                  <m:t>v</m:t>
                </m:r>
                <m:r>
                  <m:rPr>
                    <m:sty m:val="p"/>
                  </m:rPr>
                  <m:t>]</m:t>
                </m:r>
                <m:r>
                  <m:rPr>
                    <m:sty m:val="p"/>
                  </m:rPr>
                  <m:t>Pr</m:t>
                </m:r>
                <m:r>
                  <m:rPr>
                    <m:sty m:val="p"/>
                  </m:rPr>
                  <m:t>[</m:t>
                </m:r>
                <m:r>
                  <m:t>L</m:t>
                </m:r>
                <m:r>
                  <m:rPr>
                    <m:sty m:val="p"/>
                  </m:rPr>
                  <m:t>=</m:t>
                </m:r>
                <m:r>
                  <m:t>l</m:t>
                </m:r>
                <m:r>
                  <m:rPr>
                    <m:sty m:val="p"/>
                  </m:rPr>
                  <m:t>∣</m:t>
                </m:r>
                <m:r>
                  <m:t>V</m:t>
                </m:r>
                <m:r>
                  <m:rPr>
                    <m:sty m:val="p"/>
                  </m:rPr>
                  <m:t>=</m:t>
                </m:r>
                <m:r>
                  <m:t>v</m:t>
                </m:r>
                <m:r>
                  <m:rPr>
                    <m:sty m:val="p"/>
                  </m:rPr>
                  <m:t>]</m:t>
                </m:r>
                <m:r>
                  <m:rPr>
                    <m:sty m:val="p"/>
                  </m:rPr>
                  <m:t>,</m:t>
                </m:r>
                <m:r>
                  <m:t>  </m:t>
                </m:r>
                <m:r>
                  <m:rPr>
                    <m:sty m:val="p"/>
                  </m:rPr>
                  <m:t>(</m:t>
                </m:r>
                <m:r>
                  <m:t>5</m:t>
                </m:r>
                <m:r>
                  <m:rPr>
                    <m:sty m:val="p"/>
                  </m:rPr>
                  <m:t>)</m:t>
                </m:r>
              </m:oMath>
            </m:oMathPara>
            <w:bookmarkEnd w:id="27"/>
          </w:p>
          <w:p>
            <w:pPr>
              <w:pStyle w:val="Compact"/>
              <w:numPr>
                <w:ilvl w:val="0"/>
                <w:numId w:val="1000"/>
              </w:numPr>
            </w:pPr>
            <w:r>
              <w:t xml:space="preserve">or, equivalently, IP weight with weights that depend on</w:t>
            </w:r>
            <w:r>
              <w:t xml:space="preserve"> </w:t>
            </w:r>
            <m:oMath>
              <m:r>
                <m:t>L</m:t>
              </m:r>
            </m:oMath>
            <w:r>
              <w:t xml:space="preserve"> </w:t>
            </w:r>
            <w:r>
              <w:t xml:space="preserve">(and</w:t>
            </w:r>
            <w:r>
              <w:t xml:space="preserve"> </w:t>
            </w:r>
            <m:oMath>
              <m:r>
                <m:t>V</m:t>
              </m:r>
            </m:oMath>
            <w:r>
              <w:t xml:space="preserve">).</w:t>
            </w:r>
          </w:p>
          <w:p>
            <w:pPr>
              <w:pStyle w:val="Compact"/>
              <w:numPr>
                <w:ilvl w:val="0"/>
                <w:numId w:val="1006"/>
              </w:numPr>
            </w:pPr>
            <w:r>
              <w:t xml:space="preserve">Compare the resulting stratum-specific causal risk differences or risk ratios across levels of</w:t>
            </w:r>
            <w:r>
              <w:t xml:space="preserve"> </w:t>
            </w:r>
            <m:oMath>
              <m:r>
                <m:t>V</m:t>
              </m:r>
            </m:oMath>
            <w:r>
              <w:t xml:space="preserve">.</w:t>
            </w:r>
          </w:p>
          <w:p>
            <w:pPr>
              <w:pStyle w:val="FirstParagraph"/>
            </w:pPr>
            <w:r>
              <w:t xml:space="preserve">Step 2 can be skipped when</w:t>
            </w:r>
            <w:r>
              <w:t xml:space="preserve"> </w:t>
            </w:r>
            <m:oMath>
              <m:sSup>
                <m:e>
                  <m:r>
                    <m:t>Y</m:t>
                  </m:r>
                </m:e>
                <m:sup>
                  <m:r>
                    <m:t>a</m:t>
                  </m:r>
                </m:sup>
              </m:sSup>
              <m:r>
                <m:rPr>
                  <m:sty m:val="p"/>
                </m:rPr>
                <m:t>⟂</m:t>
              </m:r>
              <m:r>
                <m:t>​</m:t>
              </m:r>
              <m:r>
                <m:t>​</m:t>
              </m:r>
              <m:r>
                <m:t>​</m:t>
              </m:r>
              <m:r>
                <m:rPr>
                  <m:sty m:val="p"/>
                </m:rPr>
                <m:t>⟂</m:t>
              </m:r>
              <m:r>
                <m:t>A</m:t>
              </m:r>
              <m:r>
                <m:rPr>
                  <m:sty m:val="p"/>
                </m:rPr>
                <m:t>∣</m:t>
              </m:r>
              <m:r>
                <m:t>V</m:t>
              </m:r>
            </m:oMath>
            <w:r>
              <w:t xml:space="preserve"> </w:t>
            </w:r>
            <w:r>
              <w:t xml:space="preserve">already holds and</w:t>
            </w:r>
            <w:r>
              <w:t xml:space="preserve"> </w:t>
            </w:r>
            <m:oMath>
              <m:r>
                <m:rPr>
                  <m:sty m:val="p"/>
                </m:rPr>
                <m:t>Pr</m:t>
              </m:r>
              <m:r>
                <m:rPr>
                  <m:sty m:val="p"/>
                </m:rPr>
                <m:t>[</m:t>
              </m:r>
              <m:r>
                <m:t>A</m:t>
              </m:r>
              <m:r>
                <m:rPr>
                  <m:sty m:val="p"/>
                </m:rPr>
                <m:t>=</m:t>
              </m:r>
              <m:r>
                <m:t>a</m:t>
              </m:r>
              <m:r>
                <m:rPr>
                  <m:sty m:val="p"/>
                </m:rPr>
                <m:t>∣</m:t>
              </m:r>
              <m:r>
                <m:t>V</m:t>
              </m:r>
              <m:r>
                <m:rPr>
                  <m:sty m:val="p"/>
                </m:rPr>
                <m:t>=</m:t>
              </m:r>
              <m:r>
                <m:t>v</m:t>
              </m:r>
              <m:r>
                <m:rPr>
                  <m:sty m:val="p"/>
                </m:rPr>
                <m:t>]</m:t>
              </m:r>
              <m:r>
                <m:rPr>
                  <m:sty m:val="p"/>
                </m:rPr>
                <m:t>&gt;</m:t>
              </m:r>
              <m:r>
                <m:t>0</m:t>
              </m:r>
            </m:oMath>
            <w:r>
              <w:t xml:space="preserve">,</w:t>
            </w:r>
            <w:r>
              <w:t xml:space="preserve"> </w:t>
            </w:r>
            <w:r>
              <w:t xml:space="preserve">that is, when</w:t>
            </w:r>
            <w:r>
              <w:t xml:space="preserve"> </w:t>
            </w:r>
            <m:oMath>
              <m:r>
                <m:t>V</m:t>
              </m:r>
            </m:oMath>
            <w:r>
              <w:t xml:space="preserve"> </w:t>
            </w:r>
            <w:r>
              <w:t xml:space="preserve">itself suffices for conditional exchangeability (Section 4.4).</w:t>
            </w:r>
          </w:p>
          <w:bookmarkEnd w:id="28"/>
        </w:tc>
      </w:tr>
    </w:tbl>
    <w:p>
      <w:pPr>
        <w:pStyle w:val="BodyText"/>
      </w:pPr>
      <w:ins w:id="42" w:author="PR Preview" w:date="2024-01-01T00:00:00Z">
        <w:r>
          <w:t xml:space="preserve">In the Greeks and Romans example, randomization depended only on</w:t>
        </w:r>
      </w:ins>
      <w:ins w:id="42" w:author="PR Preview" w:date="2024-01-01T00:00:00Z">
        <w:r>
          <w:t xml:space="preserve"> </w:t>
        </w:r>
      </w:ins>
      <m:oMath>
        <m:r>
          <m:t>L</m:t>
        </m:r>
      </m:oMath>
      <w:ins w:id="42" w:author="PR Preview" w:date="2024-01-01T00:00:00Z">
        <w:r>
          <w:t xml:space="preserve">,</w:t>
        </w:r>
      </w:ins>
      <w:ins w:id="42" w:author="PR Preview" w:date="2024-01-01T00:00:00Z">
        <w:r>
          <w:t xml:space="preserve"> </w:t>
        </w:r>
      </w:ins>
      <w:ins w:id="42" w:author="PR Preview" w:date="2024-01-01T00:00:00Z">
        <w:r>
          <w:t xml:space="preserve">so</w:t>
        </w:r>
      </w:ins>
      <w:ins w:id="42" w:author="PR Preview" w:date="2024-01-01T00:00:00Z">
        <w:r>
          <w:t xml:space="preserve"> </w:t>
        </w:r>
      </w:ins>
      <m:oMath>
        <m:r>
          <m:t>A</m:t>
        </m:r>
      </m:oMath>
      <w:ins w:id="42" w:author="PR Preview" w:date="2024-01-01T00:00:00Z">
        <w:r>
          <w:t xml:space="preserve"> </w:t>
        </w:r>
      </w:ins>
      <w:ins w:id="42" w:author="PR Preview" w:date="2024-01-01T00:00:00Z">
        <w:r>
          <w:t xml:space="preserve">is independent of</w:t>
        </w:r>
      </w:ins>
      <w:ins w:id="42" w:author="PR Preview" w:date="2024-01-01T00:00:00Z">
        <w:r>
          <w:t xml:space="preserve"> </w:t>
        </w:r>
      </w:ins>
      <m:oMath>
        <m:r>
          <m:rPr>
            <m:sty m:val="p"/>
          </m:rPr>
          <m:t>(</m:t>
        </m:r>
        <m:sSup>
          <m:e>
            <m:r>
              <m:t>Y</m:t>
            </m:r>
          </m:e>
          <m:sup>
            <m:r>
              <m:t>a</m:t>
            </m:r>
            <m:r>
              <m:rPr>
                <m:sty m:val="p"/>
              </m:rPr>
              <m:t>=</m:t>
            </m:r>
            <m:r>
              <m:t>0</m:t>
            </m:r>
          </m:sup>
        </m:sSup>
        <m:r>
          <m:rPr>
            <m:sty m:val="p"/>
          </m:rPr>
          <m:t>,</m:t>
        </m:r>
        <m:sSup>
          <m:e>
            <m:r>
              <m:t>Y</m:t>
            </m:r>
          </m:e>
          <m:sup>
            <m:r>
              <m:t>a</m:t>
            </m:r>
            <m:r>
              <m:rPr>
                <m:sty m:val="p"/>
              </m:rPr>
              <m:t>=</m:t>
            </m:r>
            <m:r>
              <m:t>1</m:t>
            </m:r>
          </m:sup>
        </m:sSup>
        <m:r>
          <m:rPr>
            <m:sty m:val="p"/>
          </m:rPr>
          <m:t>,</m:t>
        </m:r>
        <m:r>
          <m:t>V</m:t>
        </m:r>
        <m:r>
          <m:rPr>
            <m:sty m:val="p"/>
          </m:rPr>
          <m:t>)</m:t>
        </m:r>
      </m:oMath>
      <w:ins w:id="42" w:author="PR Preview" w:date="2024-01-01T00:00:00Z">
        <w:r>
          <w:t xml:space="preserve"> </w:t>
        </w:r>
      </w:ins>
      <w:ins w:id="42" w:author="PR Preview" w:date="2024-01-01T00:00:00Z">
        <w:r>
          <w:t xml:space="preserve">given</w:t>
        </w:r>
      </w:ins>
      <w:ins w:id="42" w:author="PR Preview" w:date="2024-01-01T00:00:00Z">
        <w:r>
          <w:t xml:space="preserve"> </w:t>
        </w:r>
      </w:ins>
      <m:oMath>
        <m:r>
          <m:t>L</m:t>
        </m:r>
      </m:oMath>
      <w:ins w:id="42" w:author="PR Preview" w:date="2024-01-01T00:00:00Z">
        <w:r>
          <w:t xml:space="preserve">, and in particular</w:t>
        </w:r>
      </w:ins>
      <w:ins w:id="42" w:author="PR Preview" w:date="2024-01-01T00:00:00Z">
        <w:r>
          <w:t xml:space="preserve"> </w:t>
        </w:r>
      </w:ins>
      <m:oMath>
        <m:sSup>
          <m:e>
            <m:r>
              <m:t>Y</m:t>
            </m:r>
          </m:e>
          <m:sup>
            <m:r>
              <m:t>a</m:t>
            </m:r>
          </m:sup>
        </m:sSup>
        <m:r>
          <m:rPr>
            <m:sty m:val="p"/>
          </m:rPr>
          <m:t>⟂</m:t>
        </m:r>
        <m:r>
          <m:t>​</m:t>
        </m:r>
        <m:r>
          <m:t>​</m:t>
        </m:r>
        <m:r>
          <m:t>​</m:t>
        </m:r>
        <m:r>
          <m:rPr>
            <m:sty m:val="p"/>
          </m:rPr>
          <m:t>⟂</m:t>
        </m:r>
        <m:r>
          <m:t>A</m:t>
        </m:r>
        <m:r>
          <m:rPr>
            <m:sty m:val="p"/>
          </m:rPr>
          <m:t>∣</m:t>
        </m:r>
        <m:r>
          <m:t>L</m:t>
        </m:r>
        <m:r>
          <m:rPr>
            <m:sty m:val="p"/>
          </m:rPr>
          <m:t>,</m:t>
        </m:r>
        <m:r>
          <m:t>V</m:t>
        </m:r>
      </m:oMath>
      <w:ins w:id="42" w:author="PR Preview" w:date="2024-01-01T00:00:00Z">
        <w:r>
          <w:t xml:space="preserve">.</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exm-greeks-romans"/>
          <w:p>
            <w:pPr>
              <w:pStyle w:val="BodyText"/>
            </w:pPr>
            <w:r>
              <w:rPr>
                <w:b/>
                <w:bCs/>
              </w:rPr>
              <w:t xml:space="preserve">Example 5 (Effect modification by nationality)</w:t>
            </w:r>
            <w:r>
              <w:t xml:space="preserve"> </w:t>
            </w:r>
            <w:r>
              <w:t xml:space="preserve">Apply Algorithm</w:t>
            </w:r>
            <w:r>
              <w:t xml:space="preserve"> </w:t>
            </w:r>
            <w:hyperlink w:anchor="alg-stratify-then-standardize">
              <w:r>
                <w:rPr>
                  <w:rStyle w:val="Hyperlink"/>
                </w:rPr>
                <w:t xml:space="preserve">1</w:t>
              </w:r>
            </w:hyperlink>
            <w:r>
              <w:t xml:space="preserve"> </w:t>
            </w:r>
            <w:r>
              <w:t xml:space="preserve">with</w:t>
            </w:r>
            <w:r>
              <w:t xml:space="preserve"> </w:t>
            </w:r>
            <m:oMath>
              <m:r>
                <m:t>V</m:t>
              </m:r>
            </m:oMath>
            <w:r>
              <w:t xml:space="preserve"> </w:t>
            </w:r>
            <w:r>
              <w:t xml:space="preserve">= nationality.</w:t>
            </w:r>
          </w:p>
          <w:p>
            <w:pPr>
              <w:pStyle w:val="BodyText"/>
            </w:pP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e>
                  <m:e>
                    <m:r>
                      <m:t>&amp;</m:t>
                    </m:r>
                    <m:r>
                      <m:rPr>
                        <m:sty m:val="p"/>
                      </m:rPr>
                      <m:t>=</m:t>
                    </m:r>
                    <m:r>
                      <m:t>0.2</m:t>
                    </m:r>
                    <m:r>
                      <m:rPr>
                        <m:sty m:val="p"/>
                      </m:rPr>
                      <m:t>+</m:t>
                    </m:r>
                    <m:r>
                      <m:t>0.4</m:t>
                    </m:r>
                  </m:e>
                  <m:e>
                    <m:r>
                      <m:t>&amp;</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e>
                  <m:e>
                    <m:r>
                      <m:t>&amp;</m:t>
                    </m:r>
                    <m:r>
                      <m:rPr>
                        <m:sty m:val="p"/>
                      </m:rPr>
                      <m:t>=</m:t>
                    </m:r>
                    <m:r>
                      <m:t>0.1</m:t>
                    </m:r>
                    <m:r>
                      <m:rPr>
                        <m:sty m:val="p"/>
                      </m:rPr>
                      <m:t>+</m:t>
                    </m:r>
                    <m:r>
                      <m:t>0.2</m:t>
                    </m:r>
                  </m:e>
                  <m:e>
                    <m:r>
                      <m:t>&amp;</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29"/>
        </w:tc>
      </w:tr>
    </w:tbl>
    <w:bookmarkEnd w:id="30"/>
    <w:bookmarkStart w:id="42" w:name="surrogate-and-causal-effect-modifiers"/>
    <w:p>
      <w:pPr>
        <w:pStyle w:val="Heading3"/>
      </w:pPr>
      <w:r>
        <w:t xml:space="preserve">2.3 Surrogate and causal effect modifiers</w:t>
      </w:r>
    </w:p>
    <w:p>
      <w:r>
        <w:pict>
          <v:rect style="width:0;height:1.5pt" o:hralign="center" o:hrstd="t" o:hr="t"/>
        </w:pict>
      </w:r>
    </w:p>
    <w:p>
      <w:pPr>
        <w:pStyle w:val="FirstParagraph"/>
      </w:pPr>
      <w:ins w:id="45" w:author="PR Preview" w:date="2024-01-01T00:00:00Z">
        <w:r>
          <w:t xml:space="preserve">Nationality may only be a</w:t>
        </w:r>
      </w:ins>
      <w:ins w:id="45" w:author="PR Preview" w:date="2024-01-01T00:00:00Z">
        <w:r>
          <w:t xml:space="preserve"> </w:t>
        </w:r>
      </w:ins>
      <w:ins w:id="45" w:author="PR Preview" w:date="2024-01-01T00:00:00Z">
        <w:r>
          <w:rPr>
            <w:b/>
            <w:bCs/>
          </w:rPr>
          <w:t xml:space="preserve">marker</w:t>
        </w:r>
      </w:ins>
      <w:ins w:id="45" w:author="PR Preview" w:date="2024-01-01T00:00:00Z">
        <w:r>
          <w:t xml:space="preserve"> </w:t>
        </w:r>
      </w:ins>
      <w:ins w:id="45" w:author="PR Preview" w:date="2024-01-01T00:00:00Z">
        <w:r>
          <w:t xml:space="preserve">for the factor truly responsible.</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1" w:name="def-surrogate-causal-effect-modifier"/>
          <w:p>
            <w:pPr>
              <w:pStyle w:val="BodyText"/>
            </w:pPr>
            <w:r>
              <w:rPr>
                <w:b/>
                <w:bCs/>
              </w:rPr>
              <w:t xml:space="preserve">Definition 4 (Modifiers That May Be Only Markers)</w:t>
            </w:r>
            <w:r>
              <w:t xml:space="preserve"> </w:t>
            </w:r>
            <w:r>
              <w:t xml:space="preserve">Suppose there is effect modification by</w:t>
            </w:r>
            <w:r>
              <w:t xml:space="preserve"> </w:t>
            </w:r>
            <m:oMath>
              <m:r>
                <m:t>V</m:t>
              </m:r>
            </m:oMath>
            <w:r>
              <w:t xml:space="preserve"> </w:t>
            </w:r>
            <w:r>
              <w:t xml:space="preserve">(</w:t>
            </w:r>
            <w:hyperlink w:anchor="def-effect-modification">
              <w:r>
                <w:rPr>
                  <w:rStyle w:val="Hyperlink"/>
                </w:rPr>
                <w:t xml:space="preserve">Definition 1</w:t>
              </w:r>
            </w:hyperlink>
            <w:r>
              <w:t xml:space="preserve">).</w:t>
            </w:r>
            <w:r>
              <w:t xml:space="preserve"> </w:t>
            </w:r>
            <m:oMath>
              <m:r>
                <m:t>V</m:t>
              </m:r>
            </m:oMath>
            <w:r>
              <w:t xml:space="preserve"> </w:t>
            </w:r>
            <w:r>
              <w:t xml:space="preserve">is a</w:t>
            </w:r>
            <w:r>
              <w:t xml:space="preserve"> </w:t>
            </w:r>
            <w:r>
              <w:rPr>
                <w:b/>
                <w:bCs/>
              </w:rPr>
              <w:t xml:space="preserve">surrogate effect modifier</w:t>
            </w:r>
            <w:r>
              <w:t xml:space="preserve"> </w:t>
            </w:r>
            <w:r>
              <w:t xml:space="preserve">when the effect varies across levels of</w:t>
            </w:r>
            <w:r>
              <w:t xml:space="preserve"> </w:t>
            </w:r>
            <m:oMath>
              <m:r>
                <m:t>V</m:t>
              </m:r>
            </m:oMath>
            <w:r>
              <w:t xml:space="preserve"> </w:t>
            </w:r>
            <w:r>
              <w:t xml:space="preserve">only because</w:t>
            </w:r>
            <w:r>
              <w:t xml:space="preserve"> </w:t>
            </w:r>
            <m:oMath>
              <m:r>
                <m:t>V</m:t>
              </m:r>
            </m:oMath>
            <w:r>
              <w:t xml:space="preserve"> </w:t>
            </w:r>
            <w:r>
              <w:t xml:space="preserve">is associated with another variable</w:t>
            </w:r>
            <w:r>
              <w:t xml:space="preserve"> </w:t>
            </w:r>
            <m:oMath>
              <m:r>
                <m:t>W</m:t>
              </m:r>
            </m:oMath>
            <w:r>
              <w:t xml:space="preserve"> </w:t>
            </w:r>
            <w:r>
              <w:t xml:space="preserve">whose levels drive that variation,</w:t>
            </w:r>
            <w:r>
              <w:t xml:space="preserve"> </w:t>
            </w:r>
            <w:r>
              <w:t xml:space="preserve">so that an intervention that changed</w:t>
            </w:r>
            <w:r>
              <w:t xml:space="preserve"> </w:t>
            </w:r>
            <m:oMath>
              <m:r>
                <m:t>W</m:t>
              </m:r>
            </m:oMath>
            <w:r>
              <w:t xml:space="preserve"> </w:t>
            </w:r>
            <w:r>
              <w:t xml:space="preserve">while leaving</w:t>
            </w:r>
            <w:r>
              <w:t xml:space="preserve"> </w:t>
            </w:r>
            <m:oMath>
              <m:r>
                <m:t>V</m:t>
              </m:r>
            </m:oMath>
            <w:r>
              <w:t xml:space="preserve"> </w:t>
            </w:r>
            <w:r>
              <w:t xml:space="preserve">alone could remove the modification by</w:t>
            </w:r>
            <w:r>
              <w:t xml:space="preserve"> </w:t>
            </w:r>
            <m:oMath>
              <m:r>
                <m:t>V</m:t>
              </m:r>
            </m:oMath>
            <w:r>
              <w:t xml:space="preserve">.</w:t>
            </w:r>
            <w:r>
              <w:t xml:space="preserve"> </w:t>
            </w:r>
            <w:r>
              <w:t xml:space="preserve">Such a variable</w:t>
            </w:r>
            <w:r>
              <w:t xml:space="preserve"> </w:t>
            </w:r>
            <m:oMath>
              <m:r>
                <m:t>W</m:t>
              </m:r>
            </m:oMath>
            <w:r>
              <w:t xml:space="preserve"> </w:t>
            </w:r>
            <w:r>
              <w:t xml:space="preserve">is a</w:t>
            </w:r>
            <w:r>
              <w:t xml:space="preserve"> </w:t>
            </w:r>
            <w:r>
              <w:rPr>
                <w:b/>
                <w:bCs/>
              </w:rPr>
              <w:t xml:space="preserve">causal effect modifier</w:t>
            </w:r>
            <w:r>
              <w:t xml:space="preserve">.</w:t>
            </w:r>
            <w:r>
              <w:t xml:space="preserve"> </w:t>
            </w:r>
            <w:r>
              <w:t xml:space="preserve">This is a working definition for these notes;</w:t>
            </w:r>
            <w:r>
              <w:t xml:space="preserve"> </w:t>
            </w:r>
            <w:r>
              <w:t xml:space="preserve">Section 6.6 makes both kinds precise with causal diagrams.</w:t>
            </w:r>
          </w:p>
          <w:bookmarkEnd w:id="31"/>
        </w:tc>
      </w:tr>
    </w:tbl>
    <w:p>
      <w:pPr>
        <w:pStyle w:val="BodyText"/>
      </w:pPr>
      <w:ins w:id="46"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nationality-quality-of-care"/>
          <w:p>
            <w:pPr>
              <w:pStyle w:val="BodyText"/>
            </w:pPr>
            <w:r>
              <w:rPr>
                <w:b/>
                <w:bCs/>
              </w:rPr>
              <w:t xml:space="preserve">Example 6 (Nationality and Quality of Care)</w:t>
            </w:r>
            <w:r>
              <w:t xml:space="preserve"> </w:t>
            </w:r>
            <w:r>
              <w:t xml:space="preserve">Suppose Greek hospitals provide better heart surgery than Roman ones.</w:t>
            </w:r>
            <w:r>
              <w:t xml:space="preserve"> </w:t>
            </w:r>
            <w:r>
              <w:t xml:space="preserve">Then the modification by nationality in</w:t>
            </w:r>
            <w:r>
              <w:t xml:space="preserve"> </w:t>
            </w:r>
            <w:hyperlink w:anchor="exm-greeks-romans">
              <w:r>
                <w:rPr>
                  <w:rStyle w:val="Hyperlink"/>
                </w:rPr>
                <w:t xml:space="preserve">Example 5</w:t>
              </w:r>
            </w:hyperlink>
            <w:r>
              <w:t xml:space="preserve"> </w:t>
            </w:r>
            <w:r>
              <w:t xml:space="preserve">could be due to quality of care:</w:t>
            </w:r>
            <w:r>
              <w:t xml:space="preserve"> </w:t>
            </w:r>
            <w:r>
              <w:t xml:space="preserve">an intervention that improved surgery in Rome could remove the modification by passport-defined nationality.</w:t>
            </w:r>
            <w:r>
              <w:t xml:space="preserve"> </w:t>
            </w:r>
            <w:r>
              <w:t xml:space="preserve">Nationality would be a surrogate effect modifier, and quality of care a causal effect modifier.</w:t>
            </w:r>
          </w:p>
          <w:bookmarkEnd w:id="32"/>
        </w:tc>
      </w:tr>
    </w:tbl>
    <w:p>
      <w:pPr>
        <w:pStyle w:val="BodyText"/>
      </w:pPr>
      <w:ins w:id="47" w:author="PR Preview" w:date="2024-01-01T00:00:00Z">
        <w:r>
          <w:t xml:space="preserve"> </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warning.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Modification Does Not Make the Modifier a Cause</w:t>
            </w:r>
          </w:p>
        </w:tc>
      </w:tr>
      <w:tr>
        <w:trPr>
          <w:cantSplit/>
        </w:trPr>
        <w:tc>
          <w:tcPr>
            <w:tcMar>
              <w:top w:w="108" w:type="dxa"/>
              <w:bottom w:w="108" w:type="dxa"/>
            </w:tcMar>
          </w:tcPr>
          <w:p>
            <w:pPr>
              <w:pStyle w:val="BodyText"/>
            </w:pPr>
            <w:pPr>
              <w:spacing w:before="16" w:after="16"/>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p/>
        </w:tc>
      </w:tr>
    </w:tbl>
    <w:p>
      <w:pPr>
        <w:pStyle w:val="BodyText"/>
      </w:pPr>
      <w:ins w:id="48"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after="16"/>
            </w:pPr>
            <w:r>
              <w:t xml:space="preserve">The individuals who actually received treatment form one subset of special interest.</w:t>
            </w:r>
            <w:r>
              <w:t xml:space="preserve"> </w:t>
            </w:r>
            <w:hyperlink w:anchor="def-effect-in-treated">
              <w:r>
                <w:rPr>
                  <w:rStyle w:val="Hyperlink"/>
                </w:rPr>
                <w:t xml:space="preserve">Definition 5</w:t>
              </w:r>
            </w:hyperlink>
            <w:r>
              <w:t xml:space="preserve"> </w:t>
            </w:r>
            <w:r>
              <w:t xml:space="preserve">gives the average causal effect in the treated and in the untreated,</w:t>
            </w:r>
            <w:r>
              <w:t xml:space="preserve"> </w:t>
            </w:r>
            <w:r>
              <w:t xml:space="preserve">and</w:t>
            </w:r>
            <w:r>
              <w:t xml:space="preserve"> </w:t>
            </w:r>
            <w:hyperlink w:anchor="rem-treatment-group-as-marker">
              <w:r>
                <w:rPr>
                  <w:rStyle w:val="Hyperlink"/>
                </w:rPr>
                <w:t xml:space="preserve">Remark 2</w:t>
              </w:r>
            </w:hyperlink>
            <w:r>
              <w:t xml:space="preserve"> </w:t>
            </w:r>
            <w:r>
              <w:t xml:space="preserve">explains when the effect in the treated differs from the population effect</w:t>
            </w:r>
            <w:r>
              <w:t xml:space="preserve"> </w:t>
            </w:r>
            <w:r>
              <w:t xml:space="preserve">(Hernán and Robins 2020, 50)</w:t>
            </w:r>
            <w:r>
              <w:t xml:space="preserve">.</w:t>
            </w:r>
          </w:p>
          <w:p/>
        </w:tc>
      </w:tr>
    </w:tbl>
    <w:p>
      <w:pPr>
        <w:pStyle w:val="BodyText"/>
      </w:pPr>
      <w:ins w:id="49"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def-effect-in-treated"/>
          <w:p>
            <w:pPr>
              <w:pStyle w:val="BodyText"/>
            </w:pPr>
            <w:r>
              <w:rPr>
                <w:b/>
                <w:bCs/>
              </w:rPr>
              <w:t xml:space="preserve">Definition 5 (Average Causal Effect in the Treated and in the Untreated)</w:t>
            </w:r>
            <w:r>
              <w:t xml:space="preserve"> </w:t>
            </w:r>
            <w:r>
              <w:t xml:space="preserve">Let</w:t>
            </w:r>
            <w:r>
              <w:t xml:space="preserve"> </w:t>
            </w:r>
            <m:oMath>
              <m:r>
                <m:t>A</m:t>
              </m:r>
            </m:oMath>
            <w:r>
              <w:t xml:space="preserve"> </w:t>
            </w:r>
            <w:r>
              <w:t xml:space="preserve">and</w:t>
            </w:r>
            <w:r>
              <w:t xml:space="preserve"> </w:t>
            </w:r>
            <m:oMath>
              <m:r>
                <m:t>Y</m:t>
              </m:r>
            </m:oMath>
            <w:r>
              <w:t xml:space="preserve"> </w:t>
            </w:r>
            <w:r>
              <w:t xml:space="preserve">be dichotomous, with</w:t>
            </w:r>
            <w:r>
              <w:t xml:space="preserve"> </w:t>
            </w:r>
            <m:oMath>
              <m:r>
                <m:rPr>
                  <m:sty m:val="p"/>
                </m:rPr>
                <m:t>Pr</m:t>
              </m:r>
              <m:r>
                <m:rPr>
                  <m:sty m:val="p"/>
                </m:rPr>
                <m:t>[</m:t>
              </m:r>
              <m:r>
                <m:t>A</m:t>
              </m:r>
              <m:r>
                <m:rPr>
                  <m:sty m:val="p"/>
                </m:rPr>
                <m:t>=</m:t>
              </m:r>
              <m:r>
                <m:t>1</m:t>
              </m:r>
              <m:r>
                <m:rPr>
                  <m:sty m:val="p"/>
                </m:rPr>
                <m:t>]</m:t>
              </m:r>
              <m:r>
                <m:rPr>
                  <m:sty m:val="p"/>
                </m:rPr>
                <m:t>&gt;</m:t>
              </m:r>
              <m:r>
                <m:t>0</m:t>
              </m:r>
            </m:oMath>
            <w:r>
              <w:t xml:space="preserve">.</w:t>
            </w:r>
            <w:r>
              <w:t xml:space="preserve"> </w:t>
            </w:r>
            <w:r>
              <w:t xml:space="preserve">Among the treated, the</w:t>
            </w:r>
            <w:r>
              <w:t xml:space="preserve"> </w:t>
            </w:r>
            <w:r>
              <w:rPr>
                <w:b/>
                <w:bCs/>
              </w:rPr>
              <w:t xml:space="preserve">causal risk difference in the treated</w:t>
            </w:r>
            <w:r>
              <w:t xml:space="preserve"> </w:t>
            </w:r>
            <w:r>
              <w:t xml:space="preserve">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and the</w:t>
            </w:r>
            <w:r>
              <w:t xml:space="preserve"> </w:t>
            </w:r>
            <w:r>
              <w:rPr>
                <w:b/>
                <w:bCs/>
              </w:rPr>
              <w:t xml:space="preserve">causal risk ratio in the treated</w:t>
            </w:r>
            <w:r>
              <w:t xml:space="preserve"> </w:t>
            </w:r>
            <w:r>
              <w:t xml:space="preserve">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The latter, defined when</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&gt;</m:t>
              </m:r>
              <m:r>
                <m:t>0</m:t>
              </m:r>
            </m:oMath>
            <w:r>
              <w:t xml:space="preserve">, is also called the</w:t>
            </w:r>
            <w:r>
              <w:t xml:space="preserve"> </w:t>
            </w:r>
            <w:r>
              <w:rPr>
                <w:b/>
                <w:bCs/>
              </w:rPr>
              <w:t xml:space="preserve">standardized morbidity ratio</w:t>
            </w:r>
            <w:r>
              <w:t xml:space="preserve"> </w:t>
            </w:r>
            <w:r>
              <w:t xml:space="preserve">(SMR).</w:t>
            </w:r>
            <w:r>
              <w:t xml:space="preserve"> </w:t>
            </w:r>
            <w:r>
              <w:t xml:space="preserve">Replacing</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in the conditioning event (with</w:t>
            </w:r>
            <w:r>
              <w:t xml:space="preserve"> </w:t>
            </w:r>
            <m:oMath>
              <m:r>
                <m:rPr>
                  <m:sty m:val="p"/>
                </m:rPr>
                <m:t>Pr</m:t>
              </m:r>
              <m:r>
                <m:rPr>
                  <m:sty m:val="p"/>
                </m:rPr>
                <m:t>[</m:t>
              </m:r>
              <m:r>
                <m:t>A</m:t>
              </m:r>
              <m:r>
                <m:rPr>
                  <m:sty m:val="p"/>
                </m:rPr>
                <m:t>=</m:t>
              </m:r>
              <m:r>
                <m:t>0</m:t>
              </m:r>
              <m:r>
                <m:rPr>
                  <m:sty m:val="p"/>
                </m:rPr>
                <m:t>]</m:t>
              </m:r>
              <m:r>
                <m:rPr>
                  <m:sty m:val="p"/>
                </m:rPr>
                <m:t>&gt;</m:t>
              </m:r>
              <m:r>
                <m:t>0</m:t>
              </m:r>
            </m:oMath>
            <w:r>
              <w:t xml:space="preserve">, and a positive denominator for the ratio) gives the causal risk difference and ratio</w:t>
            </w:r>
            <w:r>
              <w:t xml:space="preserve"> </w:t>
            </w:r>
            <w:r>
              <w:rPr>
                <w:b/>
                <w:bCs/>
              </w:rPr>
              <w:t xml:space="preserve">in the untreated</w:t>
            </w:r>
            <w:r>
              <w:t xml:space="preserve"> </w:t>
            </w:r>
            <w:r>
              <w:t xml:space="preserve">(book Figure 4.1).</w:t>
            </w:r>
          </w:p>
          <w:bookmarkEnd w:id="39"/>
        </w:tc>
      </w:tr>
    </w:tbl>
    <w:p>
      <w:pPr>
        <w:pStyle w:val="BodyText"/>
      </w:pPr>
      <w:ins w:id="50" w:author="PR Preview" w:date="2024-01-01T00:00:00Z">
        <w:r>
          <w:t xml:space="preserve">Under consistency,</w:t>
        </w:r>
      </w:ins>
      <w:ins w:id="50" w:author="PR Preview" w:date="2024-01-01T00:00:00Z">
        <w:r>
          <w:t xml:space="preserve"> </w:t>
        </w:r>
      </w:ins>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oMath>
      <w:ins w:id="50" w:author="PR Preview" w:date="2024-01-01T00:00:00Z">
        <w:r>
          <w:t xml:space="preserve">,</w:t>
        </w:r>
      </w:ins>
      <w:ins w:id="50" w:author="PR Preview" w:date="2024-01-01T00:00:00Z">
        <w:r>
          <w:t xml:space="preserve"> </w:t>
        </w:r>
      </w:ins>
      <w:ins w:id="50" w:author="PR Preview" w:date="2024-01-01T00:00:00Z">
        <w:r>
          <w:t xml:space="preserve">so the treated have a non-null average causal effect exactly when</w:t>
        </w:r>
      </w:ins>
    </w:p>
    <w:p>
      <w:pPr>
        <w:pStyle w:val="BodyText"/>
      </w:pPr>
      <w:bookmarkStart w:id="40" w:name="eq-effect-in-treated-nonnull"/>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r>
            <m:t>  </m:t>
          </m:r>
          <m:r>
            <m:rPr>
              <m:sty m:val="p"/>
            </m:rPr>
            <m:t>(</m:t>
          </m:r>
          <m:r>
            <m:t>6</m:t>
          </m:r>
          <m:r>
            <m:rPr>
              <m:sty m:val="p"/>
            </m:rPr>
            <m:t>)</m:t>
          </m:r>
        </m:oMath>
      </m:oMathPara>
      <w:bookmarkEnd w:id="40"/>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1" w:name="rem-treatment-group-as-marker"/>
          <w:p>
            <w:pPr>
              <w:pStyle w:val="BodyText"/>
            </w:pPr>
            <w:r>
              <w:rPr>
                <w:i/>
                <w:iCs/>
              </w:rPr>
              <w:t xml:space="preserve">Remark 2</w:t>
            </w:r>
            <w:r>
              <w:t xml:space="preserve"> (When the Effect in the Treated Differs from the Population Effect). </w:t>
            </w:r>
            <w:r>
              <w:t xml:space="preserve">If individual causal effects are distributed differently among the treated than among the untreated, the effect in the treated generally differs from the population effect.</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bookmarkEnd w:id="41"/>
        </w:tc>
      </w:tr>
    </w:tbl>
    <w:bookmarkEnd w:id="42"/>
    <w:bookmarkEnd w:id="43"/>
    <w:bookmarkStart w:id="72"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ins w:id="55" w:author="PR Preview" w:date="2024-01-01T00:00:00Z">
        <w:r>
          <w:t xml:space="preserve">the average effect</w:t>
        </w:r>
      </w:ins>
      <w:ins w:id="55" w:author="PR Preview" w:date="2024-01-01T00:00:00Z">
        <w:r>
          <w:t xml:space="preserve"> </w:t>
        </w:r>
      </w:ins>
      <w:ins w:id="55" w:author="PR Preview" w:date="2024-01-01T00:00:00Z">
        <w:r>
          <w:rPr>
            <w:b/>
            <w:bCs/>
          </w:rPr>
          <w:t xml:space="preserve">differs between populations</w:t>
        </w:r>
      </w:ins>
      <w:ins w:id="55" w:author="PR Preview" w:date="2024-01-01T00:00:00Z">
        <w:r>
          <w:t xml:space="preserve"> </w:t>
        </w:r>
      </w:ins>
      <w:ins w:id="55" w:author="PR Preview" w:date="2024-01-01T00:00:00Z">
        <w:r>
          <w:t xml:space="preserve">with different prevalence of</w:t>
        </w:r>
      </w:ins>
      <w:ins w:id="55" w:author="PR Preview" w:date="2024-01-01T00:00:00Z">
        <w:r>
          <w:t xml:space="preserve"> </w:t>
        </w:r>
      </w:ins>
      <m:oMath>
        <m:r>
          <m:t>V</m:t>
        </m:r>
      </m:oMath>
      <w:ins w:id="55" w:author="PR Preview" w:date="2024-01-01T00:00:00Z">
        <w:r>
          <w:t xml:space="preserve"> </w:t>
        </w:r>
      </w:ins>
      <w:ins w:id="55" w:author="PR Preview" w:date="2024-01-01T00:00:00Z">
        <w:r>
          <w:t xml:space="preserve">(transportability, defined below);</w:t>
        </w:r>
      </w:ins>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47"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important.png" id="46"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Name the Population Along with the Effect</w:t>
            </w:r>
          </w:p>
        </w:tc>
      </w:tr>
      <w:tr>
        <w:trPr>
          <w:cantSplit/>
        </w:trPr>
        <w:tc>
          <w:tcPr>
            <w:tcMar>
              <w:top w:w="108" w:type="dxa"/>
              <w:bottom w:w="108" w:type="dxa"/>
            </w:tcMar>
          </w:tcPr>
          <w:p>
            <w:pPr>
              <w:pStyle w:val="BodyText"/>
            </w:pPr>
            <w:pPr>
              <w:spacing w:before="16" w:after="16"/>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p/>
        </w:tc>
      </w:tr>
    </w:tbl>
    <w:bookmarkEnd w:id="47"/>
    <w:bookmarkStart w:id="64" w:name="transportability"/>
    <w:p>
      <w:pPr>
        <w:pStyle w:val="Heading3"/>
      </w:pPr>
      <w:r>
        <w:t xml:space="preserve">3.2 Transportability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8" w:name="def-transportability"/>
          <w:p>
            <w:pPr>
              <w:pStyle w:val="BodyText"/>
            </w:pPr>
            <w:r>
              <w:rPr>
                <w:b/>
                <w:bCs/>
              </w:rPr>
              <w:t xml:space="preserve">Definition 6 (Transporting an Effect Between Populations)</w:t>
            </w:r>
            <w:r>
              <w:t xml:space="preserve"> </w:t>
            </w:r>
            <w:r>
              <w:rPr>
                <w:b/>
                <w:bCs/>
              </w:rPr>
              <w:t xml:space="preserve">Transportability</w:t>
            </w:r>
            <w:r>
              <w:t xml:space="preserve"> </w:t>
            </w:r>
            <w:r>
              <w:t xml:space="preserve">is the extrapolation of an average causal effect from the population in which it was computed (the</w:t>
            </w:r>
            <w:r>
              <w:t xml:space="preserve"> </w:t>
            </w:r>
            <w:r>
              <w:rPr>
                <w:b/>
                <w:bCs/>
              </w:rPr>
              <w:t xml:space="preserve">study population</w:t>
            </w:r>
            <w:r>
              <w:t xml:space="preserve">) to another population (the</w:t>
            </w:r>
            <w:r>
              <w:t xml:space="preserve"> </w:t>
            </w:r>
            <w:r>
              <w:rPr>
                <w:b/>
                <w:bCs/>
              </w:rPr>
              <w:t xml:space="preserve">target population</w:t>
            </w:r>
            <w:r>
              <w:t xml:space="preserve">).</w:t>
            </w:r>
            <w:r>
              <w:t xml:space="preserve"> </w:t>
            </w:r>
            <w:r>
              <w:t xml:space="preserve">Lack of transportability is sometimes called lack of external validity.</w:t>
            </w:r>
          </w:p>
          <w:bookmarkEnd w:id="48"/>
        </w:tc>
      </w:tr>
    </w:tbl>
    <w:p>
      <w:pPr>
        <w:pStyle w:val="BodyText"/>
      </w:pPr>
      <w:ins w:id="64" w:author="PR Preview" w:date="2024-01-01T00:00:00Z">
        <w:r>
          <w:t xml:space="preserve">The effect in the population of Greeks and Romans may not transport to a population with a different mix of sex and nationality.</w:t>
        </w:r>
      </w:ins>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opt/quarto/share/formats/docx/warning.png" id="50"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Transportability Cannot Be Checked in the Data</w:t>
            </w:r>
          </w:p>
        </w:tc>
      </w:tr>
      <w:tr>
        <w:trPr>
          <w:cantSplit/>
        </w:trPr>
        <w:tc>
          <w:tcPr>
            <w:tcMar>
              <w:top w:w="108" w:type="dxa"/>
              <w:bottom w:w="108" w:type="dxa"/>
            </w:tcMar>
          </w:tcPr>
          <w:p>
            <w:pPr>
              <w:pStyle w:val="BodyText"/>
            </w:pPr>
            <w:pPr>
              <w:spacing w:before="16" w:after="16"/>
            </w:pPr>
            <w:r>
              <w:t xml:space="preserve">Transportability is harder to justify than identification within one population.</w:t>
            </w:r>
            <w:r>
              <w:t xml:space="preserve"> </w:t>
            </w:r>
            <w:r>
              <w:t xml:space="preserve">It is an</w:t>
            </w:r>
            <w:r>
              <w:t xml:space="preserve"> </w:t>
            </w:r>
            <w:r>
              <w:rPr>
                <w:b/>
                <w:bCs/>
              </w:rPr>
              <w:t xml:space="preserve">unverifiable assumption</w:t>
            </w:r>
            <w:r>
              <w:t xml:space="preserve"> </w:t>
            </w:r>
            <w:r>
              <w:t xml:space="preserve">that rests on subject-matter knowledge.</w:t>
            </w:r>
          </w:p>
          <w:p/>
        </w:tc>
      </w:tr>
    </w:tbl>
    <w:p>
      <w:pPr>
        <w:pStyle w:val="BodyText"/>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opt/quarto/share/formats/docx/note.png" id="52"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after="16"/>
            </w:pPr>
            <w:r>
              <w:t xml:space="preserve">Whether an effect carries over from a study population to a target population depends on features of both.</w:t>
            </w:r>
            <w:r>
              <w:t xml:space="preserve"> </w:t>
            </w:r>
            <w:hyperlink w:anchor="rem-transportability-requirements">
              <w:r>
                <w:rPr>
                  <w:rStyle w:val="Hyperlink"/>
                </w:rPr>
                <w:t xml:space="preserve">Remark 3</w:t>
              </w:r>
            </w:hyperlink>
            <w:r>
              <w:t xml:space="preserve"> </w:t>
            </w:r>
            <w:r>
              <w:t xml:space="preserve">lists the features whose similarity can justify transporting an effect,</w:t>
            </w:r>
            <w:r>
              <w:t xml:space="preserve"> </w:t>
            </w:r>
            <w:r>
              <w:t xml:space="preserve">and</w:t>
            </w:r>
            <w:r>
              <w:t xml:space="preserve"> </w:t>
            </w:r>
            <w:hyperlink w:anchor="rem-transport-by-reweighting">
              <w:r>
                <w:rPr>
                  <w:rStyle w:val="Hyperlink"/>
                </w:rPr>
                <w:t xml:space="preserve">Remark 4</w:t>
              </w:r>
            </w:hyperlink>
            <w:r>
              <w:t xml:space="preserve"> </w:t>
            </w:r>
            <w:r>
              <w:t xml:space="preserve">shows how stratum-specific effects can be reweighted to a target population, and why that may still fall short</w:t>
            </w:r>
            <w:r>
              <w:t xml:space="preserve"> </w:t>
            </w:r>
            <w:r>
              <w:t xml:space="preserve">(Hernán and Robins 2020, 54)</w:t>
            </w:r>
            <w:r>
              <w:t xml:space="preserve">.</w:t>
            </w:r>
            <w:r>
              <w:t xml:space="preserve"> </w:t>
            </w:r>
            <w:r>
              <w:t xml:space="preserve">Methods for transporting effects are discussed by Westreich et al. (2017), Rudolph and van der Laan (2017), and Dahabreh et al. (2020b).</w:t>
            </w:r>
          </w:p>
          <w:p/>
        </w:tc>
      </w:tr>
    </w:tbl>
    <w:p>
      <w:pPr>
        <w:pStyle w:val="BodyText"/>
      </w:pPr>
      <w:ins w:id="1068"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3" w:name="rem-transportability-requirements"/>
          <w:p>
            <w:pPr>
              <w:pStyle w:val="BodyText"/>
            </w:pPr>
            <w:r>
              <w:rPr>
                <w:i/>
                <w:iCs/>
              </w:rPr>
              <w:t xml:space="preserve">Remark 3</w:t>
            </w:r>
            <w:r>
              <w:t xml:space="preserve"> (Similarities That Support Transporting an Effect). </w:t>
            </w:r>
            <w:r>
              <w:t xml:space="preserve">An average causal effect (</w:t>
            </w:r>
            <w:hyperlink w:anchor="def-transportability">
              <w:r>
                <w:rPr>
                  <w:rStyle w:val="Hyperlink"/>
                </w:rPr>
                <w:t xml:space="preserve">Definition 6</w:t>
              </w:r>
            </w:hyperlink>
            <w:r>
              <w:t xml:space="preserve">) may be transported from a study population to a target population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bookmarkEnd w:id="53"/>
        </w:tc>
      </w:tr>
    </w:tbl>
    <w:p>
      <w:pPr>
        <w:pStyle w:val="FirstParagraph"/>
      </w:pPr>
      <w:ins w:id="1069"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rem-transport-by-reweighting"/>
          <w:p>
            <w:pPr>
              <w:pStyle w:val="BodyText"/>
            </w:pPr>
            <w:r>
              <w:rPr>
                <w:i/>
                <w:iCs/>
              </w:rPr>
              <w:t xml:space="preserve">Remark 4</w:t>
            </w:r>
            <w:r>
              <w:t xml:space="preserve"> (Reweighting Strata to a Target Population). </w:t>
            </w:r>
            <w:r>
              <w:t xml:space="preserve">Let</w:t>
            </w:r>
            <w:r>
              <w:t xml:space="preserve"> </w:t>
            </w:r>
            <m:oMath>
              <m:r>
                <m:t>S</m:t>
              </m:r>
            </m:oMath>
            <w:r>
              <w:t xml:space="preserve"> </w:t>
            </w:r>
            <w:r>
              <w:t xml:space="preserve">index strata defined by measured effect modifiers (e.g., Roman women, Greek women, Roman men, Greek men),</w:t>
            </w:r>
            <w:r>
              <w:t xml:space="preserve"> </w:t>
            </w:r>
            <w:r>
              <w:t xml:space="preserve">let</w:t>
            </w:r>
            <w:r>
              <w:t xml:space="preserve"> </w:t>
            </w:r>
            <m:oMath>
              <m:r>
                <m:rPr>
                  <m:sty m:val="p"/>
                </m:rPr>
                <m:t>Pr</m:t>
              </m:r>
            </m:oMath>
            <w:r>
              <w:t xml:space="preserve"> </w:t>
            </w:r>
            <w:r>
              <w:t xml:space="preserve">and</w:t>
            </w:r>
            <w:r>
              <w:t xml:space="preserve"> </w:t>
            </w:r>
            <m:oMath>
              <m:sSup>
                <m:e>
                  <m:r>
                    <m:rPr>
                      <m:sty m:val="p"/>
                    </m:rPr>
                    <m:t>Pr</m:t>
                  </m:r>
                </m:e>
                <m:sup>
                  <m:r>
                    <m:rPr>
                      <m:sty m:val="p"/>
                    </m:rPr>
                    <m:t>*</m:t>
                  </m:r>
                </m:sup>
              </m:sSup>
            </m:oMath>
            <w:r>
              <w:t xml:space="preserve"> </w:t>
            </w:r>
            <w:r>
              <w:t xml:space="preserve">denote probabilities in the study and the target population,</w:t>
            </w:r>
            <w:r>
              <w:t xml:space="preserve"> </w:t>
            </w:r>
            <w:r>
              <w:t xml:space="preserve">and let</w:t>
            </w:r>
            <w:r>
              <w:t xml:space="preserve"> </w:t>
            </w:r>
            <m:oMath>
              <m:sSub>
                <m:e>
                  <m:r>
                    <m:t>q</m:t>
                  </m:r>
                </m:e>
                <m:sub>
                  <m:r>
                    <m:t>s</m:t>
                  </m:r>
                </m:sub>
              </m:sSub>
              <m:limUpp>
                <m:e>
                  <m:r>
                    <m:rPr>
                      <m:sty m:val="p"/>
                    </m:rPr>
                    <m:t>=</m:t>
                  </m:r>
                </m:e>
                <m:lim>
                  <m:r>
                    <m:rPr>
                      <m:nor/>
                      <m:sty m:val="p"/>
                    </m:rPr>
                    <m:t>def</m:t>
                  </m:r>
                </m:lim>
              </m:limUpp>
              <m:sSup>
                <m:e>
                  <m:r>
                    <m:rPr>
                      <m:sty m:val="p"/>
                    </m:rPr>
                    <m:t>Pr</m:t>
                  </m:r>
                </m:e>
                <m:sup>
                  <m:r>
                    <m:rPr>
                      <m:sty m:val="p"/>
                    </m:rPr>
                    <m:t>*</m:t>
                  </m:r>
                </m:sup>
              </m:sSup>
              <m:r>
                <m:rPr>
                  <m:sty m:val="p"/>
                </m:rPr>
                <m:t>[</m:t>
              </m:r>
              <m:r>
                <m:t>S</m:t>
              </m:r>
              <m:r>
                <m:rPr>
                  <m:sty m:val="p"/>
                </m:rPr>
                <m:t>=</m:t>
              </m:r>
              <m:r>
                <m:t>s</m:t>
              </m:r>
              <m:r>
                <m:rPr>
                  <m:sty m:val="p"/>
                </m:rPr>
                <m:t>]</m:t>
              </m:r>
            </m:oMath>
            <w:r>
              <w:t xml:space="preserve">.</w:t>
            </w:r>
            <w:r>
              <w:t xml:space="preserve"> </w:t>
            </w:r>
            <w:r>
              <w:t xml:space="preserve">Suppose every stratum with</w:t>
            </w:r>
            <w:r>
              <w:t xml:space="preserve"> </w:t>
            </w:r>
            <m:oMath>
              <m:sSub>
                <m:e>
                  <m:r>
                    <m:t>q</m:t>
                  </m:r>
                </m:e>
                <m:sub>
                  <m:r>
                    <m:t>s</m:t>
                  </m:r>
                </m:sub>
              </m:sSub>
              <m:r>
                <m:rPr>
                  <m:sty m:val="p"/>
                </m:rPr>
                <m:t>&gt;</m:t>
              </m:r>
              <m:r>
                <m:t>0</m:t>
              </m:r>
            </m:oMath>
            <w:r>
              <w:t xml:space="preserve"> </w:t>
            </w:r>
            <w:r>
              <w:t xml:space="preserve">is also present in the study population,</w:t>
            </w:r>
            <w:r>
              <w:t xml:space="preserve"> </w:t>
            </w:r>
            <w:r>
              <w:t xml:space="preserve">and, for each</w:t>
            </w:r>
            <w:r>
              <w:t xml:space="preserve"> </w:t>
            </w:r>
            <m:oMath>
              <m:r>
                <m:t>a</m:t>
              </m:r>
            </m:oMath>
            <w:r>
              <w:t xml:space="preserve"> </w:t>
            </w:r>
            <w:r>
              <w:t xml:space="preserve">and</w:t>
            </w:r>
            <w:r>
              <w:t xml:space="preserve"> </w:t>
            </w:r>
            <m:oMath>
              <m:r>
                <m:t>s</m:t>
              </m:r>
            </m:oMath>
            <w:r>
              <w:t xml:space="preserve">, the stratum-specific counterfactual risk in the target population equals the one computed in the study population:</w:t>
            </w:r>
            <w:r>
              <w:t xml:space="preserve"> </w:t>
            </w:r>
            <m:oMath>
              <m:sSup>
                <m:e>
                  <m:r>
                    <m:rPr>
                      <m:sty m:val="p"/>
                    </m:rPr>
                    <m:t>Pr</m:t>
                  </m:r>
                </m:e>
                <m:sup>
                  <m:r>
                    <m:rPr>
                      <m:sty m:val="p"/>
                    </m:rPr>
                    <m:t>*</m:t>
                  </m:r>
                </m:sup>
              </m:sSup>
              <m:r>
                <m:rPr>
                  <m:sty m:val="p"/>
                </m:rPr>
                <m:t>[</m:t>
              </m:r>
              <m:sSup>
                <m:e>
                  <m:r>
                    <m:t>Y</m:t>
                  </m:r>
                </m:e>
                <m:sup>
                  <m:r>
                    <m:t>a</m:t>
                  </m:r>
                </m:sup>
              </m:sSup>
              <m:r>
                <m:rPr>
                  <m:sty m:val="p"/>
                </m:rPr>
                <m:t>=</m:t>
              </m:r>
              <m:r>
                <m:t>1</m:t>
              </m:r>
              <m:r>
                <m:rPr>
                  <m:sty m:val="p"/>
                </m:rPr>
                <m:t>∣</m:t>
              </m:r>
              <m:r>
                <m:t>S</m:t>
              </m:r>
              <m:r>
                <m:rPr>
                  <m:sty m:val="p"/>
                </m:rPr>
                <m:t>=</m:t>
              </m:r>
              <m:r>
                <m:t>s</m:t>
              </m:r>
              <m:r>
                <m:rPr>
                  <m:sty m:val="p"/>
                </m:rPr>
                <m:t>]</m:t>
              </m:r>
              <m:r>
                <m:rPr>
                  <m:sty m:val="p"/>
                </m:rPr>
                <m:t>=</m:t>
              </m:r>
              <m:r>
                <m:rPr>
                  <m:sty m:val="p"/>
                </m:rPr>
                <m:t>Pr</m:t>
              </m:r>
              <m:r>
                <m:rPr>
                  <m:sty m:val="p"/>
                </m:rPr>
                <m:t>[</m:t>
              </m:r>
              <m:sSup>
                <m:e>
                  <m:r>
                    <m:t>Y</m:t>
                  </m:r>
                </m:e>
                <m:sup>
                  <m:r>
                    <m:t>a</m:t>
                  </m:r>
                </m:sup>
              </m:sSup>
              <m:r>
                <m:rPr>
                  <m:sty m:val="p"/>
                </m:rPr>
                <m:t>=</m:t>
              </m:r>
              <m:r>
                <m:t>1</m:t>
              </m:r>
              <m:r>
                <m:rPr>
                  <m:sty m:val="p"/>
                </m:rPr>
                <m:t>∣</m:t>
              </m:r>
              <m:r>
                <m:t>S</m:t>
              </m:r>
              <m:r>
                <m:rPr>
                  <m:sty m:val="p"/>
                </m:rPr>
                <m:t>=</m:t>
              </m:r>
              <m:r>
                <m:t>s</m:t>
              </m:r>
              <m:r>
                <m:rPr>
                  <m:sty m:val="p"/>
                </m:rPr>
                <m:t>]</m:t>
              </m:r>
            </m:oMath>
            <w:r>
              <w:t xml:space="preserve">.</w:t>
            </w:r>
            <w:r>
              <w:t xml:space="preserve"> </w:t>
            </w:r>
            <w:r>
              <w:t xml:space="preserve">Then the target population’s counterfactual risk under treatment level</w:t>
            </w:r>
            <w:r>
              <w:t xml:space="preserve"> </w:t>
            </w:r>
            <m:oMath>
              <m:r>
                <m:t>a</m:t>
              </m:r>
            </m:oMath>
            <w:r>
              <w:t xml:space="preserve"> </w:t>
            </w:r>
            <w:r>
              <w:t xml:space="preserve">is</w:t>
            </w:r>
          </w:p>
          <w:p>
            <w:pPr>
              <w:pStyle w:val="BodyText"/>
            </w:pPr>
            <w:bookmarkStart w:id="54" w:name="eq-transport-reweighting"/>
            <m:oMathPara>
              <m:oMathParaPr>
                <m:jc m:val="center"/>
              </m:oMathParaPr>
              <m:oMath>
                <m:limUpp>
                  <m:e>
                    <m:r>
                      <m:rPr>
                        <m:sty m:val="p"/>
                      </m:rPr>
                      <m:t>Pr</m:t>
                    </m:r>
                  </m:e>
                  <m:lim>
                    <m:r>
                      <m:rPr>
                        <m:sty m:val="p"/>
                      </m:rPr>
                      <m:t>*</m:t>
                    </m:r>
                  </m:lim>
                </m:limUpp>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s</m:t>
                    </m:r>
                  </m:sub>
                  <m:sup>
                    <m:r>
                      <m:t>​</m:t>
                    </m:r>
                  </m:sup>
                  <m:e>
                    <m:r>
                      <m:rPr>
                        <m:sty m:val="p"/>
                      </m:rPr>
                      <m:t>Pr</m:t>
                    </m:r>
                  </m:e>
                </m:nary>
                <m:r>
                  <m:rPr>
                    <m:sty m:val="p"/>
                  </m:rPr>
                  <m:t>[</m:t>
                </m:r>
                <m:sSup>
                  <m:e>
                    <m:r>
                      <m:t>Y</m:t>
                    </m:r>
                  </m:e>
                  <m:sup>
                    <m:r>
                      <m:t>a</m:t>
                    </m:r>
                  </m:sup>
                </m:sSup>
                <m:r>
                  <m:rPr>
                    <m:sty m:val="p"/>
                  </m:rPr>
                  <m:t>=</m:t>
                </m:r>
                <m:r>
                  <m:t>1</m:t>
                </m:r>
                <m:r>
                  <m:rPr>
                    <m:sty m:val="p"/>
                  </m:rPr>
                  <m:t>∣</m:t>
                </m:r>
                <m:r>
                  <m:t>S</m:t>
                </m:r>
                <m:r>
                  <m:rPr>
                    <m:sty m:val="p"/>
                  </m:rPr>
                  <m:t>=</m:t>
                </m:r>
                <m:r>
                  <m:t>s</m:t>
                </m:r>
                <m:r>
                  <m:rPr>
                    <m:sty m:val="p"/>
                  </m:rPr>
                  <m:t>]</m:t>
                </m:r>
                <m:r>
                  <m:t> </m:t>
                </m:r>
                <m:sSub>
                  <m:e>
                    <m:r>
                      <m:t>q</m:t>
                    </m:r>
                  </m:e>
                  <m:sub>
                    <m:r>
                      <m:t>s</m:t>
                    </m:r>
                  </m:sub>
                </m:sSub>
                <m:r>
                  <m:rPr>
                    <m:sty m:val="p"/>
                  </m:rPr>
                  <m:t>,</m:t>
                </m:r>
                <m:r>
                  <m:t>  </m:t>
                </m:r>
                <m:r>
                  <m:rPr>
                    <m:sty m:val="p"/>
                  </m:rPr>
                  <m:t>(</m:t>
                </m:r>
                <m:r>
                  <m:t>7</m:t>
                </m:r>
                <m:r>
                  <m:rPr>
                    <m:sty m:val="p"/>
                  </m:rPr>
                  <m:t>)</m:t>
                </m:r>
              </m:oMath>
            </m:oMathPara>
            <w:bookmarkEnd w:id="54"/>
          </w:p>
          <w:p>
            <w:pPr>
              <w:pStyle w:val="FirstParagraph"/>
            </w:pPr>
            <w:r>
              <w:t xml:space="preserve">and the target causal risk difference and risk ratio (when</w:t>
            </w:r>
            <w:r>
              <w:t xml:space="preserve"> </w:t>
            </w:r>
            <m:oMath>
              <m:sSup>
                <m:e>
                  <m:r>
                    <m:rPr>
                      <m:sty m:val="p"/>
                    </m:rPr>
                    <m:t>Pr</m:t>
                  </m:r>
                </m:e>
                <m:sup>
                  <m:r>
                    <m:rPr>
                      <m:sty m:val="p"/>
                    </m:rPr>
                    <m:t>*</m:t>
                  </m:r>
                </m:sup>
              </m:sSup>
              <m:r>
                <m:rPr>
                  <m:sty m:val="p"/>
                </m:rPr>
                <m:t>[</m:t>
              </m:r>
              <m:sSup>
                <m:e>
                  <m:r>
                    <m:t>Y</m:t>
                  </m:r>
                </m:e>
                <m:sup>
                  <m:r>
                    <m:t>a</m:t>
                  </m:r>
                  <m:r>
                    <m:rPr>
                      <m:sty m:val="p"/>
                    </m:rPr>
                    <m:t>=</m:t>
                  </m:r>
                  <m:r>
                    <m:t>0</m:t>
                  </m:r>
                </m:sup>
              </m:sSup>
              <m:r>
                <m:rPr>
                  <m:sty m:val="p"/>
                </m:rPr>
                <m:t>=</m:t>
              </m:r>
              <m:r>
                <m:t>1</m:t>
              </m:r>
              <m:r>
                <m:rPr>
                  <m:sty m:val="p"/>
                </m:rPr>
                <m:t>]</m:t>
              </m:r>
              <m:r>
                <m:rPr>
                  <m:sty m:val="p"/>
                </m:rPr>
                <m:t>&gt;</m:t>
              </m:r>
              <m:r>
                <m:t>0</m:t>
              </m:r>
            </m:oMath>
            <w:r>
              <w:t xml:space="preserve">) follow by contrasting these risks for</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The assumption that the stratum-specific risks carry over can fail because of unmeasured effect modifiers, different interference patterns, or different versions of treatment,</w:t>
            </w:r>
            <w:r>
              <w:t xml:space="preserve"> </w:t>
            </w:r>
            <w:r>
              <w:t xml:space="preserve">so the reweighted value need not equal the true effect in the target population.</w:t>
            </w:r>
          </w:p>
          <w:bookmarkEnd w:id="55"/>
        </w:tc>
      </w:tr>
    </w:tbl>
    <w:p>
      <w:pPr>
        <w:pStyle w:val="BodyText"/>
      </w:pPr>
      <w:ins w:id="1070"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opt/quarto/share/formats/docx/note.png" id="57"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after="16"/>
            </w:pPr>
            <w:r>
              <w:t xml:space="preserve">Effects among the treated, or among the untreated, need a weaker exchangeability condition than the population effect.</w:t>
            </w:r>
            <w:r>
              <w:t xml:space="preserve"> </w:t>
            </w:r>
            <w:hyperlink w:anchor="def-partial-exchangeability">
              <w:r>
                <w:rPr>
                  <w:rStyle w:val="Hyperlink"/>
                </w:rPr>
                <w:t xml:space="preserve">Definition 7</w:t>
              </w:r>
            </w:hyperlink>
            <w:r>
              <w:t xml:space="preserve"> </w:t>
            </w:r>
            <w:r>
              <w:t xml:space="preserve">names that condition,</w:t>
            </w:r>
            <w:r>
              <w:t xml:space="preserve"> </w:t>
            </w:r>
            <w:r>
              <w:t xml:space="preserve">and</w:t>
            </w:r>
            <w:r>
              <w:t xml:space="preserve"> </w:t>
            </w:r>
            <w:hyperlink w:anchor="prp-effect-in-treated-identification">
              <w:r>
                <w:rPr>
                  <w:rStyle w:val="Hyperlink"/>
                </w:rPr>
                <w:t xml:space="preserve">Proposition 3</w:t>
              </w:r>
            </w:hyperlink>
            <w:r>
              <w:t xml:space="preserve"> </w:t>
            </w:r>
            <w:r>
              <w:t xml:space="preserve">shows how standardization and IP weighting compute the needed counterfactual means;</w:t>
            </w:r>
            <w:r>
              <w:t xml:space="preserve"> </w:t>
            </w:r>
            <w:r>
              <w:t xml:space="preserve">Sato and Matsuyama (2003) derived the IP weighting equality for dichotomous</w:t>
            </w:r>
            <w:r>
              <w:t xml:space="preserve"> </w:t>
            </w:r>
            <m:oMath>
              <m:r>
                <m:t>A</m:t>
              </m:r>
            </m:oMath>
            <w:r>
              <w:t xml:space="preserve">.</w:t>
            </w:r>
            <w:r>
              <w:t xml:space="preserve"> </w:t>
            </w:r>
            <w:r>
              <w:t xml:space="preserve">Miettinen (1972) and Greenland and Rothman (2008) discuss standardized risk ratios,</w:t>
            </w:r>
            <w:r>
              <w:t xml:space="preserve"> </w:t>
            </w:r>
            <w:r>
              <w:t xml:space="preserve">and Hernán and Robins (2006a) give further details</w:t>
            </w:r>
            <w:r>
              <w:t xml:space="preserve"> </w:t>
            </w:r>
            <w:r>
              <w:t xml:space="preserve">(Hernán and Robins 2020, 52)</w:t>
            </w:r>
            <w:r>
              <w:t xml:space="preserve">.</w:t>
            </w:r>
          </w:p>
          <w:p/>
        </w:tc>
      </w:tr>
    </w:tbl>
    <w:p>
      <w:pPr>
        <w:pStyle w:val="BodyText"/>
      </w:pPr>
      <w:ins w:id="1071"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8" w:name="def-partial-exchangeability"/>
          <w:p>
            <w:pPr>
              <w:pStyle w:val="BodyText"/>
            </w:pPr>
            <w:r>
              <w:rPr>
                <w:b/>
                <w:bCs/>
              </w:rPr>
              <w:t xml:space="preserve">Definition 7 (Partial Exchangeability)</w:t>
            </w:r>
            <w:r>
              <w:t xml:space="preserve"> </w:t>
            </w:r>
            <w:r>
              <w:t xml:space="preserve">Let</w:t>
            </w:r>
            <w:r>
              <w:t xml:space="preserve"> </w:t>
            </w:r>
            <m:oMath>
              <m:r>
                <m:t>L</m:t>
              </m:r>
            </m:oMath>
            <w:r>
              <w:t xml:space="preserve"> </w:t>
            </w:r>
            <w:r>
              <w:t xml:space="preserve">be a set of measured pre-treatment covariates.</w:t>
            </w:r>
            <w:r>
              <w:t xml:space="preserve"> </w:t>
            </w:r>
            <w:r>
              <w:t xml:space="preserve">For a treatment level</w:t>
            </w:r>
            <w:r>
              <w:t xml:space="preserve"> </w:t>
            </w:r>
            <m:oMath>
              <m:r>
                <m:t>a</m:t>
              </m:r>
            </m:oMath>
            <w:r>
              <w:t xml:space="preserve">,</w:t>
            </w:r>
            <w:r>
              <w:t xml:space="preserve"> </w:t>
            </w:r>
            <w:r>
              <w:rPr>
                <w:b/>
                <w:bCs/>
              </w:rPr>
              <w:t xml:space="preserve">partial exchangeability</w:t>
            </w:r>
            <w:r>
              <w:t xml:space="preserve"> </w:t>
            </w:r>
            <w:r>
              <w:t xml:space="preserve">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that one level,</w:t>
            </w:r>
            <w:r>
              <w:t xml:space="preserve"> </w:t>
            </w:r>
            <w:r>
              <w:t xml:space="preserve">whereas the population effect uses conditional exchangeability 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w:t>
            </w:r>
            <w:hyperlink w:anchor="def-effect-in-treated">
              <w:r>
                <w:rPr>
                  <w:rStyle w:val="Hyperlink"/>
                </w:rPr>
                <w:t xml:space="preserve">Definition 5</w:t>
              </w:r>
            </w:hyperlink>
            <w:r>
              <w:t xml:space="preserve">) uses partial exchangeability for</w:t>
            </w:r>
            <w:r>
              <w:t xml:space="preserve"> </w:t>
            </w:r>
            <m:oMath>
              <m:r>
                <m:t>a</m:t>
              </m:r>
              <m:r>
                <m:rPr>
                  <m:sty m:val="p"/>
                </m:rPr>
                <m:t>=</m:t>
              </m:r>
              <m:r>
                <m:t>0</m:t>
              </m:r>
            </m:oMath>
            <w:r>
              <w:t xml:space="preserve">,</w:t>
            </w:r>
            <w:r>
              <w:t xml:space="preserve"> </w:t>
            </w:r>
            <w:r>
              <w:t xml:space="preserve">and the effect in the untreated uses it for</w:t>
            </w:r>
            <w:r>
              <w:t xml:space="preserve"> </w:t>
            </w:r>
            <m:oMath>
              <m:r>
                <m:t>a</m:t>
              </m:r>
              <m:r>
                <m:rPr>
                  <m:sty m:val="p"/>
                </m:rPr>
                <m:t>=</m:t>
              </m:r>
              <m:r>
                <m:t>1</m:t>
              </m:r>
            </m:oMath>
            <w:r>
              <w:t xml:space="preserve">.</w:t>
            </w:r>
            <w:r>
              <w:t xml:space="preserve"> </w:t>
            </w:r>
            <w:r>
              <w:t xml:space="preserve">For the effect in the treated, for example, it does not matter whether the untreated would have had the same risk as the treated had they been treated.</w:t>
            </w:r>
          </w:p>
          <w:bookmarkEnd w:id="58"/>
        </w:tc>
      </w:tr>
    </w:tbl>
    <w:p>
      <w:pPr>
        <w:pStyle w:val="BodyText"/>
      </w:pPr>
      <w:ins w:id="1072"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1" w:name="prp-effect-in-treated-identification"/>
          <w:p>
            <w:pPr>
              <w:pStyle w:val="BodyText"/>
            </w:pPr>
            <w:r>
              <w:rPr>
                <w:b/>
                <w:bCs/>
              </w:rPr>
              <w:t xml:space="preserve">Proposition 3 (Identifying Counterfactual Means in a Treatment Group)</w:t>
            </w:r>
            <w:r>
              <w:t xml:space="preserve"> </w:t>
            </w:r>
            <w:r>
              <w:t xml:space="preserve">Let</w:t>
            </w:r>
            <w:r>
              <w:t xml:space="preserve"> </w:t>
            </w:r>
            <m:oMath>
              <m:r>
                <m:t>L</m:t>
              </m:r>
            </m:oMath>
            <w:r>
              <w:t xml:space="preserve"> </w:t>
            </w:r>
            <w:r>
              <w:t xml:space="preserve">be a set of measured pre-treatment covariates, and let</w:t>
            </w:r>
            <w:r>
              <w:t xml:space="preserve"> </w:t>
            </w:r>
            <m:oMath>
              <m:r>
                <m:t>a</m:t>
              </m:r>
              <m:r>
                <m:rPr>
                  <m:sty m:val="p"/>
                </m:rPr>
                <m:t>,</m:t>
              </m:r>
              <m:sSup>
                <m:e>
                  <m:r>
                    <m:t>a</m:t>
                  </m:r>
                </m:e>
                <m:sup>
                  <m:r>
                    <m:rPr>
                      <m:sty m:val="p"/>
                    </m:rPr>
                    <m:t>′</m:t>
                  </m:r>
                </m:sup>
              </m:sSup>
              <m:r>
                <m:rPr>
                  <m:sty m:val="p"/>
                </m:rPr>
                <m:t>∈</m:t>
              </m:r>
              <m:r>
                <m:rPr>
                  <m:sty m:val="p"/>
                </m:rPr>
                <m:t>{</m:t>
              </m:r>
              <m:r>
                <m:t>0</m:t>
              </m:r>
              <m:r>
                <m:rPr>
                  <m:sty m:val="p"/>
                </m:rPr>
                <m:t>,</m:t>
              </m:r>
              <m:r>
                <m:t>1</m:t>
              </m:r>
              <m:r>
                <m:rPr>
                  <m:sty m:val="p"/>
                </m:rPr>
                <m:t>}</m:t>
              </m:r>
            </m:oMath>
            <w:r>
              <w:t xml:space="preserve"> </w:t>
            </w:r>
            <w:r>
              <w:t xml:space="preserve">with</w:t>
            </w:r>
            <w:r>
              <w:t xml:space="preserve"> </w:t>
            </w:r>
            <m:oMath>
              <m:r>
                <m:rPr>
                  <m:sty m:val="p"/>
                </m:rPr>
                <m:t>Pr</m:t>
              </m:r>
              <m:r>
                <m:rPr>
                  <m:sty m:val="p"/>
                </m:rPr>
                <m:t>[</m:t>
              </m:r>
              <m:r>
                <m:t>A</m:t>
              </m:r>
              <m:r>
                <m:rPr>
                  <m:sty m:val="p"/>
                </m:rPr>
                <m:t>=</m:t>
              </m:r>
              <m:sSup>
                <m:e>
                  <m:r>
                    <m:t>a</m:t>
                  </m:r>
                </m:e>
                <m:sup>
                  <m:r>
                    <m:rPr>
                      <m:sty m:val="p"/>
                    </m:rPr>
                    <m:t>′</m:t>
                  </m:r>
                </m:sup>
              </m:sSup>
              <m:r>
                <m:rPr>
                  <m:sty m:val="p"/>
                </m:rPr>
                <m:t>]</m:t>
              </m:r>
              <m:r>
                <m:rPr>
                  <m:sty m:val="p"/>
                </m:rPr>
                <m:t>&gt;</m:t>
              </m:r>
              <m:r>
                <m:t>0</m:t>
              </m:r>
            </m:oMath>
            <w:r>
              <w:t xml:space="preserve">.</w:t>
            </w:r>
            <w:r>
              <w:t xml:space="preserve"> </w:t>
            </w:r>
            <w:r>
              <w:t xml:space="preserve">Assume consistency and partial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this</w:t>
            </w:r>
            <w:r>
              <w:t xml:space="preserve"> </w:t>
            </w:r>
            <m:oMath>
              <m:r>
                <m:t>a</m:t>
              </m:r>
            </m:oMath>
            <w:r>
              <w:t xml:space="preserve"> </w:t>
            </w:r>
            <w:r>
              <w:t xml:space="preserve">(</w:t>
            </w:r>
            <w:hyperlink w:anchor="def-partial-exchangeability">
              <w:r>
                <w:rPr>
                  <w:rStyle w:val="Hyperlink"/>
                </w:rPr>
                <w:t xml:space="preserve">Definition 7</w:t>
              </w:r>
            </w:hyperlink>
            <w:r>
              <w:t xml:space="preserve">).</w:t>
            </w:r>
            <w:r>
              <w:t xml:space="preserve"> </w:t>
            </w:r>
            <w:r>
              <w:t xml:space="preserve">Let</w:t>
            </w:r>
            <w:r>
              <w:t xml:space="preserve"> </w:t>
            </w:r>
            <m:oMath>
              <m:r>
                <m:t>f</m:t>
              </m:r>
              <m:r>
                <m:rPr>
                  <m:sty m:val="p"/>
                </m:rPr>
                <m:t>(</m:t>
              </m:r>
              <m:r>
                <m:t>x</m:t>
              </m:r>
              <m:r>
                <m:rPr>
                  <m:sty m:val="p"/>
                </m:rPr>
                <m:t>∣</m:t>
              </m:r>
              <m:r>
                <m:t>l</m:t>
              </m:r>
              <m:r>
                <m:rPr>
                  <m:sty m:val="p"/>
                </m:rPr>
                <m:t>)</m:t>
              </m:r>
              <m:limUpp>
                <m:e>
                  <m:r>
                    <m:rPr>
                      <m:sty m:val="p"/>
                    </m:rPr>
                    <m:t>=</m:t>
                  </m:r>
                </m:e>
                <m:lim>
                  <m:r>
                    <m:rPr>
                      <m:nor/>
                      <m:sty m:val="p"/>
                    </m:rPr>
                    <m:t>def</m:t>
                  </m:r>
                </m:lim>
              </m:limUpp>
              <m:r>
                <m:rPr>
                  <m:sty m:val="p"/>
                </m:rPr>
                <m:t>Pr</m:t>
              </m:r>
              <m:r>
                <m:rPr>
                  <m:sty m:val="p"/>
                </m:rPr>
                <m:t>[</m:t>
              </m:r>
              <m:r>
                <m:t>A</m:t>
              </m:r>
              <m:r>
                <m:rPr>
                  <m:sty m:val="p"/>
                </m:rPr>
                <m:t>=</m:t>
              </m:r>
              <m:r>
                <m:t>x</m:t>
              </m:r>
              <m:r>
                <m:rPr>
                  <m:sty m:val="p"/>
                </m:rPr>
                <m:t>∣</m:t>
              </m:r>
              <m:r>
                <m:t>L</m:t>
              </m:r>
              <m:r>
                <m:rPr>
                  <m:sty m:val="p"/>
                </m:rPr>
                <m:t>=</m:t>
              </m:r>
              <m:r>
                <m:t>l</m:t>
              </m:r>
              <m:r>
                <m:rPr>
                  <m:sty m:val="p"/>
                </m:rPr>
                <m:t>]</m:t>
              </m:r>
            </m:oMath>
            <w:r>
              <w:t xml:space="preserve"> </w:t>
            </w:r>
            <w:r>
              <w:t xml:space="preserve">be the conditional probability mass function of</w:t>
            </w:r>
            <w:r>
              <w:t xml:space="preserve"> </w:t>
            </w:r>
            <m:oMath>
              <m:r>
                <m:t>A</m:t>
              </m:r>
            </m:oMath>
            <w:r>
              <w:t xml:space="preserve"> </w:t>
            </w:r>
            <w:r>
              <w:t xml:space="preserve">given</w:t>
            </w:r>
            <w:r>
              <w:t xml:space="preserve"> </w:t>
            </w:r>
            <m:oMath>
              <m:r>
                <m:t>L</m:t>
              </m:r>
            </m:oMath>
            <w:r>
              <w:t xml:space="preserve">,</w:t>
            </w:r>
            <w:r>
              <w:t xml:space="preserve"> </w:t>
            </w:r>
            <w:r>
              <w:t xml:space="preserve">and assume positivity</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equals both the standardized mean</w:t>
            </w:r>
          </w:p>
          <w:p>
            <w:pPr>
              <w:pStyle w:val="BodyText"/>
            </w:pPr>
            <w:bookmarkStart w:id="59" w:name="eq-effect-in-treated-standardization"/>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r>
                  <m:t>  </m:t>
                </m:r>
                <m:r>
                  <m:rPr>
                    <m:sty m:val="p"/>
                  </m:rPr>
                  <m:t>(</m:t>
                </m:r>
                <m:r>
                  <m:t>8</m:t>
                </m:r>
                <m:r>
                  <m:rPr>
                    <m:sty m:val="p"/>
                  </m:rPr>
                  <m:t>)</m:t>
                </m:r>
              </m:oMath>
            </m:oMathPara>
            <w:bookmarkEnd w:id="59"/>
          </w:p>
          <w:p>
            <w:pPr>
              <w:pStyle w:val="FirstParagraph"/>
            </w:pPr>
            <w:r>
              <w:t xml:space="preserve">and the IP weighted mean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BodyText"/>
            </w:pPr>
            <w:bookmarkStart w:id="60" w:name="eq-effect-in-treated-ipw"/>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r>
                  <m:t>  </m:t>
                </m:r>
                <m:r>
                  <m:rPr>
                    <m:sty m:val="p"/>
                  </m:rPr>
                  <m:t>(</m:t>
                </m:r>
                <m:r>
                  <m:t>9</m:t>
                </m:r>
                <m:r>
                  <m:rPr>
                    <m:sty m:val="p"/>
                  </m:rPr>
                  <m:t>)</m:t>
                </m:r>
              </m:oMath>
            </m:oMathPara>
            <w:bookmarkEnd w:id="60"/>
          </w:p>
          <w:bookmarkEnd w:id="61"/>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rPr>
                <w:b/>
                <w:bCs/>
              </w:rPr>
              <w:t xml:space="preserve">Standardization.</w:t>
            </w:r>
            <w:r>
              <w:t xml:space="preserve"> </w:t>
            </w:r>
            <w:r>
              <w:t xml:space="preserve">For each</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r>
                <m:rPr>
                  <m:sty m:val="p"/>
                </m:rPr>
                <m:t>&gt;</m:t>
              </m:r>
              <m:r>
                <m:t>0</m:t>
              </m:r>
            </m:oMath>
            <w:r>
              <w:t xml:space="preserve">,</w:t>
            </w:r>
          </w:p>
          <w:p>
            <w:pPr>
              <w:pStyle w:val="BodyText"/>
            </w:pPr>
            <w:bookmarkStart w:id="62" w:name="eq-effect-in-treated-std-proof"/>
            <m:oMathPara>
              <m:oMathParaPr>
                <m:jc m:val="center"/>
              </m:oMathParaPr>
              <m:oMath>
                <m:eqArr>
                  <m:e>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r>
                          <m:rPr>
                            <m:sty m:val="p"/>
                          </m:rPr>
                          <m:t>,</m:t>
                        </m:r>
                        <m:r>
                          <m:t>L</m:t>
                        </m:r>
                        <m:r>
                          <m:rPr>
                            <m:sty m:val="p"/>
                          </m:rPr>
                          <m:t>=</m:t>
                        </m:r>
                        <m:r>
                          <m:t>l</m:t>
                        </m:r>
                      </m:e>
                    </m:d>
                    <m:r>
                      <m:t>​</m:t>
                    </m:r>
                    <m:r>
                      <m:t>&amp;</m:t>
                    </m:r>
                    <m:r>
                      <m:rPr>
                        <m:sty m:val="p"/>
                      </m:rPr>
                      <m:t>=</m:t>
                    </m:r>
                    <m:r>
                      <m:rPr>
                        <m:sty m:val="p"/>
                      </m:rPr>
                      <m:t>E</m:t>
                    </m:r>
                    <m:r>
                      <m:t>​</m:t>
                    </m:r>
                    <m:d>
                      <m:dPr>
                        <m:begChr m:val="["/>
                        <m:sepChr m:val=""/>
                        <m:endChr m:val="]"/>
                        <m:grow/>
                      </m:dPr>
                      <m:e>
                        <m:sSup>
                          <m:e>
                            <m:r>
                              <m:t>Y</m:t>
                            </m:r>
                          </m:e>
                          <m:sup>
                            <m:r>
                              <m:t>a</m:t>
                            </m:r>
                          </m:sup>
                        </m:sSup>
                        <m:r>
                          <m:rPr>
                            <m:sty m:val="p"/>
                          </m:rPr>
                          <m:t>∣</m:t>
                        </m:r>
                        <m:r>
                          <m:t>L</m:t>
                        </m:r>
                        <m:r>
                          <m:rPr>
                            <m:sty m:val="p"/>
                          </m:rPr>
                          <m:t>=</m:t>
                        </m:r>
                        <m:r>
                          <m:t>l</m:t>
                        </m:r>
                      </m:e>
                    </m:d>
                    <m:r>
                      <m:t>​</m:t>
                    </m:r>
                    <m:r>
                      <m:t>&amp;</m:t>
                    </m:r>
                    <m:r>
                      <m:t>&amp;</m:t>
                    </m:r>
                    <m:r>
                      <m:rPr>
                        <m:nor/>
                        <m:sty m:val="p"/>
                      </m:rPr>
                      <m:t>(partial exchangeability)</m:t>
                    </m:r>
                  </m:e>
                  <m:e>
                    <m:r>
                      <m:t>&amp;</m:t>
                    </m:r>
                    <m:r>
                      <m:rPr>
                        <m:sty m:val="p"/>
                      </m:rPr>
                      <m:t>=</m:t>
                    </m:r>
                    <m:r>
                      <m:rPr>
                        <m:sty m:val="p"/>
                      </m:rPr>
                      <m:t>E</m:t>
                    </m:r>
                    <m:r>
                      <m:t>​</m:t>
                    </m:r>
                    <m:d>
                      <m:dPr>
                        <m:begChr m:val="["/>
                        <m:sepChr m:val=""/>
                        <m:endChr m:val="]"/>
                        <m:grow/>
                      </m:dPr>
                      <m:e>
                        <m:sSup>
                          <m:e>
                            <m:r>
                              <m:t>Y</m:t>
                            </m:r>
                          </m:e>
                          <m:sup>
                            <m:r>
                              <m:t>a</m:t>
                            </m:r>
                          </m:sup>
                        </m:sSup>
                        <m:r>
                          <m:rPr>
                            <m:sty m:val="p"/>
                          </m:rPr>
                          <m:t>∣</m:t>
                        </m:r>
                        <m:r>
                          <m:t>A</m:t>
                        </m:r>
                        <m:r>
                          <m:rPr>
                            <m:sty m:val="p"/>
                          </m:rPr>
                          <m:t>=</m:t>
                        </m:r>
                        <m:r>
                          <m:t>a</m:t>
                        </m:r>
                        <m:r>
                          <m:rPr>
                            <m:sty m:val="p"/>
                          </m:rPr>
                          <m:t>,</m:t>
                        </m:r>
                        <m:r>
                          <m:t>L</m:t>
                        </m:r>
                        <m:r>
                          <m:rPr>
                            <m:sty m:val="p"/>
                          </m:rPr>
                          <m:t>=</m:t>
                        </m:r>
                        <m:r>
                          <m:t>l</m:t>
                        </m:r>
                      </m:e>
                    </m:d>
                    <m:r>
                      <m:t>​</m:t>
                    </m:r>
                    <m:r>
                      <m:t>&amp;</m:t>
                    </m:r>
                    <m:r>
                      <m:t>&amp;</m:t>
                    </m:r>
                    <m:r>
                      <m:rPr>
                        <m:nor/>
                        <m:sty m:val="p"/>
                      </m:rPr>
                      <m:t>(partial exchangeability; positivity)</m:t>
                    </m:r>
                  </m:e>
                  <m:e>
                    <m:r>
                      <m:t>&amp;</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&amp;</m:t>
                    </m:r>
                    <m:r>
                      <m:t>&amp;</m:t>
                    </m:r>
                    <m:r>
                      <m:rPr>
                        <m:nor/>
                        <m:sty m:val="p"/>
                      </m:rPr>
                      <m:t>(consistency)</m:t>
                    </m:r>
                    <m:r>
                      <m:rPr>
                        <m:sty m:val="p"/>
                      </m:rPr>
                      <m:t>.</m:t>
                    </m:r>
                  </m:e>
                </m:eqArr>
                <m:r>
                  <m:t>  </m:t>
                </m:r>
                <m:r>
                  <m:rPr>
                    <m:sty m:val="p"/>
                  </m:rPr>
                  <m:t>(</m:t>
                </m:r>
                <m:r>
                  <m:t>10</m:t>
                </m:r>
                <m:r>
                  <m:rPr>
                    <m:sty m:val="p"/>
                  </m:rPr>
                  <m:t>)</m:t>
                </m:r>
              </m:oMath>
            </m:oMathPara>
            <w:bookmarkEnd w:id="62"/>
          </w:p>
          <w:p>
            <w:pPr>
              <w:pStyle w:val="FirstParagraph"/>
            </w:pPr>
            <w:r>
              <w:t xml:space="preserve">Averaging over</w:t>
            </w:r>
            <w:r>
              <w:t xml:space="preserve"> </w:t>
            </w:r>
            <m:oMath>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 </w:t>
            </w:r>
            <w:r>
              <w:t xml:space="preserve">(law of total expectation) gives</w:t>
            </w:r>
            <w:r>
              <w:t xml:space="preserve"> </w:t>
            </w:r>
            <w:hyperlink w:anchor="eq-effect-in-treated-standardization">
              <w:r>
                <w:rPr>
                  <w:rStyle w:val="Hyperlink"/>
                </w:rPr>
                <w:t xml:space="preserve">Equation 8</w:t>
              </w:r>
            </w:hyperlink>
            <w:r>
              <w:t xml:space="preserve">.</w:t>
            </w:r>
          </w:p>
          <w:p>
            <w:pPr>
              <w:pStyle w:val="BodyText"/>
            </w:pPr>
            <w:r>
              <w:rPr>
                <w:b/>
                <w:bCs/>
              </w:rPr>
              <w:t xml:space="preserve">IP weighting.</w:t>
            </w:r>
            <w:r>
              <w:t xml:space="preserve"> </w:t>
            </w:r>
            <w:r>
              <w:t xml:space="preserve">Because</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is zero unless</w:t>
            </w:r>
            <w:r>
              <w:t xml:space="preserve"> </w:t>
            </w:r>
            <m:oMath>
              <m:r>
                <m:t>A</m:t>
              </m:r>
              <m:r>
                <m:rPr>
                  <m:sty m:val="p"/>
                </m:rPr>
                <m:t>=</m:t>
              </m:r>
              <m:r>
                <m:t>a</m:t>
              </m:r>
            </m:oMath>
            <w:r>
              <w:t xml:space="preserve">, the numerator of</w:t>
            </w:r>
            <w:r>
              <w:t xml:space="preserve"> </w:t>
            </w:r>
            <w:hyperlink w:anchor="eq-effect-in-treated-ipw">
              <w:r>
                <w:rPr>
                  <w:rStyle w:val="Hyperlink"/>
                </w:rPr>
                <w:t xml:space="preserve">Equation 9</w:t>
              </w:r>
            </w:hyperlink>
            <w:r>
              <w:t xml:space="preserve"> </w:t>
            </w:r>
            <w:r>
              <w:t xml:space="preserve">is</w:t>
            </w:r>
          </w:p>
          <w:p>
            <w:pPr>
              <w:pStyle w:val="BodyText"/>
            </w:pPr>
            <w:bookmarkStart w:id="63" w:name="eq-effect-in-treated-ipw-numerato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L</m:t>
                                </m:r>
                              </m:e>
                            </m:d>
                            <m: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r>
                      <m:t>&amp;</m:t>
                    </m:r>
                    <m:r>
                      <m:t>&amp;</m:t>
                    </m:r>
                    <m:r>
                      <m:rPr>
                        <m:nor/>
                        <m:sty m:val="p"/>
                      </m:rPr>
                      <m:t>(iterated expectations given </m:t>
                    </m:r>
                    <m:r>
                      <m:t>L</m:t>
                    </m:r>
                    <m:r>
                      <m:rPr>
                        <m:nor/>
                        <m:sty m:val="p"/>
                      </m:rPr>
                      <m:t>)</m:t>
                    </m:r>
                  </m:e>
                  <m:e>
                    <m:r>
                      <m:t>&amp;</m:t>
                    </m:r>
                    <m:r>
                      <m:rPr>
                        <m:sty m:val="p"/>
                      </m:rPr>
                      <m:t>=</m:t>
                    </m:r>
                    <m:r>
                      <m:rPr>
                        <m:sty m:val="p"/>
                      </m:rPr>
                      <m:t>E</m:t>
                    </m:r>
                    <m:r>
                      <m:t>​</m:t>
                    </m:r>
                    <m:d>
                      <m:dPr>
                        <m:begChr m:val="["/>
                        <m:sepChr m:val=""/>
                        <m:endChr m:val="]"/>
                        <m:grow/>
                      </m:dPr>
                      <m:e>
                        <m:r>
                          <m:rPr>
                            <m:sty m:val="p"/>
                          </m:rPr>
                          <m:t>E</m:t>
                        </m:r>
                        <m:r>
                          <m:t>​</m:t>
                        </m:r>
                        <m:d>
                          <m:dPr>
                            <m:begChr m:val="["/>
                            <m:sepChr m:val=""/>
                            <m:endChr m:val="]"/>
                            <m:grow/>
                          </m:dPr>
                          <m:e>
                            <m:r>
                              <m:t>Y</m:t>
                            </m:r>
                            <m:r>
                              <m:rPr>
                                <m:sty m:val="p"/>
                              </m:rPr>
                              <m:t>∣</m:t>
                            </m:r>
                            <m:r>
                              <m:t>A</m:t>
                            </m:r>
                            <m:r>
                              <m:rPr>
                                <m:sty m:val="p"/>
                              </m:rPr>
                              <m:t>=</m:t>
                            </m:r>
                            <m:r>
                              <m:t>a</m:t>
                            </m:r>
                            <m:r>
                              <m:rPr>
                                <m:sty m:val="p"/>
                              </m:rPr>
                              <m:t>,</m:t>
                            </m:r>
                            <m:r>
                              <m:t>L</m:t>
                            </m:r>
                          </m:e>
                        </m:d>
                        <m:r>
                          <m:t>​</m:t>
                        </m:r>
                        <m:r>
                          <m:rPr>
                            <m:sty m:val="p"/>
                          </m:rPr>
                          <m:t>Pr</m:t>
                        </m:r>
                        <m:r>
                          <m:rPr>
                            <m:sty m:val="p"/>
                          </m:rPr>
                          <m:t>[</m:t>
                        </m:r>
                        <m:r>
                          <m:t>A</m:t>
                        </m:r>
                        <m:r>
                          <m:rPr>
                            <m:sty m:val="p"/>
                          </m:rPr>
                          <m:t>=</m:t>
                        </m:r>
                        <m:sSup>
                          <m:e>
                            <m:r>
                              <m:t>a</m:t>
                            </m:r>
                          </m:e>
                          <m:sup>
                            <m:r>
                              <m:rPr>
                                <m:sty m:val="p"/>
                              </m:rPr>
                              <m:t>′</m:t>
                            </m:r>
                          </m:sup>
                        </m:sSup>
                        <m:r>
                          <m:rPr>
                            <m:sty m:val="p"/>
                          </m:rPr>
                          <m:t>∣</m:t>
                        </m:r>
                        <m:r>
                          <m:t>L</m:t>
                        </m:r>
                        <m:r>
                          <m:rPr>
                            <m:sty m:val="p"/>
                          </m:rPr>
                          <m:t>]</m:t>
                        </m:r>
                      </m:e>
                    </m:d>
                    <m:r>
                      <m:t>​</m:t>
                    </m:r>
                    <m:r>
                      <m:t>&amp;</m:t>
                    </m:r>
                    <m:r>
                      <m:t>&amp;</m:t>
                    </m:r>
                    <m:r>
                      <m:rPr>
                        <m:nor/>
                        <m:sty m:val="p"/>
                      </m:rPr>
                      <m:t>(definition of </m:t>
                    </m:r>
                    <m:r>
                      <m:t>f</m:t>
                    </m:r>
                    <m:r>
                      <m:rPr>
                        <m:nor/>
                        <m:sty m:val="p"/>
                      </m:rPr>
                      <m:t>; positivity)</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r>
                      <m:rPr>
                        <m:sty m:val="p"/>
                      </m:rPr>
                      <m:t>Pr</m:t>
                    </m:r>
                    <m:r>
                      <m:rPr>
                        <m:sty m:val="p"/>
                      </m:rPr>
                      <m:t>[</m:t>
                    </m:r>
                    <m:r>
                      <m:t>A</m:t>
                    </m:r>
                    <m:r>
                      <m:rPr>
                        <m:sty m:val="p"/>
                      </m:rPr>
                      <m:t>=</m:t>
                    </m:r>
                    <m:sSup>
                      <m:e>
                        <m:r>
                          <m:t>a</m:t>
                        </m:r>
                      </m:e>
                      <m:sup>
                        <m:r>
                          <m:rPr>
                            <m:sty m:val="p"/>
                          </m:rPr>
                          <m:t>′</m:t>
                        </m:r>
                      </m:sup>
                    </m:sSup>
                    <m:r>
                      <m:rPr>
                        <m:sty m:val="p"/>
                      </m:rPr>
                      <m:t>]</m:t>
                    </m:r>
                    <m:r>
                      <m:t>&amp;</m:t>
                    </m:r>
                    <m:r>
                      <m:t>&amp;</m:t>
                    </m:r>
                    <m:r>
                      <m:rPr>
                        <m:nor/>
                        <m:sty m:val="p"/>
                      </m:rPr>
                      <m:t>(Bayes’ rule)</m:t>
                    </m:r>
                    <m:r>
                      <m:rPr>
                        <m:sty m:val="p"/>
                      </m:rPr>
                      <m:t>.</m:t>
                    </m:r>
                  </m:e>
                </m:eqArr>
                <m:r>
                  <m:t>  </m:t>
                </m:r>
                <m:r>
                  <m:rPr>
                    <m:sty m:val="p"/>
                  </m:rPr>
                  <m:t>(</m:t>
                </m:r>
                <m:r>
                  <m:t>11</m:t>
                </m:r>
                <m:r>
                  <m:rPr>
                    <m:sty m:val="p"/>
                  </m:rPr>
                  <m:t>)</m:t>
                </m:r>
              </m:oMath>
            </m:oMathPara>
            <w:bookmarkEnd w:id="63"/>
          </w:p>
          <w:p>
            <w:pPr>
              <w:pStyle w:val="FirstParagraph"/>
            </w:pPr>
            <w:r>
              <w:t xml:space="preserve">The same steps with</w:t>
            </w:r>
            <w:r>
              <w:t xml:space="preserve"> </w:t>
            </w:r>
            <m:oMath>
              <m:r>
                <m:t>Y</m:t>
              </m:r>
            </m:oMath>
            <w:r>
              <w:t xml:space="preserve"> </w:t>
            </w:r>
            <w:r>
              <w:t xml:space="preserve">replaced by 1 show that the denominator equals</w:t>
            </w:r>
            <w:r>
              <w:t xml:space="preserve"> </w:t>
            </w:r>
            <m:oMath>
              <m:r>
                <m:rPr>
                  <m:sty m:val="p"/>
                </m:rPr>
                <m:t>Pr</m:t>
              </m:r>
              <m:r>
                <m:rPr>
                  <m:sty m:val="p"/>
                </m:rPr>
                <m:t>[</m:t>
              </m:r>
              <m:r>
                <m:t>A</m:t>
              </m:r>
              <m:r>
                <m:rPr>
                  <m:sty m:val="p"/>
                </m:rPr>
                <m:t>=</m:t>
              </m:r>
              <m:sSup>
                <m:e>
                  <m:r>
                    <m:t>a</m:t>
                  </m:r>
                </m:e>
                <m:sup>
                  <m:r>
                    <m:rPr>
                      <m:sty m:val="p"/>
                    </m:rPr>
                    <m:t>′</m:t>
                  </m:r>
                </m:sup>
              </m:sSup>
              <m:r>
                <m:rPr>
                  <m:sty m:val="p"/>
                </m:rPr>
                <m:t>]</m:t>
              </m:r>
            </m:oMath>
            <w:r>
              <w:t xml:space="preserve">.</w:t>
            </w:r>
            <w:r>
              <w:t xml:space="preserve"> </w:t>
            </w:r>
            <w:r>
              <w:t xml:space="preserve">Their ratio is the standardized mean, which equals</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by</w:t>
            </w:r>
            <w:r>
              <w:t xml:space="preserve"> </w:t>
            </w:r>
            <w:hyperlink w:anchor="eq-effect-in-treated-standardization">
              <w:r>
                <w:rPr>
                  <w:rStyle w:val="Hyperlink"/>
                </w:rPr>
                <w:t xml:space="preserve">Equation 8</w:t>
              </w:r>
            </w:hyperlink>
            <w:r>
              <w:t xml:space="preserve">.</w:t>
            </w:r>
          </w:p>
          <w:p/>
        </w:tc>
      </w:tr>
    </w:tbl>
    <w:bookmarkEnd w:id="64"/>
    <w:bookmarkStart w:id="70"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ins w:id="77" w:author="PR Preview" w:date="2024-01-01T00:00:00Z">
        <w:r>
          <w:t xml:space="preserve">In the second study (</w:t>
        </w:r>
      </w:ins>
      <w:hyperlink w:anchor="exm-multiplicative-not-additive">
        <w:r>
          <w:rPr>
            <w:rStyle w:val="Hyperlink"/>
          </w:rPr>
          <w:t xml:space="preserve">Example 3</w:t>
        </w:r>
      </w:hyperlink>
      <w:ins w:id="77" w:author="PR Preview" w:date="2024-01-01T00:00:00Z">
        <w:r>
          <w:t xml:space="preserve">), treatment changes the risk by the same 0.1 in both strata, so treating everyone would change risk equally in both strata, despite the multiplicative effect modification.</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5" w:name="rem-additive-scale-for-targeting"/>
          <w:p>
            <w:pPr>
              <w:pStyle w:val="BodyText"/>
            </w:pPr>
            <w:r>
              <w:rPr>
                <w:i/>
                <w:iCs/>
              </w:rPr>
              <w:t xml:space="preserve">Remark 5</w:t>
            </w:r>
            <w:r>
              <w:t xml:space="preserve"> (Use the Additive Scale to Target Treatment). </w:t>
            </w:r>
            <w:r>
              <w:t xml:space="preserve">To identify the groups that would benefit most from an intervention, look for</w:t>
            </w:r>
            <w:r>
              <w:t xml:space="preserve"> </w:t>
            </w:r>
            <w:r>
              <w:rPr>
                <w:b/>
                <w:bCs/>
              </w:rPr>
              <w:t xml:space="preserve">additive</w:t>
            </w:r>
            <w:r>
              <w:t xml:space="preserve">, not multiplicative, effect modification:</w:t>
            </w:r>
            <w:r>
              <w:t xml:space="preserve"> </w:t>
            </w:r>
            <w:r>
              <w:t xml:space="preserve">the causal risk difference in a stratum is the average change in risk that treating everyone in that stratum would produce,</w:t>
            </w:r>
            <w:r>
              <w:t xml:space="preserve"> </w:t>
            </w:r>
            <w:r>
              <w:t xml:space="preserve">whatever the risk ratio in that stratum is.</w:t>
            </w:r>
          </w:p>
          <w:bookmarkEnd w:id="65"/>
        </w:tc>
      </w:tr>
    </w:tbl>
    <w:p>
      <w:pPr>
        <w:pStyle w:val="BodyText"/>
      </w:pPr>
      <w:ins w:id="78"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6" w:name="prp-em-at-least-one-scale"/>
          <w:p>
            <w:pPr>
              <w:pStyle w:val="BodyText"/>
            </w:pPr>
            <w:r>
              <w:rPr>
                <w:b/>
                <w:bCs/>
              </w:rPr>
              <w:t xml:space="preserve">Proposition 4 (Modification on at Least One Scale)</w:t>
            </w:r>
            <w:r>
              <w:t xml:space="preserve"> </w:t>
            </w:r>
            <w:r>
              <w:t xml:space="preserve">Let</w:t>
            </w:r>
            <w:r>
              <w:t xml:space="preserve"> </w:t>
            </w:r>
            <m:oMath>
              <m:r>
                <m:t>V</m:t>
              </m:r>
            </m:oMath>
            <w:r>
              <w:t xml:space="preserve"> </w:t>
            </w:r>
            <w:r>
              <w:t xml:space="preserve">be binary with</w:t>
            </w:r>
            <w:r>
              <w:t xml:space="preserve"> </w:t>
            </w:r>
            <m:oMath>
              <m:r>
                <m:rPr>
                  <m:sty m:val="p"/>
                </m:rPr>
                <m:t>Pr</m:t>
              </m:r>
              <m:r>
                <m:rPr>
                  <m:sty m:val="p"/>
                </m:rPr>
                <m:t>[</m:t>
              </m:r>
              <m:r>
                <m:t>V</m:t>
              </m:r>
              <m:r>
                <m:rPr>
                  <m:sty m:val="p"/>
                </m:rPr>
                <m:t>=</m:t>
              </m:r>
              <m:r>
                <m:t>v</m:t>
              </m:r>
              <m:r>
                <m:rPr>
                  <m:sty m:val="p"/>
                </m:rPr>
                <m:t>]</m:t>
              </m:r>
              <m:r>
                <m:rPr>
                  <m:sty m:val="p"/>
                </m:rPr>
                <m:t>&gt;</m:t>
              </m:r>
              <m:r>
                <m:t>0</m:t>
              </m:r>
            </m:oMath>
            <w:r>
              <w:t xml:space="preserve"> </w:t>
            </w:r>
            <w:r>
              <w:t xml:space="preserve">for</w:t>
            </w:r>
            <w:r>
              <w:t xml:space="preserve"> </w:t>
            </w:r>
            <m:oMath>
              <m:r>
                <m:t>v</m:t>
              </m:r>
              <m:r>
                <m:rPr>
                  <m:sty m:val="p"/>
                </m:rPr>
                <m:t>=</m:t>
              </m:r>
              <m:r>
                <m:t>0</m:t>
              </m:r>
              <m:r>
                <m:rPr>
                  <m:sty m:val="p"/>
                </m:rPr>
                <m:t>,</m:t>
              </m:r>
              <m:r>
                <m:t>1</m:t>
              </m:r>
            </m:oMath>
            <w:r>
              <w:t xml:space="preserve">, and let</w:t>
            </w:r>
            <w:r>
              <w:t xml:space="preserve"> </w:t>
            </w:r>
            <m:oMath>
              <m:sSub>
                <m:e>
                  <m:r>
                    <m:t>p</m:t>
                  </m:r>
                </m:e>
                <m:sub>
                  <m:r>
                    <m:t>v</m:t>
                  </m:r>
                </m:sub>
              </m:sSub>
              <m:limUpp>
                <m:e>
                  <m:r>
                    <m:rPr>
                      <m:sty m:val="p"/>
                    </m:rPr>
                    <m:t>=</m:t>
                  </m:r>
                </m:e>
                <m:lim>
                  <m:r>
                    <m:rPr>
                      <m:nor/>
                      <m:sty m:val="p"/>
                    </m:rPr>
                    <m:t>def</m:t>
                  </m:r>
                </m:lim>
              </m:limUpp>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r>
                <m:rPr>
                  <m:sty m:val="p"/>
                </m:rPr>
                <m:t>&gt;</m:t>
              </m:r>
              <m:r>
                <m:t>0</m:t>
              </m:r>
            </m:oMath>
            <w:r>
              <w:t xml:space="preserve">,</w:t>
            </w:r>
            <w:r>
              <w:t xml:space="preserve"> </w:t>
            </w:r>
            <m:oMath>
              <m:sSub>
                <m:e>
                  <m:r>
                    <m:rPr>
                      <m:sty m:val="p"/>
                    </m:rPr>
                    <m:t>RD</m:t>
                  </m:r>
                </m:e>
                <m:sub>
                  <m:r>
                    <m:t>v</m:t>
                  </m:r>
                </m:sub>
              </m:sSub>
              <m:limUpp>
                <m:e>
                  <m:r>
                    <m:rPr>
                      <m:sty m:val="p"/>
                    </m:rPr>
                    <m:t>=</m:t>
                  </m:r>
                </m:e>
                <m:lim>
                  <m:r>
                    <m:rPr>
                      <m:nor/>
                      <m:sty m:val="p"/>
                    </m:rPr>
                    <m:t>def</m:t>
                  </m:r>
                </m:lim>
              </m:limUpp>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r>
                <m:rPr>
                  <m:sty m:val="p"/>
                </m:rPr>
                <m:t>−</m:t>
              </m:r>
              <m:sSub>
                <m:e>
                  <m:r>
                    <m:t>p</m:t>
                  </m:r>
                </m:e>
                <m:sub>
                  <m:r>
                    <m:t>v</m:t>
                  </m:r>
                </m:sub>
              </m:sSub>
            </m:oMath>
            <w:r>
              <w:t xml:space="preserve">,</w:t>
            </w:r>
            <w:r>
              <w:t xml:space="preserve"> </w:t>
            </w:r>
            <w:r>
              <w:t xml:space="preserve">and</w:t>
            </w:r>
            <w:r>
              <w:t xml:space="preserve"> </w:t>
            </w:r>
            <m:oMath>
              <m:sSub>
                <m:e>
                  <m:r>
                    <m:rPr>
                      <m:sty m:val="p"/>
                    </m:rPr>
                    <m:t>RR</m:t>
                  </m:r>
                </m:e>
                <m:sub>
                  <m:r>
                    <m:t>v</m:t>
                  </m:r>
                </m:sub>
              </m:sSub>
              <m:limUpp>
                <m:e>
                  <m:r>
                    <m:rPr>
                      <m:sty m:val="p"/>
                    </m:rPr>
                    <m:t>=</m:t>
                  </m:r>
                </m:e>
                <m:lim>
                  <m:r>
                    <m:rPr>
                      <m:nor/>
                      <m:sty m:val="p"/>
                    </m:rPr>
                    <m:t>def</m:t>
                  </m:r>
                </m:lim>
              </m:limUpp>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r>
                <m:rPr>
                  <m:sty m:val="p"/>
                </m:rPr>
                <m:t>/</m:t>
              </m:r>
              <m:sSub>
                <m:e>
                  <m:r>
                    <m:t>p</m:t>
                  </m:r>
                </m:e>
                <m:sub>
                  <m:r>
                    <m:t>v</m:t>
                  </m:r>
                </m:sub>
              </m:sSub>
            </m:oMath>
            <w:r>
              <w:t xml:space="preserve"> </w:t>
            </w:r>
            <w:r>
              <w:t xml:space="preserve">for</w:t>
            </w:r>
            <w:r>
              <w:t xml:space="preserve"> </w:t>
            </w:r>
            <m:oMath>
              <m:r>
                <m:t>v</m:t>
              </m:r>
              <m:r>
                <m:rPr>
                  <m:sty m:val="p"/>
                </m:rPr>
                <m:t>=</m:t>
              </m:r>
              <m:r>
                <m:t>0</m:t>
              </m:r>
              <m:r>
                <m:rPr>
                  <m:sty m:val="p"/>
                </m:rPr>
                <m:t>,</m:t>
              </m:r>
              <m:r>
                <m:t>1</m:t>
              </m:r>
            </m:oMath>
            <w:r>
              <w:t xml:space="preserve">.</w:t>
            </w:r>
            <w:r>
              <w:t xml:space="preserve"> </w:t>
            </w:r>
            <w:r>
              <w:t xml:space="preserve">If</w:t>
            </w:r>
            <w:r>
              <w:t xml:space="preserve"> </w:t>
            </w:r>
            <m:oMath>
              <m:sSub>
                <m:e>
                  <m:r>
                    <m:rPr>
                      <m:sty m:val="p"/>
                    </m:rPr>
                    <m:t>RD</m:t>
                  </m:r>
                </m:e>
                <m:sub>
                  <m:r>
                    <m:t>v</m:t>
                  </m:r>
                </m:sub>
              </m:sSub>
              <m:r>
                <m:rPr>
                  <m:sty m:val="p"/>
                </m:rPr>
                <m:t>≠</m:t>
              </m:r>
              <m:r>
                <m:t>0</m:t>
              </m:r>
            </m:oMath>
            <w:r>
              <w:t xml:space="preserve"> </w:t>
            </w:r>
            <w:r>
              <w:t xml:space="preserve">for at least one</w:t>
            </w:r>
            <w:r>
              <w:t xml:space="preserve"> </w:t>
            </w:r>
            <m:oMath>
              <m:r>
                <m:t>v</m:t>
              </m:r>
            </m:oMath>
            <w:r>
              <w:t xml:space="preserve"> </w:t>
            </w:r>
            <w:r>
              <w:t xml:space="preserve">and</w:t>
            </w:r>
            <w:r>
              <w:t xml:space="preserve"> </w:t>
            </w:r>
            <m:oMath>
              <m:sSub>
                <m:e>
                  <m:r>
                    <m:t>p</m:t>
                  </m:r>
                </m:e>
                <m:sub>
                  <m:r>
                    <m:t>1</m:t>
                  </m:r>
                </m:sub>
              </m:sSub>
              <m:r>
                <m:rPr>
                  <m:sty m:val="p"/>
                </m:rPr>
                <m:t>≠</m:t>
              </m:r>
              <m:sSub>
                <m:e>
                  <m:r>
                    <m:t>p</m:t>
                  </m:r>
                </m:e>
                <m:sub>
                  <m:r>
                    <m:t>0</m:t>
                  </m:r>
                </m:sub>
              </m:sSub>
            </m:oMath>
            <w:r>
              <w:t xml:space="preserve">,</w:t>
            </w:r>
            <w:r>
              <w:t xml:space="preserve"> </w:t>
            </w:r>
            <w:r>
              <w:t xml:space="preserve">then there is effect modification by</w:t>
            </w:r>
            <w:r>
              <w:t xml:space="preserve"> </w:t>
            </w:r>
            <m:oMath>
              <m:r>
                <m:t>V</m:t>
              </m:r>
            </m:oMath>
            <w:r>
              <w:t xml:space="preserve"> </w:t>
            </w:r>
            <w:r>
              <w:t xml:space="preserve">on the additive scale, the multiplicative scale, or both.</w:t>
            </w:r>
          </w:p>
          <w:bookmarkEnd w:id="66"/>
        </w:tc>
      </w:tr>
    </w:tbl>
    <w:p>
      <w:pPr>
        <w:pStyle w:val="BodyText"/>
      </w:pPr>
      <w:ins w:id="79" w:author="PR Preview" w:date="2024-01-01T00:00:00Z">
        <w:r>
          <w:t xml:space="preserve"> </w:t>
        </w:r>
      </w:ins>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Suppose there is no additive modification, so</w:t>
            </w:r>
            <w:r>
              <w:t xml:space="preserve"> </w:t>
            </w:r>
            <m:oMath>
              <m:sSub>
                <m:e>
                  <m:r>
                    <m:rPr>
                      <m:sty m:val="p"/>
                    </m:rPr>
                    <m:t>RD</m:t>
                  </m:r>
                </m:e>
                <m:sub>
                  <m:r>
                    <m:t>1</m:t>
                  </m:r>
                </m:sub>
              </m:sSub>
              <m:r>
                <m:rPr>
                  <m:sty m:val="p"/>
                </m:rPr>
                <m:t>=</m:t>
              </m:r>
              <m:sSub>
                <m:e>
                  <m:r>
                    <m:rPr>
                      <m:sty m:val="p"/>
                    </m:rPr>
                    <m:t>RD</m:t>
                  </m:r>
                </m:e>
                <m:sub>
                  <m:r>
                    <m:t>0</m:t>
                  </m:r>
                </m:sub>
              </m:sSub>
            </m:oMath>
            <w:r>
              <w:t xml:space="preserve">;</w:t>
            </w:r>
            <w:r>
              <w:t xml:space="preserve"> </w:t>
            </w:r>
            <w:r>
              <w:t xml:space="preserve">write</w:t>
            </w:r>
            <w:r>
              <w:t xml:space="preserve"> </w:t>
            </w:r>
            <m:oMath>
              <m:r>
                <m:t>d</m:t>
              </m:r>
            </m:oMath>
            <w:r>
              <w:t xml:space="preserve"> </w:t>
            </w:r>
            <w:r>
              <w:t xml:space="preserve">for this common value.</w:t>
            </w:r>
            <w:r>
              <w:t xml:space="preserve"> </w:t>
            </w:r>
            <w:r>
              <w:t xml:space="preserve">Since at least one</w:t>
            </w:r>
            <w:r>
              <w:t xml:space="preserve"> </w:t>
            </w:r>
            <m:oMath>
              <m:sSub>
                <m:e>
                  <m:r>
                    <m:rPr>
                      <m:sty m:val="p"/>
                    </m:rPr>
                    <m:t>RD</m:t>
                  </m:r>
                </m:e>
                <m:sub>
                  <m:r>
                    <m:t>v</m:t>
                  </m:r>
                </m:sub>
              </m:sSub>
            </m:oMath>
            <w:r>
              <w:t xml:space="preserve"> </w:t>
            </w:r>
            <w:r>
              <w:t xml:space="preserve">is nonzero,</w:t>
            </w:r>
            <w:r>
              <w:t xml:space="preserve"> </w:t>
            </w:r>
            <m:oMath>
              <m:r>
                <m:t>d</m:t>
              </m:r>
              <m:r>
                <m:rPr>
                  <m:sty m:val="p"/>
                </m:rPr>
                <m:t>≠</m:t>
              </m:r>
              <m:r>
                <m:t>0</m:t>
              </m:r>
            </m:oMath>
            <w:r>
              <w:t xml:space="preserve">.</w:t>
            </w:r>
            <w:r>
              <w:t xml:space="preserve"> </w:t>
            </w:r>
            <w:r>
              <w:t xml:space="preserve">By the definitions,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r>
                <m:rPr>
                  <m:sty m:val="p"/>
                </m:rPr>
                <m:t>=</m:t>
              </m:r>
              <m:sSub>
                <m:e>
                  <m:r>
                    <m:t>p</m:t>
                  </m:r>
                </m:e>
                <m:sub>
                  <m:r>
                    <m:t>v</m:t>
                  </m:r>
                </m:sub>
              </m:sSub>
              <m:r>
                <m:rPr>
                  <m:sty m:val="p"/>
                </m:rPr>
                <m:t>+</m:t>
              </m:r>
              <m:r>
                <m:t>d</m:t>
              </m:r>
            </m:oMath>
            <w:r>
              <w:t xml:space="preserve">, so</w:t>
            </w:r>
            <w:r>
              <w:t xml:space="preserve"> </w:t>
            </w:r>
            <m:oMath>
              <m:sSub>
                <m:e>
                  <m:r>
                    <m:rPr>
                      <m:sty m:val="p"/>
                    </m:rPr>
                    <m:t>RR</m:t>
                  </m:r>
                </m:e>
                <m:sub>
                  <m:r>
                    <m:t>v</m:t>
                  </m:r>
                </m:sub>
              </m:sSub>
              <m:r>
                <m:rPr>
                  <m:sty m:val="p"/>
                </m:rPr>
                <m:t>=</m:t>
              </m:r>
              <m:r>
                <m:t>1</m:t>
              </m:r>
              <m:r>
                <m:rPr>
                  <m:sty m:val="p"/>
                </m:rPr>
                <m:t>+</m:t>
              </m:r>
              <m:r>
                <m:t>d</m:t>
              </m:r>
              <m:r>
                <m:rPr>
                  <m:sty m:val="p"/>
                </m:rPr>
                <m:t>/</m:t>
              </m:r>
              <m:sSub>
                <m:e>
                  <m:r>
                    <m:t>p</m:t>
                  </m:r>
                </m:e>
                <m:sub>
                  <m:r>
                    <m:t>v</m:t>
                  </m:r>
                </m:sub>
              </m:sSub>
            </m:oMath>
            <w:r>
              <w:t xml:space="preserve">.</w:t>
            </w:r>
            <w:r>
              <w:t xml:space="preserve"> </w:t>
            </w:r>
            <w:r>
              <w:t xml:space="preserve">Because</w:t>
            </w:r>
            <w:r>
              <w:t xml:space="preserve"> </w:t>
            </w:r>
            <m:oMath>
              <m:r>
                <m:t>d</m:t>
              </m:r>
              <m:r>
                <m:rPr>
                  <m:sty m:val="p"/>
                </m:rPr>
                <m:t>≠</m:t>
              </m:r>
              <m:r>
                <m:t>0</m:t>
              </m:r>
            </m:oMath>
            <w:r>
              <w:t xml:space="preserve"> </w:t>
            </w:r>
            <w:r>
              <w:t xml:space="preserve">and</w:t>
            </w:r>
            <w:r>
              <w:t xml:space="preserve"> </w:t>
            </w:r>
            <m:oMath>
              <m:sSub>
                <m:e>
                  <m:r>
                    <m:t>p</m:t>
                  </m:r>
                </m:e>
                <m:sub>
                  <m:r>
                    <m:t>1</m:t>
                  </m:r>
                </m:sub>
              </m:sSub>
              <m:r>
                <m:rPr>
                  <m:sty m:val="p"/>
                </m:rPr>
                <m:t>≠</m:t>
              </m:r>
              <m:sSub>
                <m:e>
                  <m:r>
                    <m:t>p</m:t>
                  </m:r>
                </m:e>
                <m:sub>
                  <m:r>
                    <m:t>0</m:t>
                  </m:r>
                </m:sub>
              </m:sSub>
            </m:oMath>
            <w:r>
              <w:t xml:space="preserve">,</w:t>
            </w:r>
            <w:r>
              <w:t xml:space="preserve"> </w:t>
            </w:r>
            <m:oMath>
              <m:r>
                <m:t>d</m:t>
              </m:r>
              <m:r>
                <m:rPr>
                  <m:sty m:val="p"/>
                </m:rPr>
                <m:t>/</m:t>
              </m:r>
              <m:sSub>
                <m:e>
                  <m:r>
                    <m:t>p</m:t>
                  </m:r>
                </m:e>
                <m:sub>
                  <m:r>
                    <m:t>1</m:t>
                  </m:r>
                </m:sub>
              </m:sSub>
              <m:r>
                <m:rPr>
                  <m:sty m:val="p"/>
                </m:rPr>
                <m:t>≠</m:t>
              </m:r>
              <m:r>
                <m:t>d</m:t>
              </m:r>
              <m:r>
                <m:rPr>
                  <m:sty m:val="p"/>
                </m:rPr>
                <m:t>/</m:t>
              </m:r>
              <m:sSub>
                <m:e>
                  <m:r>
                    <m:t>p</m:t>
                  </m:r>
                </m:e>
                <m:sub>
                  <m:r>
                    <m:t>0</m:t>
                  </m:r>
                </m:sub>
              </m:sSub>
            </m:oMath>
            <w:r>
              <w:t xml:space="preserve">, so</w:t>
            </w:r>
            <w:r>
              <w:t xml:space="preserve"> </w:t>
            </w:r>
            <m:oMath>
              <m:sSub>
                <m:e>
                  <m:r>
                    <m:rPr>
                      <m:sty m:val="p"/>
                    </m:rPr>
                    <m:t>RR</m:t>
                  </m:r>
                </m:e>
                <m:sub>
                  <m:r>
                    <m:t>1</m:t>
                  </m:r>
                </m:sub>
              </m:sSub>
              <m:r>
                <m:rPr>
                  <m:sty m:val="p"/>
                </m:rPr>
                <m:t>≠</m:t>
              </m:r>
              <m:sSub>
                <m:e>
                  <m:r>
                    <m:rPr>
                      <m:sty m:val="p"/>
                    </m:rPr>
                    <m:t>RR</m:t>
                  </m:r>
                </m:e>
                <m:sub>
                  <m:r>
                    <m:t>0</m:t>
                  </m:r>
                </m:sub>
              </m:sSub>
            </m:oMath>
            <w:r>
              <w:t xml:space="preserve">: there is multiplicative modification.</w:t>
            </w:r>
          </w:p>
          <w:p/>
        </w:tc>
      </w:tr>
    </w:tbl>
    <w:p>
      <w:pPr>
        <w:pStyle w:val="BodyText"/>
      </w:pPr>
      <w:ins w:id="80" w:author="PR Preview" w:date="2024-01-01T00:00:00Z">
        <w:r>
          <w:t xml:space="preserve">In</w:t>
        </w:r>
      </w:ins>
      <w:ins w:id="80" w:author="PR Preview" w:date="2024-01-01T00:00:00Z">
        <w:r>
          <w:t xml:space="preserve"> </w:t>
        </w:r>
      </w:ins>
      <w:hyperlink w:anchor="exm-multiplicative-not-additive">
        <w:r>
          <w:rPr>
            <w:rStyle w:val="Hyperlink"/>
          </w:rPr>
          <w:t xml:space="preserve">Example 3</w:t>
        </w:r>
      </w:hyperlink>
      <w:ins w:id="80" w:author="PR Preview" w:date="2024-01-01T00:00:00Z">
        <w:r>
          <w:t xml:space="preserve">, both strata have causal risk difference</w:t>
        </w:r>
      </w:ins>
      <w:ins w:id="80" w:author="PR Preview" w:date="2024-01-01T00:00:00Z">
        <w:r>
          <w:t xml:space="preserve"> </w:t>
        </w:r>
      </w:ins>
      <m:oMath>
        <m:r>
          <m:t>0.1</m:t>
        </m:r>
      </m:oMath>
      <w:ins w:id="80" w:author="PR Preview" w:date="2024-01-01T00:00:00Z">
        <w:r>
          <w:t xml:space="preserve">, while</w:t>
        </w:r>
      </w:ins>
      <w:ins w:id="80" w:author="PR Preview" w:date="2024-01-01T00:00:00Z">
        <w:r>
          <w:t xml:space="preserve"> </w:t>
        </w:r>
      </w:ins>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ins w:id="80" w:author="PR Preview" w:date="2024-01-01T00:00:00Z">
        <w:r>
          <w:t xml:space="preserve"> </w:t>
        </w:r>
      </w:ins>
      <w:ins w:id="80" w:author="PR Preview" w:date="2024-01-01T00:00:00Z">
        <w:r>
          <w:t xml:space="preserve">and</w:t>
        </w:r>
      </w:ins>
      <w:ins w:id="80" w:author="PR Preview" w:date="2024-01-01T00:00:00Z">
        <w:r>
          <w:t xml:space="preserve"> </w:t>
        </w:r>
      </w:ins>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0.1</m:t>
        </m:r>
      </m:oMath>
      <w:ins w:id="80" w:author="PR Preview" w:date="2024-01-01T00:00:00Z">
        <w:r>
          <w:t xml:space="preserve">,</w:t>
        </w:r>
      </w:ins>
      <w:ins w:id="80" w:author="PR Preview" w:date="2024-01-01T00:00:00Z">
        <w:r>
          <w:t xml:space="preserve"> </w:t>
        </w:r>
      </w:ins>
      <w:ins w:id="80" w:author="PR Preview" w:date="2024-01-01T00:00:00Z">
        <w:r>
          <w:t xml:space="preserve">so the risk ratios are</w:t>
        </w:r>
      </w:ins>
      <w:ins w:id="80" w:author="PR Preview" w:date="2024-01-01T00:00:00Z">
        <w:r>
          <w:t xml:space="preserve"> </w:t>
        </w:r>
      </w:ins>
      <m:oMath>
        <m:r>
          <m:t>1</m:t>
        </m:r>
        <m:r>
          <m:rPr>
            <m:sty m:val="p"/>
          </m:rPr>
          <m:t>+</m:t>
        </m:r>
        <m:r>
          <m:t>0.1</m:t>
        </m:r>
        <m:r>
          <m:rPr>
            <m:sty m:val="p"/>
          </m:rPr>
          <m:t>/</m:t>
        </m:r>
        <m:r>
          <m:t>0.8</m:t>
        </m:r>
        <m:r>
          <m:rPr>
            <m:sty m:val="p"/>
          </m:rPr>
          <m:t>=</m:t>
        </m:r>
        <m:r>
          <m:t>1.125</m:t>
        </m:r>
      </m:oMath>
      <w:ins w:id="80" w:author="PR Preview" w:date="2024-01-01T00:00:00Z">
        <w:r>
          <w:t xml:space="preserve"> </w:t>
        </w:r>
      </w:ins>
      <w:ins w:id="80" w:author="PR Preview" w:date="2024-01-01T00:00:00Z">
        <w:r>
          <w:t xml:space="preserve">and</w:t>
        </w:r>
      </w:ins>
      <w:ins w:id="80" w:author="PR Preview" w:date="2024-01-01T00:00:00Z">
        <w:r>
          <w:t xml:space="preserve"> </w:t>
        </w:r>
      </w:ins>
      <m:oMath>
        <m:r>
          <m:t>1</m:t>
        </m:r>
        <m:r>
          <m:rPr>
            <m:sty m:val="p"/>
          </m:rPr>
          <m:t>+</m:t>
        </m:r>
        <m:r>
          <m:t>0.1</m:t>
        </m:r>
        <m:r>
          <m:rPr>
            <m:sty m:val="p"/>
          </m:rPr>
          <m:t>/</m:t>
        </m:r>
        <m:r>
          <m:t>0.1</m:t>
        </m:r>
        <m:r>
          <m:rPr>
            <m:sty m:val="p"/>
          </m:rPr>
          <m:t>=</m:t>
        </m:r>
        <m:r>
          <m:t>2</m:t>
        </m:r>
      </m:oMath>
      <w:ins w:id="80" w:author="PR Preview" w:date="2024-01-01T00:00:00Z">
        <w:r>
          <w:t xml:space="preserve">, as</w:t>
        </w:r>
      </w:ins>
      <w:ins w:id="80" w:author="PR Preview" w:date="2024-01-01T00:00:00Z">
        <w:r>
          <w:t xml:space="preserve"> </w:t>
        </w:r>
      </w:ins>
      <w:hyperlink w:anchor="prp-em-at-least-one-scale">
        <w:r>
          <w:rPr>
            <w:rStyle w:val="Hyperlink"/>
          </w:rPr>
          <w:t xml:space="preserve">Proposition 4</w:t>
        </w:r>
      </w:hyperlink>
      <w:ins w:id="80" w:author="PR Preview" w:date="2024-01-01T00:00:00Z">
        <w:r>
          <w:t xml:space="preserve"> </w:t>
        </w:r>
      </w:ins>
      <w:ins w:id="80" w:author="PR Preview" w:date="2024-01-01T00:00:00Z">
        <w:r>
          <w:t xml:space="preserve">predicts.</w:t>
        </w:r>
      </w:ins>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tip.png" id="69"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Report the Counterfactual Risks</w:t>
            </w:r>
          </w:p>
        </w:tc>
      </w:tr>
      <w:tr>
        <w:trPr>
          <w:cantSplit/>
        </w:trPr>
        <w:tc>
          <w:tcPr>
            <w:tcMar>
              <w:top w:w="108" w:type="dxa"/>
              <w:bottom w:w="108" w:type="dxa"/>
            </w:tcMar>
          </w:tcPr>
          <w:p>
            <w:pPr>
              <w:pStyle w:val="BodyText"/>
            </w:pPr>
            <w:pPr>
              <w:spacing w:before="16" w:after="16"/>
            </w:pPr>
            <w:r>
              <w:t xml:space="preserve">Reporting both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for every stratum tells the reader more than reporting only their difference or ratio:</w:t>
            </w:r>
            <w:r>
              <w:t xml:space="preserve"> </w:t>
            </w:r>
            <w:r>
              <w:t xml:space="preserve">the risks determine both scales, and neither scale alone determines the risks.</w:t>
            </w:r>
          </w:p>
          <w:p/>
        </w:tc>
      </w:tr>
    </w:tbl>
    <w:p>
      <w:pPr>
        <w:pStyle w:val="BodyText"/>
      </w:pPr>
      <w:r>
        <w:t xml:space="preserve">Several authors (e.g., Blot and Day 1979; Rothman et al. 1980;</w:t>
      </w:r>
      <w:r>
        <w:t xml:space="preserve"> </w:t>
      </w:r>
      <w:r>
        <w:t xml:space="preserve">Saracci 1980) have called additive effect modification the scale of interest for public health.</w:t>
      </w:r>
    </w:p>
    <w:p>
      <w:pPr>
        <w:pStyle w:val="BodyText"/>
      </w:pPr>
      <w:ins w:id="82" w:author="PR Preview" w:date="2024-01-01T00:00:00Z">
        <w:r>
          <w:t xml:space="preserve">In the second study, multiplicative modification is expected: with</w:t>
        </w:r>
      </w:ins>
      <w:ins w:id="82" w:author="PR Preview" w:date="2024-01-01T00:00:00Z">
        <w:r>
          <w:t xml:space="preserve"> </w:t>
        </w:r>
      </w:ins>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ins w:id="82" w:author="PR Preview" w:date="2024-01-01T00:00:00Z">
        <w:r>
          <w:t xml:space="preserve">, the causal risk ratio in that stratum can be at most</w:t>
        </w:r>
      </w:ins>
      <w:ins w:id="82" w:author="PR Preview" w:date="2024-01-01T00:00:00Z">
        <w:r>
          <w:t xml:space="preserve"> </w:t>
        </w:r>
      </w:ins>
      <m:oMath>
        <m:r>
          <m:t>1</m:t>
        </m:r>
        <m:r>
          <m:rPr>
            <m:sty m:val="p"/>
          </m:rPr>
          <m:t>/</m:t>
        </m:r>
        <m:r>
          <m:t>0.8</m:t>
        </m:r>
        <m:r>
          <m:rPr>
            <m:sty m:val="p"/>
          </m:rPr>
          <m:t>=</m:t>
        </m:r>
        <m:r>
          <m:t>1.25</m:t>
        </m:r>
      </m:oMath>
      <w:ins w:id="82" w:author="PR Preview" w:date="2024-01-01T00:00:00Z">
        <w:r>
          <w:t xml:space="preserve">, so it must differ from the risk ratio of 2 in the</w:t>
        </w:r>
      </w:ins>
      <w:ins w:id="82" w:author="PR Preview" w:date="2024-01-01T00:00:00Z">
        <w:r>
          <w:t xml:space="preserve"> </w:t>
        </w:r>
      </w:ins>
      <m:oMath>
        <m:r>
          <m:t>V</m:t>
        </m:r>
        <m:r>
          <m:rPr>
            <m:sty m:val="p"/>
          </m:rPr>
          <m:t>=</m:t>
        </m:r>
        <m:r>
          <m:t>0</m:t>
        </m:r>
      </m:oMath>
      <w:ins w:id="82" w:author="PR Preview" w:date="2024-01-01T00:00:00Z">
        <w:r>
          <w:t xml:space="preserve"> </w:t>
        </w:r>
      </w:ins>
      <w:ins w:id="82" w:author="PR Preview" w:date="2024-01-01T00:00:00Z">
        <w:r>
          <w:t xml:space="preserve">stratum.</w:t>
        </w:r>
      </w:ins>
      <w:ins w:id="82" w:author="PR Preview" w:date="2024-01-01T00:00:00Z">
        <w:r>
          <w:t xml:space="preserve"> </w:t>
        </w:r>
      </w:ins>
      <w:ins w:id="82" w:author="PR Preview" w:date="2024-01-01T00:00:00Z">
        <w:r>
          <w:t xml:space="preserve">Multiplicative modification here arises from differences in the untreated risk across levels of</w:t>
        </w:r>
      </w:ins>
      <w:ins w:id="82" w:author="PR Preview" w:date="2024-01-01T00:00:00Z">
        <w:r>
          <w:t xml:space="preserve"> </w:t>
        </w:r>
      </w:ins>
      <m:oMath>
        <m:r>
          <m:t>V</m:t>
        </m:r>
      </m:oMath>
      <w:ins w:id="82" w:author="PR Preview" w:date="2024-01-01T00:00:00Z">
        <w:r>
          <w:t xml:space="preserve">.</w:t>
        </w:r>
      </w:ins>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70"/>
    <w:bookmarkStart w:id="71"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71"/>
    <w:bookmarkEnd w:id="72"/>
    <w:bookmarkStart w:id="80"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1"/>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1"/>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exm-stratified-adjustment"/>
          <w:p>
            <w:pPr>
              <w:pStyle w:val="BodyText"/>
            </w:pPr>
            <w:r>
              <w:rPr>
                <w:b/>
                <w:bCs/>
              </w:rPr>
              <w:t xml:space="preserve">Example 7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73"/>
        </w:tc>
      </w:tr>
    </w:tbl>
    <w:bookmarkStart w:id="77" w:name="Xf378403de93601bb918ff3d435617b6e54fcc3c"/>
    <w:p>
      <w:pPr>
        <w:pStyle w:val="Heading3"/>
      </w:pPr>
      <w:r>
        <w:t xml:space="preserve">4.1 Conditional versus marginal effect measures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4" w:name="def-conditional-marginal-effect-measure"/>
          <w:p>
            <w:pPr>
              <w:pStyle w:val="BodyText"/>
            </w:pPr>
            <w:r>
              <w:rPr>
                <w:b/>
                <w:bCs/>
              </w:rPr>
              <w:t xml:space="preserve">Definition 8 (Effect Measures Within Strata and in the Whole Population)</w:t>
            </w:r>
            <w:r>
              <w:t xml:space="preserve"> </w:t>
            </w:r>
            <w:r>
              <w:t xml:space="preserve">Let</w:t>
            </w:r>
            <w:r>
              <w:t xml:space="preserve"> </w:t>
            </w:r>
            <m:oMath>
              <m:r>
                <m:t>L</m:t>
              </m:r>
            </m:oMath>
            <w:r>
              <w:t xml:space="preserve"> </w:t>
            </w:r>
            <w:r>
              <w:t xml:space="preserve">be a pre-treatment variable.</w:t>
            </w:r>
            <w:r>
              <w:t xml:space="preserve"> </w:t>
            </w:r>
            <w:r>
              <w:t xml:space="preserve">A</w:t>
            </w:r>
            <w:r>
              <w:t xml:space="preserve"> </w:t>
            </w:r>
            <w:r>
              <w:rPr>
                <w:b/>
                <w:bCs/>
              </w:rPr>
              <w:t xml:space="preserve">conditional</w:t>
            </w:r>
            <w:r>
              <w:t xml:space="preserve"> </w:t>
            </w:r>
            <w:r>
              <w:t xml:space="preserve">effect measure contrasts counterfactual outcomes within the subset of the population with</w:t>
            </w:r>
            <w:r>
              <w:t xml:space="preserve"> </w:t>
            </w:r>
            <m:oMath>
              <m:r>
                <m:t>L</m:t>
              </m:r>
              <m:r>
                <m:rPr>
                  <m:sty m:val="p"/>
                </m:rPr>
                <m:t>=</m:t>
              </m:r>
              <m:r>
                <m:t>l</m:t>
              </m:r>
            </m:oMath>
            <w:r>
              <w:t xml:space="preserve">,</w:t>
            </w:r>
            <w:r>
              <w:t xml:space="preserve"> </w:t>
            </w:r>
            <w:r>
              <w:t xml:space="preserve">e.g., the conditional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L</m:t>
              </m:r>
              <m:r>
                <m:rPr>
                  <m:sty m:val="p"/>
                </m:rPr>
                <m:t>=</m:t>
              </m:r>
              <m:r>
                <m:t>l</m:t>
              </m:r>
              <m:r>
                <m:rPr>
                  <m:sty m:val="p"/>
                </m:rPr>
                <m:t>]</m:t>
              </m:r>
            </m:oMath>
            <w:r>
              <w:t xml:space="preserve"> </w:t>
            </w:r>
            <w:r>
              <w:t xml:space="preserve">(when its denominator is positive).</w:t>
            </w:r>
            <w:r>
              <w:t xml:space="preserve"> </w:t>
            </w:r>
            <w:r>
              <w:t xml:space="preserve">A</w:t>
            </w:r>
            <w:r>
              <w:t xml:space="preserve"> </w:t>
            </w:r>
            <w:r>
              <w:rPr>
                <w:b/>
                <w:bCs/>
              </w:rPr>
              <w:t xml:space="preserve">marginal</w:t>
            </w:r>
            <w:r>
              <w:t xml:space="preserve"> </w:t>
            </w:r>
            <w:r>
              <w:t xml:space="preserve">(unconditional) effect measure contrasts them in the whole population,</w:t>
            </w:r>
            <w:r>
              <w:t xml:space="preserve"> </w:t>
            </w:r>
            <w:r>
              <w:t xml:space="preserve">e.g., the marginal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(when</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&gt;</m:t>
              </m:r>
              <m:r>
                <m:t>0</m:t>
              </m:r>
            </m:oMath>
            <w:r>
              <w:t xml:space="preserve">).</w:t>
            </w:r>
          </w:p>
          <w:bookmarkEnd w:id="74"/>
        </w:tc>
      </w:tr>
    </w:tbl>
    <w:p>
      <w:pPr>
        <w:pStyle w:val="Compact"/>
        <w:numPr>
          <w:ilvl w:val="0"/>
          <w:numId w:val="1012"/>
        </w:numPr>
      </w:pPr>
      <w:ins w:id="95" w:author="PR Preview" w:date="2024-01-01T00:00:00Z">
        <w:r>
          <w:t xml:space="preserve">The two stratum-specific risk ratios in</w:t>
        </w:r>
      </w:ins>
      <w:ins w:id="95" w:author="PR Preview" w:date="2024-01-01T00:00:00Z">
        <w:r>
          <w:t xml:space="preserve"> </w:t>
        </w:r>
      </w:ins>
      <w:hyperlink w:anchor="exm-stratified-adjustment">
        <w:r>
          <w:rPr>
            <w:rStyle w:val="Hyperlink"/>
          </w:rPr>
          <w:t xml:space="preserve">Example 7</w:t>
        </w:r>
      </w:hyperlink>
      <w:ins w:id="95" w:author="PR Preview" w:date="2024-01-01T00:00:00Z">
        <w:r>
          <w:t xml:space="preserve"> </w:t>
        </w:r>
      </w:ins>
      <w:ins w:id="95" w:author="PR Preview" w:date="2024-01-01T00:00:00Z">
        <w:r>
          <w:t xml:space="preserve">are</w:t>
        </w:r>
      </w:ins>
      <w:ins w:id="95" w:author="PR Preview" w:date="2024-01-01T00:00:00Z">
        <w:r>
          <w:t xml:space="preserve"> </w:t>
        </w:r>
      </w:ins>
      <w:ins w:id="95" w:author="PR Preview" w:date="2024-01-01T00:00:00Z">
        <w:r>
          <w:rPr>
            <w:b/>
            <w:bCs/>
          </w:rPr>
          <w:t xml:space="preserve">conditional</w:t>
        </w:r>
      </w:ins>
      <w:ins w:id="95" w:author="PR Preview" w:date="2024-01-01T00:00:00Z">
        <w:r>
          <w:t xml:space="preserve"> </w:t>
        </w:r>
      </w:ins>
      <w:ins w:id="95" w:author="PR Preview" w:date="2024-01-01T00:00:00Z">
        <w:r>
          <w:t xml:space="preserve">effect measures;</w:t>
        </w:r>
      </w:ins>
      <w:ins w:id="95" w:author="PR Preview" w:date="2024-01-01T00:00:00Z">
        <w:r>
          <w:t xml:space="preserve"> </w:t>
        </w:r>
      </w:ins>
      <w:ins w:id="95" w:author="PR Preview" w:date="2024-01-01T00:00:00Z">
        <w:r>
          <w:t xml:space="preserve">the risk ratio of 1 from Chapter 2 is a</w:t>
        </w:r>
      </w:ins>
      <w:ins w:id="95" w:author="PR Preview" w:date="2024-01-01T00:00:00Z">
        <w:r>
          <w:t xml:space="preserve"> </w:t>
        </w:r>
      </w:ins>
      <w:ins w:id="95" w:author="PR Preview" w:date="2024-01-01T00:00:00Z">
        <w:r>
          <w:rPr>
            <w:b/>
            <w:bCs/>
          </w:rPr>
          <w:t xml:space="preserve">marginal</w:t>
        </w:r>
      </w:ins>
      <w:ins w:id="95" w:author="PR Preview" w:date="2024-01-01T00:00:00Z">
        <w:r>
          <w:t xml:space="preserve"> </w:t>
        </w:r>
      </w:ins>
      <w:ins w:id="95" w:author="PR Preview" w:date="2024-01-01T00:00:00Z">
        <w:r>
          <w:t xml:space="preserve">one.</w:t>
        </w:r>
      </w:ins>
      <w:ins w:id="95" w:author="PR Preview" w:date="2024-01-01T00:00:00Z">
        <w:r>
          <w:t xml:space="preserve"> </w:t>
        </w:r>
      </w:ins>
      <w:ins w:id="95" w:author="PR Preview" w:date="2024-01-01T00:00:00Z">
        <w:r>
          <w:t xml:space="preserve">All three equal 1 here only because</w:t>
        </w:r>
      </w:ins>
      <w:ins w:id="95" w:author="PR Preview" w:date="2024-01-01T00:00:00Z">
        <w:r>
          <w:t xml:space="preserve"> </w:t>
        </w:r>
      </w:ins>
      <m:oMath>
        <m:r>
          <m:t>L</m:t>
        </m:r>
      </m:oMath>
      <w:ins w:id="95" w:author="PR Preview" w:date="2024-01-01T00:00:00Z">
        <w:r>
          <w:t xml:space="preserve"> </w:t>
        </w:r>
      </w:ins>
      <w:ins w:id="95" w:author="PR Preview" w:date="2024-01-01T00:00:00Z">
        <w:r>
          <w:t xml:space="preserve">does not modify the effect.</w:t>
        </w:r>
      </w:ins>
    </w:p>
    <w:p>
      <w:pPr>
        <w:pStyle w:val="Compact"/>
        <w:numPr>
          <w:ilvl w:val="0"/>
          <w:numId w:val="1012"/>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2"/>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warning.png" id="76"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More Pitfalls of Stratification as Adjustment</w:t>
            </w:r>
          </w:p>
        </w:tc>
      </w:tr>
      <w:tr>
        <w:trPr>
          <w:cantSplit/>
        </w:trPr>
        <w:tc>
          <w:tcPr>
            <w:tcMar>
              <w:top w:w="108" w:type="dxa"/>
              <w:bottom w:w="108" w:type="dxa"/>
            </w:tcMar>
          </w:tcPr>
          <w:p>
            <w:pPr>
              <w:pStyle w:val="Compact"/>
              <w:numPr>
                <w:ilvl w:val="0"/>
                <w:numId w:val="1013"/>
              </w:numPr>
            </w:pPr>
            <w:r>
              <w:t xml:space="preserve">Some effect measures, such as the odds ratio, are</w:t>
            </w:r>
            <w:r>
              <w:t xml:space="preserve"> </w:t>
            </w:r>
            <w:r>
              <w:rPr>
                <w:b/>
                <w:bCs/>
              </w:rPr>
              <w:t xml:space="preserve">noncollapsible</w:t>
            </w:r>
            <w:r>
              <w:t xml:space="preserve">:</w:t>
            </w:r>
            <w:r>
              <w:t xml:space="preserve"> </w:t>
            </w:r>
            <w:r>
              <w:t xml:space="preserve">their population value need not be a weighted average of their stratum-specific values (Fine Point 4.3).</w:t>
            </w:r>
          </w:p>
          <w:p>
            <w:pPr>
              <w:pStyle w:val="Compact"/>
              <w:numPr>
                <w:ilvl w:val="0"/>
                <w:numId w:val="1013"/>
              </w:numPr>
            </w:pPr>
            <w:r>
              <w:t xml:space="preserve">With time-varying treatments, when exchangeability requires adjusting for time-varying</w:t>
            </w:r>
            <w:r>
              <w:t xml:space="preserve"> </w:t>
            </w:r>
            <m:oMath>
              <m:r>
                <m:t>L</m:t>
              </m:r>
            </m:oMath>
            <w:r>
              <w:t xml:space="preserve"> </w:t>
            </w:r>
            <w:r>
              <w:t xml:space="preserve">affected by prior treatment, stratifying on</w:t>
            </w:r>
            <w:r>
              <w:t xml:space="preserve"> </w:t>
            </w:r>
            <m:oMath>
              <m:r>
                <m:t>L</m:t>
              </m:r>
            </m:oMath>
            <w:r>
              <w:t xml:space="preserve"> </w:t>
            </w:r>
            <w:r>
              <w:t xml:space="preserve">is inappropriate adjustment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3"/>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p/>
        </w:tc>
      </w:tr>
    </w:tbl>
    <w:bookmarkEnd w:id="77"/>
    <w:bookmarkStart w:id="79" w:name="restriction"/>
    <w:p>
      <w:pPr>
        <w:pStyle w:val="Heading3"/>
      </w:pPr>
      <w:r>
        <w:t xml:space="preserve">4.2 Restriction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def-restriction"/>
          <w:p>
            <w:pPr>
              <w:pStyle w:val="BodyText"/>
            </w:pPr>
            <w:r>
              <w:rPr>
                <w:b/>
                <w:bCs/>
              </w:rPr>
              <w:t xml:space="preserve">Definition 9 (Restricting the Analysis to Some Strata)</w:t>
            </w:r>
            <w:r>
              <w:t xml:space="preserve"> </w:t>
            </w:r>
            <w:r>
              <w:t xml:space="preserve">Let</w:t>
            </w:r>
            <w:r>
              <w:t xml:space="preserve"> </w:t>
            </w:r>
            <m:oMath>
              <m:r>
                <m:t>L</m:t>
              </m:r>
            </m:oMath>
            <w:r>
              <w:t xml:space="preserve"> </w:t>
            </w:r>
            <w:r>
              <w:t xml:space="preserve">be a set of measured pre-treatment covariates.</w:t>
            </w:r>
            <w:r>
              <w:t xml:space="preserve"> </w:t>
            </w:r>
            <w:r>
              <w:rPr>
                <w:b/>
                <w:bCs/>
              </w:rPr>
              <w:t xml:space="preserve">Restriction</w:t>
            </w:r>
            <w:r>
              <w:t xml:space="preserve"> </w:t>
            </w:r>
            <w:r>
              <w:t xml:space="preserve">computes the effect of</w:t>
            </w:r>
            <w:r>
              <w:t xml:space="preserve"> </w:t>
            </w:r>
            <m:oMath>
              <m:r>
                <m:t>A</m:t>
              </m:r>
            </m:oMath>
            <w:r>
              <w:t xml:space="preserve"> </w:t>
            </w:r>
            <w:r>
              <w:t xml:space="preserve">on</w:t>
            </w:r>
            <w:r>
              <w:t xml:space="preserve"> </w:t>
            </w:r>
            <m:oMath>
              <m:r>
                <m:t>Y</m:t>
              </m:r>
            </m:oMath>
            <w:r>
              <w:t xml:space="preserve"> </w:t>
            </w:r>
            <w:r>
              <w:t xml:space="preserve">only in some strata of</w:t>
            </w:r>
            <w:r>
              <w:t xml:space="preserve"> </w:t>
            </w:r>
            <m:oMath>
              <m:r>
                <m:t>L</m:t>
              </m:r>
            </m:oMath>
            <w:r>
              <w:t xml:space="preserve">, for example only in</w:t>
            </w:r>
            <w:r>
              <w:t xml:space="preserve"> </w:t>
            </w:r>
            <m:oMath>
              <m:r>
                <m:t>L</m:t>
              </m:r>
              <m:r>
                <m:rPr>
                  <m:sty m:val="p"/>
                </m:rPr>
                <m:t>=</m:t>
              </m:r>
              <m:r>
                <m:t>1</m:t>
              </m:r>
            </m:oMath>
            <w:r>
              <w:t xml:space="preserve">.</w:t>
            </w:r>
            <w:r>
              <w:t xml:space="preserve"> </w:t>
            </w:r>
            <w:r>
              <w:t xml:space="preserve">Stratification is restriction applied to each of several mutually exclusive subsets that together cover the population,</w:t>
            </w:r>
            <w:r>
              <w:t xml:space="preserve"> </w:t>
            </w:r>
            <w:r>
              <w:t xml:space="preserve">with conditional exchangeability required in each.</w:t>
            </w:r>
          </w:p>
          <w:bookmarkEnd w:id="78"/>
        </w:tc>
      </w:tr>
    </w:tbl>
    <w:p>
      <w:pPr>
        <w:pStyle w:val="BodyText"/>
      </w:pPr>
      <w:ins w:id="101" w:author="PR Preview" w:date="2024-01-01T00:00:00Z">
        <w:r>
          <w:t xml:space="preserve">When positivity fails in some strata, restriction limits the inference to the strata where positivity holds (Chapter 3).</w:t>
        </w:r>
      </w:ins>
    </w:p>
    <w:bookmarkEnd w:id="79"/>
    <w:bookmarkEnd w:id="80"/>
    <w:bookmarkStart w:id="85" w:name="X35226cf288d668c4155647f7fde07ce34604d7d"/>
    <w:p>
      <w:pPr>
        <w:pStyle w:val="Heading2"/>
      </w:pPr>
      <w:r>
        <w:t xml:space="preserve">5 4.5 Matching as Another Form of Adjustment (pp. 55-56)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def-matching"/>
          <w:p>
            <w:pPr>
              <w:pStyle w:val="BodyText"/>
            </w:pPr>
            <w:r>
              <w:rPr>
                <w:b/>
                <w:bCs/>
              </w:rPr>
              <w:t xml:space="preserve">Definition 10 (Matching)</w:t>
            </w:r>
            <w:r>
              <w:t xml:space="preserve"> </w:t>
            </w:r>
            <w:r>
              <w:rPr>
                <w:b/>
                <w:bCs/>
              </w:rPr>
              <w:t xml:space="preserve">Matching</w:t>
            </w:r>
            <w:r>
              <w:t xml:space="preserve"> </w:t>
            </w:r>
            <w:r>
              <w:t xml:space="preserve">selects individuals so that, among those selected, a set of measured pre-treatment variables</w:t>
            </w:r>
            <w:r>
              <w:t xml:space="preserve"> </w:t>
            </w:r>
            <m:oMath>
              <m:r>
                <m:t>L</m:t>
              </m:r>
            </m:oMath>
            <w:r>
              <w:t xml:space="preserve"> </w:t>
            </w:r>
            <w:r>
              <w:t xml:space="preserve">(the</w:t>
            </w:r>
            <w:r>
              <w:t xml:space="preserve"> </w:t>
            </w:r>
            <w:r>
              <w:rPr>
                <w:b/>
                <w:bCs/>
              </w:rPr>
              <w:t xml:space="preserve">matching factors</w:t>
            </w:r>
            <w:r>
              <w:t xml:space="preserve">) is distributed identically in the treated and the untreated.</w:t>
            </w:r>
          </w:p>
          <w:p>
            <w:pPr>
              <w:pStyle w:val="Compact"/>
              <w:numPr>
                <w:ilvl w:val="0"/>
                <w:numId w:val="1014"/>
              </w:numPr>
            </w:pPr>
            <w:r>
              <w:t xml:space="preserve">In one-to-one matching, each individual in a reference group (e.g., the untreated) is paired with an individual of the other treatment group who has the same value of</w:t>
            </w:r>
            <w:r>
              <w:t xml:space="preserve"> </w:t>
            </w:r>
            <m:oMath>
              <m:r>
                <m:t>L</m:t>
              </m:r>
            </m:oMath>
            <w:r>
              <w:t xml:space="preserve">, forming</w:t>
            </w:r>
            <w:r>
              <w:t xml:space="preserve"> </w:t>
            </w:r>
            <w:r>
              <w:rPr>
                <w:b/>
                <w:bCs/>
              </w:rPr>
              <w:t xml:space="preserve">matched pairs</w:t>
            </w:r>
            <w:r>
              <w:t xml:space="preserve">;</w:t>
            </w:r>
            <w:r>
              <w:t xml:space="preserve"> </w:t>
            </w:r>
            <w:r>
              <w:t xml:space="preserve">one-to-many matching forms</w:t>
            </w:r>
            <w:r>
              <w:t xml:space="preserve"> </w:t>
            </w:r>
            <w:r>
              <w:rPr>
                <w:b/>
                <w:bCs/>
              </w:rPr>
              <w:t xml:space="preserve">matched sets</w:t>
            </w:r>
            <w:r>
              <w:t xml:space="preserve">.</w:t>
            </w:r>
          </w:p>
          <w:p>
            <w:pPr>
              <w:pStyle w:val="Compact"/>
              <w:numPr>
                <w:ilvl w:val="0"/>
                <w:numId w:val="1014"/>
              </w:numPr>
            </w:pPr>
            <w:r>
              <w:rPr>
                <w:b/>
                <w:bCs/>
              </w:rPr>
              <w:t xml:space="preserve">Frequency matching</w:t>
            </w:r>
            <w:r>
              <w:t xml:space="preserve"> </w:t>
            </w:r>
            <w:r>
              <w:t xml:space="preserve">instead selects individuals in each treatment group so that</w:t>
            </w:r>
            <w:r>
              <w:t xml:space="preserve"> </w:t>
            </w:r>
            <m:oMath>
              <m:r>
                <m:t>L</m:t>
              </m:r>
            </m:oMath>
            <w:r>
              <w:t xml:space="preserve"> </w:t>
            </w:r>
            <w:r>
              <w:t xml:space="preserve">has a chosen distribution in both groups,</w:t>
            </w:r>
            <w:r>
              <w:t xml:space="preserve"> </w:t>
            </w:r>
            <w:r>
              <w:t xml:space="preserve">e.g., selecting treated individuals so that 70% have</w:t>
            </w:r>
            <w:r>
              <w:t xml:space="preserve"> </w:t>
            </w:r>
            <m:oMath>
              <m:r>
                <m:t>L</m:t>
              </m:r>
              <m:r>
                <m:rPr>
                  <m:sty m:val="p"/>
                </m:rPr>
                <m:t>=</m:t>
              </m:r>
              <m:r>
                <m:t>1</m:t>
              </m:r>
            </m:oMath>
            <w:r>
              <w:t xml:space="preserve">, then doing the same for the untreated.</w:t>
            </w:r>
          </w:p>
          <w:bookmarkEnd w:id="81"/>
        </w:tc>
      </w:tr>
    </w:tbl>
    <w:p>
      <w:pPr>
        <w:pStyle w:val="FirstParagraph"/>
      </w:pPr>
      <w:ins w:id="104"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exm-matching-table-2-2"/>
          <w:p>
            <w:pPr>
              <w:pStyle w:val="BodyText"/>
            </w:pPr>
            <w:r>
              <w:rPr>
                <w:b/>
                <w:bCs/>
              </w:rPr>
              <w:t xml:space="preserve">Example 8 (Matching in Table 2.2)</w:t>
            </w:r>
            <w:r>
              <w:t xml:space="preserve"> </w:t>
            </w:r>
            <w:r>
              <w:t xml:space="preserve">For each untreated individual, randomly select a treated individual with the same</w:t>
            </w:r>
            <w:r>
              <w:t xml:space="preserve"> </w:t>
            </w:r>
            <m:oMath>
              <m:r>
                <m:t>L</m:t>
              </m:r>
            </m:oMath>
            <w:r>
              <w:t xml:space="preserve"> </w:t>
            </w:r>
            <w:r>
              <w:t xml:space="preserve">(the matching factor).</w:t>
            </w:r>
            <w:r>
              <w:t xml:space="preserve"> </w:t>
            </w:r>
            <w:r>
              <w:t xml:space="preserve">One possible set of 7 matched pairs (untreated first):</w:t>
            </w:r>
          </w:p>
          <w:p>
            <w:pPr>
              <w:pStyle w:val="Compact"/>
              <w:numPr>
                <w:ilvl w:val="0"/>
                <w:numId w:val="1015"/>
              </w:numPr>
            </w:pPr>
            <m:oMath>
              <m:r>
                <m:t>L</m:t>
              </m:r>
              <m:r>
                <m:rPr>
                  <m:sty m:val="p"/>
                </m:rPr>
                <m:t>=</m:t>
              </m:r>
              <m:r>
                <m:t>0</m:t>
              </m:r>
            </m:oMath>
            <w:r>
              <w:t xml:space="preserve">: Rheia-Hestia, Kronos-Poseidon, Demeter-Hera, Hades-Zeus</w:t>
            </w:r>
          </w:p>
          <w:p>
            <w:pPr>
              <w:pStyle w:val="Compact"/>
              <w:numPr>
                <w:ilvl w:val="0"/>
                <w:numId w:val="1015"/>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82"/>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84" w:name="which-population-does-matching-describe"/>
    <w:p>
      <w:pPr>
        <w:pStyle w:val="Heading3"/>
      </w:pPr>
      <w:r>
        <w:t xml:space="preserve">5.1 Which population does matching describe?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3" w:name="rem-matching-reference-group"/>
          <w:p>
            <w:pPr>
              <w:pStyle w:val="BodyText"/>
            </w:pPr>
            <w:r>
              <w:rPr>
                <w:i/>
                <w:iCs/>
              </w:rPr>
              <w:t xml:space="preserve">Remark 6</w:t>
            </w:r>
            <w:r>
              <w:t xml:space="preserve"> (The Reference Group Sets the Target Population). </w:t>
            </w:r>
            <w:r>
              <w:t xml:space="preserve">Under consistency, conditional exchangeability given</w:t>
            </w:r>
            <w:r>
              <w:t xml:space="preserve"> </w:t>
            </w:r>
            <m:oMath>
              <m:r>
                <m:t>L</m:t>
              </m:r>
            </m:oMath>
            <w:r>
              <w:t xml:space="preserve">, and positivity,</w:t>
            </w:r>
            <w:r>
              <w:t xml:space="preserve"> </w:t>
            </w:r>
            <w:r>
              <w:t xml:space="preserve">the matched population supports a direct comparison of the treated and the untreated.</w:t>
            </w:r>
            <w:r>
              <w:t xml:space="preserve"> </w:t>
            </w:r>
            <w:r>
              <w:t xml:space="preserve">In matching (</w:t>
            </w:r>
            <w:hyperlink w:anchor="def-matching">
              <w:r>
                <w:rPr>
                  <w:rStyle w:val="Hyperlink"/>
                </w:rPr>
                <w:t xml:space="preserve">Definition 10</w:t>
              </w:r>
            </w:hyperlink>
            <w:r>
              <w:t xml:space="preserve">), the group used as the reference for finding matches defines the population in which the effect is computed.</w:t>
            </w:r>
            <w:r>
              <w:t xml:space="preserve"> </w:t>
            </w:r>
            <w:r>
              <w:t xml:space="preserve">Matching each untreated individual to a treated one, as in</w:t>
            </w:r>
            <w:r>
              <w:t xml:space="preserve"> </w:t>
            </w:r>
            <w:hyperlink w:anchor="exm-matching-table-2-2">
              <w:r>
                <w:rPr>
                  <w:rStyle w:val="Hyperlink"/>
                </w:rPr>
                <w:t xml:space="preserve">Example 8</w:t>
              </w:r>
            </w:hyperlink>
            <w:r>
              <w:t xml:space="preserve">, estimates the effect in the untreated (</w:t>
            </w:r>
            <w:hyperlink w:anchor="def-effect-in-treated">
              <w:r>
                <w:rPr>
                  <w:rStyle w:val="Hyperlink"/>
                </w:rPr>
                <w:t xml:space="preserve">Definition 5</w:t>
              </w:r>
            </w:hyperlink>
            <w:r>
              <w:t xml:space="preserve">);</w:t>
            </w:r>
            <w:r>
              <w:t xml:space="preserve"> </w:t>
            </w:r>
            <w:r>
              <w:t xml:space="preserve">with fewer treated than untreated in every stratum of</w:t>
            </w:r>
            <w:r>
              <w:t xml:space="preserve"> </w:t>
            </w:r>
            <m:oMath>
              <m:r>
                <m:t>L</m:t>
              </m:r>
            </m:oMath>
            <w:r>
              <w:t xml:space="preserve">, one usually matches each treated individual and estimates the effect in the treated.</w:t>
            </w:r>
          </w:p>
          <w:bookmarkEnd w:id="83"/>
        </w:tc>
      </w:tr>
    </w:tbl>
    <w:p>
      <w:pPr>
        <w:pStyle w:val="Compact"/>
        <w:numPr>
          <w:ilvl w:val="0"/>
          <w:numId w:val="1016"/>
        </w:numPr>
      </w:pPr>
      <w:r>
        <w:t xml:space="preserve">With several variables in</w:t>
      </w:r>
      <w:r>
        <w:t xml:space="preserve"> </w:t>
      </w:r>
      <m:oMath>
        <m:r>
          <m:t>L</m:t>
        </m:r>
      </m:oMath>
      <w:r>
        <w:t xml:space="preserve">, matches come from the same stratum of the combination of all of them.</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84"/>
    <w:bookmarkEnd w:id="85"/>
    <w:bookmarkStart w:id="108" w:name="Xdfb2093815f51f859403de4072811f890a8049d"/>
    <w:p>
      <w:pPr>
        <w:pStyle w:val="Heading2"/>
      </w:pPr>
      <w:r>
        <w:t xml:space="preserve">6 4.6 Effect Modification and Adjustment Methods (pp. 56-60)</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6" w:name="rem-adjustment-methods-targets"/>
          <w:p>
            <w:pPr>
              <w:pStyle w:val="BodyText"/>
            </w:pPr>
            <w:r>
              <w:rPr>
                <w:i/>
                <w:iCs/>
              </w:rPr>
              <w:t xml:space="preserve">Remark 7</w:t>
            </w:r>
            <w:r>
              <w:t xml:space="preserve"> (What Each Adjustment Method Computes). </w:t>
            </w:r>
            <w:r>
              <w:t xml:space="preserve">Standardization, IP weighting, stratification/restriction, and matching compute</w:t>
            </w:r>
            <w:r>
              <w:t xml:space="preserve"> </w:t>
            </w:r>
            <w:r>
              <w:rPr>
                <w:b/>
                <w:bCs/>
              </w:rPr>
              <w:t xml:space="preserve">different types</w:t>
            </w:r>
            <w:r>
              <w:t xml:space="preserve"> </w:t>
            </w:r>
            <w:r>
              <w:t xml:space="preserve">of causal effects (</w:t>
            </w:r>
            <w:hyperlink w:anchor="def-conditional-marginal-effect-measure">
              <w:r>
                <w:rPr>
                  <w:rStyle w:val="Hyperlink"/>
                </w:rPr>
                <w:t xml:space="preserve">Definition 8</w:t>
              </w:r>
            </w:hyperlink>
            <w:r>
              <w:t xml:space="preserve">):</w:t>
            </w:r>
          </w:p>
          <w:p>
            <w:pPr>
              <w:pStyle w:val="Compact"/>
              <w:numPr>
                <w:ilvl w:val="0"/>
                <w:numId w:val="1017"/>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7"/>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bookmarkEnd w:id="86"/>
        </w:tc>
      </w:tr>
    </w:tbl>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89"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7" w:name="exm-four-risk-ratios"/>
          <w:p>
            <w:pPr>
              <w:pStyle w:val="BodyText"/>
            </w:pPr>
            <w:r>
              <w:rPr>
                <w:b/>
                <w:bCs/>
              </w:rPr>
              <w:t xml:space="preserve">Example 9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8"/>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8"/>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e>
                  <m:e>
                    <m:r>
                      <m:t>&amp;</m:t>
                    </m:r>
                    <m:r>
                      <m:rPr>
                        <m:sty m:val="p"/>
                      </m:rPr>
                      <m:t>=</m:t>
                    </m:r>
                    <m:r>
                      <m:t>0.2</m:t>
                    </m:r>
                    <m:r>
                      <m:rPr>
                        <m:sty m:val="p"/>
                      </m:rPr>
                      <m:t>+</m:t>
                    </m:r>
                    <m:r>
                      <m:t>0.2</m:t>
                    </m:r>
                  </m:e>
                  <m:e>
                    <m:r>
                      <m:t>&amp;</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e>
                  <m:e>
                    <m:r>
                      <m:t>&amp;</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8"/>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87"/>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19"/>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19"/>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prp-marginal-rr-condition"/>
          <w:p>
            <w:pPr>
              <w:pStyle w:val="BodyText"/>
            </w:pPr>
            <w:r>
              <w:rPr>
                <w:b/>
                <w:bCs/>
              </w:rPr>
              <w:t xml:space="preserve">Proposition 5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88"/>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89"/>
    <w:bookmarkStart w:id="107" w:name="a-well-characterized-target-population"/>
    <w:p>
      <w:pPr>
        <w:pStyle w:val="Heading3"/>
      </w:pPr>
      <w:r>
        <w:t xml:space="preserve">6.2 A well-characterized target population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0" w:name="rem-well-characterized-target-population"/>
          <w:p>
            <w:pPr>
              <w:pStyle w:val="BodyText"/>
            </w:pPr>
            <w:r>
              <w:rPr>
                <w:i/>
                <w:iCs/>
              </w:rPr>
              <w:t xml:space="preserve">Remark 8</w:t>
            </w:r>
            <w:r>
              <w:t xml:space="preserve"> (A Second Prerequisite for Causal Inference). </w:t>
            </w:r>
            <w:r>
              <w:t xml:space="preserve">Chapter 3 required the causal effect of interest to be well defined before it can be estimated.</w:t>
            </w:r>
            <w:r>
              <w:t xml:space="preserve"> </w:t>
            </w:r>
            <w:r>
              <w:t xml:space="preserve">A</w:t>
            </w:r>
            <w:r>
              <w:t xml:space="preserve"> </w:t>
            </w:r>
            <w:r>
              <w:rPr>
                <w:b/>
                <w:bCs/>
              </w:rPr>
              <w:t xml:space="preserve">well-characterized target population</w:t>
            </w:r>
            <w:r>
              <w:t xml:space="preserve"> </w:t>
            </w:r>
            <w:r>
              <w:t xml:space="preserve">is a second requirement of that kind:</w:t>
            </w:r>
            <w:r>
              <w:t xml:space="preserve"> </w:t>
            </w:r>
            <w:r>
              <w:t xml:space="preserve">the population, or subset, to which the effect refers must be stated.</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bookmarkEnd w:id="90"/>
        </w:tc>
      </w:tr>
    </w:tbl>
    <w:p>
      <w:pPr>
        <w:pStyle w:val="BodyText"/>
      </w:pPr>
      <w:ins w:id="127"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2" w:name="exm-effect-untreated-standardization"/>
          <w:p>
            <w:pPr>
              <w:pStyle w:val="BodyText"/>
            </w:pPr>
            <w:r>
              <w:rPr>
                <w:b/>
                <w:bCs/>
              </w:rPr>
              <w:t xml:space="preserve">Example 10 (The Effect in the Untreated in Table 4.3 by Standardization)</w:t>
            </w:r>
            <w:r>
              <w:t xml:space="preserve"> </w:t>
            </w:r>
            <w:r>
              <w:t xml:space="preserve">Under</w:t>
            </w:r>
            <w:r>
              <w:t xml:space="preserve"> </w:t>
            </w:r>
            <m:oMath>
              <m:sSup>
                <m:e>
                  <m:r>
                    <m:t>Z</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hyperlink w:anchor="prp-effect-in-treated-identification">
              <w:r>
                <w:rPr>
                  <w:rStyle w:val="Hyperlink"/>
                </w:rPr>
                <w:t xml:space="preserve">Proposition 3</w:t>
              </w:r>
            </w:hyperlink>
            <w:r>
              <w:t xml:space="preserve"> </w:t>
            </w:r>
            <w:r>
              <w:t xml:space="preserve">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 </w:t>
            </w:r>
            <w:r>
              <w:t xml:space="preserve">computes the effect in the untreated without matching.</w:t>
            </w:r>
            <w:r>
              <w:t xml:space="preserve"> </w:t>
            </w:r>
            <w:r>
              <w:t xml:space="preserve">Of the 7 untreated individuals in Table 4.3, 4 have</w:t>
            </w:r>
            <w:r>
              <w:t xml:space="preserve"> </w:t>
            </w:r>
            <m:oMath>
              <m:r>
                <m:t>L</m:t>
              </m:r>
              <m:r>
                <m:rPr>
                  <m:sty m:val="p"/>
                </m:rPr>
                <m:t>=</m:t>
              </m:r>
              <m:r>
                <m:t>0</m:t>
              </m:r>
            </m:oMath>
            <w:r>
              <w:t xml:space="preserve"> </w:t>
            </w:r>
            <w:r>
              <w:t xml:space="preserve">and 3 have</w:t>
            </w:r>
            <w:r>
              <w:t xml:space="preserve"> </w:t>
            </w:r>
            <m:oMath>
              <m:r>
                <m:t>L</m:t>
              </m:r>
              <m:r>
                <m:rPr>
                  <m:sty m:val="p"/>
                </m:rPr>
                <m:t>=</m:t>
              </m:r>
              <m:r>
                <m:t>1</m:t>
              </m:r>
            </m:oMath>
            <w:r>
              <w:t xml:space="preserve">, so</w:t>
            </w:r>
          </w:p>
          <w:p>
            <w:pPr>
              <w:pStyle w:val="BodyText"/>
            </w:pPr>
            <w:bookmarkStart w:id="91" w:name="eq-effect-untreated-table-4-3"/>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t>&amp;</m:t>
                    </m:r>
                    <m:r>
                      <m:rPr>
                        <m:sty m:val="p"/>
                      </m:rPr>
                      <m:t>=</m:t>
                    </m:r>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r>
                      <m:t>A</m:t>
                    </m:r>
                    <m:r>
                      <m:rPr>
                        <m:sty m:val="p"/>
                      </m:rPr>
                      <m:t>=</m:t>
                    </m:r>
                    <m:r>
                      <m:t>0</m:t>
                    </m:r>
                    <m:r>
                      <m:rPr>
                        <m:sty m:val="p"/>
                      </m:rPr>
                      <m:t>]</m:t>
                    </m:r>
                  </m:e>
                  <m:e>
                    <m:r>
                      <m:t>&amp;</m:t>
                    </m:r>
                    <m:r>
                      <m:rPr>
                        <m:sty m:val="p"/>
                      </m:rPr>
                      <m:t>=</m:t>
                    </m:r>
                    <m:r>
                      <m:rPr>
                        <m:sty m:val="p"/>
                      </m:rPr>
                      <m:t>(</m:t>
                    </m:r>
                    <m:r>
                      <m:t>2</m:t>
                    </m:r>
                    <m:r>
                      <m:rPr>
                        <m:sty m:val="p"/>
                      </m:rPr>
                      <m:t>/</m:t>
                    </m:r>
                    <m:r>
                      <m:t>4</m:t>
                    </m:r>
                    <m:r>
                      <m:rPr>
                        <m:sty m:val="p"/>
                      </m:rPr>
                      <m:t>)</m:t>
                    </m:r>
                    <m:r>
                      <m:rPr>
                        <m:sty m:val="p"/>
                      </m:rPr>
                      <m:t>(</m:t>
                    </m:r>
                    <m:r>
                      <m:t>4</m:t>
                    </m:r>
                    <m:r>
                      <m:rPr>
                        <m:sty m:val="p"/>
                      </m:rPr>
                      <m:t>/</m:t>
                    </m:r>
                    <m:r>
                      <m:t>7</m:t>
                    </m:r>
                    <m:r>
                      <m:rPr>
                        <m:sty m:val="p"/>
                      </m:rPr>
                      <m:t>)</m:t>
                    </m:r>
                    <m:r>
                      <m:rPr>
                        <m:sty m:val="p"/>
                      </m:rPr>
                      <m:t>+</m:t>
                    </m:r>
                    <m:r>
                      <m:rPr>
                        <m:sty m:val="p"/>
                      </m:rPr>
                      <m:t>(</m:t>
                    </m:r>
                    <m:r>
                      <m:t>1</m:t>
                    </m:r>
                    <m:r>
                      <m:rPr>
                        <m:sty m:val="p"/>
                      </m:rPr>
                      <m:t>/</m:t>
                    </m:r>
                    <m:r>
                      <m:t>3</m:t>
                    </m:r>
                    <m:r>
                      <m:rPr>
                        <m:sty m:val="p"/>
                      </m:rPr>
                      <m:t>)</m:t>
                    </m:r>
                    <m:r>
                      <m:rPr>
                        <m:sty m:val="p"/>
                      </m:rPr>
                      <m:t>(</m:t>
                    </m:r>
                    <m:r>
                      <m:t>3</m:t>
                    </m:r>
                    <m:r>
                      <m:rPr>
                        <m:sty m:val="p"/>
                      </m:rPr>
                      <m:t>/</m:t>
                    </m:r>
                    <m:r>
                      <m:t>7</m:t>
                    </m:r>
                    <m:r>
                      <m:rPr>
                        <m:sty m:val="p"/>
                      </m:rPr>
                      <m:t>)</m:t>
                    </m:r>
                  </m:e>
                  <m:e>
                    <m:r>
                      <m:t>&amp;</m:t>
                    </m:r>
                    <m:r>
                      <m:rPr>
                        <m:sty m:val="p"/>
                      </m:rPr>
                      <m:t>=</m:t>
                    </m:r>
                    <m:r>
                      <m:t>3</m:t>
                    </m:r>
                    <m:r>
                      <m:rPr>
                        <m:sty m:val="p"/>
                      </m:rPr>
                      <m:t>/</m:t>
                    </m:r>
                    <m:r>
                      <m:t>7</m:t>
                    </m:r>
                    <m:r>
                      <m:rPr>
                        <m:sty m:val="p"/>
                      </m:rPr>
                      <m:t>.</m:t>
                    </m:r>
                  </m:e>
                </m:eqArr>
                <m:r>
                  <m:t>  </m:t>
                </m:r>
                <m:r>
                  <m:rPr>
                    <m:sty m:val="p"/>
                  </m:rPr>
                  <m:t>(</m:t>
                </m:r>
                <m:r>
                  <m:t>12</m:t>
                </m:r>
                <m:r>
                  <m:rPr>
                    <m:sty m:val="p"/>
                  </m:rPr>
                  <m:t>)</m:t>
                </m:r>
              </m:oMath>
            </m:oMathPara>
            <w:bookmarkEnd w:id="91"/>
          </w:p>
          <w:p>
            <w:pPr>
              <w:pStyle w:val="FirstParagraph"/>
            </w:pPr>
            <w:r>
              <w:t xml:space="preserve">By consistency,</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r>
              <w:t xml:space="preserve"> </w:t>
            </w:r>
            <w:r>
              <w:t xml:space="preserve">so the causal risk ratio in the untreated is</w:t>
            </w:r>
            <w:r>
              <w:t xml:space="preserve"> </w:t>
            </w:r>
            <m:oMath>
              <m:r>
                <m:t>1.0</m:t>
              </m:r>
            </m:oMath>
            <w:r>
              <w:t xml:space="preserve">, the same answer that matching gave in</w:t>
            </w:r>
            <w:r>
              <w:t xml:space="preserve"> </w:t>
            </w:r>
            <w:hyperlink w:anchor="exm-four-risk-ratios">
              <w:r>
                <w:rPr>
                  <w:rStyle w:val="Hyperlink"/>
                </w:rPr>
                <w:t xml:space="preserve">Example 9</w:t>
              </w:r>
            </w:hyperlink>
            <w:r>
              <w:t xml:space="preserve">.</w:t>
            </w:r>
          </w:p>
          <w:bookmarkEnd w:id="92"/>
        </w:tc>
      </w:tr>
    </w:tbl>
    <w:p>
      <w:pPr>
        <w:pStyle w:val="BodyText"/>
      </w:pPr>
      <w:ins w:id="128" w:author="PR Preview" w:date="2024-01-01T00:00:00Z">
        <w:r>
          <w:t xml:space="preserve">An investigator who used IP weighting (population effect) and one who used matching (effect in the untreated) need not debate which method is better: their answers differ because they asked different causal questions.</w:t>
        </w:r>
      </w:ins>
      <w:ins w:id="128" w:author="PR Preview" w:date="2024-01-01T00:00:00Z">
        <w:r>
          <w:t xml:space="preserve"> </w:t>
        </w:r>
      </w:ins>
      <w:ins w:id="128" w:author="PR Preview" w:date="2024-01-01T00:00:00Z">
        <w:r>
          <w:t xml:space="preserve">The second could also have obtained the effect in the untreated by standardization or IP weighting, as in</w:t>
        </w:r>
      </w:ins>
      <w:ins w:id="128" w:author="PR Preview" w:date="2024-01-01T00:00:00Z">
        <w:r>
          <w:t xml:space="preserve"> </w:t>
        </w:r>
      </w:ins>
      <w:hyperlink w:anchor="exm-effect-untreated-standardization">
        <w:r>
          <w:rPr>
            <w:rStyle w:val="Hyperlink"/>
          </w:rPr>
          <w:t xml:space="preserve">Example 10</w:t>
        </w:r>
      </w:hyperlink>
      <w:ins w:id="128" w:author="PR Preview" w:date="2024-01-01T00:00:00Z">
        <w:r>
          <w:t xml:space="preserve">.</w:t>
        </w:r>
      </w:ins>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of Stratum-Specific Effect Measures</w:t>
            </w:r>
          </w:p>
        </w:tc>
      </w:tr>
      <w:tr>
        <w:trPr>
          <w:cantSplit/>
        </w:trPr>
        <w:tc>
          <w:tcPr>
            <w:tcMar>
              <w:top w:w="108" w:type="dxa"/>
              <w:bottom w:w="108" w:type="dxa"/>
            </w:tcMar>
          </w:tcPr>
          <w:p>
            <w:pPr>
              <w:pStyle w:val="BodyText"/>
            </w:pPr>
            <w:pPr>
              <w:spacing w:before="16" w:after="16"/>
            </w:pPr>
            <w:r>
              <w:t xml:space="preserve">Until Chapter 10, the book works with whole populations and so talks of computing, not estimating, effects.</w:t>
            </w:r>
            <w:r>
              <w:t xml:space="preserve"> </w:t>
            </w:r>
            <w:r>
              <w:t xml:space="preserve">With samples, stratum-specific estimates are variable, and pooling them is a common response.</w:t>
            </w:r>
            <w:r>
              <w:t xml:space="preserve"> </w:t>
            </w:r>
            <w:hyperlink w:anchor="def-pooled-effect-measure">
              <w:r>
                <w:rPr>
                  <w:rStyle w:val="Hyperlink"/>
                </w:rPr>
                <w:t xml:space="preserve">Definition 11</w:t>
              </w:r>
            </w:hyperlink>
            <w:r>
              <w:t xml:space="preserve"> </w:t>
            </w:r>
            <w:r>
              <w:t xml:space="preserve">describes pooling,</w:t>
            </w:r>
            <w:r>
              <w:t xml:space="preserve"> </w:t>
            </w:r>
            <w:hyperlink w:anchor="exm-mantel-haenszel-table-4-3">
              <w:r>
                <w:rPr>
                  <w:rStyle w:val="Hyperlink"/>
                </w:rPr>
                <w:t xml:space="preserve">Example 11</w:t>
              </w:r>
            </w:hyperlink>
            <w:r>
              <w:t xml:space="preserve"> </w:t>
            </w:r>
            <w:r>
              <w:t xml:space="preserve">pools the Table 4.3 risk ratios,</w:t>
            </w:r>
            <w:r>
              <w:t xml:space="preserve"> </w:t>
            </w:r>
            <w:r>
              <w:t xml:space="preserve">and the warning after that example explains when the pooled value is hard to interpret.</w:t>
            </w:r>
            <w:r>
              <w:t xml:space="preserve"> </w:t>
            </w:r>
            <w:r>
              <w:t xml:space="preserve">Greenland and Rothman (2008) review common methods for stratified analysis</w:t>
            </w:r>
            <w:r>
              <w:t xml:space="preserve"> </w:t>
            </w:r>
            <w:r>
              <w:t xml:space="preserve">(Hernán and Robins 2020, 57)</w:t>
            </w:r>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5" w:name="def-pooled-effect-measure"/>
          <w:p>
            <w:pPr>
              <w:pStyle w:val="BodyText"/>
            </w:pPr>
            <w:r>
              <w:rPr>
                <w:b/>
                <w:bCs/>
              </w:rPr>
              <w:t xml:space="preserve">Definition 11 (Pooled Stratum-Specific Effect Measure)</w:t>
            </w:r>
            <w:r>
              <w:t xml:space="preserve"> </w:t>
            </w:r>
            <w:r>
              <w:t xml:space="preserve">A</w:t>
            </w:r>
            <w:r>
              <w:t xml:space="preserve"> </w:t>
            </w:r>
            <w:r>
              <w:rPr>
                <w:b/>
                <w:bCs/>
              </w:rPr>
              <w:t xml:space="preserve">pooled</w:t>
            </w:r>
            <w:r>
              <w:t xml:space="preserve"> </w:t>
            </w:r>
            <w:r>
              <w:t xml:space="preserve">effect measure combines the stratum-specific estimates of an effect measure across strata of</w:t>
            </w:r>
            <w:r>
              <w:t xml:space="preserve"> </w:t>
            </w:r>
            <m:oMath>
              <m:r>
                <m:t>L</m:t>
              </m:r>
            </m:oMath>
            <w:r>
              <w:t xml:space="preserve"> </w:t>
            </w:r>
            <w:r>
              <w:t xml:space="preserve">into a single estimate (e.g., by the Woolf, Mantel-Haenszel, or maximum likelihood method),</w:t>
            </w:r>
            <w:r>
              <w:t xml:space="preserve"> </w:t>
            </w:r>
            <w:r>
              <w:t xml:space="preserve">or comes from a regression model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aims at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a conditional effect measure (</w:t>
            </w:r>
            <w:hyperlink w:anchor="def-conditional-marginal-effect-measure">
              <w:r>
                <w:rPr>
                  <w:rStyle w:val="Hyperlink"/>
                </w:rPr>
                <w:t xml:space="preserve">Definition 8</w:t>
              </w:r>
            </w:hyperlink>
            <w:r>
              <w:t xml:space="preserve">).</w:t>
            </w:r>
          </w:p>
          <w:bookmarkEnd w:id="95"/>
        </w:tc>
      </w:tr>
    </w:tbl>
    <w:p>
      <w:pPr>
        <w:pStyle w:val="BodyText"/>
      </w:pPr>
      <w:ins w:id="132"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7" w:name="exm-mantel-haenszel-table-4-3"/>
          <w:p>
            <w:pPr>
              <w:pStyle w:val="BodyText"/>
            </w:pPr>
            <w:r>
              <w:rPr>
                <w:b/>
                <w:bCs/>
              </w:rPr>
              <w:t xml:space="preserve">Example 11 (Mantel-Haenszel Risk Ratio in Table 4.3)</w:t>
            </w:r>
            <w:r>
              <w:t xml:space="preserve"> </w:t>
            </w:r>
            <w:r>
              <w:t xml:space="preserve">In stratum</w:t>
            </w:r>
            <w:r>
              <w:t xml:space="preserve"> </w:t>
            </w:r>
            <m:oMath>
              <m:r>
                <m:t>l</m:t>
              </m:r>
            </m:oMath>
            <w:r>
              <w:t xml:space="preserve">, let</w:t>
            </w:r>
            <w:r>
              <w:t xml:space="preserve"> </w:t>
            </w:r>
            <m:oMath>
              <m:sSub>
                <m:e>
                  <m:r>
                    <m:t>a</m:t>
                  </m:r>
                </m:e>
                <m:sub>
                  <m:r>
                    <m:t>l</m:t>
                  </m:r>
                </m:sub>
              </m:sSub>
            </m:oMath>
            <w:r>
              <w:t xml:space="preserve"> </w:t>
            </w:r>
            <w:r>
              <w:t xml:space="preserve">and</w:t>
            </w:r>
            <w:r>
              <w:t xml:space="preserve"> </w:t>
            </w:r>
            <m:oMath>
              <m:sSub>
                <m:e>
                  <m:r>
                    <m:t>b</m:t>
                  </m:r>
                </m:e>
                <m:sub>
                  <m:r>
                    <m:t>l</m:t>
                  </m:r>
                </m:sub>
              </m:sSub>
            </m:oMath>
            <w:r>
              <w:t xml:space="preserve"> </w:t>
            </w:r>
            <w:r>
              <w:t xml:space="preserve">be the numbers of cases among the treated and the untreated,</w:t>
            </w:r>
            <w:r>
              <w:t xml:space="preserve"> </w:t>
            </w:r>
            <m:oMath>
              <m:sSub>
                <m:e>
                  <m:r>
                    <m:t>n</m:t>
                  </m:r>
                </m:e>
                <m:sub>
                  <m:r>
                    <m:t>1</m:t>
                  </m:r>
                  <m:r>
                    <m:t>l</m:t>
                  </m:r>
                </m:sub>
              </m:sSub>
            </m:oMath>
            <w:r>
              <w:t xml:space="preserve"> </w:t>
            </w:r>
            <w:r>
              <w:t xml:space="preserve">and</w:t>
            </w:r>
            <w:r>
              <w:t xml:space="preserve"> </w:t>
            </w:r>
            <m:oMath>
              <m:sSub>
                <m:e>
                  <m:r>
                    <m:t>n</m:t>
                  </m:r>
                </m:e>
                <m:sub>
                  <m:r>
                    <m:t>0</m:t>
                  </m:r>
                  <m:r>
                    <m:t>l</m:t>
                  </m:r>
                </m:sub>
              </m:sSub>
            </m:oMath>
            <w:r>
              <w:t xml:space="preserve"> </w:t>
            </w:r>
            <w:r>
              <w:t xml:space="preserve">the numbers treated and untreated,</w:t>
            </w:r>
            <w:r>
              <w:t xml:space="preserve"> </w:t>
            </w:r>
            <w:r>
              <w:t xml:space="preserve">and</w:t>
            </w:r>
            <w:r>
              <w:t xml:space="preserve"> </w:t>
            </w:r>
            <m:oMath>
              <m:sSub>
                <m:e>
                  <m:r>
                    <m:t>N</m:t>
                  </m:r>
                </m:e>
                <m:sub>
                  <m:r>
                    <m:t>l</m:t>
                  </m:r>
                </m:sub>
              </m:sSub>
            </m:oMath>
            <w:r>
              <w:t xml:space="preserve"> </w:t>
            </w:r>
            <w:r>
              <w:t xml:space="preserve">the stratum size.</w:t>
            </w:r>
            <w:r>
              <w:t xml:space="preserve"> </w:t>
            </w:r>
            <w:r>
              <w:t xml:space="preserve">In Table 4.3, the stratum-specific risk ratios for</w:t>
            </w:r>
            <w:r>
              <w:t xml:space="preserve"> </w:t>
            </w:r>
            <m:oMath>
              <m:r>
                <m:t>Z</m:t>
              </m:r>
            </m:oMath>
            <w:r>
              <w:t xml:space="preserve"> </w:t>
            </w:r>
            <w:r>
              <w:t xml:space="preserve">are 2.0 (</w:t>
            </w:r>
            <m:oMath>
              <m:r>
                <m:t>L</m:t>
              </m:r>
              <m:r>
                <m:rPr>
                  <m:sty m:val="p"/>
                </m:rPr>
                <m:t>=</m:t>
              </m:r>
              <m:r>
                <m:t>0</m:t>
              </m:r>
            </m:oMath>
            <w:r>
              <w:t xml:space="preserve">) and 0.5 (</w:t>
            </w:r>
            <m:oMath>
              <m:r>
                <m:t>L</m:t>
              </m:r>
              <m:r>
                <m:rPr>
                  <m:sty m:val="p"/>
                </m:rPr>
                <m:t>=</m:t>
              </m:r>
              <m:r>
                <m:t>1</m:t>
              </m:r>
            </m:oMath>
            <w:r>
              <w:t xml:space="preserve">),</w:t>
            </w:r>
            <w:r>
              <w:t xml:space="preserve"> </w:t>
            </w:r>
            <w:r>
              <w:t xml:space="preserve">and the Mantel-Haenszel risk ratio is</w:t>
            </w:r>
          </w:p>
          <w:p>
            <w:pPr>
              <w:pStyle w:val="BodyText"/>
            </w:pPr>
            <w:bookmarkStart w:id="96" w:name="eq-mantel-haenszel-table-4-3"/>
            <m:oMathPara>
              <m:oMathParaPr>
                <m:jc m:val="center"/>
              </m:oMathParaPr>
              <m:oMath>
                <m:eqArr>
                  <m:e>
                    <m:sSub>
                      <m:e>
                        <m:r>
                          <m:rPr>
                            <m:sty m:val="p"/>
                          </m:rPr>
                          <m:t>RR</m:t>
                        </m:r>
                      </m:e>
                      <m:sub>
                        <m:r>
                          <m:rPr>
                            <m:nor/>
                            <m:sty m:val="p"/>
                          </m:rPr>
                          <m:t>MH</m:t>
                        </m:r>
                      </m:sub>
                    </m:sSub>
                    <m:r>
                      <m:t>&amp;</m:t>
                    </m:r>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e>
                  <m:e>
                    <m:r>
                      <m:t>&amp;</m:t>
                    </m:r>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e>
                  <m:e>
                    <m:r>
                      <m:t>&amp;</m:t>
                    </m:r>
                    <m:r>
                      <m:rPr>
                        <m:sty m:val="p"/>
                      </m:rPr>
                      <m:t>=</m:t>
                    </m:r>
                    <m:f>
                      <m:fPr>
                        <m:type m:val="bar"/>
                      </m:fPr>
                      <m:num>
                        <m:r>
                          <m:t>1.75</m:t>
                        </m:r>
                      </m:num>
                      <m:den>
                        <m:r>
                          <m:t>2</m:t>
                        </m:r>
                      </m:den>
                    </m:f>
                  </m:e>
                  <m:e>
                    <m:r>
                      <m:t>&amp;</m:t>
                    </m:r>
                    <m:r>
                      <m:rPr>
                        <m:sty m:val="p"/>
                      </m:rPr>
                      <m:t>≈</m:t>
                    </m:r>
                    <m:r>
                      <m:t>0.88</m:t>
                    </m:r>
                    <m:r>
                      <m:rPr>
                        <m:sty m:val="p"/>
                      </m:rPr>
                      <m:t>.</m:t>
                    </m:r>
                  </m:e>
                </m:eqArr>
                <m:r>
                  <m:t>  </m:t>
                </m:r>
                <m:r>
                  <m:rPr>
                    <m:sty m:val="p"/>
                  </m:rPr>
                  <m:t>(</m:t>
                </m:r>
                <m:r>
                  <m:t>13</m:t>
                </m:r>
                <m:r>
                  <m:rPr>
                    <m:sty m:val="p"/>
                  </m:rPr>
                  <m:t>)</m:t>
                </m:r>
              </m:oMath>
            </m:oMathPara>
            <w:bookmarkEnd w:id="96"/>
          </w:p>
          <w:bookmarkEnd w:id="97"/>
        </w:tc>
      </w:tr>
    </w:tbl>
    <w:p>
      <w:pPr>
        <w:pStyle w:val="FirstParagraph"/>
      </w:pPr>
      <w:ins w:id="133" w:author="PR Preview" w:date="2024-01-01T00:00:00Z">
        <w:r>
          <w:t xml:space="preserve"> </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warning.png" id="99"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Pooling Assumes a Common Effect</w:t>
            </w:r>
          </w:p>
        </w:tc>
      </w:tr>
      <w:tr>
        <w:trPr>
          <w:cantSplit/>
        </w:trPr>
        <w:tc>
          <w:tcPr>
            <w:tcMar>
              <w:top w:w="108" w:type="dxa"/>
              <w:bottom w:w="108" w:type="dxa"/>
            </w:tcMar>
          </w:tcPr>
          <w:p>
            <w:pPr>
              <w:pStyle w:val="BodyText"/>
            </w:pPr>
            <w:pPr>
              <w:spacing w:before="16" w:after="16"/>
            </w:pPr>
            <w:r>
              <w:t xml:space="preserve">The pooled value in</w:t>
            </w:r>
            <w:r>
              <w:t xml:space="preserve"> </w:t>
            </w:r>
            <w:hyperlink w:anchor="exm-mantel-haenszel-table-4-3">
              <w:r>
                <w:rPr>
                  <w:rStyle w:val="Hyperlink"/>
                </w:rPr>
                <w:t xml:space="preserve">Example 11</w:t>
              </w:r>
            </w:hyperlink>
            <w:r>
              <w:t xml:space="preserve"> </w:t>
            </w:r>
            <w:r>
              <w:t xml:space="preserve">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ins w:id="134"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note.png" id="101"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after="16"/>
            </w:pPr>
            <w:r>
              <w:t xml:space="preserve">A desirable property of an effect measure is that its population value is a weighted average of its stratum-specific values,</w:t>
            </w:r>
            <w:r>
              <w:t xml:space="preserve"> </w:t>
            </w:r>
            <w:r>
              <w:t xml:space="preserve">and so lies within their range.</w:t>
            </w:r>
            <w:r>
              <w:t xml:space="preserve"> </w:t>
            </w:r>
            <w:hyperlink w:anchor="def-collapsible-effect-measure">
              <w:r>
                <w:rPr>
                  <w:rStyle w:val="Hyperlink"/>
                </w:rPr>
                <w:t xml:space="preserve">Definition 12</w:t>
              </w:r>
            </w:hyperlink>
            <w:r>
              <w:t xml:space="preserve"> </w:t>
            </w:r>
            <w:r>
              <w:t xml:space="preserve">names that property,</w:t>
            </w:r>
            <w:r>
              <w:t xml:space="preserve"> </w:t>
            </w:r>
            <w:r>
              <w:t xml:space="preserve">and</w:t>
            </w:r>
            <w:r>
              <w:t xml:space="preserve"> </w:t>
            </w:r>
            <w:hyperlink w:anchor="exm-odds-ratio-noncollapsible">
              <w:r>
                <w:rPr>
                  <w:rStyle w:val="Hyperlink"/>
                </w:rPr>
                <w:t xml:space="preserve">Example 12</w:t>
              </w:r>
            </w:hyperlink>
            <w:r>
              <w:t xml:space="preserve"> </w:t>
            </w:r>
            <w:r>
              <w:t xml:space="preserve">uses the data in Table 4.4 to show that the odds ratio can lack it</w:t>
            </w:r>
            <w:r>
              <w:t xml:space="preserve"> </w:t>
            </w:r>
            <w:r>
              <w:t xml:space="preserve">(Hernán and Robins 2020, 60)</w:t>
            </w:r>
            <w:r>
              <w:t xml:space="preserve">.</w:t>
            </w:r>
          </w:p>
          <w:p/>
        </w:tc>
      </w:tr>
    </w:tbl>
    <w:p>
      <w:pPr>
        <w:pStyle w:val="BodyText"/>
      </w:pPr>
      <w:ins w:id="135"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2" w:name="def-collapsible-effect-measure"/>
          <w:p>
            <w:pPr>
              <w:pStyle w:val="BodyText"/>
            </w:pPr>
            <w:r>
              <w:rPr>
                <w:b/>
                <w:bCs/>
              </w:rPr>
              <w:t xml:space="preserve">Definition 12 (Collapsible Effect Measure)</w:t>
            </w:r>
            <w:r>
              <w:t xml:space="preserve"> </w:t>
            </w:r>
            <w:r>
              <w:t xml:space="preserve">In a given population, an effect measure is</w:t>
            </w:r>
            <w:r>
              <w:t xml:space="preserve"> </w:t>
            </w:r>
            <w:r>
              <w:rPr>
                <w:b/>
                <w:bCs/>
              </w:rPr>
              <w:t xml:space="preserve">collapsible</w:t>
            </w:r>
            <w:r>
              <w:t xml:space="preserve"> </w:t>
            </w:r>
            <w:r>
              <w:t xml:space="preserve">over a variable</w:t>
            </w:r>
            <w:r>
              <w:t xml:space="preserve"> </w:t>
            </w:r>
            <m:oMath>
              <m:r>
                <m:t>V</m:t>
              </m:r>
            </m:oMath>
            <w:r>
              <w:t xml:space="preserve"> </w:t>
            </w:r>
            <w:r>
              <w:t xml:space="preserve">when its value in the whole population is a weighted average of its values in the strata of</w:t>
            </w:r>
            <w:r>
              <w:t xml:space="preserve"> </w:t>
            </w:r>
            <m:oMath>
              <m:r>
                <m:t>V</m:t>
              </m:r>
            </m:oMath>
            <w:r>
              <w:t xml:space="preserve">,</w:t>
            </w:r>
            <w:r>
              <w:t xml:space="preserve"> </w:t>
            </w:r>
            <w:r>
              <w:t xml:space="preserve">with nonnegative weights that sum to 1,</w:t>
            </w:r>
            <w:r>
              <w:t xml:space="preserve"> </w:t>
            </w:r>
            <w:r>
              <w:t xml:space="preserve">so that the population value lies within the range of the stratum-specific values.</w:t>
            </w:r>
            <w:r>
              <w:t xml:space="preserve"> </w:t>
            </w:r>
            <w:r>
              <w:t xml:space="preserve">It is</w:t>
            </w:r>
            <w:r>
              <w:t xml:space="preserve"> </w:t>
            </w:r>
            <w:r>
              <w:rPr>
                <w:b/>
                <w:bCs/>
              </w:rPr>
              <w:t xml:space="preserve">noncollapsible</w:t>
            </w:r>
            <w:r>
              <w:t xml:space="preserve"> </w:t>
            </w:r>
            <w:r>
              <w:t xml:space="preserve">in that population otherwise.</w:t>
            </w:r>
          </w:p>
          <w:bookmarkEnd w:id="102"/>
        </w:tc>
      </w:tr>
    </w:tbl>
    <w:p>
      <w:pPr>
        <w:pStyle w:val="BodyText"/>
      </w:pPr>
      <w:ins w:id="136" w:author="PR Preview" w:date="2024-01-01T00:00:00Z">
        <w:r>
          <w:t xml:space="preserve">In follow-up studies with</w:t>
        </w:r>
      </w:ins>
      <w:ins w:id="136" w:author="PR Preview" w:date="2024-01-01T00:00:00Z">
        <w:r>
          <w:t xml:space="preserve"> </w:t>
        </w:r>
      </w:ins>
      <m:oMath>
        <m:r>
          <m:t>V</m:t>
        </m:r>
      </m:oMath>
      <w:ins w:id="136" w:author="PR Preview" w:date="2024-01-01T00:00:00Z">
        <w:r>
          <w:t xml:space="preserve"> </w:t>
        </w:r>
      </w:ins>
      <w:ins w:id="136" w:author="PR Preview" w:date="2024-01-01T00:00:00Z">
        <w:r>
          <w:t xml:space="preserve">not affected by treatment, the risk difference and the risk ratio are collapsible.</w:t>
        </w:r>
      </w:ins>
      <w:ins w:id="136" w:author="PR Preview" w:date="2024-01-01T00:00:00Z">
        <w:r>
          <w:t xml:space="preserve"> </w:t>
        </w:r>
      </w:ins>
      <w:ins w:id="136" w:author="PR Preview" w:date="2024-01-01T00:00:00Z">
        <w:r>
          <w:t xml:space="preserve">The causal risk difference is the average of the stratum-specific ones with weights</w:t>
        </w:r>
      </w:ins>
      <w:ins w:id="136" w:author="PR Preview" w:date="2024-01-01T00:00:00Z">
        <w:r>
          <w:t xml:space="preserve"> </w:t>
        </w:r>
      </w:ins>
      <m:oMath>
        <m:r>
          <m:rPr>
            <m:sty m:val="p"/>
          </m:rPr>
          <m:t>Pr</m:t>
        </m:r>
        <m:r>
          <m:rPr>
            <m:sty m:val="p"/>
          </m:rPr>
          <m:t>[</m:t>
        </m:r>
        <m:r>
          <m:t>V</m:t>
        </m:r>
        <m:r>
          <m:rPr>
            <m:sty m:val="p"/>
          </m:rPr>
          <m:t>=</m:t>
        </m:r>
        <m:r>
          <m:t>v</m:t>
        </m:r>
        <m:r>
          <m:rPr>
            <m:sty m:val="p"/>
          </m:rPr>
          <m:t>]</m:t>
        </m:r>
      </m:oMath>
      <w:ins w:id="136" w:author="PR Preview" w:date="2024-01-01T00:00:00Z">
        <w:r>
          <w:t xml:space="preserve">.</w:t>
        </w:r>
      </w:ins>
      <w:ins w:id="136" w:author="PR Preview" w:date="2024-01-01T00:00:00Z">
        <w:r>
          <w:t xml:space="preserve"> </w:t>
        </w:r>
      </w:ins>
      <w:ins w:id="136" w:author="PR Preview" w:date="2024-01-01T00:00:00Z">
        <w:r>
          <w:t xml:space="preserve">When</w:t>
        </w:r>
      </w:ins>
      <w:ins w:id="136" w:author="PR Preview" w:date="2024-01-01T00:00:00Z">
        <w:r>
          <w:t xml:space="preserve"> </w:t>
        </w:r>
      </w:ins>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r>
          <m:rPr>
            <m:sty m:val="p"/>
          </m:rPr>
          <m:t>&gt;</m:t>
        </m:r>
        <m:r>
          <m:t>0</m:t>
        </m:r>
      </m:oMath>
      <w:ins w:id="136" w:author="PR Preview" w:date="2024-01-01T00:00:00Z">
        <w:r>
          <w:t xml:space="preserve"> </w:t>
        </w:r>
      </w:ins>
      <w:ins w:id="136" w:author="PR Preview" w:date="2024-01-01T00:00:00Z">
        <w:r>
          <w:t xml:space="preserve">in every stratum, the causal risk ratio is the average of the stratum-specific ones with weights</w:t>
        </w:r>
      </w:ins>
      <w:ins w:id="136" w:author="PR Preview" w:date="2024-01-01T00:00:00Z">
        <w:r>
          <w:t xml:space="preserve"> </w:t>
        </w:r>
      </w:ins>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r>
          <m:rPr>
            <m:sty m:val="p"/>
          </m:rPr>
          <m:t>Pr</m:t>
        </m:r>
        <m:r>
          <m:rPr>
            <m:sty m:val="p"/>
          </m:rPr>
          <m:t>[</m:t>
        </m:r>
        <m:r>
          <m:t>V</m:t>
        </m:r>
        <m:r>
          <m:rPr>
            <m:sty m:val="p"/>
          </m:rPr>
          <m:t>=</m:t>
        </m:r>
        <m:r>
          <m:t>v</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ins w:id="136" w:author="PR Preview" w:date="2024-01-01T00:00:00Z">
        <w:r>
          <w:t xml:space="preserve">.</w:t>
        </w:r>
      </w:ins>
      <w:ins w:id="136" w:author="PR Preview" w:date="2024-01-01T00:00:00Z">
        <w:r>
          <w:t xml:space="preserve"> </w:t>
        </w:r>
      </w:ins>
      <w:ins w:id="136" w:author="PR Preview" w:date="2024-01-01T00:00:00Z">
        <w:r>
          <w:t xml:space="preserve">The odds ratio (and the rarely used odds difference) is not collapsible in general (Greenland 1987).</w:t>
        </w:r>
      </w:ins>
    </w:p>
    <w:p>
      <w:pPr>
        <w:pStyle w:val="BodyText"/>
      </w:pPr>
      <w:ins w:id="137" w:author="PR Preview" w:date="2024-01-01T00:00:00Z">
        <w:r>
          <w:rPr>
            <w:b/>
            <w:bCs/>
          </w:rPr>
          <w:t xml:space="preserve">Table 4.4</w:t>
        </w:r>
      </w:ins>
      <w:ins w:id="137" w:author="PR Preview" w:date="2024-01-01T00:00:00Z">
        <w:r>
          <w:t xml:space="preserve">: effect of moving to high altitude</w:t>
        </w:r>
      </w:ins>
      <w:ins w:id="137" w:author="PR Preview" w:date="2024-01-01T00:00:00Z">
        <w:r>
          <w:t xml:space="preserve"> </w:t>
        </w:r>
      </w:ins>
      <m:oMath>
        <m:r>
          <m:t>A</m:t>
        </m:r>
      </m:oMath>
      <w:ins w:id="137" w:author="PR Preview" w:date="2024-01-01T00:00:00Z">
        <w:r>
          <w:t xml:space="preserve"> </w:t>
        </w:r>
      </w:ins>
      <w:ins w:id="137" w:author="PR Preview" w:date="2024-01-01T00:00:00Z">
        <w:r>
          <w:t xml:space="preserve">(top of Mount Olympus) on depression</w:t>
        </w:r>
      </w:ins>
      <w:ins w:id="137" w:author="PR Preview" w:date="2024-01-01T00:00:00Z">
        <w:r>
          <w:t xml:space="preserve"> </w:t>
        </w:r>
      </w:ins>
      <m:oMath>
        <m:r>
          <m:t>Y</m:t>
        </m:r>
      </m:oMath>
      <w:ins w:id="137" w:author="PR Preview" w:date="2024-01-01T00:00:00Z">
        <w:r>
          <w:t xml:space="preserve">;</w:t>
        </w:r>
      </w:ins>
      <w:ins w:id="137" w:author="PR Preview" w:date="2024-01-01T00:00:00Z">
        <w:r>
          <w:t xml:space="preserve"> </w:t>
        </w:r>
      </w:ins>
      <m:oMath>
        <m:r>
          <m:t>V</m:t>
        </m:r>
        <m:r>
          <m:rPr>
            <m:sty m:val="p"/>
          </m:rPr>
          <m:t>=</m:t>
        </m:r>
        <m:r>
          <m:t>1</m:t>
        </m:r>
      </m:oMath>
      <w:ins w:id="137" w:author="PR Preview" w:date="2024-01-01T00:00:00Z">
        <w:r>
          <w:t xml:space="preserve"> </w:t>
        </w:r>
      </w:ins>
      <w:ins w:id="137" w:author="PR Preview" w:date="2024-01-01T00:00:00Z">
        <w:r>
          <w:t xml:space="preserve">for women.</w:t>
        </w:r>
      </w:ins>
      <w:ins w:id="137" w:author="PR Preview" w:date="2024-01-01T00:00:00Z">
        <w:r>
          <w:t xml:space="preserve"> </w:t>
        </w:r>
      </w:ins>
      <w:ins w:id="137" w:author="PR Preview" w:date="2024-01-01T00:00:00Z">
        <w:r>
          <w:t xml:space="preserve">The decision to move was random, so</w:t>
        </w:r>
      </w:ins>
      <w:ins w:id="137" w:author="PR Preview" w:date="2024-01-01T00:00:00Z">
        <w:r>
          <w:t xml:space="preserve"> </w:t>
        </w:r>
      </w:ins>
      <m:oMath>
        <m:sSup>
          <m:e>
            <m:r>
              <m:t>Y</m:t>
            </m:r>
          </m:e>
          <m:sup>
            <m:r>
              <m:t>a</m:t>
            </m:r>
          </m:sup>
        </m:sSup>
        <m:r>
          <m:rPr>
            <m:sty m:val="p"/>
          </m:rPr>
          <m:t>⟂</m:t>
        </m:r>
        <m:r>
          <m:t>​</m:t>
        </m:r>
        <m:r>
          <m:t>​</m:t>
        </m:r>
        <m:r>
          <m:t>​</m:t>
        </m:r>
        <m:r>
          <m:rPr>
            <m:sty m:val="p"/>
          </m:rPr>
          <m:t>⟂</m:t>
        </m:r>
        <m:r>
          <m:t>A</m:t>
        </m:r>
      </m:oMath>
      <w:ins w:id="137" w:author="PR Preview" w:date="2024-01-01T00:00:00Z">
        <w:r>
          <w:t xml:space="preserve">.</w:t>
        </w:r>
      </w:ins>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pPr>
        <w:pStyle w:val="BodyText"/>
      </w:pPr>
      <w:ins w:id="138"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3" w:name="exm-odds-ratio-noncollapsible"/>
          <w:p>
            <w:pPr>
              <w:pStyle w:val="BodyText"/>
            </w:pPr>
            <w:r>
              <w:rPr>
                <w:b/>
                <w:bCs/>
              </w:rPr>
              <w:t xml:space="preserve">Example 12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103"/>
        </w:tc>
      </w:tr>
    </w:tbl>
    <w:p>
      <w:pPr>
        <w:pStyle w:val="BodyText"/>
      </w:pPr>
      <w:ins w:id="139"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4" w:name="rem-when-odds-ratio-collapses"/>
          <w:p>
            <w:pPr>
              <w:pStyle w:val="BodyText"/>
            </w:pPr>
            <w:r>
              <w:rPr>
                <w:i/>
                <w:iCs/>
              </w:rPr>
              <w:t xml:space="preserve">Remark 9</w:t>
            </w:r>
            <w:r>
              <w:t xml:space="preserve"> (Where Noncollapsibility Comes From, and When It Vanishes). </w:t>
            </w:r>
            <w:r>
              <w:t xml:space="preserve">Noncollapsibility of the odds ratio is one instance of Jensen’s inequality (Samuels 1981).</w:t>
            </w:r>
            <w:r>
              <w:t xml:space="preserve"> </w:t>
            </w:r>
            <w:r>
              <w:t xml:space="preserve">The population odds ratio may lie nearer the null than every non-null stratum-specific odds ratio when</w:t>
            </w:r>
            <w:r>
              <w:t xml:space="preserve"> </w:t>
            </w:r>
            <m:oMath>
              <m:r>
                <m:t>V</m:t>
              </m:r>
            </m:oMath>
            <w:r>
              <w:t xml:space="preserve"> </w:t>
            </w:r>
            <w:r>
              <w:t xml:space="preserve">predicts</w:t>
            </w:r>
            <w:r>
              <w:t xml:space="preserve"> </w:t>
            </w:r>
            <m:oMath>
              <m:r>
                <m:t>Y</m:t>
              </m:r>
            </m:oMath>
            <w:r>
              <w:t xml:space="preserve"> </w:t>
            </w:r>
            <w:r>
              <w:t xml:space="preserve">on its own and is independent of</w:t>
            </w:r>
            <w:r>
              <w:t xml:space="preserve"> </w:t>
            </w:r>
            <m:oMath>
              <m:r>
                <m:t>A</m:t>
              </m:r>
            </m:oMath>
            <w:r>
              <w:t xml:space="preserve">, as in Table 4.4 (Miettinen and Cook 1981).</w:t>
            </w:r>
            <w:r>
              <w:t xml:space="preserve"> </w:t>
            </w:r>
            <w:r>
              <w:t xml:space="preserve">Under the sharp null the odds ratio is collapsible.</w:t>
            </w:r>
            <w:r>
              <w:t xml:space="preserve"> </w:t>
            </w:r>
            <w:r>
              <w:t xml:space="preserve">If, in a follow-up study, fewer than about 10% of individuals in each stratum develop the outcome, the odds ratio is close to collapsible and close to the risk ratio.</w:t>
            </w:r>
          </w:p>
          <w:bookmarkEnd w:id="104"/>
        </w:tc>
      </w:tr>
    </w:tbl>
    <w:p>
      <w:pPr>
        <w:pStyle w:val="BodyText"/>
      </w:pPr>
      <w:ins w:id="140" w:author="PR Preview" w:date="2024-01-01T00:00:00Z">
        <w:r>
          <w:t xml:space="preserve"> </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warning.png" id="106"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Changed Odds Ratio Does Not Prove Lack of Exchangeability</w:t>
            </w:r>
          </w:p>
        </w:tc>
      </w:tr>
      <w:tr>
        <w:trPr>
          <w:cantSplit/>
        </w:trPr>
        <w:tc>
          <w:tcPr>
            <w:tcMar>
              <w:top w:w="108" w:type="dxa"/>
              <w:bottom w:w="108" w:type="dxa"/>
            </w:tcMar>
          </w:tcPr>
          <w:p>
            <w:pPr>
              <w:pStyle w:val="BodyText"/>
            </w:pPr>
            <w:pPr>
              <w:spacing w:before="16" w:after="16"/>
            </w:pPr>
            <w:r>
              <w:t xml:space="preserve">A difference between the conditional and the unconditional odds ratio does not by itself indicate lack of exchangeability.</w:t>
            </w:r>
            <w:r>
              <w:t xml:space="preserve"> </w:t>
            </w:r>
            <w:r>
              <w:t xml:space="preserve">In</w:t>
            </w:r>
            <w:r>
              <w:t xml:space="preserve"> </w:t>
            </w:r>
            <w:hyperlink w:anchor="exm-odds-ratio-noncollapsible">
              <w:r>
                <w:rPr>
                  <w:rStyle w:val="Hyperlink"/>
                </w:rPr>
                <w:t xml:space="preserve">Example 12</w:t>
              </w:r>
            </w:hyperlink>
            <w:r>
              <w:t xml:space="preserve"> </w:t>
            </w:r>
            <w:r>
              <w:t xml:space="preserve">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p/>
        </w:tc>
      </w:tr>
    </w:tbl>
    <w:bookmarkEnd w:id="107"/>
    <w:bookmarkEnd w:id="108"/>
    <w:bookmarkStart w:id="109" w:name="summary"/>
    <w:p>
      <w:pPr>
        <w:pStyle w:val="Heading2"/>
      </w:pPr>
      <w:r>
        <w:t xml:space="preserve">7 Summary</w:t>
      </w:r>
    </w:p>
    <w:p>
      <w:r>
        <w:pict>
          <v:rect style="width:0;height:1.5pt" o:hralign="center" o:hrstd="t" o:hr="t"/>
        </w:pict>
      </w:r>
    </w:p>
    <w:p>
      <w:pPr>
        <w:pStyle w:val="Compact"/>
        <w:numPr>
          <w:ilvl w:val="0"/>
          <w:numId w:val="1020"/>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0"/>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0"/>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0"/>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0"/>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0"/>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1"/>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1"/>
        </w:numPr>
      </w:pPr>
      <w:r>
        <w:t xml:space="preserve">Chapter 6 introduces causal diagrams;</w:t>
      </w:r>
      <w:r>
        <w:t xml:space="preserve"> </w:t>
      </w:r>
      <w:r>
        <w:t xml:space="preserve">Section 6.6 represents surrogate and causal effect modifiers graphically</w:t>
      </w:r>
    </w:p>
    <w:p>
      <w:pPr>
        <w:pStyle w:val="Compact"/>
        <w:numPr>
          <w:ilvl w:val="0"/>
          <w:numId w:val="1021"/>
        </w:numPr>
      </w:pPr>
      <w:r>
        <w:t xml:space="preserve">Part II combines standardization, IP weighting, and stratification with models</w:t>
      </w:r>
    </w:p>
    <w:bookmarkEnd w:id="109"/>
    <w:bookmarkStart w:id="113" w:name="references"/>
    <w:p>
      <w:pPr>
        <w:pStyle w:val="Heading2"/>
      </w:pPr>
      <w:r>
        <w:t xml:space="preserve">8 References</w:t>
      </w:r>
    </w:p>
    <w:p>
      <w:r>
        <w:pict>
          <v:rect style="width:0;height:1.5pt" o:hralign="center" o:hrstd="t" o:hr="t"/>
        </w:pict>
      </w:r>
    </w:p>
    <w:bookmarkStart w:id="112" w:name="refs"/>
    <w:bookmarkStart w:id="11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10">
        <w:r>
          <w:rPr>
            <w:rStyle w:val="Hyperlink"/>
          </w:rPr>
          <w:t xml:space="preserve">https://miguelhernan.org/whatifbook</w:t>
        </w:r>
      </w:hyperlink>
      <w:r>
        <w:t xml:space="preserve">.</w:t>
      </w:r>
    </w:p>
    <w:bookmarkEnd w:id="111"/>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image" Target="media/rId44.png"/><Relationship Id="rId36" Type="http://schemas.openxmlformats.org/officeDocument/2006/relationships/image" Target="media/rId36.png"/><Relationship Id="rId67" Type="http://schemas.openxmlformats.org/officeDocument/2006/relationships/image" Target="media/rId67.png"/><Relationship Id="rId33" Type="http://schemas.openxmlformats.org/officeDocument/2006/relationships/image" Target="media/rId33.png"/><Relationship Id="rId11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11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2026-10-09T13:44:41Z</dcterms:created>
  <dcterms:modified xsi:type="dcterms:W3CDTF">2026-10-09T13:44:41Z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