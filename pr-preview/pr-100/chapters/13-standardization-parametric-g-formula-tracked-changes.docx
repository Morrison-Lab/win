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ins w:id="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ins w:id="1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20" w:author="PR Preview" w:date="2024-01-01T00:00:00Z">
        <w:r>
          <w:t xml:space="preserve">The same argument, with sums replaced by integrals, covers continuous components of</w:t>
        </w:r>
      </w:ins>
      <w:ins w:id="20" w:author="PR Preview" w:date="2024-01-01T00:00:00Z">
        <w:r>
          <w:t xml:space="preserve"> </w:t>
        </w:r>
      </w:ins>
      <m:oMath>
        <m:r>
          <m:t>L</m:t>
        </m:r>
      </m:oMath>
      <w:ins w:id="20" w:author="PR Preview" w:date="2024-01-01T00:00:00Z">
        <w:r>
          <w:t xml:space="preserve">.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So, under these conditions, any estimator that converges to the standardized mean with</w:t>
        </w:r>
      </w:ins>
      <w:ins w:id="2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also converges to</w:t>
        </w:r>
      </w:ins>
      <w:ins w:id="2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20" w:author="PR Preview" w:date="2024-01-01T00:00:00Z">
        <w:r>
          <w:t xml:space="preserve">;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likewise with</w:t>
        </w:r>
      </w:ins>
      <w:ins w:id="2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</w:t>
        </w:r>
      </w:ins>
      <w:ins w:id="2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20" w:author="PR Preview" w:date="2024-01-01T00:00:00Z">
        <w:r>
          <w:t xml:space="preserve">.</w:t>
        </w:r>
      </w:ins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ins w:id="2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2" w:author="PR Preview" w:date="2024-01-01T00:00:00Z">
        <w:r>
          <w:t xml:space="preserve">We do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b/>
            <w:bCs/>
          </w:rPr>
          <w:t xml:space="preserve">not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need to estimate</w:t>
        </w:r>
      </w:ins>
      <w:ins w:id="3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32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e>
                </m:d>
              </m:oMath>
            </m:oMathPara>
          </w:p>
          <w:bookmarkEnd w:id="28"/>
        </w:tc>
      </w:tr>
    </w:tbl>
    <w:p>
      <w:pPr>
        <w:pStyle w:val="FirstParagraph"/>
      </w:pPr>
      <w:ins w:id="3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ins w:id="34" w:author="PR Preview" w:date="2024-01-01T00:00:00Z">
        <w:r>
          <w:t xml:space="preserve">By</w:t>
        </w:r>
      </w:ins>
      <w:ins w:id="34" w:author="PR Preview" w:date="2024-01-01T00:00:00Z">
        <w:r>
          <w:t xml:space="preserve"> </w:t>
        </w:r>
      </w:ins>
      <w:hyperlink w:anchor="prp-standardized-mean-iterated">
        <w:r>
          <w:rPr>
            <w:rStyle w:val="Hyperlink"/>
          </w:rPr>
          <w:t xml:space="preserve">Proposition 1</w:t>
        </w:r>
      </w:hyperlink>
      <w:ins w:id="34" w:author="PR Preview" w:date="2024-01-01T00:00:00Z">
        <w:r>
          <w:t xml:space="preserve">, the standardized mean can be estimated by averaging the model predictions over the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rPr>
            <w:b/>
            <w:bCs/>
          </w:rPr>
          <w:t xml:space="preserve">empirical distribution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of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ins w:id="37" w:author="PR Preview" w:date="2024-01-01T00:00:00Z">
        <w:r>
          <w:t xml:space="preserve">Replacing</w:t>
        </w:r>
      </w:ins>
      <w:ins w:id="37" w:author="PR Preview" w:date="2024-01-01T00:00:00Z">
        <w:r>
          <w:t xml:space="preserve"> </w:t>
        </w:r>
      </w:ins>
      <m:oMath>
        <m:r>
          <m:t>g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by its estimate</w:t>
        </w:r>
      </w:ins>
      <w:ins w:id="37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g</m:t>
            </m:r>
          </m:e>
        </m:acc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and the distribution of</w:t>
        </w:r>
      </w:ins>
      <w:ins w:id="37" w:author="PR Preview" w:date="2024-01-01T00:00:00Z">
        <w:r>
          <w:t xml:space="preserve"> </w:t>
        </w:r>
      </w:ins>
      <m:oMath>
        <m:r>
          <m:t>L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by the empirical distribution (mass</w:t>
        </w:r>
      </w:ins>
      <w:ins w:id="37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on each observed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i</m:t>
            </m:r>
          </m:sub>
        </m:sSub>
      </m:oMath>
      <w:ins w:id="37" w:author="PR Preview" w:date="2024-01-01T00:00:00Z">
        <w:r>
          <w:t xml:space="preserve">) gives</w:t>
        </w:r>
      </w:ins>
      <w:ins w:id="37" w:author="PR Preview" w:date="2024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7" w:author="PR Preview" w:date="2024-01-01T00:00:00Z">
        <w:r>
          <w:t xml:space="preserve">.</w:t>
        </w:r>
      </w:ins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ins w:id="4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ins w:id="51" w:author="PR Preview" w:date="2024-01-01T00:00:00Z">
        <w:r>
          <w:t xml:space="preserve">An estimator of a causal contrast, such as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51" w:author="PR Preview" w:date="2024-01-01T00:00:00Z">
        <w:r>
          <w:t xml:space="preserve">, built from doubly robust estimators (</w:t>
        </w:r>
      </w:ins>
      <w:hyperlink w:anchor="def-doubly-robust">
        <w:r>
          <w:rPr>
            <w:rStyle w:val="Hyperlink"/>
          </w:rPr>
          <w:t xml:space="preserve">Definition 4</w:t>
        </w:r>
      </w:hyperlink>
      <w:ins w:id="51" w:author="PR Preview" w:date="2024-01-01T00:00:00Z">
        <w:r>
          <w:t xml:space="preserve">) of each counterfactual mean is then consistent for that contrast,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provided the identifying conditions hold for every treatment level in the contrast (here both</w:t>
        </w:r>
      </w:ins>
      <w:ins w:id="5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</w:t>
        </w:r>
      </w:ins>
      <w:ins w:id="5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51" w:author="PR Preview" w:date="2024-01-01T00:00:00Z">
        <w:r>
          <w:t xml:space="preserve">)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and, for each counterfactual mean, at least one of its two models is correctly specified.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54"/>
        </w:tc>
      </w:tr>
    </w:tbl>
    <w:p>
      <w:pPr>
        <w:pStyle w:val="FirstParagraph"/>
      </w:pPr>
      <w:ins w:id="5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ins w:id="55" w:author="PR Preview" w:date="2024-01-01T00:00:00Z">
        <w:r>
          <w:rPr>
            <w:b/>
            <w:bCs/>
          </w:rPr>
          <w:t xml:space="preserve">Two equivalent forms.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Expanding the summand of the AIPW estimator (</w:t>
        </w:r>
      </w:ins>
      <w:hyperlink w:anchor="def-aipw">
        <w:r>
          <w:rPr>
            <w:rStyle w:val="Hyperlink"/>
          </w:rPr>
          <w:t xml:space="preserve">Definition 5</w:t>
        </w:r>
      </w:hyperlink>
      <w:ins w:id="55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ins w:id="6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ins w:id="61" w:author="PR Preview" w:date="2024-01-01T00:00:00Z">
        <w:r>
          <w:t xml:space="preserve">The book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(Hernán and Robins 2020, Technical Point 13.2, p. 184)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displays this difference with the opposite sign,</w:t>
        </w:r>
      </w:ins>
      <w:ins w:id="61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1" w:author="PR Preview" w:date="2024-01-01T00:00:00Z">
        <w:r>
          <w:t xml:space="preserve">;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the derivation here gives the sign shown, which does not affect the conclusion.</w:t>
        </w:r>
      </w:ins>
    </w:p>
    <w:p>
      <w:pPr>
        <w:pStyle w:val="BodyText"/>
      </w:pPr>
      <w:ins w:id="62" w:author="PR Preview" w:date="2024-01-01T00:00:00Z">
        <w:r>
          <w:rPr>
            <w:b/>
            <w:bCs/>
          </w:rPr>
          <w:t xml:space="preserve">Second-order bias.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This difference depends on the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rPr>
            <w:i/>
            <w:iCs/>
          </w:rPr>
          <w:t xml:space="preserve">product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of the errors in</w:t>
        </w:r>
      </w:ins>
      <w:ins w:id="62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π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and in</w:t>
        </w:r>
      </w:ins>
      <w:ins w:id="62" w:author="PR Preview" w:date="2024-01-01T00:00:00Z">
        <w:r>
          <w:t xml:space="preserve"> </w:t>
        </w:r>
      </w:ins>
      <m:oMath>
        <m:r>
          <m:t>b</m:t>
        </m:r>
      </m:oMath>
      <w:ins w:id="62" w:author="PR Preview" w:date="2024-01-01T00:00:00Z">
        <w:r>
          <w:t xml:space="preserve">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This property lets doubly robust estimators that use machine learning for</w:t>
        </w:r>
      </w:ins>
      <w:ins w:id="62" w:author="PR Preview" w:date="2024-01-01T00:00:00Z">
        <w:r>
          <w:t xml:space="preserve"> </w:t>
        </w:r>
      </w:ins>
      <m:oMath>
        <m:r>
          <m:t>π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and</w:t>
        </w:r>
      </w:ins>
      <w:ins w:id="62" w:author="PR Preview" w:date="2024-01-01T00:00:00Z">
        <w:r>
          <w:t xml:space="preserve"> </w:t>
        </w:r>
      </w:ins>
      <m:oMath>
        <m:r>
          <m:t>b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achieve small bias in high-dimensional settings (Chapter 18), where no parametric model is expected to be correct.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ins w:id="86" w:author="PR Preview" w:date="2024-01-01T00:00:00Z">
        <w:r>
          <w:rPr>
            <w:b/>
            <w:bCs/>
          </w:rPr>
          <w:t xml:space="preserve">Doubly robust estimators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(</w:t>
        </w:r>
      </w:ins>
      <w:hyperlink w:anchor="def-doubly-robust">
        <w:r>
          <w:rPr>
            <w:rStyle w:val="Hyperlink"/>
          </w:rPr>
          <w:t xml:space="preserve">Definition 4</w:t>
        </w:r>
      </w:hyperlink>
      <w:ins w:id="86" w:author="PR Preview" w:date="2024-01-01T00:00:00Z">
        <w:r>
          <w:t xml:space="preserve">): consistent if either the treatment or the outcome model is correct</w:t>
        </w:r>
      </w:ins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2026-10-08T05:19:16Z</dcterms:created>
  <dcterms:modified xsi:type="dcterms:W3CDTF">2026-10-08T05:19:16Z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