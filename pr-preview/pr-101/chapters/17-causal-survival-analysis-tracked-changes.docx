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20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censoring)</w:t>
            </w:r>
            <w:r>
              <w:t xml:space="preserve"> </w:t>
            </w:r>
            <w:r>
              <w:t xml:space="preserve">Usually only a minority of participants have the event during the study,</w:t>
            </w:r>
            <w:r>
              <w:t xml:space="preserve"> </w:t>
            </w:r>
            <w:r>
              <w:t xml:space="preserve">because follow-up stops for everybody on a fixed date,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For anyone still event-free on that date we only know that the event time exceeds it:</w:t>
            </w:r>
            <w:r>
              <w:t xml:space="preserve"> </w:t>
            </w:r>
            <w:r>
              <w:t xml:space="preserve">their survival time is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ins w:id="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exm-nhefs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Example 1 (NHEFS: Administrative censoring)</w:t>
            </w:r>
            <w:r>
              <w:t xml:space="preserve"> </w:t>
            </w:r>
            <w:r>
              <w:t xml:space="preserve">In the NHEFS analysis, the population is the 1629 smokers aged 25-74 at baseline who were still alive in 1982.</w:t>
            </w:r>
            <w:r>
              <w:t xml:space="preserve"> </w:t>
            </w:r>
            <w:r>
              <w:t xml:space="preserve">Follow-up runs from January 1, 1983 to December 31, 1992,</w:t>
            </w:r>
            <w:r>
              <w:t xml:space="preserve"> </w:t>
            </w:r>
            <w:r>
              <w:t xml:space="preserve">so everyone has the same administrative censoring time of 120 months.</w:t>
            </w:r>
            <w:r>
              <w:t xml:space="preserve"> </w:t>
            </w:r>
            <w:r>
              <w:t xml:space="preserve">Only 318 of the 1629 died during this period;</w:t>
            </w:r>
            <w:r>
              <w:t xml:space="preserve"> </w:t>
            </w:r>
            <w:r>
              <w:t xml:space="preserve">the other 1311 have administratively censored survival times.</w:t>
            </w:r>
          </w:p>
          <w:bookmarkEnd w:id="11"/>
        </w:tc>
      </w:tr>
    </w:tbl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4" w:name="survival-risk-and-hazard"/>
    <w:p>
      <w:pPr>
        <w:pStyle w:val="Heading3"/>
      </w:pPr>
      <w:r>
        <w:t xml:space="preserve">1.1 Survival, Risk, and 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survival-risk-hazard-time"/>
          <w:p>
            <w:pPr>
              <w:pStyle w:val="BodyText"/>
            </w:pPr>
            <w:r>
              <w:rPr>
                <w:b/>
                <w:bCs/>
              </w:rPr>
              <w:t xml:space="preserve">Definition 2 (Survival, risk, and hazard of an event time)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  <w:r>
              <w:t xml:space="preserve">, is the share of individuals still alive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it for every month up to the administrative end of follow-up,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120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plotting it against time gives the</w:t>
            </w:r>
            <w:r>
              <w:t xml:space="preserve"> </w:t>
            </w:r>
            <w:r>
              <w:rPr>
                <w:b/>
                <w:bCs/>
              </w:rPr>
              <w:t xml:space="preserve">survival curve</w:t>
            </w:r>
            <w:r>
              <w:t xml:space="preserve">,</w:t>
            </w:r>
            <w:r>
              <w:t xml:space="preserve"> </w:t>
            </w:r>
            <w:r>
              <w:t xml:space="preserve">which equals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down 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 </w:t>
            </w:r>
            <w:r>
              <w:t xml:space="preserve">increases.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risk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cumulative incidence</w:t>
            </w:r>
            <w:r>
              <w:t xml:space="preserve">,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complement of the survival: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≤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Its curve begins 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can only go up.</w:t>
            </w:r>
          </w:p>
          <w:p>
            <w:pPr>
              <w:pStyle w:val="BodyTex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share of individuals who have the event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among those who were still event-free just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k</m:t>
                </m:r>
                <m:r>
                  <m:rPr>
                    <m:sty m:val="p"/>
                  </m:rPr>
                  <m:t>∣</m:t>
                </m:r>
                <m:r>
                  <m:t>T</m:t>
                </m:r>
                <m:r>
                  <m:rPr>
                    <m:sty m:val="p"/>
                  </m:rPr>
                  <m:t>&gt;</m:t>
                </m:r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2"/>
        </w:tc>
      </w:tr>
    </w:tbl>
    <w:p>
      <w:pPr>
        <w:pStyle w:val="FirstParagraph"/>
      </w:pPr>
      <w:ins w:id="15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rem-discrete-time-hazard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(Discrete-time hazards). </w:t>
            </w:r>
            <w:r>
              <w:t xml:space="preserve">Strictly speaking this is a discrete-time hazard, defined for time measured in intervals rather than continuously.</w:t>
            </w:r>
            <w:r>
              <w:t xml:space="preserve"> </w:t>
            </w:r>
            <w:r>
              <w:t xml:space="preserve">Since real data always record time in units such as years, months, or days,</w:t>
            </w:r>
            <w:r>
              <w:t xml:space="preserve"> </w:t>
            </w:r>
            <w:r>
              <w:t xml:space="preserve">we simply call it the hazard.</w:t>
            </w:r>
          </w:p>
          <w:bookmarkEnd w:id="13"/>
        </w:tc>
      </w:tr>
    </w:tbl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4"/>
    <w:bookmarkStart w:id="19" w:name="risk-vs.-hazard"/>
    <w:p>
      <w:pPr>
        <w:pStyle w:val="Heading3"/>
      </w:pPr>
      <w:r>
        <w:t xml:space="preserve">1.2 Risk vs. Hazard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rem-risk-vs-hazar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(Risk versus hazard). </w:t>
            </w:r>
            <w:r>
              <w:t xml:space="preserve">Risk and hazard are built differently: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: the denominator, everyone at baseline, is the same 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numerator accumulates all events from baseline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never decreases.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: the denominator,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shrinks over time,</w:t>
            </w:r>
            <w:r>
              <w:t xml:space="preserve"> </w:t>
            </w:r>
            <w:r>
              <w:t xml:space="preserve">and the numerator counts only the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hazard can rise or fall.</w:t>
            </w:r>
          </w:p>
          <w:p>
            <w:pPr>
              <w:pStyle w:val="FirstParagraph"/>
            </w:pPr>
            <w:r>
              <w:t xml:space="preserve">Many survival analyses summarize the effect by the hazard ratio, treated versus untreated.</w:t>
            </w:r>
            <w:r>
              <w:t xml:space="preserve"> </w:t>
            </w:r>
            <w:r>
              <w:t xml:space="preserve">Fine Point 17.2 explains why that summary is problematic,</w:t>
            </w:r>
            <w:r>
              <w:t xml:space="preserve"> </w:t>
            </w:r>
            <w:r>
              <w:t xml:space="preserve">so the book’s analyses focus on survival and risk instead.</w:t>
            </w:r>
            <w:r>
              <w:t xml:space="preserve"> </w:t>
            </w:r>
            <w:r>
              <w:t xml:space="preserve">Hazards still matter, though:</w:t>
            </w:r>
            <w:r>
              <w:t xml:space="preserve"> </w:t>
            </w:r>
            <w:r>
              <w:t xml:space="preserve">estimating them is often the easiest route to survival and risk.</w:t>
            </w:r>
          </w:p>
          <w:bookmarkEnd w:id="15"/>
        </w:tc>
      </w:tr>
    </w:tbl>
    <w:p>
      <w:pPr>
        <w:pStyle w:val="BodyText"/>
      </w:pPr>
      <w:ins w:id="20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9"/>
    <w:bookmarkEnd w:id="20"/>
    <w:bookmarkStart w:id="40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data-layouts"/>
          <w:p>
            <w:pPr>
              <w:pStyle w:val="BodyText"/>
            </w:pPr>
            <w:r>
              <w:rPr>
                <w:b/>
                <w:bCs/>
              </w:rPr>
              <w:t xml:space="preserve">Definition 3 (Person and person-time data layouts)</w:t>
            </w:r>
            <w:r>
              <w:t xml:space="preserve"> </w:t>
            </w:r>
            <w:r>
              <w:t xml:space="preserve">A survival dataset can be laid out in two ways.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</w:t>
            </w:r>
            <w:r>
              <w:t xml:space="preserve">: the layout used so far in the book,</w:t>
            </w:r>
            <w:r>
              <w:t xml:space="preserve"> </w:t>
            </w:r>
            <w:r>
              <w:t xml:space="preserve">called the</w:t>
            </w:r>
            <w:r>
              <w:t xml:space="preserve"> </w:t>
            </w:r>
            <w:r>
              <w:t xml:space="preserve">“wide”</w:t>
            </w:r>
            <w:r>
              <w:t xml:space="preserve"> </w:t>
            </w:r>
            <w:r>
              <w:t xml:space="preserve">format when treatments and confounders vary over time.</w:t>
            </w:r>
            <w:r>
              <w:t xml:space="preserve"> </w:t>
            </w:r>
            <w:r>
              <w:t xml:space="preserve">In the previous section the data had 1629 rows.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One row per person-time</w:t>
            </w:r>
            <w:r>
              <w:t xml:space="preserve">: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that person’s follow-up stops, then person 2, and so on.</w:t>
            </w:r>
            <w:r>
              <w:t xml:space="preserve"> </w:t>
            </w:r>
            <w:r>
              <w:t xml:space="preserve">This</w:t>
            </w:r>
            <w:r>
              <w:t xml:space="preserve"> </w:t>
            </w:r>
            <w:r>
              <w:t xml:space="preserve">“long”</w:t>
            </w:r>
            <w:r>
              <w:t xml:space="preserve"> </w:t>
            </w:r>
            <w:r>
              <w:t xml:space="preserve">layout is used for most of this chapter</w:t>
            </w:r>
            <w:r>
              <w:t xml:space="preserve"> </w:t>
            </w:r>
            <w:r>
              <w:t xml:space="preserve">and for all of Part III’s time-varying treatments.</w:t>
            </w:r>
            <w:r>
              <w:t xml:space="preserve"> </w:t>
            </w:r>
            <w:r>
              <w:t xml:space="preserve">In the smoking cessation data it has 176,764 rows, one per person-month.</w:t>
            </w:r>
          </w:p>
          <w:bookmarkEnd w:id="21"/>
        </w:tc>
      </w:tr>
    </w:tbl>
    <w:bookmarkStart w:id="24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event-indicator"/>
          <w:p>
            <w:pPr>
              <w:pStyle w:val="BodyText"/>
            </w:pPr>
            <w:r>
              <w:rPr>
                <w:b/>
                <w:bCs/>
              </w:rPr>
              <w:t xml:space="preserve">Definition 4 (Event indicator)</w:t>
            </w:r>
            <w:r>
              <w:t xml:space="preserve"> </w:t>
            </w:r>
            <w:r>
              <w:t xml:space="preserve">The long format records survival through a</w:t>
            </w:r>
            <w:r>
              <w:t xml:space="preserve"> </w:t>
            </w:r>
            <w:r>
              <w:rPr>
                <w:b/>
                <w:bCs/>
              </w:rPr>
              <w:t xml:space="preserve">time-varying event indicator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for each person and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.</w:t>
            </w:r>
          </w:p>
          <w:bookmarkEnd w:id="22"/>
        </w:tc>
      </w:tr>
    </w:tbl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5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23"/>
        </w:tc>
      </w:tr>
    </w:tbl>
    <w:bookmarkEnd w:id="24"/>
    <w:bookmarkStart w:id="27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ins w:id="28" w:author="PR Preview" w:date="2024-01-01T00:00:00Z">
        <w:r>
          <w:t xml:space="preserve">Surviving through</w:t>
        </w:r>
      </w:ins>
      <w:ins w:id="28" w:author="PR Preview" w:date="2024-01-01T00:00:00Z">
        <w:r>
          <w:t xml:space="preserve"> </w:t>
        </w:r>
      </w:ins>
      <m:oMath>
        <m:r>
          <m:t>k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means surviving each interval up to</w:t>
        </w:r>
      </w:ins>
      <w:ins w:id="28" w:author="PR Preview" w:date="2024-01-01T00:00:00Z">
        <w:r>
          <w:t xml:space="preserve"> </w:t>
        </w:r>
      </w:ins>
      <m:oMath>
        <m:r>
          <m:t>k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in turn,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so the survival at</w:t>
        </w:r>
      </w:ins>
      <w:ins w:id="28" w:author="PR Preview" w:date="2024-01-01T00:00:00Z">
        <w:r>
          <w:t xml:space="preserve"> </w:t>
        </w:r>
      </w:ins>
      <m:oMath>
        <m:r>
          <m:t>k</m:t>
        </m:r>
      </m:oMath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is the product of the interval-specific conditional survivals.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prp-survival-product-of-hazards"/>
          <w:p>
            <w:pPr>
              <w:pStyle w:val="BodyText"/>
            </w:pPr>
            <w:r>
              <w:rPr>
                <w:b/>
                <w:bCs/>
              </w:rPr>
              <w:t xml:space="preserve">Proposition 1 (Survival as a product of conditional survivals)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such that the conditioning events have positive probability,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25"/>
        </w:tc>
      </w:tr>
    </w:tbl>
    <w:p>
      <w:pPr>
        <w:pStyle w:val="FirstParagraph"/>
      </w:pPr>
      <w:ins w:id="2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An event that has happened stays happened, so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 the event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the chain rule of probability, its probability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Again because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conditioning event reduces to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Finally,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which 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factor.</w:t>
            </w:r>
          </w:p>
          <w:p/>
        </w:tc>
      </w:tr>
    </w:tbl>
    <w:p>
      <w:pPr>
        <w:pStyle w:val="BodyText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survival-product-k2"/>
          <w:p>
            <w:pPr>
              <w:pStyle w:val="BodyText"/>
            </w:pPr>
            <w:r>
              <w:rPr>
                <w:b/>
                <w:bCs/>
              </w:rPr>
              <w:t xml:space="preserve">Example 2 (Survival through two months)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survive the first month, then survive the second given survival of the first.</w:t>
            </w:r>
          </w:p>
          <w:bookmarkEnd w:id="26"/>
        </w:tc>
      </w:tr>
    </w:tbl>
    <w:bookmarkEnd w:id="27"/>
    <w:bookmarkStart w:id="39" w:name="nonparametric-and-parametric-estimation"/>
    <w:p>
      <w:pPr>
        <w:pStyle w:val="Heading3"/>
      </w:pPr>
      <w:r>
        <w:t xml:space="preserve">2.3 Nonparametric and Parametric Estimation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def-kaplan-meier"/>
          <w:p>
            <w:pPr>
              <w:pStyle w:val="BodyText"/>
            </w:pPr>
            <w:r>
              <w:rPr>
                <w:b/>
                <w:bCs/>
              </w:rPr>
              <w:t xml:space="preserve">Definition 6 (Kaplan-Meier estimator)</w:t>
            </w:r>
            <w:r>
              <w:t xml:space="preserve"> </w:t>
            </w:r>
            <w:r>
              <w:rPr>
                <w:b/>
                <w:bCs/>
              </w:rPr>
              <w:t xml:space="preserve">Nonparametrically</w:t>
            </w:r>
            <w:r>
              <w:t xml:space="preserve">, the hazard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estimated by</w:t>
            </w:r>
            <w:r>
              <w:t xml:space="preserve"> </w:t>
            </w:r>
            <w:r>
              <w:t xml:space="preserve">the number of events in interval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divided by the number of people alive at the end of interval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Plugging these estimates into the product gives the</w:t>
            </w:r>
            <w:r>
              <w:t xml:space="preserve"> </w:t>
            </w:r>
            <w:r>
              <w:rPr>
                <w:b/>
                <w:bCs/>
              </w:rPr>
              <w:t xml:space="preserve">Kaplan-Meier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product-limit</w:t>
            </w:r>
            <w:r>
              <w:t xml:space="preserve">) estimator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the book used for Figure 17.1.</w:t>
            </w:r>
          </w:p>
          <w:bookmarkEnd w:id="28"/>
        </w:tc>
      </w:tr>
    </w:tbl>
    <w:p>
      <w:pPr>
        <w:pStyle w:val="BodyText"/>
      </w:pPr>
      <w:ins w:id="32" w:author="PR Preview" w:date="2024-01-01T00:00:00Z">
        <w:r>
          <w:t xml:space="preserve">It estimates the survival curve well when the total number of events is reasonably large.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Each interval, however, usually contains few or no events,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so the individual hazard estimates are erratic,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and estimating the hazard at a specific</w:t>
        </w:r>
      </w:ins>
      <w:ins w:id="32" w:author="PR Preview" w:date="2024-01-01T00:00:00Z">
        <w:r>
          <w:t xml:space="preserve"> </w:t>
        </w:r>
      </w:ins>
      <m:oMath>
        <m:r>
          <m:t>k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may require parametric smoothing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(Chapter 11 and Fine Point 17.3).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nhefs-logistic-hazards"/>
          <w:p>
            <w:pPr>
              <w:pStyle w:val="BodyText"/>
            </w:pPr>
            <w:r>
              <w:rPr>
                <w:b/>
                <w:bCs/>
              </w:rPr>
              <w:t xml:space="preserve">Example 3 (NHEFS: A logistic hazards model)</w:t>
            </w:r>
            <w:r>
              <w:t xml:space="preserve"> </w:t>
            </w:r>
            <w:r>
              <w:rPr>
                <w:b/>
                <w:bCs/>
              </w:rPr>
              <w:t xml:space="preserve">Parametrically</w:t>
            </w:r>
            <w:r>
              <w:t xml:space="preserve">, a convenient choice is a</w:t>
            </w:r>
            <w:r>
              <w:t xml:space="preserve"> </w:t>
            </w:r>
            <w:r>
              <w:rPr>
                <w:b/>
                <w:bCs/>
              </w:rPr>
              <w:t xml:space="preserve">logistic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fit to the person-time rows of those still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treated and the untreated in our example: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k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k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with a time-varying intercept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4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5</m:t>
                  </m:r>
                </m:sub>
              </m:sSub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treatment-by-time product terms let the hazard ratio change over follow-up</w:t>
            </w:r>
            <w:r>
              <w:t xml:space="preserve"> </w:t>
            </w:r>
            <w:r>
              <w:t xml:space="preserve">(Technical Point 17.1 explains why a logistic model approximates a hazards model).</w:t>
            </w:r>
          </w:p>
          <w:p>
            <w:pPr>
              <w:pStyle w:val="BodyText"/>
            </w:pPr>
            <w:r>
              <w:t xml:space="preserve">Multiplying the fitted values of one minus the hazard over time,</w:t>
            </w:r>
            <w:r>
              <w:t xml:space="preserve"> </w:t>
            </w:r>
            <w:r>
              <w:t xml:space="preserve">separately for each treatment group,</w:t>
            </w:r>
            <w:r>
              <w:t xml:space="preserve"> </w:t>
            </w:r>
            <w:r>
              <w:t xml:space="preserve">gives estimates of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curves (the book’s Figure 17.4) are smoothed versions of the Kaplan-Meier curves of Figure 17.1.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Hazards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procedure is valid only if the hazards model is correctly specified,</w:t>
            </w:r>
            <w:r>
              <w:t xml:space="preserve"> </w:t>
            </w:r>
            <w:r>
              <w:t xml:space="preserve">which looks plausible here because the parametric and nonparametric survival curves nearly coincide.</w:t>
            </w:r>
            <w:r>
              <w:t xml:space="preserve"> </w:t>
            </w:r>
            <w:r>
              <w:t xml:space="preserve">Bootstrapping individuals gives 95% confidence intervals for the survival estimates.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People contribute many rows each,</w:t>
            </w:r>
            <w:r>
              <w:t xml:space="preserve"> </w:t>
            </w:r>
            <w:r>
              <w:t xml:space="preserve">yet an ordinary logistic regression program reports correct standard errors</w:t>
            </w:r>
            <w:r>
              <w:t xml:space="preserve"> </w:t>
            </w:r>
            <w:r>
              <w:t xml:space="preserve">as long as the hazards model is correct.</w:t>
            </w:r>
            <w:r>
              <w:t xml:space="preserve"> </w:t>
            </w:r>
            <w:r>
              <w:t xml:space="preserve">Other link functions, such as the probit, would also work.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39"/>
    <w:bookmarkEnd w:id="40"/>
    <w:bookmarkStart w:id="54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taggered-entry"/>
          <w:p>
            <w:pPr>
              <w:pStyle w:val="BodyText"/>
            </w:pPr>
            <w:r>
              <w:rPr>
                <w:b/>
                <w:bCs/>
              </w:rPr>
              <w:t xml:space="preserve">Definition 7 (Staggered entry)</w:t>
            </w:r>
            <w:r>
              <w:t xml:space="preserve"> </w:t>
            </w:r>
            <w:r>
              <w:t xml:space="preserve">Things change with</w:t>
            </w:r>
            <w:r>
              <w:t xml:space="preserve"> </w:t>
            </w:r>
            <w:r>
              <w:rPr>
                <w:b/>
                <w:bCs/>
              </w:rPr>
              <w:t xml:space="preserve">staggered entry</w:t>
            </w:r>
            <w:r>
              <w:t xml:space="preserve">, where people enter the study on different dates while the study closes on one date.</w:t>
            </w:r>
            <w:r>
              <w:t xml:space="preserve"> </w:t>
            </w:r>
            <w:r>
              <w:t xml:space="preserve">Each person’s administrative censoring time is the closing date minus their entry date,</w:t>
            </w:r>
            <w:r>
              <w:t xml:space="preserve"> </w:t>
            </w:r>
            <w:r>
              <w:t xml:space="preserve">so it now varies across individuals.</w:t>
            </w:r>
          </w:p>
          <w:bookmarkEnd w:id="41"/>
        </w:tc>
      </w:tr>
    </w:tbl>
    <w:bookmarkStart w:id="44" w:name="the-censoring-indicator"/>
    <w:p>
      <w:pPr>
        <w:pStyle w:val="Heading3"/>
      </w:pPr>
      <w:r>
        <w:t xml:space="preserve">3.1 The Censoring Indicator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def-time-varying-censoring-indicator"/>
          <w:p>
            <w:pPr>
              <w:pStyle w:val="BodyText"/>
            </w:pPr>
            <w:r>
              <w:rPr>
                <w:b/>
                <w:bCs/>
              </w:rPr>
              <w:t xml:space="preserve">Definition 8 (Time-varying censoring indicator)</w:t>
            </w:r>
            <w:r>
              <w:t xml:space="preserve"> </w:t>
            </w:r>
            <w:r>
              <w:t xml:space="preserve">We therefore add a time-varying</w:t>
            </w:r>
            <w:r>
              <w:t xml:space="preserve"> </w:t>
            </w:r>
            <w:r>
              <w:rPr>
                <w:b/>
                <w:bCs/>
              </w:rPr>
              <w:t xml:space="preserve">censoring indicator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equal to 0 if the person’s administrative end of follow-up lies beyond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1 otherwise.</w:t>
            </w:r>
            <w:r>
              <w:t xml:space="preserve"> </w:t>
            </w:r>
            <w:r>
              <w:t xml:space="preserve">In the person-time format, the row for an individual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includes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NHEFS dataset omits this variable because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before 120 months;</w:t>
            </w:r>
            <w:r>
              <w:t xml:space="preserve"> </w:t>
            </w:r>
            <w:r>
              <w:t xml:space="preserve">with individual-specific administrative censoring,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switches from 0 to 1 at different times for different people.</w:t>
            </w:r>
          </w:p>
          <w:bookmarkEnd w:id="42"/>
        </w:tc>
      </w:tr>
    </w:tbl>
    <w:p>
      <w:pPr>
        <w:pStyle w:val="BodyText"/>
      </w:pPr>
      <w:ins w:id="39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def-survival-without-censoring"/>
          <w:p>
            <w:pPr>
              <w:pStyle w:val="BodyText"/>
            </w:pPr>
            <w:r>
              <w:rPr>
                <w:b/>
                <w:bCs/>
              </w:rPr>
              <w:t xml:space="preserve">Definition 9 (Survival without censoring)</w:t>
            </w:r>
            <w:r>
              <w:t xml:space="preserve"> </w:t>
            </w:r>
            <w:r>
              <w:t xml:space="preserve">The target is the survival curve we would see if no one were censored before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that is,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observed even after censoring.</w:t>
            </w:r>
            <w:r>
              <w:t xml:space="preserve"> </w:t>
            </w:r>
            <w:r>
              <w:t xml:space="preserve">In the notation of Chapter 12 this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end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superscript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denotes no censoring;</w:t>
            </w:r>
            <w:r>
              <w:t xml:space="preserve"> </w:t>
            </w:r>
            <w:r>
              <w:t xml:space="preserve">the superscript is dropped when the meaning is clear.</w:t>
            </w:r>
          </w:p>
          <w:bookmarkEnd w:id="43"/>
        </w:tc>
      </w:tr>
    </w:tbl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44"/>
    <w:bookmarkStart w:id="48" w:name="why-naive-estimation-fails"/>
    <w:p>
      <w:pPr>
        <w:pStyle w:val="Heading3"/>
      </w:pPr>
      <w:r>
        <w:t xml:space="preserve">3.2 Why Naive Estimation Fails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Uncensored Survivors Do Not Estimate Survival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proportion of people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who are both alive and uncensored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estimates the joint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instead.</w:t>
            </w:r>
          </w:p>
          <w:p/>
        </w:tc>
      </w:tr>
    </w:tbl>
    <w:p>
      <w:pPr>
        <w:pStyle w:val="BodyText"/>
      </w:pPr>
      <w:ins w:id="42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exm-naive-censored-survival"/>
          <w:p>
            <w:pPr>
              <w:pStyle w:val="BodyText"/>
            </w:pPr>
            <w:r>
              <w:rPr>
                <w:b/>
                <w:bCs/>
              </w:rPr>
              <w:t xml:space="preserve">Example 4 (Naive estimation under censoring)</w:t>
            </w:r>
            <w:r>
              <w:t xml:space="preserve"> </w:t>
            </w:r>
            <w:r>
              <w:t xml:space="preserve">To see why, consider a study with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in which: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 nobody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: a random half of survivors is censored by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0.9</m:t>
              </m:r>
            </m:oMath>
            <w:r>
              <w:t xml:space="preserve">: 90% of the remaining individuals survive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  <w:p>
            <w:pPr>
              <w:pStyle w:val="FirstParagraph"/>
            </w:pPr>
            <w:r>
              <w:t xml:space="preserve">The fraction of uncensored survivors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0.405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censoring, that is, 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survival would be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0.9</m:t>
              </m:r>
              <m:r>
                <m:rPr>
                  <m:sty m:val="p"/>
                </m:rPr>
                <m:t>=</m:t>
              </m:r>
              <m:r>
                <m:t>0.81</m:t>
              </m:r>
            </m:oMath>
            <w:r>
              <w:t xml:space="preserve">.</w:t>
            </w:r>
          </w:p>
          <w:bookmarkEnd w:id="47"/>
        </w:tc>
      </w:tr>
    </w:tbl>
    <w:bookmarkEnd w:id="48"/>
    <w:bookmarkStart w:id="53" w:name="X67a95be504bd2c3ddb0b2998cb56c257e1a7b93"/>
    <w:p>
      <w:pPr>
        <w:pStyle w:val="Heading3"/>
      </w:pPr>
      <w:r>
        <w:t xml:space="preserve">3.3 Correct Estimation Under As-If Randomly Assigned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prp-survival-random-censoring"/>
          <w:p>
            <w:pPr>
              <w:pStyle w:val="BodyText"/>
            </w:pPr>
            <w:r>
              <w:rPr>
                <w:b/>
                <w:bCs/>
              </w:rPr>
              <w:t xml:space="preserve">Proposition 2 (Survival under as-if random censoring)</w:t>
            </w:r>
            <w:r>
              <w:t xml:space="preserve"> </w:t>
            </w:r>
            <w:r>
              <w:t xml:space="preserve">If censoring is (as if) randomly assigned, the survival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C</m:t>
                    </m:r>
                  </m:e>
                  <m:sub>
                    <m: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&lt;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</m:oMath>
            </m:oMathPara>
          </w:p>
          <w:bookmarkEnd w:id="49"/>
        </w:tc>
      </w:tr>
    </w:tbl>
    <w:p>
      <w:pPr>
        <w:pStyle w:val="FirstParagraph"/>
      </w:pPr>
      <w:ins w:id="44" w:author="PR Preview" w:date="2024-01-01T00:00:00Z">
        <w:r>
          <w:t xml:space="preserve"> 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def-cause-specific-hazard"/>
          <w:p>
            <w:pPr>
              <w:pStyle w:val="BodyText"/>
            </w:pPr>
            <w:r>
              <w:rPr>
                <w:b/>
                <w:bCs/>
              </w:rPr>
              <w:t xml:space="preserve">Definition 10 (Cause-specific hazard)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cause-specific 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ins w:id="45" w:author="PR Preview" w:date="2024-01-01T00:00:00Z">
        <w:r>
          <w:t xml:space="preserve">Estimation proceeds as before,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except that the quantity estimated nonparametrically or with a logistic model</w:t>
        </w:r>
      </w:ins>
      <w:ins w:id="45" w:author="PR Preview" w:date="2024-01-01T00:00:00Z">
        <w:r>
          <w:t xml:space="preserve"> </w:t>
        </w:r>
      </w:ins>
      <w:ins w:id="45" w:author="PR Preview" w:date="2024-01-01T00:00:00Z">
        <w:r>
          <w:t xml:space="preserve">is the cause-specific hazard (</w:t>
        </w:r>
      </w:ins>
      <w:hyperlink w:anchor="def-cause-specific-hazard">
        <w:r>
          <w:rPr>
            <w:rStyle w:val="Hyperlink"/>
          </w:rPr>
          <w:t xml:space="preserve">Definition 10</w:t>
        </w:r>
      </w:hyperlink>
      <w:ins w:id="45" w:author="PR Preview" w:date="2024-01-01T00:00:00Z">
        <w:r>
          <w:t xml:space="preserve">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 Censoring Is Often Hard to Defend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Random censoring is often hard to defend.</w:t>
            </w:r>
            <w:r>
              <w:t xml:space="preserve"> </w:t>
            </w:r>
            <w:r>
              <w:t xml:space="preserve">Under staggered entry, censoring time depends on the calendar date of entry</w:t>
            </w:r>
            <w:r>
              <w:t xml:space="preserve"> </w:t>
            </w:r>
            <w:r>
              <w:t xml:space="preserve">(late entrants are followed for less time),</w:t>
            </w:r>
            <w:r>
              <w:t xml:space="preserve"> </w:t>
            </w:r>
            <w:r>
              <w:t xml:space="preserve">and calendar time may also predict the outcome,</w:t>
            </w:r>
            <w:r>
              <w:t xml:space="preserve"> </w:t>
            </w:r>
            <w:r>
              <w:t xml:space="preserve">so the analysis must adjust for calendar time at baseline.</w:t>
            </w:r>
            <w:r>
              <w:t xml:space="preserve"> </w:t>
            </w:r>
            <w:r>
              <w:t xml:space="preserve">Other baseline prognostic factors may also differ between treatment groups and need adjustment.</w:t>
            </w:r>
          </w:p>
          <w:p/>
        </w:tc>
      </w:tr>
    </w:tbl>
    <w:p>
      <w:pPr>
        <w:pStyle w:val="BodyText"/>
      </w:pPr>
      <w:ins w:id="46" w:author="PR Preview" w:date="2024-01-01T00:00:00Z">
        <w:r>
          <w:t xml:space="preserve">The rest of the chapter adds adjustment for baseline confounders with g-methods,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and Part III extends it to treatments and confounders that vary over time.</w:t>
        </w:r>
      </w:ins>
    </w:p>
    <w:bookmarkEnd w:id="53"/>
    <w:bookmarkEnd w:id="54"/>
    <w:bookmarkStart w:id="6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exm-nhefs-confounding-by-age"/>
          <w:p>
            <w:pPr>
              <w:pStyle w:val="BodyText"/>
            </w:pPr>
            <w:r>
              <w:rPr>
                <w:b/>
                <w:bCs/>
              </w:rPr>
              <w:t xml:space="preserve">Example 5 (NHEFS: Confounding by age)</w:t>
            </w:r>
            <w:r>
              <w:t xml:space="preserve"> </w:t>
            </w:r>
            <w:r>
              <w:t xml:space="preserve">Without exchangeability between treated and untreated,</w:t>
            </w:r>
            <w:r>
              <w:t xml:space="preserve"> </w:t>
            </w:r>
            <w:r>
              <w:t xml:space="preserve">comparing their survival curves does not estimate a causal effect.</w:t>
            </w:r>
            <w:r>
              <w:t xml:space="preserve"> </w:t>
            </w:r>
            <w:r>
              <w:t xml:space="preserve">In the smoking cessation data, 120-month survival was lower among quitters than among non-quitters (76.2% versus 82.0%),</w:t>
            </w:r>
            <w:r>
              <w:t xml:space="preserve"> </w:t>
            </w:r>
            <w:r>
              <w:t xml:space="preserve">which need not mean that quitting raises mortality:</w:t>
            </w:r>
            <w:r>
              <w:t xml:space="preserve"> </w:t>
            </w:r>
            <w:r>
              <w:t xml:space="preserve">quitters tend to be older, and older people die more often.</w:t>
            </w:r>
            <w:r>
              <w:t xml:space="preserve"> </w:t>
            </w:r>
            <w:r>
              <w:t xml:space="preserve">Because quitters include more older people, confounding by age makes quitting look harmful.</w:t>
            </w:r>
          </w:p>
          <w:bookmarkEnd w:id="55"/>
        </w:tc>
      </w:tr>
    </w:tbl>
    <w:bookmarkStart w:id="57" w:name="counterfactual-survivals"/>
    <w:p>
      <w:pPr>
        <w:pStyle w:val="Heading3"/>
      </w:pPr>
      <w:r>
        <w:t xml:space="preserve">4.1 Counterfactual Survivals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def-counterfactual-survival"/>
          <w:p>
            <w:pPr>
              <w:pStyle w:val="BodyText"/>
            </w:pPr>
            <w:r>
              <w:rPr>
                <w:b/>
                <w:bCs/>
              </w:rPr>
              <w:t xml:space="preserve">Definition 11 (Counterfactual survival)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be the counterfactual death indicator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censoring.</w:t>
            </w:r>
            <w:r>
              <w:t xml:space="preserve"> </w:t>
            </w:r>
            <w:r>
              <w:t xml:space="preserve">Since every analysis in this chapter targets survival without censoring,</w:t>
            </w:r>
            <w:r>
              <w:t xml:space="preserve"> </w:t>
            </w:r>
            <w:r>
              <w:t xml:space="preserve">we abbreviate it to</w:t>
            </w:r>
            <w:r>
              <w:t xml:space="preserve"> </w:t>
            </w:r>
            <m:oMath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From here on we also drop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conditioning event of the hazard,</w:t>
            </w:r>
            <w:r>
              <w:t xml:space="preserve"> </w:t>
            </w:r>
            <w:r>
              <w:t xml:space="preserve">as if everyone shared one administrative censoring time, as in the NHEFS.</w:t>
            </w:r>
            <w:r>
              <w:t xml:space="preserve"> </w:t>
            </w:r>
            <w:r>
              <w:t xml:space="preserve">We want to compare the counterfactual survivals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under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under no treatment for all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nor/>
                    <m:sty m:val="p"/>
                  </m:rPr>
                  <m:t> vs. 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k</m:t>
                    </m:r>
                  </m:e>
                  <m:sub>
                    <m:r>
                      <m:rPr>
                        <m:nor/>
                        <m:sty m:val="p"/>
                      </m:rPr>
                      <m:t>end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oMath>
            </m:oMathPara>
          </w:p>
          <w:bookmarkEnd w:id="56"/>
        </w:tc>
      </w:tr>
    </w:tbl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57"/>
    <w:bookmarkStart w:id="6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bookmarkStart w:id="58" w:name="alg-ipw-survival-curves"/>
    <w:p>
      <w:pPr>
        <w:pStyle w:val="BodyText"/>
      </w:pPr>
      <w:ins w:id="53" w:author="PR Preview" w:date="2024-01-01T00:00:00Z">
        <w:r>
          <w:rPr>
            <w:b/>
            <w:bCs/>
          </w:rPr>
          <w:t xml:space="preserve">Algorithm 1 (IP weighted survival curves)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rPr>
            <w:b/>
            <w:bCs/>
          </w:rPr>
          <w:t xml:space="preserve">Step 1</w:t>
        </w:r>
      </w:ins>
      <w:ins w:id="53" w:author="PR Preview" w:date="2024-01-01T00:00:00Z">
        <w:r>
          <w:t xml:space="preserve">: Estimate each person’s stabilized IP weight</w:t>
        </w:r>
      </w:ins>
      <w:ins w:id="53" w:author="PR Preview" w:date="2024-01-01T00:00:00Z">
        <w:r>
          <w:t xml:space="preserve"> </w:t>
        </w:r>
      </w:ins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as in Chapter 12.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Fit a logistic model for</w:t>
        </w:r>
      </w:ins>
      <w:ins w:id="53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denominator is the fitted</w:t>
        </w:r>
      </w:ins>
      <w:ins w:id="5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for the treated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</w:t>
        </w:r>
      </w:ins>
      <w:ins w:id="53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for the untreated;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numerator is</w:t>
        </w:r>
      </w:ins>
      <w:ins w:id="5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for the treated and</w:t>
        </w:r>
      </w:ins>
      <w:ins w:id="53" w:author="PR Preview" w:date="2024-01-01T00:00:00Z">
        <w:r>
          <w:t xml:space="preserve"> </w:t>
        </w:r>
      </w:ins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for the untreated,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with</w:t>
        </w:r>
      </w:ins>
      <w:ins w:id="53" w:author="PR Preview" w:date="2024-01-01T00:00:00Z">
        <w:r>
          <w:t xml:space="preserve"> </w:t>
        </w:r>
      </w:ins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estimated nonparametrically or by a logistic model without covariates.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In the weighted pseudo-population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</w:t>
        </w:r>
      </w:ins>
      <w:ins w:id="53" w:author="PR Preview" w:date="2024-01-01T00:00:00Z">
        <w:r>
          <w:t xml:space="preserve"> </w:t>
        </w:r>
      </w:ins>
      <m:oMath>
        <m:r>
          <m:t>A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are independent, so</w:t>
        </w:r>
      </w:ins>
      <w:ins w:id="53" w:author="PR Preview" w:date="2024-01-01T00:00:00Z">
        <w:r>
          <w:t xml:space="preserve"> </w:t>
        </w:r>
      </w:ins>
      <m:oMath>
        <m:r>
          <m:t>L</m:t>
        </m:r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no longer confounds.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The estimated weights averaged 1, as they should, and ranged from 0.33 to 4.21.</w:t>
        </w:r>
      </w:ins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bookmarkEnd w:id="58"/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exm-nhefs-ipw-survival"/>
          <w:p>
            <w:pPr>
              <w:pStyle w:val="BodyText"/>
            </w:pPr>
            <w:r>
              <w:rPr>
                <w:b/>
                <w:bCs/>
              </w:rPr>
              <w:t xml:space="preserve">Example 6 (NHEFS: IP weighted survival curves)</w:t>
            </w:r>
            <w:r>
              <w:t xml:space="preserve"> </w:t>
            </w:r>
            <w:r>
              <w:t xml:space="preserve">Estimated 120-month survival: 80.7% if everyone had quit and 80.5% if no one had quit,</w:t>
            </w:r>
            <w:r>
              <w:t xml:space="preserve"> </w:t>
            </w:r>
            <w:r>
              <w:t xml:space="preserve">a difference of 0.2% (95%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3.7</m:t>
              </m:r>
              <m:r>
                <m:rPr>
                  <m:sty m:val="p"/>
                </m:rPr>
                <m:t>%</m:t>
              </m:r>
            </m:oMath>
            <w:r>
              <w:t xml:space="preserve">, from 500 bootstrap samples).</w:t>
            </w:r>
            <w:r>
              <w:t xml:space="preserve"> </w:t>
            </w:r>
            <w:r>
              <w:t xml:space="preserve">The curve under quitting lay below the one under not quitting for most of follow-up,</w:t>
            </w:r>
            <w:r>
              <w:t xml:space="preserve"> </w:t>
            </w:r>
            <w:r>
              <w:t xml:space="preserve">but the difference was never larger in magnitude than 1.4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1.4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3.4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0.7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After IP weighting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then, the data show little evidence that quitting affects mortality at any point during follow-up.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Models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IP weighted estimates are valid only if the model for treatment and the marginal hazards model are both correctly specified.</w:t>
            </w:r>
          </w:p>
          <w:p/>
        </w:tc>
      </w:tr>
    </w:tbl>
    <w:bookmarkEnd w:id="62"/>
    <w:bookmarkEnd w:id="63"/>
    <w:bookmarkStart w:id="72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65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ins w:id="62" w:author="PR Preview" w:date="2024-01-01T00:00:00Z">
        <w:r>
          <w:t xml:space="preserve">The counterfactual survival</w:t>
        </w:r>
      </w:ins>
      <w:ins w:id="6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is an average of the survivals at</w:t>
        </w:r>
      </w:ins>
      <w:ins w:id="62" w:author="PR Preview" w:date="2024-01-01T00:00:00Z">
        <w:r>
          <w:t xml:space="preserve"> </w:t>
        </w:r>
      </w:ins>
      <m:oMath>
        <m:r>
          <m:t>k</m:t>
        </m:r>
        <m:r>
          <m:rPr>
            <m:sty m:val="p"/>
          </m:rPr>
          <m:t>+</m:t>
        </m:r>
        <m:r>
          <m:t>1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conditional on</w:t>
        </w:r>
      </w:ins>
      <w:ins w:id="62" w:author="PR Preview" w:date="2024-01-01T00:00:00Z">
        <w:r>
          <w:t xml:space="preserve"> </w:t>
        </w:r>
      </w:ins>
      <m:oMath>
        <m:r>
          <m:t>L</m:t>
        </m:r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 on</w:t>
        </w:r>
      </w:ins>
      <w:ins w:id="6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a</m:t>
        </m:r>
      </m:oMath>
      <w:ins w:id="62" w:author="PR Preview" w:date="2024-01-01T00:00:00Z">
        <w:r>
          <w:t xml:space="preserve">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weighted by the distribution of</w:t>
        </w:r>
      </w:ins>
      <w:ins w:id="62" w:author="PR Preview" w:date="2024-01-01T00:00:00Z">
        <w:r>
          <w:t xml:space="preserve"> </w:t>
        </w:r>
      </w:ins>
      <m:oMath>
        <m:r>
          <m:t>L</m:t>
        </m:r>
      </m:oMath>
      <w:ins w:id="62" w:author="PR Preview" w:date="2024-01-01T00:00:00Z">
        <w:r>
          <w:t xml:space="preserve">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4" w:name="thm-standardized-survival"/>
          <w:p>
            <w:pPr>
              <w:pStyle w:val="BodyText"/>
            </w:pPr>
            <w:r>
              <w:rPr>
                <w:b/>
                <w:bCs/>
              </w:rPr>
              <w:t xml:space="preserve">Theorem 1 (Identification of counterfactual survival by standardization)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discrete.</w:t>
            </w:r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positivity, and consistency, the counterfactual survival equals the standardized survival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Sup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64"/>
        </w:tc>
      </w:tr>
    </w:tbl>
    <w:p>
      <w:pPr>
        <w:pStyle w:val="FirstParagraph"/>
      </w:pPr>
      <w:ins w:id="6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a formal proof, see Section 2.3.</w:t>
            </w:r>
            <w:r>
              <w:t xml:space="preserve"> </w:t>
            </w:r>
            <w:r>
              <w:t xml:space="preserve">In outline: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probability)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(conditional exchangeability;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/>
        </w:tc>
      </w:tr>
    </w:tbl>
    <w:bookmarkEnd w:id="65"/>
    <w:bookmarkStart w:id="71" w:name="estimation"/>
    <w:p>
      <w:pPr>
        <w:pStyle w:val="Heading3"/>
      </w:pPr>
      <w:r>
        <w:t xml:space="preserve">5.2 Estimation</w:t>
      </w:r>
    </w:p>
    <w:bookmarkStart w:id="66" w:name="alg-gformula-survival"/>
    <w:p>
      <w:pPr>
        <w:pStyle w:val="FirstParagraph"/>
      </w:pPr>
      <w:ins w:id="65" w:author="PR Preview" w:date="2024-01-01T00:00:00Z">
        <w:r>
          <w:rPr>
            <w:b/>
            <w:bCs/>
          </w:rPr>
          <w:t xml:space="preserve">Algorithm 2 (Parametric g-formula for survival curves)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Estimation again takes two steps.</w:t>
        </w:r>
      </w:ins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bookmarkEnd w:id="66"/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7" w:name="exm-nhefs-gformula-survival"/>
          <w:p>
            <w:pPr>
              <w:pStyle w:val="BodyText"/>
            </w:pPr>
            <w:r>
              <w:rPr>
                <w:b/>
                <w:bCs/>
              </w:rPr>
              <w:t xml:space="preserve">Example 7 (NHEFS: Parametric g-formula survival curves)</w:t>
            </w:r>
            <w:r>
              <w:t xml:space="preserve"> </w:t>
            </w:r>
            <w:r>
              <w:t xml:space="preserve">The estimated curve under quitting lay below the one under not quitting throughout follow-up,</w:t>
            </w:r>
            <w:r>
              <w:t xml:space="preserve"> </w:t>
            </w:r>
            <w:r>
              <w:t xml:space="preserve">with a difference never larger in magnitude than 2.0 percentage points (the most extreme value was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2.0</m:t>
              </m:r>
              <m:r>
                <m:rPr>
                  <m:sty m:val="p"/>
                </m:rPr>
                <m:t>%</m:t>
              </m:r>
            </m:oMath>
            <w:r>
              <w:t xml:space="preserve">;</w:t>
            </w:r>
            <w:r>
              <w:t xml:space="preserve"> </w:t>
            </w:r>
            <w:r>
              <w:t xml:space="preserve">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5.6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1.8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Estimated 120-month survival was 80.4% under quitting and 80.6% under not quitting;</w:t>
            </w:r>
            <w:r>
              <w:t xml:space="preserve"> </w:t>
            </w:r>
            <w:r>
              <w:t xml:space="preserve">the book reports the difference as 0.2% (95% confidence interval from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4.6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4.1</m:t>
              </m:r>
              <m:r>
                <m:rPr>
                  <m:sty m:val="p"/>
                </m:rPr>
                <m:t>%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i.e., a magnitude of 0.2 percentage points (</w:t>
            </w:r>
            <m:oMath>
              <m:r>
                <m:t>80.4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−</m:t>
              </m:r>
              <m:r>
                <m:t>80.6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%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As with IP weighting, standardization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yields little evidence of an effect of quitting on mortality during follow-up.</w:t>
            </w:r>
          </w:p>
          <w:bookmarkEnd w:id="6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the Two Sets of Curves Differ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IP weighted and g-formula curves are close but not identical,</w:t>
            </w:r>
            <w:r>
              <w:t xml:space="preserve"> </w:t>
            </w:r>
            <w:r>
              <w:t xml:space="preserve">because they depend on different modeling assumptions:</w:t>
            </w:r>
            <w:r>
              <w:t xml:space="preserve"> </w:t>
            </w:r>
            <w:r>
              <w:t xml:space="preserve">IP weighting needs correct models for treatment and for the unconditional hazards,</w:t>
            </w:r>
            <w:r>
              <w:t xml:space="preserve"> </w:t>
            </w:r>
            <w:r>
              <w:t xml:space="preserve">while the parametric g-formula needs a correct model for the conditional hazards.</w:t>
            </w:r>
          </w:p>
          <w:p/>
        </w:tc>
      </w:tr>
    </w:tbl>
    <w:bookmarkEnd w:id="71"/>
    <w:bookmarkEnd w:id="72"/>
    <w:bookmarkStart w:id="97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rem-snm-no-survi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(Structural nested models do not give survivals). </w:t>
            </w:r>
            <w:r>
              <w:t xml:space="preserve">The methods so far contrast survivals or risks under different values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computing survival from hazards fitted by logistic regression.</w:t>
            </w:r>
            <w:r>
              <w:t xml:space="preserve"> </w:t>
            </w:r>
            <w:r>
              <w:t xml:space="preserve">That route works for IP weighting of marginal structural models and for the parametric g-formula,</w:t>
            </w:r>
            <w:r>
              <w:t xml:space="preserve"> </w:t>
            </w:r>
            <w:r>
              <w:t xml:space="preserve">but not for g-estimation of structural nested models.</w:t>
            </w:r>
          </w:p>
          <w:p>
            <w:pPr>
              <w:pStyle w:val="BodyText"/>
            </w:pPr>
            <w:r>
              <w:t xml:space="preserve">Structural nested models (Chapter 14) describe</w:t>
            </w:r>
            <w:r>
              <w:t xml:space="preserve"> </w:t>
            </w:r>
            <w:r>
              <w:rPr>
                <w:b/>
                <w:bCs/>
              </w:rPr>
              <w:t xml:space="preserve">conditional causal contrasts</w:t>
            </w:r>
            <w:r>
              <w:t xml:space="preserve">,</w:t>
            </w:r>
            <w:r>
              <w:t xml:space="preserve"> </w:t>
            </w:r>
            <w:r>
              <w:t xml:space="preserve">such as a difference or ratio of covariate-specific counterfactual means,</w:t>
            </w:r>
            <w:r>
              <w:t xml:space="preserve"> </w:t>
            </w:r>
            <w:r>
              <w:t xml:space="preserve">rather than the separate quantities being contrasted,</w:t>
            </w:r>
            <w:r>
              <w:t xml:space="preserve"> </w:t>
            </w:r>
            <w:r>
              <w:t xml:space="preserve">so they cannot give us survivals or hazards.</w:t>
            </w:r>
          </w:p>
          <w:bookmarkEnd w:id="73"/>
        </w:tc>
      </w:tr>
    </w:tbl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77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rem-snm-survival-model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(Structural nested models for survival outcomes). </w:t>
            </w:r>
            <w:r>
              <w:t xml:space="preserve">What a structural nested model can do is model ratios: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structural nested log-linear model for the ratio of risks (cumulative incidences)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failure time (CFT) model</w:t>
            </w:r>
            <w:r>
              <w:t xml:space="preserve"> </w:t>
            </w:r>
            <w:r>
              <w:t xml:space="preserve">(Technical Point 17.2),</w:t>
            </w:r>
            <w:r>
              <w:t xml:space="preserve"> </w:t>
            </w:r>
            <w:r>
              <w:t xml:space="preserve">suited to rare failures because a log-linear model does not keep risks below 1;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common failures, the analogous model for the ratio of survivals,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cumulative survival time (CST) model</w:t>
            </w:r>
            <w:r>
              <w:t xml:space="preserve">,</w:t>
            </w:r>
            <w:r>
              <w:t xml:space="preserve"> </w:t>
            </w:r>
            <w:r>
              <w:t xml:space="preserve">suited, for the same reason, to settings where survival is rare;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more generally, a model for the ratio of survival times under different treatments,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.</w:t>
            </w:r>
          </w:p>
          <w:bookmarkEnd w:id="74"/>
        </w:tc>
      </w:tr>
    </w:tbl>
    <w:p>
      <w:pPr>
        <w:pStyle w:val="FirstParagraph"/>
      </w:pPr>
      <w:ins w:id="79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77"/>
    <w:bookmarkStart w:id="82" w:name="structural-nested-aft-models"/>
    <w:p>
      <w:pPr>
        <w:pStyle w:val="Heading3"/>
      </w:pPr>
      <w:r>
        <w:t xml:space="preserve">6.2 Structural Nested AFT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structural-nested-aft"/>
          <w:p>
            <w:pPr>
              <w:pStyle w:val="BodyText"/>
            </w:pPr>
            <w:r>
              <w:rPr>
                <w:b/>
                <w:bCs/>
              </w:rPr>
              <w:t xml:space="preserve">Definition 12 (Structural nested AFT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counterfactual survival time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ratio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measures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’s survival time:</w:t>
            </w:r>
            <w:r>
              <w:t xml:space="preserve"> </w:t>
            </w:r>
            <w:r>
              <w:t xml:space="preserve">above 1, treatment lengthens survival (benefit);</w:t>
            </w:r>
            <w:r>
              <w:t xml:space="preserve"> </w:t>
            </w:r>
            <w:r>
              <w:t xml:space="preserve">below 1, it shortens survival (harm);</w:t>
            </w:r>
            <w:r>
              <w:t xml:space="preserve"> </w:t>
            </w:r>
            <w:r>
              <w:t xml:space="preserve">equal to 1, no effect.</w:t>
            </w:r>
            <w:r>
              <w:t xml:space="preserve"> </w:t>
            </w:r>
            <w:r>
              <w:t xml:space="preserve">Assume for now that the effect is identical for everyone.</w:t>
            </w:r>
            <w:r>
              <w:t xml:space="preserve"> </w:t>
            </w:r>
            <w:r>
              <w:t xml:space="preserve">This gives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AFT model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in which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factor by which treatment stretches or shrinks each person’s survival time: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: treatment increases survival time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: treatment decreases survival time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 treatment does not affect survival time</w:t>
            </w:r>
          </w:p>
          <w:bookmarkEnd w:id="78"/>
        </w:tc>
      </w:tr>
    </w:tbl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ins w:id="82" w:author="PR Preview" w:date="2024-01-01T00:00:00Z">
        <w:r>
          <w:t xml:space="preserve">If the effect varies with covariates</w:t>
        </w:r>
      </w:ins>
      <w:ins w:id="82" w:author="PR Preview" w:date="2024-01-01T00:00:00Z">
        <w:r>
          <w:t xml:space="preserve"> </w:t>
        </w:r>
      </w:ins>
      <m:oMath>
        <m:r>
          <m:t>L</m:t>
        </m:r>
      </m:oMath>
      <w:ins w:id="82" w:author="PR Preview" w:date="2024-01-01T00:00:00Z">
        <w:r>
          <w:t xml:space="preserve">, a more general structural AFT model is</w:t>
        </w:r>
      </w:ins>
      <w:ins w:id="82" w:author="PR Preview" w:date="2024-01-01T00:00:00Z">
        <w:r>
          <w:t xml:space="preserve"> </w:t>
        </w:r>
      </w:ins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ins w:id="82" w:author="PR Preview" w:date="2024-01-01T00:00:00Z">
        <w:r>
          <w:t xml:space="preserve">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with</w:t>
        </w:r>
      </w:ins>
      <w:ins w:id="8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1</m:t>
            </m:r>
          </m:sub>
        </m:sSub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and the vector</w:t>
        </w:r>
      </w:ins>
      <w:ins w:id="82" w:author="PR Preview" w:date="2024-01-01T00:00:00Z">
        <w:r>
          <w:t xml:space="preserve"> </w:t>
        </w:r>
      </w:ins>
      <m:oMath>
        <m:sSub>
          <m:e>
            <m:r>
              <m:t>ψ</m:t>
            </m:r>
          </m:e>
          <m:sub>
            <m:r>
              <m:t>2</m:t>
            </m:r>
          </m:sub>
        </m:sSub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common to all individuals.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prp-aft-observed-time"/>
          <w:p>
            <w:pPr>
              <w:pStyle w:val="BodyText"/>
            </w:pPr>
            <w:r>
              <w:rPr>
                <w:b/>
                <w:bCs/>
              </w:rPr>
              <w:t xml:space="preserve">Proposition 3 (The AFT model in terms of observed survival times)</w:t>
            </w:r>
            <w:r>
              <w:t xml:space="preserve"> </w:t>
            </w:r>
            <w:r>
              <w:t xml:space="preserve">Under consistency, the structural AFT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/</m:t>
              </m:r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(a generalization of</w:t>
            </w:r>
            <w:r>
              <w:t xml:space="preserve"> </w:t>
            </w:r>
            <w:hyperlink w:anchor="def-structural-nested-aft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a model in terms of the observed survival time: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</m:oMath>
            </m:oMathPara>
          </w:p>
          <w:bookmarkEnd w:id="79"/>
        </w:tc>
      </w:tr>
    </w:tbl>
    <w:p>
      <w:pPr>
        <w:pStyle w:val="FirstParagraph"/>
      </w:pPr>
      <w:ins w:id="83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Multiplying both sides by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gives the equivalent form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a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By consistency,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, so setting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gives the result.</w:t>
            </w:r>
          </w:p>
          <w:p/>
        </w:tc>
      </w:tr>
    </w:tbl>
    <w:p>
      <w:pPr>
        <w:pStyle w:val="BodyText"/>
      </w:pPr>
      <w:ins w:id="84" w:author="PR Preview" w:date="2024-01-01T00:00:00Z">
        <w:r>
          <w:t xml:space="preserve">The parameters of this AFT model can be estimated by g-estimation, modified to allow for administrative censoring.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Deterministic, Rank-Preserving Models Are Implausible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a description of reality the structural AFT model is implausible on two counts.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deterministic</w:t>
            </w:r>
            <w:r>
              <w:t xml:space="preserve">: it says that each person’s untreated survival time</w:t>
            </w:r>
            <w:r>
              <w:t xml:space="preserve"> </w:t>
            </w:r>
            <m:oMath>
              <m:sSup>
                <m:e>
                  <m:r>
                    <m:t>T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follows exactly from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: if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untreated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would also die before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when both are treated (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&lt;</m:t>
              </m:r>
              <m:sSubSup>
                <m:e>
                  <m:r>
                    <m:t>T</m:t>
                  </m:r>
                </m:e>
                <m:sub>
                  <m:r>
                    <m:t>j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).</w:t>
            </w:r>
            <w:r>
              <w:t xml:space="preserve"> </w:t>
            </w:r>
            <w:r>
              <w:t xml:space="preserve">Rank preservation is not believable, and methods that require it are generally best avoided (Chapter 14).</w:t>
            </w:r>
            <w:r>
              <w:t xml:space="preserve"> </w:t>
            </w:r>
            <w:r>
              <w:t xml:space="preserve">The book uses a rank-preserving model anyway because it makes g-estimation easier to explain,</w:t>
            </w:r>
            <w:r>
              <w:t xml:space="preserve"> </w:t>
            </w:r>
            <w:r>
              <w:t xml:space="preserve">and the procedure is identical with or without rank preservation.</w:t>
            </w:r>
            <w:r>
              <w:t xml:space="preserve"> </w:t>
            </w:r>
            <w:r>
              <w:t xml:space="preserve">Robins (1997b) describes structural nested AFT models that are neither deterministic nor rank-preserving.</w:t>
            </w:r>
          </w:p>
          <w:p/>
        </w:tc>
      </w:tr>
    </w:tbl>
    <w:bookmarkEnd w:id="82"/>
    <w:bookmarkStart w:id="86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bookmarkStart w:id="83" w:name="alg-g-estimation-aft"/>
    <w:p>
      <w:pPr>
        <w:pStyle w:val="BodyText"/>
      </w:pPr>
      <w:ins w:id="1087" w:author="PR Preview" w:date="2024-01-01T00:00:00Z">
        <w:r>
          <w:rPr>
            <w:b/>
            <w:bCs/>
          </w:rPr>
          <w:t xml:space="preserve">Algorithm 3 (G-estimation of a structural AFT model without censoring)</w:t>
        </w:r>
      </w:ins>
      <w:ins w:id="1087" w:author="PR Preview" w:date="2024-01-01T00:00:00Z">
        <w:r>
          <w:t xml:space="preserve"> </w:t>
        </w:r>
      </w:ins>
      <w:ins w:id="1087" w:author="PR Preview" w:date="2024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bookmarkEnd w:id="8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a Directed Search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Statistical software offers directed search methods, such as the Nelder-Mead simplex,</w:t>
            </w:r>
            <w:r>
              <w:t xml:space="preserve"> </w:t>
            </w:r>
            <w:r>
              <w:t xml:space="preserve">that need far less computation than a grid search.</w:t>
            </w:r>
          </w:p>
          <w:p/>
        </w:tc>
      </w:tr>
    </w:tbl>
    <w:bookmarkEnd w:id="86"/>
    <w:bookmarkStart w:id="89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87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8" w:name="exm-aft-selection-bias"/>
          <w:p>
            <w:pPr>
              <w:pStyle w:val="BodyText"/>
            </w:pPr>
            <w:r>
              <w:rPr>
                <w:b/>
                <w:bCs/>
              </w:rPr>
              <w:t xml:space="preserve">Example 8 (Selection bias from administrative censoring)</w:t>
            </w:r>
            <w:r>
              <w:t xml:space="preserve"> </w:t>
            </w:r>
            <w:r>
              <w:t xml:space="preserve">Follow-up ends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months, so by</w:t>
            </w:r>
            <w:r>
              <w:t xml:space="preserve"> </w:t>
            </w:r>
            <w:hyperlink w:anchor="tbl-aft-example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type 1 deaths are observed in either arm (36 and 24 are both below 60);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type 3 deaths are censored in either arm (108 and 72 are both above 60);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type 2 deaths are observed only in the treated arm (48 is below 60, 72 is not).</w:t>
            </w:r>
          </w:p>
          <w:p>
            <w:pPr>
              <w:pStyle w:val="FirstParagraph"/>
            </w:pPr>
            <w:r>
              <w:t xml:space="preserve">Among people with observed death times, then, the arms differ in composition:</w:t>
            </w:r>
            <w:r>
              <w:t xml:space="preserve"> </w:t>
            </w:r>
            <w:r>
              <w:t xml:space="preserve">the treated include types 1 and 2, the untreated only type 1.</w:t>
            </w:r>
            <w:r>
              <w:t xml:space="preserve"> </w:t>
            </w:r>
            <w:r>
              <w:t xml:space="preserve">Exchangeability fails, the untreated look worse off on average,</w:t>
            </w:r>
            <w:r>
              <w:t xml:space="preserve"> </w:t>
            </w:r>
            <w:r>
              <w:t xml:space="preserve">and treatment appears more beneficial than it is.</w:t>
            </w:r>
            <w:r>
              <w:t xml:space="preserve"> </w:t>
            </w:r>
            <w:r>
              <w:t xml:space="preserve">This selection bias (Chapter 8) occurs whenever treatment changes survival time at all.</w:t>
            </w:r>
          </w:p>
          <w:bookmarkEnd w:id="88"/>
        </w:tc>
      </w:tr>
    </w:tbl>
    <w:bookmarkEnd w:id="89"/>
    <w:bookmarkStart w:id="93" w:name="artificial-censoring"/>
    <w:p>
      <w:pPr>
        <w:pStyle w:val="Heading3"/>
      </w:pPr>
      <w:r>
        <w:t xml:space="preserve">6.5 Artificial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0" w:name="def-artificial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(Artificial censoring)</w:t>
            </w:r>
            <w:r>
              <w:t xml:space="preserve"> </w:t>
            </w:r>
            <w:r>
              <w:t xml:space="preserve">To prevent the bias, the analysis must keep only people whose death would have been observed by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either treatment,</w:t>
            </w:r>
            <w:r>
              <w:t xml:space="preserve"> </w:t>
            </w:r>
            <w:r>
              <w:t xml:space="preserve">those with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the example, every type 2 person is dropped.</w:t>
            </w:r>
            <w:r>
              <w:t xml:space="preserve"> </w:t>
            </w:r>
            <w:r>
              <w:t xml:space="preserve">So besides the administratively censored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some people with observed deaths (</w:t>
            </w:r>
            <m:oMath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are removed</w:t>
            </w:r>
            <w:r>
              <w:t xml:space="preserve"> </w:t>
            </w:r>
            <w:r>
              <w:t xml:space="preserve">because under the other treatment their death would have come after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Removing such uncensored people is known as</w:t>
            </w:r>
            <w:r>
              <w:t xml:space="preserve"> </w:t>
            </w:r>
            <w:r>
              <w:rPr>
                <w:b/>
                <w:bCs/>
              </w:rPr>
              <w:t xml:space="preserve">artificial censoring</w:t>
            </w:r>
            <w:r>
              <w:t xml:space="preserve">.</w:t>
            </w:r>
          </w:p>
          <w:bookmarkEnd w:id="90"/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93"/>
    <w:bookmarkStart w:id="96" w:name="nhefs-results-and-practical-obstacles"/>
    <w:p>
      <w:pPr>
        <w:pStyle w:val="Heading3"/>
      </w:pPr>
      <w:r>
        <w:t xml:space="preserve">6.6 NHEFS Results and Practical Obstacles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exm-nhefs-aft-g-estimation"/>
          <w:p>
            <w:pPr>
              <w:pStyle w:val="BodyText"/>
            </w:pPr>
            <w:r>
              <w:rPr>
                <w:b/>
                <w:bCs/>
              </w:rPr>
              <w:t xml:space="preserve">Example 9 (NHEFS: G-estimation of a structural AFT model)</w:t>
            </w:r>
            <w:r>
              <w:t xml:space="preserve"> </w:t>
            </w:r>
            <w:r>
              <w:t xml:space="preserve">Applied to the NHEFS with the rank-preserving model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g-estimation gave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0.047</m:t>
              </m:r>
            </m:oMath>
            <w:r>
              <w:t xml:space="preserve"> </w:t>
            </w:r>
            <w:r>
              <w:t xml:space="preserve">(95% confidence interval: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0.223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0.333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quantity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0.047</m:t>
                  </m:r>
                </m:e>
              </m:d>
              <m:r>
                <m:rPr>
                  <m:sty m:val="p"/>
                </m:rPr>
                <m:t>≈</m:t>
              </m:r>
              <m:r>
                <m:t>1.05</m:t>
              </m:r>
            </m:oMath>
            <w:r>
              <w:t xml:space="preserve"> </w:t>
            </w:r>
            <w:r>
              <w:t xml:space="preserve">is the ratio of the median survival time</w:t>
            </w:r>
            <w:r>
              <w:t xml:space="preserve"> </w:t>
            </w:r>
            <w:r>
              <w:t xml:space="preserve">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to the median survival time had everyone received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quitting appears to have little effect on time to death.</w:t>
            </w:r>
          </w:p>
          <w:bookmarkEnd w:id="94"/>
        </w:tc>
      </w:tr>
    </w:tbl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5" w:name="rem-snm-rarely-used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(Why structural nested AFT models are rarely used). </w:t>
            </w:r>
            <w:r>
              <w:t xml:space="preserve">Structural nested models, AFT models included, are rarely used in practice (Chapter 14).</w:t>
            </w:r>
            <w:r>
              <w:t xml:space="preserve"> </w:t>
            </w:r>
            <w:r>
              <w:t xml:space="preserve">Reasons include a shortage of user-friendly software</w:t>
            </w:r>
            <w:r>
              <w:t xml:space="preserve"> </w:t>
            </w:r>
            <w:r>
              <w:t xml:space="preserve">and, for survival outcomes, the reliance on search algorithms that may not find a unique solution,</w:t>
            </w:r>
            <w:r>
              <w:t xml:space="preserve"> </w:t>
            </w:r>
            <w:r>
              <w:t xml:space="preserve">which gets worse as parameters are added.</w:t>
            </w:r>
            <w:r>
              <w:t xml:space="preserve"> </w:t>
            </w:r>
            <w:r>
              <w:t xml:space="preserve">Published applications therefore mostly use simple AFT models with no effect modification by covariates.</w:t>
            </w:r>
            <w:r>
              <w:t xml:space="preserve"> </w:t>
            </w:r>
            <w:r>
              <w:t xml:space="preserve">That is a pity, since subject-matter knowledge, such as a biological mechanism,</w:t>
            </w:r>
            <w:r>
              <w:t xml:space="preserve"> </w:t>
            </w:r>
            <w:r>
              <w:t xml:space="preserve">maps more naturally onto the parameters of a structural AFT model than onto those of a structural hazards model,</w:t>
            </w:r>
            <w:r>
              <w:t xml:space="preserve"> </w:t>
            </w:r>
            <w:r>
              <w:t xml:space="preserve">particularly when the AFT model is neither deterministic nor rank-preserving.</w:t>
            </w:r>
          </w:p>
          <w:bookmarkEnd w:id="95"/>
        </w:tc>
      </w:tr>
    </w:tbl>
    <w:bookmarkEnd w:id="96"/>
    <w:bookmarkEnd w:id="97"/>
    <w:bookmarkStart w:id="100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Common Mistakes in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Reporting only a single (time-averaged) hazard ratio from a Cox model and interpreting it causally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Treating competing events as independent censoring (see Fine Point 17.1)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Ignoring time-varying confounding (addressed in Part III)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Restricting the analysis to uncensored individuals when estimating AFT models, which introduces selection bias</w:t>
            </w:r>
          </w:p>
          <w:p/>
        </w:tc>
      </w:tr>
    </w:tbl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100"/>
    <w:bookmarkStart w:id="104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3" w:name="refs"/>
    <w:bookmarkStart w:id="102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01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8" Type="http://schemas.openxmlformats.org/officeDocument/2006/relationships/image" Target="media/rId68.png"/><Relationship Id="rId30" Type="http://schemas.openxmlformats.org/officeDocument/2006/relationships/image" Target="media/rId30.png"/><Relationship Id="rId101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2026-10-02T17:31:40Z</dcterms:created>
  <dcterms:modified xsi:type="dcterms:W3CDTF">2026-10-02T17:31:40Z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