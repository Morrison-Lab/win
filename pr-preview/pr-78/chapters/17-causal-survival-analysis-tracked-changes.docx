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6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ins w:id="8" w:author="PR Preview" w:date="2024-01-01T00:00:00Z">
        <w:r>
          <w:t xml:space="preserve">In most follow-up studies, the event of interest is not observed to happen for all, or even the majority of, individuals in the study.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End of Follow-Up and Administrative Censoring)</w:t>
            </w:r>
            <w:r>
              <w:t xml:space="preserve"> </w:t>
            </w:r>
            <w:r>
              <w:t xml:space="preserve">Most follow-up studies have a date after which there is no information on any individuals: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Individuals who do not develop the event of interest before the administrative end of follow-up have their survival time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10"/>
    <w:bookmarkStart w:id="15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competing-event"/>
          <w:p>
            <w:pPr>
              <w:pStyle w:val="BodyText"/>
            </w:pPr>
            <w:r>
              <w:rPr>
                <w:b/>
                <w:bCs/>
              </w:rPr>
              <w:t xml:space="preserve">Definition 2 (Competing Event)</w:t>
            </w:r>
            <w:r>
              <w:t xml:space="preserve"> </w:t>
            </w: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</w:p>
          <w:bookmarkEnd w:id="11"/>
        </w:tc>
      </w:tr>
    </w:tbl>
    <w:p>
      <w:pPr>
        <w:pStyle w:val="BodyText"/>
      </w:pPr>
      <w:ins w:id="102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5"/>
    <w:bookmarkEnd w:id="16"/>
    <w:bookmarkStart w:id="31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person-time-format"/>
          <w:p>
            <w:pPr>
              <w:pStyle w:val="BodyText"/>
            </w:pPr>
            <w:r>
              <w:rPr>
                <w:b/>
                <w:bCs/>
              </w:rPr>
              <w:t xml:space="preserve">Definition 3 (Person-Time Data Format)</w:t>
            </w:r>
            <w:r>
              <w:t xml:space="preserve"> </w:t>
            </w:r>
            <w:r>
              <w:t xml:space="preserve">In the second data arrangement each row of the database corresponds to a</w:t>
            </w:r>
            <w:r>
              <w:t xml:space="preserve"> </w:t>
            </w:r>
            <w:r>
              <w:rPr>
                <w:b/>
                <w:bCs/>
              </w:rPr>
              <w:t xml:space="preserve">person-time</w:t>
            </w:r>
            <w:r>
              <w:t xml:space="preserve">.</w:t>
            </w:r>
            <w:r>
              <w:t xml:space="preserve"> </w:t>
            </w:r>
            <w:r>
              <w:t xml:space="preserve">That is, the first row contains the information for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second row the information for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the follow-up of person 1 ends.</w:t>
            </w:r>
            <w:r>
              <w:t xml:space="preserve"> </w:t>
            </w:r>
            <w:r>
              <w:t xml:space="preserve">This person-time (or</w:t>
            </w:r>
            <w:r>
              <w:t xml:space="preserve"> </w:t>
            </w:r>
            <w:r>
              <w:t xml:space="preserve">“long”</w:t>
            </w:r>
            <w:r>
              <w:t xml:space="preserve">) data format is the one we will use in most survival analyses in this chapter</w:t>
            </w:r>
            <w:r>
              <w:t xml:space="preserve"> </w:t>
            </w:r>
            <w:r>
              <w:t xml:space="preserve">and in all analyses with time-varying treatments in Part III.</w:t>
            </w:r>
          </w:p>
          <w:bookmarkEnd w:id="17"/>
        </w:tc>
      </w:tr>
    </w:tbl>
    <w:p>
      <w:pPr>
        <w:pStyle w:val="BodyText"/>
      </w:pPr>
      <w:ins w:id="32" w:author="PR Preview" w:date="2024-01-01T00:00:00Z">
        <w:r>
          <w:t xml:space="preserve">In our smoking cessation example, the person-time dataset has 176,764 rows, one per person-month.</w:t>
        </w:r>
      </w:ins>
    </w:p>
    <w:bookmarkStart w:id="19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4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8"/>
        </w:tc>
      </w:tr>
    </w:tbl>
    <w:bookmarkEnd w:id="19"/>
    <w:bookmarkStart w:id="21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ins w:id="37" w:author="PR Preview" w:date="2024-01-01T00:00:00Z">
        <w:r>
          <w:t xml:space="preserve">The survival probability at</w:t>
        </w:r>
      </w:ins>
      <w:ins w:id="37" w:author="PR Preview" w:date="2024-01-01T00:00:00Z">
        <w:r>
          <w:t xml:space="preserve"> </w:t>
        </w:r>
      </w:ins>
      <m:oMath>
        <m:r>
          <m:t>k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is the product of the conditional probabilities of having survived each interval between 0 and</w:t>
        </w:r>
      </w:ins>
      <w:ins w:id="37" w:author="PR Preview" w:date="2024-01-01T00:00:00Z">
        <w:r>
          <w:t xml:space="preserve"> </w:t>
        </w:r>
      </w:ins>
      <m:oMath>
        <m:r>
          <m:t>k</m:t>
        </m:r>
      </m:oMath>
      <w:ins w:id="37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thm-survival-from-hazards"/>
          <w:p>
            <w:pPr>
              <w:pStyle w:val="BodyText"/>
            </w:pPr>
            <w:r>
              <w:rPr>
                <w:b/>
                <w:bCs/>
              </w:rPr>
              <w:t xml:space="preserve">Theorem 1 (Survival as a Product of Hazards)</w:t>
            </w:r>
            <w:r>
              <w:t xml:space="preserve"> </w:t>
            </w:r>
            <w:r>
              <w:t xml:space="preserve">The survival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That is, the survival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equals the product of one minus the hazard at all previous times.</w:t>
            </w:r>
          </w:p>
          <w:bookmarkEnd w:id="20"/>
        </w:tc>
      </w:tr>
    </w:tbl>
    <w:p>
      <w:pPr>
        <w:pStyle w:val="BodyText"/>
      </w:pPr>
      <w:ins w:id="38" w:author="PR Preview" w:date="2024-01-01T00:00:00Z">
        <w:r>
          <w:t xml:space="preserve">If we know the hazards through</w:t>
        </w:r>
      </w:ins>
      <w:ins w:id="38" w:author="PR Preview" w:date="2024-01-01T00:00:00Z">
        <w:r>
          <w:t xml:space="preserve"> </w:t>
        </w:r>
      </w:ins>
      <m:oMath>
        <m:r>
          <m:t>k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we can easily compute the survival at</w:t>
        </w:r>
      </w:ins>
      <w:ins w:id="38" w:author="PR Preview" w:date="2024-01-01T00:00:00Z">
        <w:r>
          <w:t xml:space="preserve"> </w:t>
        </w:r>
      </w:ins>
      <m:oMath>
        <m:r>
          <m:t>k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(or the risk at</w:t>
        </w:r>
      </w:ins>
      <w:ins w:id="38" w:author="PR Preview" w:date="2024-01-01T00:00:00Z">
        <w:r>
          <w:t xml:space="preserve"> </w:t>
        </w:r>
      </w:ins>
      <m:oMath>
        <m:r>
          <m:t>k</m:t>
        </m:r>
      </m:oMath>
      <w:ins w:id="38" w:author="PR Preview" w:date="2024-01-01T00:00:00Z">
        <w:r>
          <w:t xml:space="preserve">, which is just one minus the survival).</w:t>
        </w:r>
      </w:ins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1"/>
    <w:bookmarkStart w:id="30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ins w:id="41" w:author="PR Preview" w:date="2024-01-01T00:00:00Z">
        <w:r>
          <w:t xml:space="preserve">The hazard at</w:t>
        </w:r>
      </w:ins>
      <w:ins w:id="41" w:author="PR Preview" w:date="2024-01-01T00:00:00Z">
        <w:r>
          <w:t xml:space="preserve"> </w:t>
        </w:r>
      </w:ins>
      <m:oMath>
        <m:r>
          <m:t>k</m:t>
        </m:r>
      </m:oMath>
      <w:ins w:id="41" w:author="PR Preview" w:date="2024-01-01T00:00:00Z">
        <w:r>
          <w:t xml:space="preserve">,</w:t>
        </w:r>
      </w:ins>
      <w:ins w:id="4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41" w:author="PR Preview" w:date="2024-01-01T00:00:00Z">
        <w:r>
          <w:t xml:space="preserve">, can be estimated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rPr>
            <w:b/>
            <w:bCs/>
          </w:rPr>
          <w:t xml:space="preserve">nonparametrically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by dividing the number of cases during the interval</w:t>
        </w:r>
      </w:ins>
      <w:ins w:id="41" w:author="PR Preview" w:date="2024-01-01T00:00:00Z">
        <w:r>
          <w:t xml:space="preserve"> </w:t>
        </w:r>
      </w:ins>
      <m:oMath>
        <m:r>
          <m:t>k</m:t>
        </m:r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by the number of individuals alive at the end of interval</w:t>
        </w:r>
      </w:ins>
      <w:ins w:id="41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41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kaplan-meier-estimator"/>
          <w:p>
            <w:pPr>
              <w:pStyle w:val="BodyText"/>
            </w:pPr>
            <w:r>
              <w:rPr>
                <w:b/>
                <w:bCs/>
              </w:rPr>
              <w:t xml:space="preserve">Definition 5 (Kaplan-Meier (Product-Limit) Estimator)</w:t>
            </w:r>
            <w:r>
              <w:t xml:space="preserve"> </w:t>
            </w:r>
            <w:r>
              <w:t xml:space="preserve">The resulting nonparametric estimate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referred to as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product-limit</w:t>
            </w:r>
            <w:r>
              <w:t xml:space="preserve">, estimator.</w:t>
            </w:r>
          </w:p>
          <w:bookmarkEnd w:id="22"/>
        </w:tc>
      </w:tr>
    </w:tbl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ins w:id="104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survival-model-taxonomy"/>
          <w:p>
            <w:pPr>
              <w:pStyle w:val="BodyText"/>
            </w:pPr>
            <w:r>
              <w:rPr>
                <w:b/>
                <w:bCs/>
              </w:rPr>
              <w:t xml:space="preserve">Definition 6 (Nonparametric, Parametric, and Semiparametric Models for Survival Analysis)</w:t>
            </w:r>
            <w:r>
              <w:t xml:space="preserve"> </w:t>
            </w: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Methods for survival analysis need to accommodate the expected censoring of failure times due to administrative end of follow-up.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30"/>
    <w:bookmarkEnd w:id="31"/>
    <w:bookmarkStart w:id="36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32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32"/>
    <w:bookmarkStart w:id="33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33"/>
    <w:bookmarkStart w:id="35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thm-survival-identification-censoring"/>
          <w:p>
            <w:pPr>
              <w:pStyle w:val="BodyText"/>
            </w:pPr>
            <w:r>
              <w:rPr>
                <w:b/>
                <w:bCs/>
              </w:rPr>
              <w:t xml:space="preserve">Theorem 2 (Identification of Survival Under As-If Randomly Assigned Censoring)</w:t>
            </w:r>
            <w:r>
              <w:t xml:space="preserve"> </w:t>
            </w:r>
            <w:r>
              <w:t xml:space="preserve">Under (as-if) randomly assigned censoring,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&lt;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This requires estimating 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4"/>
        </w:tc>
      </w:tr>
    </w:tbl>
    <w:p>
      <w:pPr>
        <w:pStyle w:val="BodyText"/>
      </w:pPr>
      <w:ins w:id="65" w:author="PR Preview" w:date="2024-01-01T00:00:00Z">
        <w:r>
          <w:t xml:space="preserve">The estimation procedure is the same as described above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except that we estimate the cause-specific hazard.</w:t>
        </w:r>
      </w:ins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35"/>
    <w:bookmarkEnd w:id="36"/>
    <w:bookmarkStart w:id="40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8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7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denote a counterfactual time-varying indicator for death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The counterfactual survival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BodyText"/>
      </w:pPr>
      <w:ins w:id="71" w:author="PR Preview" w:date="2024-01-01T00:00:00Z">
        <w:r>
          <w:t xml:space="preserve">Suppose we want to compare the counterfactual survivals</w:t>
        </w:r>
      </w:ins>
      <w:ins w:id="7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and</w:t>
        </w:r>
      </w:ins>
      <w:ins w:id="7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that would have been observed if everybody had received treatment (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71" w:author="PR Preview" w:date="2024-01-01T00:00:00Z">
        <w:r>
          <w:t xml:space="preserve">) and no treatment (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71" w:author="PR Preview" w:date="2024-01-01T00:00:00Z">
        <w:r>
          <w:t xml:space="preserve">), respectively.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The causal contrast of interest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8"/>
    <w:bookmarkStart w:id="39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9"/>
    <w:bookmarkEnd w:id="40"/>
    <w:bookmarkStart w:id="44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42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ins w:id="87" w:author="PR Preview" w:date="2024-01-01T00:00:00Z">
        <w:r>
          <w:t xml:space="preserve">The survival</w:t>
        </w:r>
      </w:ins>
      <w:ins w:id="87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at</w:t>
        </w:r>
      </w:ins>
      <w:ins w:id="87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under treatment level</w:t>
        </w:r>
      </w:ins>
      <w:ins w:id="87" w:author="PR Preview" w:date="2024-01-01T00:00:00Z">
        <w:r>
          <w:t xml:space="preserve"> </w:t>
        </w:r>
      </w:ins>
      <m:oMath>
        <m:r>
          <m:t>a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is the weighted average of the survival conditional probabilities at</w:t>
        </w:r>
      </w:ins>
      <w:ins w:id="87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within levels of the covariates</w:t>
        </w:r>
      </w:ins>
      <w:ins w:id="87" w:author="PR Preview" w:date="2024-01-01T00:00:00Z">
        <w:r>
          <w:t xml:space="preserve"> </w:t>
        </w:r>
      </w:ins>
      <m:oMath>
        <m:r>
          <m:t>L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and treatment level</w:t>
        </w:r>
      </w:ins>
      <w:ins w:id="87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</m:oMath>
      <w:ins w:id="87" w:author="PR Preview" w:date="2024-01-01T00:00:00Z">
        <w:r>
          <w:t xml:space="preserve">,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with the proportion of individuals in each level</w:t>
        </w:r>
      </w:ins>
      <w:ins w:id="87" w:author="PR Preview" w:date="2024-01-01T00:00:00Z">
        <w:r>
          <w:t xml:space="preserve"> </w:t>
        </w:r>
      </w:ins>
      <m:oMath>
        <m:r>
          <m:t>l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of</w:t>
        </w:r>
      </w:ins>
      <w:ins w:id="87" w:author="PR Preview" w:date="2024-01-01T00:00:00Z">
        <w:r>
          <w:t xml:space="preserve"> </w:t>
        </w:r>
      </w:ins>
      <m:oMath>
        <m:r>
          <m:t>L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as the weights.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X33a682542fa71bcfba2cdd5e98d93655938c2c2"/>
          <w:p>
            <w:pPr>
              <w:pStyle w:val="BodyText"/>
            </w:pPr>
            <w:r>
              <w:rPr>
                <w:b/>
                <w:bCs/>
              </w:rPr>
              <w:t xml:space="preserve">Theorem 3 (Identification of Survival Under Standardization)</w:t>
            </w:r>
            <w:r>
              <w:t xml:space="preserve"> </w:t>
            </w:r>
            <w:r>
              <w:t xml:space="preserve">Under exchangeability, positivity, and consistency,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equals the standardized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1"/>
        </w:tc>
      </w:tr>
    </w:tbl>
    <w:bookmarkEnd w:id="42"/>
    <w:bookmarkStart w:id="43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43"/>
    <w:bookmarkEnd w:id="44"/>
    <w:bookmarkStart w:id="52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4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ins w:id="103" w:author="PR Preview" w:date="2024-01-01T00:00:00Z">
        <w:r>
          <w:t xml:space="preserve">We can, however, model the ratio of survival times under different treatment levels.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structural-nested-aft-model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Accelerated Failure Time (AFT)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the counterfactual time of survival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under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effect of treatment is the same for every individual.</w:t>
            </w:r>
            <w:r>
              <w:t xml:space="preserve"> </w:t>
            </w:r>
            <w:r>
              <w:t xml:space="preserve">We can then consider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accelerated failure time (AFT) model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the expansion (or contraction) of each individual’s survival time attributable to treatment.</w:t>
            </w:r>
          </w:p>
          <w:bookmarkEnd w:id="45"/>
        </w:tc>
      </w:tr>
    </w:tbl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46"/>
    <w:bookmarkStart w:id="51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8" w:name="def-blipped-down-artificially-censored"/>
          <w:p>
            <w:pPr>
              <w:pStyle w:val="BodyText"/>
            </w:pPr>
            <w:r>
              <w:rPr>
                <w:b/>
                <w:bCs/>
              </w:rPr>
              <w:t xml:space="preserve">Definition 9 (Blipped-Down and Artificially Censored Survival Times)</w:t>
            </w:r>
            <w:r>
              <w:t xml:space="preserve"> </w:t>
            </w: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BodyText"/>
      </w:pPr>
      <w:ins w:id="111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51"/>
    <w:bookmarkEnd w:id="52"/>
    <w:bookmarkStart w:id="53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53"/>
    <w:bookmarkStart w:id="57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2026-09-10T04:52:55Z</dcterms:created>
  <dcterms:modified xsi:type="dcterms:W3CDTF">2026-09-10T04:52:55Z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