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4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2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ins w:id="14" w:author="PR Preview" w:date="2024-01-01T00:00:00Z">
        <w:r>
          <w:t xml:space="preserve">In observational data, there is no randomization, so the concept of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“assigned treatment”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must be replaced by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“treatment initiated.”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as-initiated-analysis"/>
          <w:p>
            <w:pPr>
              <w:pStyle w:val="BodyText"/>
            </w:pPr>
            <w:r>
              <w:rPr>
                <w:b/>
                <w:bCs/>
              </w:rPr>
              <w:t xml:space="preserve">Definition 3 (As-Initiated Analysis)</w:t>
            </w:r>
            <w:r>
              <w:t xml:space="preserve"> </w:t>
            </w:r>
            <w:r>
              <w:t xml:space="preserve">The closest analogue to the ITT effect in observational data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as-initiated analysis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t xml:space="preserve">“intent-to-treat”</w:t>
            </w:r>
            <w:r>
              <w:t xml:space="preserve"> </w:t>
            </w:r>
            <w:r>
              <w:t xml:space="preserve">by analogy),</w:t>
            </w:r>
            <w:r>
              <w:t xml:space="preserve"> </w:t>
            </w:r>
            <w:r>
              <w:t xml:space="preserve">which compares outcomes between individuals who initiated treatment versus those who did not,</w:t>
            </w:r>
            <w:r>
              <w:t xml:space="preserve"> </w:t>
            </w:r>
            <w:r>
              <w:t xml:space="preserve">regardless of subsequent adherence.</w:t>
            </w:r>
          </w:p>
          <w:bookmarkEnd w:id="11"/>
        </w:tc>
      </w:tr>
    </w:tbl>
    <w:bookmarkEnd w:id="12"/>
    <w:bookmarkStart w:id="13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3"/>
    <w:bookmarkEnd w:id="14"/>
    <w:bookmarkStart w:id="19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5"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stained-strategies"/>
          <w:p>
            <w:pPr>
              <w:pStyle w:val="BodyText"/>
            </w:pPr>
            <w:r>
              <w:rPr>
                <w:b/>
                <w:bCs/>
              </w:rPr>
              <w:t xml:space="preserve">Definition 4 (Sustained Treatment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sustained strategy</w:t>
            </w:r>
            <w:r>
              <w:t xml:space="preserve"> </w:t>
            </w:r>
            <w:r>
              <w:t xml:space="preserve">specifies a sequence of treatment decisions</w:t>
            </w:r>
            <w:r>
              <w:t xml:space="preserve"> </w:t>
            </w:r>
            <w:r>
              <w:t xml:space="preserve">over the entire follow-up period, not just a single decision at baseline.</w:t>
            </w:r>
          </w:p>
          <w:bookmarkEnd w:id="16"/>
        </w:tc>
      </w:tr>
    </w:tbl>
    <w:p>
      <w:pPr>
        <w:pStyle w:val="BodyText"/>
      </w:pPr>
      <w:ins w:id="22" w:author="PR Preview" w:date="2024-01-01T00:00:00Z">
        <w:r>
          <w:t xml:space="preserve">The treatment strategies in the target trial above are sustained strategies.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Strategy 1 is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“always treat”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(</w:t>
        </w:r>
      </w:ins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ins w:id="22" w:author="PR Preview" w:date="2024-01-01T00:00:00Z">
        <w:r>
          <w:t xml:space="preserve">);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strategy 2 is the dynamic strategy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“do not treat until CD4 &lt; 350, then treat.”</w:t>
        </w:r>
      </w:ins>
    </w:p>
    <w:bookmarkStart w:id="18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active-comparator"/>
          <w:p>
            <w:pPr>
              <w:pStyle w:val="BodyText"/>
            </w:pPr>
            <w:r>
              <w:rPr>
                <w:b/>
                <w:bCs/>
              </w:rPr>
              <w:t xml:space="preserve">Definition 5 (Active Comparator Design)</w:t>
            </w:r>
            <w:r>
              <w:t xml:space="preserve"> </w:t>
            </w:r>
            <w:r>
              <w:t xml:space="preserve">A well-designed target trial uses</w:t>
            </w:r>
            <w:r>
              <w:t xml:space="preserve"> </w:t>
            </w:r>
            <w:r>
              <w:rPr>
                <w:b/>
                <w:bCs/>
              </w:rPr>
              <w:t xml:space="preserve">active comparators</w:t>
            </w:r>
            <w:r>
              <w:t xml:space="preserve"> </w:t>
            </w:r>
            <w:r>
              <w:t xml:space="preserve">rather than comparing treated</w:t>
            </w:r>
            <w:r>
              <w:t xml:space="preserve"> </w:t>
            </w:r>
            <w:r>
              <w:t xml:space="preserve">to completely untreated individuals.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“new user, active comparator”</w:t>
            </w:r>
            <w:r>
              <w:t xml:space="preserve"> </w:t>
            </w:r>
            <w:r>
              <w:t xml:space="preserve">design, in which both strategies begin treatment</w:t>
            </w:r>
            <w:r>
              <w:t xml:space="preserve"> </w:t>
            </w:r>
            <w:r>
              <w:t xml:space="preserve">(just of different types or at different thresholds), tends to produce better-calibrated</w:t>
            </w:r>
            <w:r>
              <w:t xml:space="preserve"> </w:t>
            </w:r>
            <w:r>
              <w:t xml:space="preserve">observational estimates because it more closely mirrors the actual clinical decision.</w:t>
            </w:r>
          </w:p>
          <w:bookmarkEnd w:id="17"/>
        </w:tc>
      </w:tr>
    </w:tbl>
    <w:p>
      <w:pPr>
        <w:pStyle w:val="BodyText"/>
      </w:pPr>
      <w:ins w:id="25" w:author="PR Preview" w:date="2024-01-01T00:00:00Z">
        <w:r>
          <w:t xml:space="preserve">Comparing new users of drug A to non-users of any drug conflates the effect of drug A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with the effect of the clinical decision to initiate any treatment.</w:t>
        </w:r>
      </w:ins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8"/>
    <w:bookmarkEnd w:id="19"/>
    <w:bookmarkStart w:id="22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20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20"/>
    <w:bookmarkStart w:id="21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21"/>
    <w:bookmarkEnd w:id="22"/>
    <w:bookmarkStart w:id="30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6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3"/>
        </w:tc>
      </w:tr>
    </w:tbl>
    <w:bookmarkStart w:id="26" w:name="immortal-time-bias"/>
    <w:p>
      <w:pPr>
        <w:pStyle w:val="Heading3"/>
      </w:pPr>
      <w:r>
        <w:t xml:space="preserve">4.1 Immortal Time Bias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immortal-time-bias"/>
          <w:p>
            <w:pPr>
              <w:pStyle w:val="BodyText"/>
            </w:pPr>
            <w:r>
              <w:rPr>
                <w:b/>
                <w:bCs/>
              </w:rPr>
              <w:t xml:space="preserve">Definition 7 (Immortal Time Bias)</w:t>
            </w:r>
            <w:r>
              <w:t xml:space="preserve"> </w:t>
            </w:r>
            <w:r>
              <w:t xml:space="preserve">Immortal time bias arises when there is a period of follow-up before time zero</w:t>
            </w:r>
            <w:r>
              <w:t xml:space="preserve"> </w:t>
            </w:r>
            <w:r>
              <w:t xml:space="preserve">during which individuals cannot experience the outcome by design</w:t>
            </w:r>
            <w:r>
              <w:t xml:space="preserve"> </w:t>
            </w:r>
            <w:r>
              <w:t xml:space="preserve">(because they must survive to meet the eligibility criterion or to be</w:t>
            </w:r>
            <w:r>
              <w:t xml:space="preserve"> </w:t>
            </w:r>
            <w:r>
              <w:t xml:space="preserve">“assigned”</w:t>
            </w:r>
            <w:r>
              <w:t xml:space="preserve">).</w:t>
            </w:r>
          </w:p>
          <w:bookmarkEnd w:id="24"/>
        </w:tc>
      </w:tr>
    </w:tbl>
    <w:p>
      <w:pPr>
        <w:pStyle w:val="BodyText"/>
      </w:pPr>
      <w:ins w:id="52" w:author="PR Preview" w:date="2024-01-01T00:00:00Z">
        <w:r>
          <w:t xml:space="preserve">If this immortal time is misclassified — for example, attributed to the treated group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when it actually preceded treatment initiation — the treated group appears to have</w:t>
        </w:r>
      </w:ins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better outcomes simply because they could not have died during the immortal period.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5"/>
        </w:tc>
      </w:tr>
    </w:tbl>
    <w:bookmarkEnd w:id="26"/>
    <w:bookmarkStart w:id="29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ins w:id="54" w:author="PR Preview" w:date="2024-01-01T00:00:00Z">
        <w:r>
          <w:t xml:space="preserve">One practical approach to correct time zero assignment in observational databases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is the sequential trials design.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equential-trials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Trials Design)</w:t>
            </w:r>
            <w:r>
              <w:t xml:space="preserve"> </w:t>
            </w:r>
            <w:r>
              <w:t xml:space="preserve">For each calendar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individuals satisfy the eligibility criteria,</w:t>
            </w:r>
            <w:r>
              <w:t xml:space="preserve"> </w:t>
            </w:r>
            <w:r>
              <w:t xml:space="preserve">create a separate</w:t>
            </w:r>
            <w:r>
              <w:t xml:space="preserve"> </w:t>
            </w:r>
            <w:r>
              <w:t xml:space="preserve">“trial”</w:t>
            </w:r>
            <w:r>
              <w:t xml:space="preserve"> </w:t>
            </w:r>
            <w:r>
              <w:t xml:space="preserve">with time zero 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Individuals can appear in multiple such trials (each with a different time zero),</w:t>
            </w:r>
            <w:r>
              <w:t xml:space="preserve"> </w:t>
            </w:r>
            <w:r>
              <w:t xml:space="preserve">and their data are then pooled across all trials with appropriate adjustment</w:t>
            </w:r>
            <w:r>
              <w:t xml:space="preserve"> </w:t>
            </w:r>
            <w:r>
              <w:t xml:space="preserve">for the time-varying covariates at each trial’s time zero.</w:t>
            </w:r>
          </w:p>
          <w:bookmarkEnd w:id="27"/>
        </w:tc>
      </w:tr>
    </w:tbl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new-user-design"/>
          <w:p>
            <w:pPr>
              <w:pStyle w:val="BodyText"/>
            </w:pPr>
            <w:r>
              <w:rPr>
                <w:b/>
                <w:bCs/>
              </w:rPr>
              <w:t xml:space="preserve">Definition 9 (Prevalent User Bias and the New User Design)</w:t>
            </w:r>
            <w:r>
              <w:t xml:space="preserve"> </w:t>
            </w:r>
            <w:r>
              <w:rPr>
                <w:b/>
                <w:bCs/>
              </w:rPr>
              <w:t xml:space="preserve">Prevalent user bias</w:t>
            </w:r>
            <w:r>
              <w:t xml:space="preserve"> </w:t>
            </w:r>
            <w:r>
              <w:t xml:space="preserve">arises when a study includes individuals who are already</w:t>
            </w:r>
            <w:r>
              <w:t xml:space="preserve"> </w:t>
            </w:r>
            <w:r>
              <w:t xml:space="preserve">on treatment at the start of the observation window, rather than restricting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: prevalent users have survived on treatment long enough to be</w:t>
            </w:r>
            <w:r>
              <w:t xml:space="preserve"> </w:t>
            </w:r>
            <w:r>
              <w:t xml:space="preserve">observed, so they are a selected, healthier subset of all who ever initiated</w:t>
            </w:r>
            <w:r>
              <w:t xml:space="preserve"> </w:t>
            </w:r>
            <w:r>
              <w:t xml:space="preserve">treatment, and comparing prevalent users to never-users confounds the treatment</w:t>
            </w:r>
            <w:r>
              <w:t xml:space="preserve"> </w:t>
            </w:r>
            <w:r>
              <w:t xml:space="preserve">effect with the selective survival required to be a prevalent user.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new user design</w:t>
            </w:r>
            <w:r>
              <w:t xml:space="preserve"> </w:t>
            </w:r>
            <w:r>
              <w:t xml:space="preserve">(also called the active comparator, new user design)</w:t>
            </w:r>
            <w:r>
              <w:t xml:space="preserve"> </w:t>
            </w:r>
            <w:r>
              <w:t xml:space="preserve">restricts to individuals who recently initiated treatment,</w:t>
            </w:r>
            <w:r>
              <w:t xml:space="preserve"> </w:t>
            </w:r>
            <w:r>
              <w:t xml:space="preserve">eliminating prevalent user bias and aligning the observational study</w:t>
            </w:r>
            <w:r>
              <w:t xml:space="preserve"> </w:t>
            </w:r>
            <w:r>
              <w:t xml:space="preserve">more closely with a randomized trial.</w:t>
            </w:r>
          </w:p>
          <w:bookmarkEnd w:id="28"/>
        </w:tc>
      </w:tr>
    </w:tbl>
    <w:bookmarkEnd w:id="29"/>
    <w:bookmarkEnd w:id="30"/>
    <w:bookmarkStart w:id="34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bookmarkStart w:id="31" w:name="alg-target-trial-emulation"/>
    <w:p>
      <w:pPr>
        <w:pStyle w:val="BodyText"/>
      </w:pPr>
      <w:ins w:id="1059" w:author="PR Preview" w:date="2024-01-01T00:00:00Z">
        <w:r>
          <w:rPr>
            <w:b/>
            <w:bCs/>
          </w:rPr>
          <w:t xml:space="preserve">Algorithm 1 (Steps in Target Trial Emulation)</w:t>
        </w:r>
      </w:ins>
      <w:ins w:id="1059" w:author="PR Preview" w:date="2024-01-01T00:00:00Z">
        <w:r>
          <w:t xml:space="preserve"> </w:t>
        </w:r>
      </w:ins>
      <w:ins w:id="1059" w:author="PR Preview" w:date="2024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bookmarkEnd w:id="31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32"/>
        </w:tc>
      </w:tr>
    </w:tbl>
    <w:bookmarkStart w:id="33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33"/>
    <w:bookmarkEnd w:id="34"/>
    <w:bookmarkStart w:id="35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35"/>
    <w:bookmarkStart w:id="39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8" w:name="refs"/>
    <w:bookmarkStart w:id="3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2026-09-10T04:53:53Z</dcterms:created>
  <dcterms:modified xsi:type="dcterms:W3CDTF">2026-09-10T04:53:53Z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