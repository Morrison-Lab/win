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22"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differential-loss-to-follow-up"/>
          <w:p>
            <w:pPr>
              <w:pStyle w:val="BodyText"/>
            </w:pPr>
            <w:r>
              <w:rPr>
                <w:b/>
                <w:bCs/>
              </w:rPr>
              <w:t xml:space="preserve">Definition 2 (Differential Loss to Follow-Up)</w:t>
            </w:r>
            <w:r>
              <w:t xml:space="preserve"> </w:t>
            </w:r>
            <w:r>
              <w:rPr>
                <w:b/>
                <w:bCs/>
              </w:rPr>
              <w:t xml:space="preserve">Differential loss to follow-up</w:t>
            </w:r>
            <w:r>
              <w:t xml:space="preserve">, also called bias due to</w:t>
            </w:r>
            <w:r>
              <w:t xml:space="preserve"> </w:t>
            </w:r>
            <w:r>
              <w:rPr>
                <w:b/>
                <w:bCs/>
              </w:rPr>
              <w:t xml:space="preserve">informative censoring</w:t>
            </w:r>
            <w:r>
              <w:t xml:space="preserve">, arises when the variable</w:t>
            </w:r>
            <w:r>
              <w:t xml:space="preserve"> </w:t>
            </w:r>
            <m:oMath>
              <m:r>
                <m:t>C</m:t>
              </m:r>
            </m:oMath>
            <w:r>
              <w:t xml:space="preserve"> </w:t>
            </w:r>
            <w:r>
              <w:t xml:space="preserve">in Figures 8.3–8.6 represents censoring: restricting the analysis to individuals who remain uncensored (</w:t>
            </w:r>
            <m:oMath>
              <m:r>
                <m:t>C</m:t>
              </m:r>
              <m:r>
                <m:rPr>
                  <m:sty m:val="p"/>
                </m:rPr>
                <m:t>=</m:t>
              </m:r>
              <m:r>
                <m:t>0</m:t>
              </m:r>
            </m:oMath>
            <w:r>
              <w:t xml:space="preserve">) induces the selection bias described in the previous section.</w:t>
            </w:r>
          </w:p>
          <w:bookmarkEnd w:id="14"/>
        </w:tc>
      </w:tr>
    </w:tbl>
    <w:p>
      <w:pPr>
        <w:pStyle w:val="BodyText"/>
      </w:pPr>
      <w:ins w:id="2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missing-data-bias"/>
          <w:p>
            <w:pPr>
              <w:pStyle w:val="BodyText"/>
            </w:pPr>
            <w:r>
              <w:rPr>
                <w:b/>
                <w:bCs/>
              </w:rPr>
              <w:t xml:space="preserve">Definition 3 (Missing Data Bias / Nonresponse Bias)</w:t>
            </w:r>
            <w:r>
              <w:t xml:space="preserve"> </w:t>
            </w:r>
            <w:r>
              <w:rPr>
                <w:b/>
                <w:bCs/>
              </w:rPr>
              <w:t xml:space="preserve">Missing data bias</w:t>
            </w:r>
            <w:r>
              <w:t xml:space="preserve">, also called</w:t>
            </w:r>
            <w:r>
              <w:t xml:space="preserve"> </w:t>
            </w:r>
            <w:r>
              <w:rPr>
                <w:b/>
                <w:bCs/>
              </w:rPr>
              <w:t xml:space="preserve">nonresponse bias</w:t>
            </w:r>
            <w:r>
              <w:t xml:space="preserve">, arises when the variable</w:t>
            </w:r>
            <w:r>
              <w:t xml:space="preserve"> </w:t>
            </w:r>
            <m:oMath>
              <m:r>
                <m:t>C</m:t>
              </m:r>
            </m:oMath>
            <w:r>
              <w:t xml:space="preserve"> </w:t>
            </w:r>
            <w:r>
              <w:t xml:space="preserve">in Figures 8.3–8.6 represents missing data on the outcome for any reason, not just as a result of loss to follow-up—for example, because individuals are reluctant to provide information or because they miss study visits. Restricting the analysis to individuals with complete data (</w:t>
            </w:r>
            <m:oMath>
              <m:r>
                <m:t>C</m:t>
              </m:r>
              <m:r>
                <m:rPr>
                  <m:sty m:val="p"/>
                </m:rPr>
                <m:t>=</m:t>
              </m:r>
              <m:r>
                <m:t>0</m:t>
              </m:r>
            </m:oMath>
            <w:r>
              <w:t xml:space="preserve">) may result in bias.</w:t>
            </w:r>
          </w:p>
          <w:bookmarkEnd w:id="15"/>
        </w:tc>
      </w:tr>
    </w:tbl>
    <w:p>
      <w:pPr>
        <w:pStyle w:val="BodyText"/>
      </w:pPr>
      <w:ins w:id="2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healthy-worker-bias"/>
          <w:p>
            <w:pPr>
              <w:pStyle w:val="BodyText"/>
            </w:pPr>
            <w:r>
              <w:rPr>
                <w:b/>
                <w:bCs/>
              </w:rPr>
              <w:t xml:space="preserve">Definition 4 (Healthy Worker Bias)</w:t>
            </w:r>
            <w:r>
              <w:t xml:space="preserve"> </w:t>
            </w:r>
            <w:r>
              <w:rPr>
                <w:b/>
                <w:bCs/>
              </w:rPr>
              <w:t xml:space="preserve">Healthy worker bias</w:t>
            </w:r>
            <w:r>
              <w:t xml:space="preserve"> </w:t>
            </w:r>
            <w:r>
              <w:t xml:space="preserve">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and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bookmarkEnd w:id="16"/>
        </w:tc>
      </w:tr>
    </w:tbl>
    <w:p>
      <w:pPr>
        <w:pStyle w:val="BodyText"/>
      </w:pPr>
      <w:ins w:id="30"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self-selection-bias"/>
          <w:p>
            <w:pPr>
              <w:pStyle w:val="BodyText"/>
            </w:pPr>
            <w:r>
              <w:rPr>
                <w:b/>
                <w:bCs/>
              </w:rPr>
              <w:t xml:space="preserve">Definition 5 (Self-Selection Bias / Volunteer Bias)</w:t>
            </w:r>
            <w:r>
              <w:t xml:space="preserve"> </w:t>
            </w:r>
            <w:r>
              <w:rPr>
                <w:b/>
                <w:bCs/>
              </w:rPr>
              <w:t xml:space="preserve">Self-selection bias</w:t>
            </w:r>
            <w:r>
              <w:t xml:space="preserve">, also called</w:t>
            </w:r>
            <w:r>
              <w:t xml:space="preserve"> </w:t>
            </w:r>
            <w:r>
              <w:rPr>
                <w:b/>
                <w:bCs/>
              </w:rPr>
              <w:t xml:space="preserve">volunteer bias</w:t>
            </w:r>
            <w:r>
              <w:t xml:space="preserve">, arises in a study in which</w:t>
            </w:r>
            <w:r>
              <w:t xml:space="preserve"> </w:t>
            </w:r>
            <m:oMath>
              <m:r>
                <m:t>C</m:t>
              </m:r>
            </m:oMath>
            <w:r>
              <w:t xml:space="preserve"> </w:t>
            </w:r>
            <w:r>
              <w:t xml:space="preserve">is agreement to participate (1: no, 0: yes)—for example, a study in which</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 structures in Figures 8.3–8.6, selection bias may be present if the study is restricted to those who volunteered or elected to participate (</w:t>
            </w:r>
            <m:oMath>
              <m:r>
                <m:t>C</m:t>
              </m:r>
              <m:r>
                <m:rPr>
                  <m:sty m:val="p"/>
                </m:rPr>
                <m:t>=</m:t>
              </m:r>
              <m:r>
                <m:t>0</m:t>
              </m:r>
            </m:oMath>
            <w:r>
              <w:t xml:space="preserve">).</w:t>
            </w:r>
          </w:p>
          <w:bookmarkEnd w:id="17"/>
        </w:tc>
      </w:tr>
    </w:tbl>
    <w:p>
      <w:pPr>
        <w:pStyle w:val="BodyText"/>
      </w:pPr>
      <w:ins w:id="3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election-pre-study-treatment"/>
          <w:p>
            <w:pPr>
              <w:pStyle w:val="BodyText"/>
            </w:pPr>
            <w:r>
              <w:rPr>
                <w:b/>
                <w:bCs/>
              </w:rPr>
              <w:t xml:space="preserve">Definition 6 (Selection Affected by Treatment Received Before Study Entry)</w:t>
            </w:r>
            <w:r>
              <w:t xml:space="preserve"> </w:t>
            </w:r>
            <w:r>
              <w:t xml:space="preserve">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bookmarkEnd w:id="18"/>
        </w:tc>
      </w:tr>
    </w:tbl>
    <w:p>
      <w:pPr>
        <w:pStyle w:val="BodyText"/>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22"/>
    <w:bookmarkStart w:id="27"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3"/>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3"/>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23"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4"/>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4"/>
        </w:numPr>
      </w:pPr>
      <w:r>
        <w:t xml:space="preserve">Even when understanding the structure does not have implications for data analysis, it could still help study design.</w:t>
      </w:r>
    </w:p>
    <w:p>
      <w:pPr>
        <w:numPr>
          <w:ilvl w:val="0"/>
          <w:numId w:val="1004"/>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4"/>
        </w:numPr>
      </w:pPr>
      <w:r>
        <w:t xml:space="preserve">Causal diagrams enhance communication among investigators.</w:t>
      </w:r>
    </w:p>
    <w:bookmarkEnd w:id="23"/>
    <w:bookmarkStart w:id="26"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5"/>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5"/>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6"/>
    <w:bookmarkEnd w:id="27"/>
    <w:bookmarkStart w:id="30"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9"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def-censoring-causal-contrast"/>
          <w:p>
            <w:pPr>
              <w:pStyle w:val="BodyText"/>
            </w:pPr>
            <w:r>
              <w:rPr>
                <w:b/>
                <w:bCs/>
              </w:rPr>
              <w:t xml:space="preserve">Definition 7 (Causal Contrast Under Censoring)</w:t>
            </w:r>
            <w:r>
              <w:t xml:space="preserve"> </w:t>
            </w: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bookmarkEnd w:id="28"/>
        </w:tc>
      </w:tr>
    </w:tbl>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9"/>
    <w:bookmarkEnd w:id="30"/>
    <w:bookmarkStart w:id="35"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31"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31"/>
    <w:bookmarkStart w:id="32"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6"/>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6"/>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32"/>
    <w:bookmarkStart w:id="33"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7"/>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7"/>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7"/>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33"/>
    <w:bookmarkStart w:id="34"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34"/>
    <w:bookmarkEnd w:id="35"/>
    <w:bookmarkStart w:id="42"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8"/>
        </w:numPr>
      </w:pPr>
      <w:r>
        <w:t xml:space="preserve">Marginally independent: the probability of receiving surgery is the same for people with and without the genetic haplotype</w:t>
      </w:r>
    </w:p>
    <w:p>
      <w:pPr>
        <w:pStyle w:val="Compact"/>
        <w:numPr>
          <w:ilvl w:val="0"/>
          <w:numId w:val="1008"/>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41"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 multiplicative survival model (see Technical Point 8.2). In other words, collider stratification is not always a source of selection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multiplicative-survival-model"/>
          <w:p>
            <w:pPr>
              <w:pStyle w:val="BodyText"/>
            </w:pPr>
            <w:r>
              <w:rPr>
                <w:b/>
                <w:bCs/>
              </w:rPr>
              <w:t xml:space="preserve">Definition 8 (Multiplicative Survival Model)</w:t>
            </w:r>
            <w:r>
              <w:t xml:space="preserve"> </w:t>
            </w: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bookmarkEnd w:id="36"/>
        </w:tc>
      </w:tr>
    </w:tbl>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09"/>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09"/>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09"/>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 proof that Figure 8.13 represents a multiplicative survival model (defined in the main text):</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note.png" id="40"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41"/>
    <w:bookmarkEnd w:id="42"/>
    <w:bookmarkStart w:id="43"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0"/>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0"/>
        </w:numPr>
      </w:pPr>
      <w:r>
        <w:rPr>
          <w:b/>
          <w:bCs/>
        </w:rPr>
        <w:t xml:space="preserve">Examples</w:t>
      </w:r>
      <w:r>
        <w:t xml:space="preserve"> </w:t>
      </w:r>
      <w:r>
        <w:t xml:space="preserve">(Figures 8.3–8.6):</w:t>
      </w:r>
    </w:p>
    <w:p>
      <w:pPr>
        <w:pStyle w:val="Compact"/>
        <w:numPr>
          <w:ilvl w:val="1"/>
          <w:numId w:val="1011"/>
        </w:numPr>
      </w:pPr>
      <w:r>
        <w:t xml:space="preserve">Differential loss to follow-up and informative censoring</w:t>
      </w:r>
    </w:p>
    <w:p>
      <w:pPr>
        <w:pStyle w:val="Compact"/>
        <w:numPr>
          <w:ilvl w:val="1"/>
          <w:numId w:val="1011"/>
        </w:numPr>
      </w:pPr>
      <w:r>
        <w:t xml:space="preserve">Missing data and nonresponse bias</w:t>
      </w:r>
    </w:p>
    <w:p>
      <w:pPr>
        <w:pStyle w:val="Compact"/>
        <w:numPr>
          <w:ilvl w:val="1"/>
          <w:numId w:val="1011"/>
        </w:numPr>
      </w:pPr>
      <w:r>
        <w:t xml:space="preserve">Healthy worker bias</w:t>
      </w:r>
    </w:p>
    <w:p>
      <w:pPr>
        <w:pStyle w:val="Compact"/>
        <w:numPr>
          <w:ilvl w:val="1"/>
          <w:numId w:val="1011"/>
        </w:numPr>
      </w:pPr>
      <w:r>
        <w:t xml:space="preserve">Self-selection and volunteer bias</w:t>
      </w:r>
    </w:p>
    <w:p>
      <w:pPr>
        <w:pStyle w:val="Compact"/>
        <w:numPr>
          <w:ilvl w:val="1"/>
          <w:numId w:val="1011"/>
        </w:numPr>
      </w:pPr>
      <w:r>
        <w:t xml:space="preserve">Selection affected by pre-study treatment</w:t>
      </w:r>
    </w:p>
    <w:p>
      <w:pPr>
        <w:numPr>
          <w:ilvl w:val="0"/>
          <w:numId w:val="1010"/>
        </w:numPr>
      </w:pPr>
      <w:r>
        <w:rPr>
          <w:b/>
          <w:bCs/>
        </w:rPr>
        <w:t xml:space="preserve">Selection bias vs. confounding</w:t>
      </w:r>
      <w:r>
        <w:t xml:space="preserve">:</w:t>
      </w:r>
    </w:p>
    <w:p>
      <w:pPr>
        <w:pStyle w:val="Compact"/>
        <w:numPr>
          <w:ilvl w:val="1"/>
          <w:numId w:val="1012"/>
        </w:numPr>
      </w:pPr>
      <w:r>
        <w:t xml:space="preserve">Confounding: common causes (</w:t>
      </w:r>
      <m:oMath>
        <m:r>
          <m:t>A</m:t>
        </m:r>
        <m:r>
          <m:rPr>
            <m:sty m:val="p"/>
          </m:rPr>
          <m:t>←</m:t>
        </m:r>
        <m:r>
          <m:t>L</m:t>
        </m:r>
        <m:r>
          <m:rPr>
            <m:sty m:val="p"/>
          </m:rPr>
          <m:t>→</m:t>
        </m:r>
        <m:r>
          <m:t>Y</m:t>
        </m:r>
      </m:oMath>
      <w:r>
        <w:t xml:space="preserve">)</w:t>
      </w:r>
    </w:p>
    <w:p>
      <w:pPr>
        <w:pStyle w:val="Compact"/>
        <w:numPr>
          <w:ilvl w:val="1"/>
          <w:numId w:val="1012"/>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2"/>
        </w:numPr>
      </w:pPr>
      <w:r>
        <w:t xml:space="preserve">Randomization prevents confounding but not selection bias occurring after randomization</w:t>
      </w:r>
    </w:p>
    <w:p>
      <w:pPr>
        <w:numPr>
          <w:ilvl w:val="0"/>
          <w:numId w:val="1010"/>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0"/>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0"/>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3"/>
        </w:numPr>
      </w:pPr>
      <w:r>
        <w:rPr>
          <w:b/>
          <w:bCs/>
        </w:rPr>
        <w:t xml:space="preserve">Study design</w:t>
      </w:r>
      <w:r>
        <w:t xml:space="preserve">: Minimize selection bias by maximizing follow-up and reducing loss to follow-up.</w:t>
      </w:r>
    </w:p>
    <w:p>
      <w:pPr>
        <w:numPr>
          <w:ilvl w:val="0"/>
          <w:numId w:val="1013"/>
        </w:numPr>
      </w:pPr>
      <w:r>
        <w:rPr>
          <w:b/>
          <w:bCs/>
        </w:rPr>
        <w:t xml:space="preserve">Analysis</w:t>
      </w:r>
      <w:r>
        <w:t xml:space="preserve">: Use causal diagrams (DAGs) to identify the structure of selection bias and determine appropriate adjustment methods.</w:t>
      </w:r>
    </w:p>
    <w:p>
      <w:pPr>
        <w:numPr>
          <w:ilvl w:val="0"/>
          <w:numId w:val="1013"/>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4"/>
        </w:numPr>
      </w:pPr>
      <w:r>
        <w:rPr>
          <w:b/>
          <w:bCs/>
        </w:rPr>
        <w:t xml:space="preserve">Chapter 9</w:t>
      </w:r>
      <w:r>
        <w:t xml:space="preserve">: Measurement bias</w:t>
      </w:r>
    </w:p>
    <w:p>
      <w:pPr>
        <w:pStyle w:val="Compact"/>
        <w:numPr>
          <w:ilvl w:val="0"/>
          <w:numId w:val="1014"/>
        </w:numPr>
      </w:pPr>
      <w:r>
        <w:rPr>
          <w:b/>
          <w:bCs/>
        </w:rPr>
        <w:t xml:space="preserve">Chapters 12–15</w:t>
      </w:r>
      <w:r>
        <w:t xml:space="preserve">: Advanced estimation methods including censoring and time-varying treatments</w:t>
      </w:r>
    </w:p>
    <w:bookmarkEnd w:id="43"/>
    <w:bookmarkStart w:id="47" w:name="references"/>
    <w:p>
      <w:pPr>
        <w:pStyle w:val="Heading2"/>
      </w:pPr>
      <w:r>
        <w:t xml:space="preserve">8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2026-09-10T04:51:17Z</dcterms:created>
  <dcterms:modified xsi:type="dcterms:W3CDTF">2026-09-10T04:51:17Z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