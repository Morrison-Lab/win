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8"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6" w:name="balancing-property"/>
    <w:p>
      <w:pPr>
        <w:pStyle w:val="Heading3"/>
      </w:pPr>
      <w:r>
        <w:t xml:space="preserve">2.1 Balancing Property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thm-propensity-balancing"/>
          <w:p>
            <w:pPr>
              <w:pStyle w:val="BodyText"/>
            </w:pPr>
            <w:r>
              <w:rPr>
                <w:b/>
                <w:bCs/>
              </w:rPr>
              <w:t xml:space="preserve">Theorem 1 (Propensity Score Balancing Property)</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r>
                  <m:rPr>
                    <m:sty m:val="p"/>
                  </m:rPr>
                  <m:t>.</m:t>
                </m:r>
              </m:oMath>
            </m:oMathPara>
          </w:p>
          <w:bookmarkEnd w:id="15"/>
        </w:tc>
      </w:tr>
    </w:tbl>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6"/>
    <w:bookmarkStart w:id="17"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7"/>
    <w:bookmarkEnd w:id="18"/>
    <w:bookmarkStart w:id="23"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20" w:name="propensity-score-stratification"/>
    <w:p>
      <w:pPr>
        <w:pStyle w:val="Heading3"/>
      </w:pPr>
      <w:r>
        <w:t xml:space="preserve">3.1 Propensity Score Stratification</w:t>
      </w:r>
    </w:p>
    <w:bookmarkStart w:id="19" w:name="alg-propensity-stratification"/>
    <w:p>
      <w:pPr>
        <w:pStyle w:val="FirstParagraph"/>
      </w:pPr>
      <w:ins w:id="60" w:author="PR Preview" w:date="2024-01-01T00:00:00Z">
        <w:r>
          <w:rPr>
            <w:b/>
            <w:bCs/>
          </w:rPr>
          <w:t xml:space="preserve">Algorithm 1 (Propensity Score Stratification)</w:t>
        </w:r>
      </w:ins>
      <w:ins w:id="60" w:author="PR Preview" w:date="2024-01-01T00:00:00Z">
        <w:r>
          <w:t xml:space="preserve"> </w:t>
        </w:r>
      </w:ins>
      <w:ins w:id="60" w:author="PR Preview" w:date="2024-01-01T00:00:00Z">
        <w:r>
          <w:t xml:space="preserve"> </w:t>
        </w:r>
      </w:ins>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9"/>
    <w:bookmarkEnd w:id="20"/>
    <w:bookmarkStart w:id="21"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21"/>
    <w:bookmarkStart w:id="22"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2"/>
    <w:bookmarkEnd w:id="23"/>
    <w:bookmarkStart w:id="28"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5" w:name="matching-algorithms"/>
    <w:p>
      <w:pPr>
        <w:pStyle w:val="Heading3"/>
      </w:pPr>
      <w:r>
        <w:t xml:space="preserve">4.1 Matching Algorithms</w:t>
      </w:r>
    </w:p>
    <w:bookmarkStart w:id="24" w:name="alg-nn-matching"/>
    <w:p>
      <w:pPr>
        <w:pStyle w:val="FirstParagraph"/>
      </w:pPr>
      <w:ins w:id="90" w:author="PR Preview" w:date="2024-01-01T00:00:00Z">
        <w:r>
          <w:rPr>
            <w:b/>
            <w:bCs/>
          </w:rPr>
          <w:t xml:space="preserve">Algorithm 2 (1-to-1 Nearest Neighbor Matching)</w:t>
        </w:r>
      </w:ins>
      <w:ins w:id="90" w:author="PR Preview" w:date="2024-01-01T00:00:00Z">
        <w:r>
          <w:t xml:space="preserve"> </w:t>
        </w:r>
      </w:ins>
      <w:ins w:id="90" w:author="PR Preview" w:date="2024-01-01T00:00:00Z">
        <w:r>
          <w:t xml:space="preserve"> </w:t>
        </w:r>
      </w:ins>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bookmarkEnd w:id="24"/>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5"/>
    <w:bookmarkStart w:id="26"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6"/>
    <w:bookmarkStart w:id="27"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7"/>
    <w:bookmarkEnd w:id="28"/>
    <w:bookmarkStart w:id="32"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30"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reatment-model"/>
          <w:p>
            <w:pPr>
              <w:pStyle w:val="BodyText"/>
            </w:pPr>
            <w:r>
              <w:rPr>
                <w:b/>
                <w:bCs/>
              </w:rPr>
              <w:t xml:space="preserve">Definition 3 (Treatment Model)</w:t>
            </w:r>
            <w:r>
              <w:t xml:space="preserve"> </w:t>
            </w:r>
            <w:r>
              <w:t xml:space="preserve">A</w:t>
            </w:r>
            <w:r>
              <w:t xml:space="preserve"> </w:t>
            </w:r>
            <w:r>
              <w:rPr>
                <w:b/>
                <w:bCs/>
              </w:rPr>
              <w:t xml:space="preserve">treatment model</w:t>
            </w:r>
            <w:r>
              <w:t xml:space="preserve"> </w:t>
            </w:r>
            <w:r>
              <w:t xml:space="preserve">is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bookmarkEnd w:id="29"/>
        </w:tc>
      </w:tr>
    </w:tbl>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30"/>
    <w:bookmarkStart w:id="31"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31"/>
    <w:bookmarkEnd w:id="32"/>
    <w:bookmarkStart w:id="37"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34" w:name="doubly-robust-estimation"/>
    <w:p>
      <w:pPr>
        <w:pStyle w:val="Heading3"/>
      </w:pPr>
      <w:r>
        <w:t xml:space="preserve">6.1 Doubly Robust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def-doubly-robust"/>
          <w:p>
            <w:pPr>
              <w:pStyle w:val="BodyText"/>
            </w:pPr>
            <w:r>
              <w:rPr>
                <w:b/>
                <w:bCs/>
              </w:rPr>
              <w:t xml:space="preserve">Definition 4 (Doubly Robust Estimator)</w:t>
            </w:r>
            <w:r>
              <w:t xml:space="preserve"> </w:t>
            </w: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33"/>
        </w:tc>
      </w:tr>
    </w:tbl>
    <w:bookmarkEnd w:id="34"/>
    <w:bookmarkStart w:id="36" w:name="augmented-ip-weighting-aipw"/>
    <w:p>
      <w:pPr>
        <w:pStyle w:val="Heading3"/>
      </w:pPr>
      <w:r>
        <w:t xml:space="preserve">6.2 Augmented IP Weighting (AIPW)</w:t>
      </w:r>
    </w:p>
    <w:p>
      <w:pPr>
        <w:pStyle w:val="FirstParagraph"/>
      </w:pPr>
      <w:ins w:id="150" w:author="PR Preview" w:date="2024-01-01T00:00:00Z">
        <w:r>
          <w:rPr>
            <w:b/>
            <w:bCs/>
          </w:rPr>
          <w:t xml:space="preserve">Advanced approach</w:t>
        </w:r>
      </w:ins>
      <w:ins w:id="150" w:author="PR Preview" w:date="2024-01-01T00:00:00Z">
        <w:r>
          <w:t xml:space="preserve">: Combine IP weighting with outcome modeling.</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aipw"/>
          <w:p>
            <w:pPr>
              <w:pStyle w:val="BodyText"/>
            </w:pPr>
            <w:r>
              <w:rPr>
                <w:b/>
                <w:bCs/>
              </w:rPr>
              <w:t xml:space="preserve">Definition 5 (Augmented IP Weighting (AIPW))</w:t>
            </w:r>
            <w:r>
              <w:t xml:space="preserve"> </w:t>
            </w:r>
            <w:r>
              <w:t xml:space="preserve">The</w:t>
            </w:r>
            <w:r>
              <w:t xml:space="preserve"> </w:t>
            </w:r>
            <w:r>
              <w:rPr>
                <w:b/>
                <w:bCs/>
              </w:rPr>
              <w:t xml:space="preserve">augmented inverse-probability-weighted (AIPW) estimator</w:t>
            </w:r>
            <w:r>
              <w:t xml:space="preserve"> </w:t>
            </w:r>
            <w:r>
              <w:t xml:space="preserve">is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r>
                  <m:rPr>
                    <m:sty m:val="p"/>
                  </m:rPr>
                  <m:t>,</m:t>
                </m:r>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bookmarkEnd w:id="35"/>
        </w:tc>
      </w:tr>
    </w:tbl>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6"/>
    <w:bookmarkEnd w:id="37"/>
    <w:bookmarkStart w:id="43"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40" w:name="generalized-propensity-score"/>
    <w:p>
      <w:pPr>
        <w:pStyle w:val="Heading3"/>
      </w:pPr>
      <w:r>
        <w:t xml:space="preserve">7.1 Generalized Propensity Score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generalized-propensity-score"/>
          <w:p>
            <w:pPr>
              <w:pStyle w:val="BodyText"/>
            </w:pPr>
            <w:r>
              <w:rPr>
                <w:b/>
                <w:bCs/>
              </w:rPr>
              <w:t xml:space="preserve">Definition 6 (Generalized Propensity Score)</w:t>
            </w:r>
            <w:r>
              <w:t xml:space="preserve"> </w:t>
            </w: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bookmarkEnd w:id="38"/>
        </w:tc>
      </w:tr>
    </w:tbl>
    <w:p>
      <w:pPr>
        <w:pStyle w:val="FirstParagraph"/>
      </w:pPr>
      <w:ins w:id="165"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thm-gps-balancing"/>
          <w:p>
            <w:pPr>
              <w:pStyle w:val="BodyText"/>
            </w:pPr>
            <w:r>
              <w:rPr>
                <w:b/>
                <w:bCs/>
              </w:rPr>
              <w:t xml:space="preserve">Theorem 2 (Generalized Propensity Score Balancing Property)</w:t>
            </w:r>
            <w:r>
              <w:t xml:space="preserve"> </w:t>
            </w:r>
            <w:r>
              <w:t xml:space="preserve">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9"/>
        </w:tc>
      </w:tr>
    </w:tbl>
    <w:bookmarkEnd w:id="40"/>
    <w:bookmarkStart w:id="41"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41"/>
    <w:bookmarkStart w:id="42"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42"/>
    <w:bookmarkEnd w:id="43"/>
    <w:bookmarkStart w:id="47"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2026-09-10T04:52:30Z</dcterms:created>
  <dcterms:modified xsi:type="dcterms:W3CDTF">2026-09-10T04:52:30Z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