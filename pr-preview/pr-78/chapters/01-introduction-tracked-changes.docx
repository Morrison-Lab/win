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4"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ins w:id="10" w:author="PR Preview" w:date="2024-01-01T00:00:00Z">
        <w:r>
          <w:t xml:space="preserve">To define a causal effect, we need to compare two counterfactual outcomes for each individual.</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potential-outcome"/>
          <w:p>
            <w:pPr>
              <w:pStyle w:val="BodyText"/>
            </w:pPr>
            <w:r>
              <w:rPr>
                <w:b/>
                <w:bCs/>
              </w:rPr>
              <w:t xml:space="preserve">Definition 1 (Counterfactual (Potential) Outcomes)</w:t>
            </w:r>
            <w:r>
              <w:t xml:space="preserve"> </w:t>
            </w:r>
            <w:r>
              <w:t xml:space="preserve">For each individual, the</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are:</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bookmarkEnd w:id="9"/>
        </w:tc>
      </w:tr>
    </w:tbl>
    <w:p>
      <w:pPr>
        <w:pStyle w:val="FirstParagraph"/>
      </w:pPr>
      <w:ins w:id="1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individual-causal-effect"/>
          <w:p>
            <w:pPr>
              <w:pStyle w:val="BodyText"/>
            </w:pPr>
            <w:r>
              <w:rPr>
                <w:b/>
                <w:bCs/>
              </w:rPr>
              <w:t xml:space="preserve">Definition 2 (Individual Causal Effect)</w:t>
            </w:r>
            <w:r>
              <w:t xml:space="preserve"> </w:t>
            </w: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w:t>
            </w:r>
          </w:p>
          <w:bookmarkEnd w:id="10"/>
        </w:tc>
      </w:tr>
    </w:tbl>
    <w:p>
      <w:pPr>
        <w:pStyle w:val="BodyText"/>
      </w:pPr>
      <w:ins w:id="12" w:author="PR Preview" w:date="2024-01-01T00:00:00Z">
        <w:r>
          <w:t xml:space="preserve">For example, if Zeus would die if transplanted (</w:t>
        </w:r>
      </w:ins>
      <m:oMath>
        <m:sSup>
          <m:e>
            <m:r>
              <m:t>Y</m:t>
            </m:r>
          </m:e>
          <m:sup>
            <m:r>
              <m:t>a</m:t>
            </m:r>
            <m:r>
              <m:rPr>
                <m:sty m:val="p"/>
              </m:rPr>
              <m:t>=</m:t>
            </m:r>
            <m:r>
              <m:t>1</m:t>
            </m:r>
          </m:sup>
        </m:sSup>
        <m:r>
          <m:rPr>
            <m:sty m:val="p"/>
          </m:rPr>
          <m:t>=</m:t>
        </m:r>
        <m:r>
          <m:t>1</m:t>
        </m:r>
      </m:oMath>
      <w:ins w:id="12" w:author="PR Preview" w:date="2024-01-01T00:00:00Z">
        <w:r>
          <w:t xml:space="preserve">) but survive if not transplanted (</w:t>
        </w:r>
      </w:ins>
      <m:oMath>
        <m:sSup>
          <m:e>
            <m:r>
              <m:t>Y</m:t>
            </m:r>
          </m:e>
          <m:sup>
            <m:r>
              <m:t>a</m:t>
            </m:r>
            <m:r>
              <m:rPr>
                <m:sty m:val="p"/>
              </m:rPr>
              <m:t>=</m:t>
            </m:r>
            <m:r>
              <m:t>0</m:t>
            </m:r>
          </m:sup>
        </m:sSup>
        <m:r>
          <m:rPr>
            <m:sty m:val="p"/>
          </m:rPr>
          <m:t>=</m:t>
        </m:r>
        <m:r>
          <m:t>0</m:t>
        </m:r>
      </m:oMath>
      <w:ins w:id="12" w:author="PR Preview" w:date="2024-01-01T00:00:00Z">
        <w:r>
          <w:t xml:space="preserve">), then heart transplant has a causal effect on Zeus’s outcome.</w:t>
        </w:r>
      </w:ins>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13" w:name="the-fundamental-problem"/>
    <w:p>
      <w:pPr>
        <w:pStyle w:val="Heading3"/>
      </w:pPr>
      <w:r>
        <w:t xml:space="preserve">1.1 The Fundamental Problem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fundamental-problem"/>
          <w:p>
            <w:pPr>
              <w:pStyle w:val="BodyText"/>
            </w:pPr>
            <w:r>
              <w:rPr>
                <w:b/>
                <w:bCs/>
              </w:rPr>
              <w:t xml:space="preserve">Definition 3 (The Fundamental Problem of Causal Inference)</w:t>
            </w:r>
            <w:r>
              <w:t xml:space="preserve"> </w:t>
            </w:r>
            <w:r>
              <w:t xml:space="preserve">The</w:t>
            </w:r>
            <w:r>
              <w:t xml:space="preserve"> </w:t>
            </w:r>
            <w:r>
              <w:rPr>
                <w:b/>
                <w:bCs/>
              </w:rPr>
              <w:t xml:space="preserve">fundamental problem of causal inference</w:t>
            </w:r>
            <w:r>
              <w:t xml:space="preserve"> </w:t>
            </w:r>
            <w:r>
              <w:t xml:space="preserve">is that we can only observe one of the two counterfactual outcomes for each individual.</w:t>
            </w:r>
          </w:p>
          <w:bookmarkEnd w:id="11"/>
        </w:tc>
      </w:tr>
    </w:tbl>
    <w:p>
      <w:pPr>
        <w:pStyle w:val="BodyText"/>
      </w:pPr>
      <w:ins w:id="15" w:author="PR Preview" w:date="2024-01-01T00:00:00Z">
        <w:r>
          <w:t xml:space="preserve">If Zeus receives a heart transplant, we observe</w:t>
        </w:r>
      </w:ins>
      <w:ins w:id="15" w:author="PR Preview" w:date="2024-01-01T00:00:00Z">
        <w:r>
          <w:t xml:space="preserve"> </w:t>
        </w:r>
      </w:ins>
      <m:oMath>
        <m:sSup>
          <m:e>
            <m:r>
              <m:t>Y</m:t>
            </m:r>
          </m:e>
          <m:sup>
            <m:r>
              <m:t>a</m:t>
            </m:r>
            <m:r>
              <m:rPr>
                <m:sty m:val="p"/>
              </m:rPr>
              <m:t>=</m:t>
            </m:r>
            <m:r>
              <m:t>1</m:t>
            </m:r>
          </m:sup>
        </m:sSup>
      </m:oMath>
      <w:ins w:id="15" w:author="PR Preview" w:date="2024-01-01T00:00:00Z">
        <w:r>
          <w:t xml:space="preserve"> </w:t>
        </w:r>
      </w:ins>
      <w:ins w:id="15" w:author="PR Preview" w:date="2024-01-01T00:00:00Z">
        <w:r>
          <w:t xml:space="preserve">but not</w:t>
        </w:r>
      </w:ins>
      <w:ins w:id="15" w:author="PR Preview" w:date="2024-01-01T00:00:00Z">
        <w:r>
          <w:t xml:space="preserve"> </w:t>
        </w:r>
      </w:ins>
      <m:oMath>
        <m:sSup>
          <m:e>
            <m:r>
              <m:t>Y</m:t>
            </m:r>
          </m:e>
          <m:sup>
            <m:r>
              <m:t>a</m:t>
            </m:r>
            <m:r>
              <m:rPr>
                <m:sty m:val="p"/>
              </m:rPr>
              <m:t>=</m:t>
            </m:r>
            <m:r>
              <m:t>0</m:t>
            </m:r>
          </m:sup>
        </m:sSup>
      </m:oMath>
      <w:ins w:id="15" w:author="PR Preview" w:date="2024-01-01T00:00:00Z">
        <w:r>
          <w:t xml:space="preserve">. The unobserved counterfactual outcome remains unknown.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4 (Consistency)</w:t>
            </w:r>
            <w:r>
              <w:t xml:space="preserve"> </w:t>
            </w: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This equality is called</w:t>
            </w:r>
            <w:r>
              <w:t xml:space="preserve"> </w:t>
            </w:r>
            <w:r>
              <w:rPr>
                <w:b/>
                <w:bCs/>
              </w:rPr>
              <w:t xml:space="preserve">consistency</w:t>
            </w:r>
            <w:r>
              <w:t xml:space="preserve">.</w:t>
            </w:r>
          </w:p>
          <w:bookmarkEnd w:id="12"/>
        </w:tc>
      </w:tr>
    </w:tbl>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13"/>
    <w:bookmarkEnd w:id="14"/>
    <w:bookmarkStart w:id="18"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def-average-causal-effect"/>
          <w:p>
            <w:pPr>
              <w:pStyle w:val="BodyText"/>
            </w:pPr>
            <w:r>
              <w:rPr>
                <w:b/>
                <w:bCs/>
              </w:rPr>
              <w:t xml:space="preserve">Definition 5 (Average Causal Effect)</w:t>
            </w:r>
            <w:r>
              <w:t xml:space="preserve"> </w:t>
            </w: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5"/>
        </w:tc>
      </w:tr>
    </w:tbl>
    <w:p>
      <w:pPr>
        <w:pStyle w:val="FirstParagraph"/>
      </w:pPr>
      <w:ins w:id="24" w:author="PR Preview" w:date="2024-01-01T00:00:00Z">
        <w:r>
          <w:t xml:space="preserve">In our population, treatment does</w:t>
        </w:r>
      </w:ins>
      <w:ins w:id="24" w:author="PR Preview" w:date="2024-01-01T00:00:00Z">
        <w:r>
          <w:t xml:space="preserve"> </w:t>
        </w:r>
      </w:ins>
      <w:ins w:id="24" w:author="PR Preview" w:date="2024-01-01T00:00:00Z">
        <w:r>
          <w:rPr>
            <w:i/>
            <w:iCs/>
          </w:rPr>
          <w:t xml:space="preserve">not</w:t>
        </w:r>
      </w:ins>
      <w:ins w:id="24" w:author="PR Preview" w:date="2024-01-01T00:00:00Z">
        <w:r>
          <w:t xml:space="preserve"> </w:t>
        </w:r>
      </w:ins>
      <w:ins w:id="24" w:author="PR Preview" w:date="2024-01-01T00:00:00Z">
        <w:r>
          <w:t xml:space="preserve">have an average causal effect because both risks equal 0.5. However, this does not mean there are no individual effects.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average-causal-null"/>
          <w:p>
            <w:pPr>
              <w:pStyle w:val="BodyText"/>
            </w:pPr>
            <w:r>
              <w:rPr>
                <w:b/>
                <w:bCs/>
              </w:rPr>
              <w:t xml:space="preserve">Definition 6 (Null Hypothesis of No Average Causal Effect)</w:t>
            </w:r>
            <w:r>
              <w:t xml:space="preserve"> </w:t>
            </w:r>
            <w:r>
              <w:t xml:space="preserve">The</w:t>
            </w:r>
            <w:r>
              <w:t xml:space="preserve"> </w:t>
            </w:r>
            <w:r>
              <w:rPr>
                <w:b/>
                <w:bCs/>
              </w:rPr>
              <w:t xml:space="preserve">null hypothesis of no average causal effect</w:t>
            </w:r>
            <w:r>
              <w:t xml:space="preserve"> </w:t>
            </w:r>
            <w:r>
              <w:t xml:space="preserve">(also called the</w:t>
            </w:r>
            <w:r>
              <w:t xml:space="preserve"> </w:t>
            </w:r>
            <w:r>
              <w:rPr>
                <w:b/>
                <w:bCs/>
              </w:rPr>
              <w:t xml:space="preserve">average causal null hypothesis</w:t>
            </w:r>
            <w:r>
              <w:t xml:space="preserve">) holds when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or equivalently</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16"/>
        </w:tc>
      </w:tr>
    </w:tbl>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sharp-causal-null"/>
          <w:p>
            <w:pPr>
              <w:pStyle w:val="BodyText"/>
            </w:pPr>
            <w:r>
              <w:rPr>
                <w:b/>
                <w:bCs/>
              </w:rPr>
              <w:t xml:space="preserve">Definition 7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The sharp null implies the null hypothesis of no average effect.</w:t>
            </w:r>
          </w:p>
          <w:bookmarkEnd w:id="17"/>
        </w:tc>
      </w:tr>
    </w:tbl>
    <w:bookmarkEnd w:id="18"/>
    <w:bookmarkStart w:id="22"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causal-risk-difference"/>
          <w:p>
            <w:pPr>
              <w:pStyle w:val="BodyText"/>
            </w:pPr>
            <w:r>
              <w:rPr>
                <w:b/>
                <w:bCs/>
              </w:rPr>
              <w:t xml:space="preserve">Definition 8 (Causal Risk Difference)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bookmarkEnd w:id="19"/>
        </w:tc>
      </w:tr>
    </w:tbl>
    <w:p>
      <w:pPr>
        <w:pStyle w:val="FirstParagraph"/>
      </w:pPr>
      <w:r>
        <w:t xml:space="preserve">This additive measure equals zero under the null hypothesis. It measures the absolute difference in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causal-risk-ratio"/>
          <w:p>
            <w:pPr>
              <w:pStyle w:val="BodyText"/>
            </w:pPr>
            <w:r>
              <w:rPr>
                <w:b/>
                <w:bCs/>
              </w:rPr>
              <w:t xml:space="preserve">Definition 9 (Causal Risk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bookmarkEnd w:id="20"/>
        </w:tc>
      </w:tr>
    </w:tbl>
    <w:p>
      <w:pPr>
        <w:pStyle w:val="FirstParagraph"/>
      </w:pPr>
      <w:r>
        <w:t xml:space="preserve">This multiplicative measure equals one under the null hypothesis. It measures how many times treatment increases (or decreases) the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ausal-odds-ratio"/>
          <w:p>
            <w:pPr>
              <w:pStyle w:val="BodyText"/>
            </w:pPr>
            <w:r>
              <w:rPr>
                <w:b/>
                <w:bCs/>
              </w:rPr>
              <w:t xml:space="preserve">Definition 10 (Causal Odds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bookmarkEnd w:id="21"/>
        </w:tc>
      </w:tr>
    </w:tbl>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2"/>
    <w:bookmarkStart w:id="27"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4" w:name="sample-vs.-superpopulation"/>
    <w:p>
      <w:pPr>
        <w:pStyle w:val="Heading3"/>
      </w:pPr>
      <w:r>
        <w:t xml:space="preserve">4.1 Sample vs. Superpopulation</w:t>
      </w:r>
    </w:p>
    <w:p>
      <w:pPr>
        <w:pStyle w:val="FirstParagraph"/>
      </w:pPr>
      <w:r>
        <w:t xml:space="preserve">We can view our study population in two ways: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fixed-vs-superpopulation"/>
          <w:p>
            <w:pPr>
              <w:pStyle w:val="BodyText"/>
            </w:pPr>
            <w:r>
              <w:rPr>
                <w:b/>
                <w:bCs/>
              </w:rPr>
              <w:t xml:space="preserve">Definition 11 (Fixed Population vs. Superpopulation)</w:t>
            </w:r>
            <w:r>
              <w:t xml:space="preserve"> </w:t>
            </w:r>
            <w:r>
              <w:t xml:space="preserve"> </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 (superpopulation)</w:t>
            </w:r>
            <w:r>
              <w:t xml:space="preserve">: The 20 individuals are a random sample from a larger</w:t>
            </w:r>
            <w:r>
              <w:t xml:space="preserve"> </w:t>
            </w:r>
            <w:r>
              <w:t xml:space="preserve">“superpopulation.”</w:t>
            </w:r>
          </w:p>
          <w:bookmarkEnd w:id="23"/>
        </w:tc>
      </w:tr>
    </w:tbl>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4"/>
    <w:bookmarkStart w:id="26" w:name="two-types-of-error"/>
    <w:p>
      <w:pPr>
        <w:pStyle w:val="Heading3"/>
      </w:pPr>
      <w:r>
        <w:t xml:space="preserve">4.2 Two Types of Error</w:t>
      </w:r>
    </w:p>
    <w:p>
      <w:pPr>
        <w:pStyle w:val="FirstParagraph"/>
      </w:pPr>
      <w:r>
        <w:t xml:space="preserve">It’s critical to distinguish: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random-systematic-error"/>
          <w:p>
            <w:pPr>
              <w:pStyle w:val="BodyText"/>
            </w:pPr>
            <w:r>
              <w:rPr>
                <w:b/>
                <w:bCs/>
              </w:rPr>
              <w:t xml:space="preserve">Definition 12 (Random Error vs. Systematic Error)</w:t>
            </w:r>
            <w:r>
              <w:t xml:space="preserve"> </w:t>
            </w:r>
            <w:r>
              <w:t xml:space="preserve"> </w:t>
            </w:r>
          </w:p>
          <w:p>
            <w:pPr>
              <w:pStyle w:val="Compact"/>
              <w:numPr>
                <w:ilvl w:val="0"/>
                <w:numId w:val="1007"/>
              </w:numPr>
            </w:pPr>
            <w:r>
              <w:rPr>
                <w:b/>
                <w:bCs/>
              </w:rPr>
              <w:t xml:space="preserve">Random error</w:t>
            </w:r>
            <w:r>
              <w:t xml:space="preserve">: Error due to sampling variability; reduced by larger sample sizes.</w:t>
            </w:r>
          </w:p>
          <w:p>
            <w:pPr>
              <w:pStyle w:val="Compact"/>
              <w:numPr>
                <w:ilvl w:val="0"/>
                <w:numId w:val="1007"/>
              </w:numPr>
            </w:pPr>
            <w:r>
              <w:rPr>
                <w:b/>
                <w:bCs/>
              </w:rPr>
              <w:t xml:space="preserve">Systematic error (bias)</w:t>
            </w:r>
            <w:r>
              <w:t xml:space="preserve">: Error due to flaws in study design; NOT reduced by larger samples.</w:t>
            </w:r>
          </w:p>
          <w:bookmarkEnd w:id="25"/>
        </w:tc>
      </w:tr>
    </w:tbl>
    <w:p>
      <w:pPr>
        <w:pStyle w:val="FirstParagraph"/>
      </w:pPr>
      <w:r>
        <w:t xml:space="preserve">With a very large sample, random error becomes negligible, and systematic error dominates. This is why proper study design and appropriate methods are essential for causal inference.</w:t>
      </w:r>
    </w:p>
    <w:bookmarkEnd w:id="26"/>
    <w:bookmarkEnd w:id="27"/>
    <w:bookmarkStart w:id="37"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8"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8"/>
    <w:bookmarkStart w:id="33" w:name="definitions-of-association"/>
    <w:p>
      <w:pPr>
        <w:pStyle w:val="Heading3"/>
      </w:pPr>
      <w:r>
        <w:t xml:space="preserve">5.2 Definitions of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independence-ch1"/>
          <w:p>
            <w:pPr>
              <w:pStyle w:val="BodyText"/>
            </w:pPr>
            <w:r>
              <w:rPr>
                <w:b/>
                <w:bCs/>
              </w:rPr>
              <w:t xml:space="preserve">Definition 13 (Independence and Association)</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w:t>
            </w:r>
          </w:p>
          <w:bookmarkEnd w:id="29"/>
        </w:tc>
      </w:tr>
    </w:tbl>
    <w:p>
      <w:pPr>
        <w:pStyle w:val="BodyText"/>
      </w:pPr>
      <w:ins w:id="62" w:author="PR Preview" w:date="2024-01-01T00:00:00Z">
        <w:r>
          <w:t xml:space="preserve">Association measures include the associational risk difference, risk ratio, and odds ratio.</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associational-risk-difference"/>
          <w:p>
            <w:pPr>
              <w:pStyle w:val="BodyText"/>
            </w:pPr>
            <w:r>
              <w:rPr>
                <w:b/>
                <w:bCs/>
              </w:rPr>
              <w:t xml:space="preserve">Definition 14 (Associational Risk Difference)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bookmarkEnd w:id="30"/>
        </w:tc>
      </w:tr>
    </w:tbl>
    <w:p>
      <w:pPr>
        <w:pStyle w:val="FirstParagraph"/>
      </w:pPr>
      <w:ins w:id="6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associational-risk-ratio"/>
          <w:p>
            <w:pPr>
              <w:pStyle w:val="BodyText"/>
            </w:pPr>
            <w:r>
              <w:rPr>
                <w:b/>
                <w:bCs/>
              </w:rPr>
              <w:t xml:space="preserve">Definition 15 (Associational Risk Ratio)</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bookmarkEnd w:id="31"/>
        </w:tc>
      </w:tr>
    </w:tbl>
    <w:p>
      <w:pPr>
        <w:pStyle w:val="FirstParagraph"/>
      </w:pPr>
      <w:ins w:id="6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associational-odds-ratio"/>
          <w:p>
            <w:pPr>
              <w:pStyle w:val="BodyText"/>
            </w:pPr>
            <w:r>
              <w:rPr>
                <w:b/>
                <w:bCs/>
              </w:rPr>
              <w:t xml:space="preserve">Definition 16 (Associational Odds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m:oMathPara>
          </w:p>
          <w:bookmarkEnd w:id="32"/>
        </w:tc>
      </w:tr>
    </w:tbl>
    <w:bookmarkEnd w:id="33"/>
    <w:bookmarkStart w:id="35" w:name="causation-vs.-association"/>
    <w:p>
      <w:pPr>
        <w:pStyle w:val="Heading3"/>
      </w:pPr>
      <w:r>
        <w:t xml:space="preserve">5.3 Causation vs. Association</w:t>
      </w:r>
    </w:p>
    <w:p>
      <w:pPr>
        <w:pStyle w:val="FirstParagraph"/>
      </w:pPr>
      <w:r>
        <w:t xml:space="preserve">In our example:</w:t>
      </w:r>
    </w:p>
    <w:p>
      <w:pPr>
        <w:pStyle w:val="Compact"/>
        <w:numPr>
          <w:ilvl w:val="0"/>
          <w:numId w:val="1008"/>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8"/>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causation-vs-association"/>
          <w:p>
            <w:pPr>
              <w:pStyle w:val="BodyText"/>
            </w:pPr>
            <w:r>
              <w:rPr>
                <w:b/>
                <w:bCs/>
              </w:rPr>
              <w:t xml:space="preserve">Definition 17 (Causation vs. Association)</w:t>
            </w:r>
            <w:r>
              <w:t xml:space="preserve"> </w:t>
            </w:r>
            <w:r>
              <w:t xml:space="preserve"> </w:t>
            </w:r>
          </w:p>
          <w:p>
            <w:pPr>
              <w:pStyle w:val="Compact"/>
              <w:numPr>
                <w:ilvl w:val="0"/>
                <w:numId w:val="1009"/>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 (</w:t>
            </w:r>
            <w:r>
              <w:t xml:space="preserve">“What if everyone had been treated?”</w:t>
            </w:r>
            <w:r>
              <w:t xml:space="preserve"> </w:t>
            </w:r>
            <w:r>
              <w:t xml:space="preserve">vs. </w:t>
            </w:r>
            <w:r>
              <w:t xml:space="preserve">“What if everyone had been untreated?”</w:t>
            </w:r>
            <w:r>
              <w:t xml:space="preserve">), using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w:t>
            </w:r>
          </w:p>
          <w:p>
            <w:pPr>
              <w:pStyle w:val="Compact"/>
              <w:numPr>
                <w:ilvl w:val="0"/>
                <w:numId w:val="1009"/>
              </w:numPr>
            </w:pPr>
            <w:r>
              <w:rPr>
                <w:b/>
                <w:bCs/>
              </w:rPr>
              <w:t xml:space="preserve">Association</w:t>
            </w:r>
            <w:r>
              <w:t xml:space="preserve">: Compares</w:t>
            </w:r>
            <w:r>
              <w:t xml:space="preserve"> </w:t>
            </w:r>
            <w:r>
              <w:rPr>
                <w:i/>
                <w:iCs/>
              </w:rPr>
              <w:t xml:space="preserve">different subsets</w:t>
            </w:r>
            <w:r>
              <w:t xml:space="preserve"> </w:t>
            </w:r>
            <w:r>
              <w:t xml:space="preserve">of the population (</w:t>
            </w:r>
            <w:r>
              <w:t xml:space="preserve">“What is the risk in those who were treated?”</w:t>
            </w:r>
            <w:r>
              <w:t xml:space="preserve"> </w:t>
            </w:r>
            <w:r>
              <w:t xml:space="preserve">vs. </w:t>
            </w:r>
            <w:r>
              <w:t xml:space="preserve">“What is the risk in those who were untreated?”</w:t>
            </w:r>
            <w:r>
              <w:t xml:space="preserve">), using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bookmarkEnd w:id="34"/>
        </w:tc>
      </w:tr>
    </w:tbl>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5"/>
    <w:bookmarkStart w:id="36"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0"/>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0"/>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0"/>
        </w:numPr>
      </w:pPr>
      <w:r>
        <w:rPr>
          <w:b/>
          <w:bCs/>
        </w:rPr>
        <w:t xml:space="preserve">Effect measures</w:t>
      </w:r>
      <w:r>
        <w:t xml:space="preserve">: Include risk difference (additive), risk ratio (multiplicative), and odds ratio</w:t>
      </w:r>
    </w:p>
    <w:p>
      <w:pPr>
        <w:numPr>
          <w:ilvl w:val="0"/>
          <w:numId w:val="1010"/>
        </w:numPr>
      </w:pPr>
      <w:r>
        <w:rPr>
          <w:b/>
          <w:bCs/>
        </w:rPr>
        <w:t xml:space="preserve">Random variability</w:t>
      </w:r>
      <w:r>
        <w:t xml:space="preserve">: Distinguishes sampling variability (reduced by larger n) from systematic bias (not reduced by larger n)</w:t>
      </w:r>
    </w:p>
    <w:p>
      <w:pPr>
        <w:numPr>
          <w:ilvl w:val="0"/>
          <w:numId w:val="1010"/>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2026-09-10T04:49:05Z</dcterms:created>
  <dcterms:modified xsi:type="dcterms:W3CDTF">2026-09-10T04:49:05Z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