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the earlier chapters of this book we examined methods for estimating the causal effect</w:t>
      </w:r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 — one that is assigned once at the start of follow-up</w:t>
      </w:r>
      <w:r>
        <w:t xml:space="preserve"> </w:t>
      </w:r>
      <w:r>
        <w:t xml:space="preserve">and then held constant throughout the study period.</w:t>
      </w:r>
      <w:r>
        <w:t xml:space="preserve"> </w:t>
      </w:r>
      <w:r>
        <w:t xml:space="preserve">In practice, many interventions and exposures unfold over time:</w:t>
      </w:r>
      <w:r>
        <w:t xml:space="preserve"> </w:t>
      </w:r>
      <w:r>
        <w:t xml:space="preserve">a patient may initiate, discontinue, and restart a medication;</w:t>
      </w:r>
      <w:r>
        <w:t xml:space="preserve"> </w:t>
      </w:r>
      <w:r>
        <w:t xml:space="preserve">a worker may change jobs or occupational exposures from year to year;</w:t>
      </w:r>
      <w:r>
        <w:t xml:space="preserve"> </w:t>
      </w:r>
      <w:r>
        <w:t xml:space="preserve">a diet may evolve across decades of life.</w:t>
      </w:r>
      <w:r>
        <w:t xml:space="preserve"> </w:t>
      </w:r>
      <w:r>
        <w:t xml:space="preserve">Part III of the textbook extends the causal inference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255–265)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Central challenge</w:t>
      </w:r>
      <w:r>
        <w:t xml:space="preserve">: When treatments vary over time, the causal question becomes richer —</w:t>
      </w:r>
      <w:r>
        <w:t xml:space="preserve"> </w:t>
      </w:r>
      <w:r>
        <w:t xml:space="preserve">we ask not just</w:t>
      </w:r>
      <w:r>
        <w:t xml:space="preserve"> </w:t>
      </w:r>
      <w:r>
        <w:t xml:space="preserve">“what if treated vs. untreated?”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if treated according to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sequence of decisions?”</w:t>
      </w:r>
      <w:r>
        <w:t xml:space="preserve"> </w:t>
      </w:r>
      <w:r>
        <w:t xml:space="preserve">Sequential randomization is the conceptual gold standard, and sequential exchangeability is the</w:t>
      </w:r>
      <w:r>
        <w:t xml:space="preserve"> </w:t>
      </w:r>
      <w:r>
        <w:t xml:space="preserve">identifying assumption that allows observational data to stand in for it.</w:t>
      </w:r>
    </w:p>
    <w:bookmarkStart w:id="13" w:name="X1f11c7852d0a34695ab00c458f7e59273f14fc7"/>
    <w:p>
      <w:pPr>
        <w:pStyle w:val="Heading2"/>
      </w:pPr>
      <w:r>
        <w:t xml:space="preserve">1 19.1 The Causal Effect of Time-Varying Treatments (p. 255)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 time be indexed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the baseline 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end of the study period.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time-varying treatment</w:t>
      </w:r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denoted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which may be binary</w:t>
      </w:r>
      <w:r>
        <w:t xml:space="preserve"> </w:t>
      </w:r>
      <w:r>
        <w:t xml:space="preserve">(e.g.,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individual is on treatment at time</w:t>
      </w:r>
      <w:r>
        <w:t xml:space="preserve"> </w:t>
      </w:r>
      <m:oMath>
        <m:r>
          <m:t>k</m:t>
        </m:r>
      </m:oMath>
      <w:r>
        <w:t xml:space="preserve">, 0 otherwise)</w:t>
      </w:r>
      <w:r>
        <w:t xml:space="preserve"> </w:t>
      </w:r>
      <w:r>
        <w:t xml:space="preserve">or take more general values.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1 (Treatment History)</w:t>
            </w:r>
            <w:r>
              <w:t xml:space="preserve"> </w:t>
            </w:r>
            <w:r>
              <w:t xml:space="preserve">The observed treatment</w:t>
            </w:r>
            <w:r>
              <w:t xml:space="preserve"> </w:t>
            </w:r>
            <w:r>
              <w:rPr>
                <w:b/>
                <w:bCs/>
              </w:rPr>
              <w:t xml:space="preserve">history</w:t>
            </w:r>
            <w:r>
              <w:t xml:space="preserve"> </w:t>
            </w:r>
            <w:r>
              <w:t xml:space="preserve">up to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vector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9"/>
        </w:tc>
      </w:tr>
    </w:tbl>
    <w:p>
      <w:pPr>
        <w:pStyle w:val="FirstParagraph"/>
      </w:pPr>
      <w:ins w:id="7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covariate-history"/>
          <w:p>
            <w:pPr>
              <w:pStyle w:val="BodyText"/>
            </w:pPr>
            <w:r>
              <w:rPr>
                <w:b/>
                <w:bCs/>
              </w:rPr>
              <w:t xml:space="preserve">Definition 2 (Covariate History)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covariate history</w:t>
            </w:r>
            <w:r>
              <w:t xml:space="preserve"> </w:t>
            </w:r>
            <w:r>
              <w:t xml:space="preserve">up to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represents all measured covariates recorded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(e.g., clinical measurements, lab values, questionnaire responses).</w:t>
            </w:r>
          </w:p>
          <w:bookmarkEnd w:id="10"/>
        </w:tc>
      </w:tr>
    </w:tbl>
    <w:p>
      <w:pPr>
        <w:pStyle w:val="BodyText"/>
      </w:pPr>
      <w:r>
        <w:t xml:space="preserve">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measured at the end of follow-up, after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 common data structure in person-time format is therefore: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⋯</m:t>
          </m:r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potential-outcome-tv"/>
          <w:p>
            <w:pPr>
              <w:pStyle w:val="BodyText"/>
            </w:pPr>
            <w:r>
              <w:rPr>
                <w:b/>
                <w:bCs/>
              </w:rPr>
              <w:t xml:space="preserve">Definition 3 (Potential Outcome Under a Treatment History)</w:t>
            </w:r>
            <w:r>
              <w:t xml:space="preserve"> </w:t>
            </w:r>
            <w:r>
              <w:t xml:space="preserve">For a fully specified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the individual’s treatment been set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throughout the follow-up,</w:t>
            </w:r>
            <w:r>
              <w:t xml:space="preserve"> </w:t>
            </w:r>
            <w:r>
              <w:t xml:space="preserve">regardless of what treatment they actually received.</w:t>
            </w:r>
          </w:p>
          <w:bookmarkEnd w:id="11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this reduces to the familiar time-fixed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 points, the number of distinct potential outcomes grows exponentially with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which motivates the use of treatment</w:t>
      </w:r>
      <w:r>
        <w:t xml:space="preserve"> </w:t>
      </w:r>
      <w:r>
        <w:rPr>
          <w:b/>
          <w:bCs/>
        </w:rPr>
        <w:t xml:space="preserve">strategies</w:t>
      </w:r>
      <w:r>
        <w:t xml:space="preserve"> </w:t>
      </w:r>
      <w:r>
        <w:t xml:space="preserve">rather than enumerating all histories.</w:t>
      </w:r>
    </w:p>
    <w:p>
      <w:pPr>
        <w:pStyle w:val="BodyText"/>
      </w:pPr>
      <w:r>
        <w:rPr>
          <w:b/>
          <w:bCs/>
        </w:rPr>
        <w:t xml:space="preserve">Notation note</w:t>
      </w:r>
      <w:r>
        <w:t xml:space="preserve">: Some texts use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same quantity.</w:t>
      </w:r>
      <w:r>
        <w:t xml:space="preserve"> </w:t>
      </w:r>
      <w:r>
        <w:t xml:space="preserve">We follow Hernán and Robins and write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when the full treatment history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matters,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when the treatment is assigned according to a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(defined in Section 19.2).</w:t>
      </w:r>
    </w:p>
    <w:p>
      <w:pPr>
        <w:pStyle w:val="BodyText"/>
      </w:pPr>
      <w:r>
        <w:t xml:space="preserve">The counterfactual world framework still applies: for each individual</w:t>
      </w:r>
      <w:r>
        <w:t xml:space="preserve"> </w:t>
      </w:r>
      <w:r>
        <w:t xml:space="preserve">there exists a potential outcome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for every conceivable treatment history,</w:t>
      </w:r>
      <w:r>
        <w:t xml:space="preserve"> </w:t>
      </w:r>
      <w:r>
        <w:t xml:space="preserve">but we observe only the one that corresponds to the treatment the individual actually received.</w:t>
      </w:r>
    </w:p>
    <w:bookmarkStart w:id="12" w:name="the-causal-estimand"/>
    <w:p>
      <w:pPr>
        <w:pStyle w:val="Heading3"/>
      </w:pPr>
      <w:r>
        <w:t xml:space="preserve">1.1 The Causal Estimand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w:r>
        <w:t xml:space="preserve">of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Sup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treatment is binary at each time point,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possible histories,</w:t>
      </w:r>
      <w:r>
        <w:t xml:space="preserve"> </w:t>
      </w:r>
      <w:r>
        <w:t xml:space="preserve">so comparing all pairs quickly becomes unwieldy.</w:t>
      </w:r>
      <w:r>
        <w:t xml:space="preserve"> </w:t>
      </w:r>
      <w:r>
        <w:t xml:space="preserve">In most applications we focus on a small number of pre-specified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,</w:t>
      </w:r>
      <w:r>
        <w:t xml:space="preserve"> </w:t>
      </w:r>
      <w:r>
        <w:t xml:space="preserve">described in the next section.</w:t>
      </w:r>
    </w:p>
    <w:bookmarkEnd w:id="12"/>
    <w:bookmarkEnd w:id="13"/>
    <w:bookmarkStart w:id="17" w:name="treatment-strategies-p.-256"/>
    <w:p>
      <w:pPr>
        <w:pStyle w:val="Heading2"/>
      </w:pPr>
      <w:r>
        <w:t xml:space="preserve">2 19.2 Treatment Strategies (p. 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treatment strategy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treatment regime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 treatment regime</w:t>
      </w:r>
      <w:r>
        <w:t xml:space="preserve">)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specifies, at each time</w:t>
      </w:r>
      <w:r>
        <w:t xml:space="preserve"> </w:t>
      </w:r>
      <m:oMath>
        <m:r>
          <m:t>k</m:t>
        </m:r>
      </m:oMath>
      <w:r>
        <w:t xml:space="preserve">, what treatment value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should be assigned,</w:t>
      </w:r>
      <w:r>
        <w:t xml:space="preserve"> </w:t>
      </w:r>
      <w:r>
        <w:t xml:space="preserve">possibly as a function of the individual’s past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4 (Treatment Strategy)</w:t>
            </w:r>
            <w:r>
              <w:t xml:space="preserve"> </w:t>
            </w:r>
            <w:r>
              <w:t xml:space="preserve">A treatment strategy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collection of decision functions</w:t>
            </w:r>
            <w:r>
              <w:t xml:space="preserve"> </w:t>
            </w:r>
            <w:r>
              <w:t xml:space="preserve">where each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maps the observed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a treatment value: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g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↦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counterfactual outcome under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denoted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ins w:id="20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static-strategy"/>
          <w:p>
            <w:pPr>
              <w:pStyle w:val="BodyText"/>
            </w:pPr>
            <w:r>
              <w:rPr>
                <w:b/>
                <w:bCs/>
              </w:rPr>
              <w:t xml:space="preserve">Definition 5 (Static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static strategy</w:t>
            </w:r>
            <w:r>
              <w:t xml:space="preserve"> </w:t>
            </w:r>
            <w:r>
              <w:t xml:space="preserve">assigns the same treatment value at every time point</w:t>
            </w:r>
            <w:r>
              <w:t xml:space="preserve"> </w:t>
            </w:r>
            <w:r>
              <w:t xml:space="preserve">regardless of the evolving covariate history.</w:t>
            </w:r>
          </w:p>
          <w:bookmarkEnd w:id="15"/>
        </w:tc>
      </w:tr>
    </w:tbl>
    <w:p>
      <w:pPr>
        <w:pStyle w:val="BodyText"/>
      </w:pPr>
      <w:ins w:id="21" w:author="PR Preview" w:date="2024-01-01T00:00:00Z">
        <w:r>
          <w:t xml:space="preserve">Examples:</w:t>
        </w:r>
      </w:ins>
    </w:p>
    <w:p>
      <w:pPr>
        <w:pStyle w:val="Compact"/>
        <w:numPr>
          <w:ilvl w:val="0"/>
          <w:numId w:val="1001"/>
        </w:numPr>
      </w:pPr>
      <w:r>
        <w:t xml:space="preserve">“Always treat”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“Never treat”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“Treat at time 0 only”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potential outcome under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often written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1</m:t>
                </m:r>
              </m:e>
            </m:acc>
          </m:sup>
        </m:sSup>
      </m:oMath>
      <w:r>
        <w:t xml:space="preserve">, and under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it is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0</m:t>
                </m:r>
              </m:e>
            </m:acc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dynamic-strategy"/>
          <w:p>
            <w:pPr>
              <w:pStyle w:val="BodyText"/>
            </w:pPr>
            <w:r>
              <w:rPr>
                <w:b/>
                <w:bCs/>
              </w:rPr>
              <w:t xml:space="preserve">Definition 6 (Dynamic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strategy</w:t>
            </w:r>
            <w:r>
              <w:t xml:space="preserve"> </w:t>
            </w:r>
            <w:r>
              <w:t xml:space="preserve">adapts treatment decisions based on the individual’s evolving history.</w:t>
            </w:r>
            <w:r>
              <w:t xml:space="preserve"> </w:t>
            </w:r>
            <w:r>
              <w:t xml:space="preserve">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under a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defined analogously to the static case —</w:t>
            </w:r>
            <w:r>
              <w:t xml:space="preserve"> </w:t>
            </w:r>
            <w:r>
              <w:t xml:space="preserve">it is the outcome that would have been observed if, 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treatment had been set according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applied to the individual’s</w:t>
            </w:r>
            <w:r>
              <w:t xml:space="preserve"> </w:t>
            </w:r>
            <w:r>
              <w:rPr>
                <w:i/>
                <w:iCs/>
              </w:rPr>
              <w:t xml:space="preserve">counterfactual</w:t>
            </w:r>
            <w:r>
              <w:t xml:space="preserve"> </w:t>
            </w:r>
            <w:r>
              <w:t xml:space="preserve">covariate history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16"/>
        </w:tc>
      </w:tr>
    </w:tbl>
    <w:p>
      <w:pPr>
        <w:pStyle w:val="BodyText"/>
      </w:pPr>
      <w:ins w:id="26" w:author="PR Preview" w:date="2024-01-01T00:00:00Z">
        <w:r>
          <w:t xml:space="preserve">For example:</w:t>
        </w:r>
      </w:ins>
    </w:p>
    <w:p>
      <w:pPr>
        <w:pStyle w:val="Compact"/>
        <w:numPr>
          <w:ilvl w:val="0"/>
          <w:numId w:val="1002"/>
        </w:numPr>
      </w:pPr>
      <w:r>
        <w:t xml:space="preserve">“Treat whenever the CD4 count falls below 200 cells/mm³.”</w:t>
      </w:r>
    </w:p>
    <w:p>
      <w:pPr>
        <w:pStyle w:val="Compact"/>
        <w:numPr>
          <w:ilvl w:val="0"/>
          <w:numId w:val="1002"/>
        </w:numPr>
      </w:pPr>
      <w:r>
        <w:t xml:space="preserve">“Initiate therapy if blood pressure exceeds 140 mmHg, then continue indefinitely.”</w:t>
      </w:r>
    </w:p>
    <w:p>
      <w:pPr>
        <w:pStyle w:val="FirstParagraph"/>
      </w:pPr>
      <w:ins w:id="29" w:author="PR Preview" w:date="2024-01-01T00:00:00Z">
        <w:r>
          <w:t xml:space="preserve">Dynamic strategies are clinically natural: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many real-world treatment guidelines are themselves dynamic.</w:t>
        </w:r>
      </w:ins>
    </w:p>
    <w:p>
      <w:pPr>
        <w:pStyle w:val="BodyText"/>
      </w:pPr>
      <w:r>
        <w:rPr>
          <w:b/>
          <w:bCs/>
        </w:rPr>
        <w:t xml:space="preserve">Threshold strategies</w:t>
      </w:r>
      <w:r>
        <w:t xml:space="preserve">: A common subclass of dynamic strategies are</w:t>
      </w:r>
      <w:r>
        <w:t xml:space="preserve"> </w:t>
      </w:r>
      <w:r>
        <w:t xml:space="preserve">“threshold”</w:t>
      </w:r>
      <w:r>
        <w:t xml:space="preserve"> </w:t>
      </w:r>
      <w:r>
        <w:t xml:space="preserve">or</w:t>
      </w:r>
      <w:r>
        <w:t xml:space="preserve"> </w:t>
      </w:r>
      <w:r>
        <w:t xml:space="preserve">“if–then”</w:t>
      </w:r>
      <w:r>
        <w:t xml:space="preserve"> </w:t>
      </w:r>
      <w:r>
        <w:t xml:space="preserve">rules,</w:t>
      </w:r>
      <w:r>
        <w:t xml:space="preserve"> </w:t>
      </w:r>
      <w:r>
        <w:t xml:space="preserve">in which treatment is initiated or maintained once a covariate crosses a threshold.</w:t>
      </w:r>
      <w:r>
        <w:t xml:space="preserve"> </w:t>
      </w:r>
      <w:r>
        <w:t xml:space="preserve">These arise naturally in comparative effectiveness research</w:t>
      </w:r>
      <w:r>
        <w:t xml:space="preserve"> </w:t>
      </w:r>
      <w:r>
        <w:t xml:space="preserve">(e.g.,</w:t>
      </w:r>
      <w:r>
        <w:t xml:space="preserve"> </w:t>
      </w:r>
      <w:r>
        <w:t xml:space="preserve">“start antiretrovirals when CD4 &lt; 350 vs. CD4 &lt; 500”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Adaptive strategies</w:t>
      </w:r>
      <w:r>
        <w:t xml:space="preserve">: Some dynamic strategies use the treatment history itself.</w:t>
      </w:r>
      <w:r>
        <w:t xml:space="preserve"> </w:t>
      </w:r>
      <w:r>
        <w:t xml:space="preserve">For example,</w:t>
      </w:r>
      <w:r>
        <w:t xml:space="preserve"> </w:t>
      </w:r>
      <w:r>
        <w:t xml:space="preserve">“if you were on treatment last period and your disease is controlled, continue;</w:t>
      </w:r>
      <w:r>
        <w:t xml:space="preserve"> </w:t>
      </w:r>
      <w:r>
        <w:t xml:space="preserve">otherwise switch to an alternative regimen.”</w:t>
      </w:r>
      <w:r>
        <w:t xml:space="preserve"> </w:t>
      </w:r>
      <w:r>
        <w:t xml:space="preserve">These are called</w:t>
      </w:r>
      <w:r>
        <w:t xml:space="preserve"> </w:t>
      </w:r>
      <w:r>
        <w:rPr>
          <w:b/>
          <w:bCs/>
        </w:rPr>
        <w:t xml:space="preserve">adaptive treatment strategies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multi-stage treatment strategies</w:t>
      </w:r>
      <w:r>
        <w:t xml:space="preserve"> </w:t>
      </w:r>
      <w:r>
        <w:t xml:space="preserve">and are the focus of SMART (sequential multiple assignment randomized trial) designs.</w:t>
      </w:r>
    </w:p>
    <w:bookmarkEnd w:id="17"/>
    <w:bookmarkStart w:id="20" w:name="X60a3d25f290e406368bba6ddd569bd120d6c89a"/>
    <w:p>
      <w:pPr>
        <w:pStyle w:val="Heading2"/>
      </w:pPr>
      <w:r>
        <w:t xml:space="preserve">3 19.3 Sequentially Randomized Experiments (p. 257)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conceptual benchmark for estimating the effects of time-varying treatments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7 (Sequentially Randomized Experiment)</w:t>
            </w:r>
            <w:r>
              <w:t xml:space="preserve"> </w:t>
            </w:r>
            <w:r>
              <w:t xml:space="preserve">A sequentially randomized experiment is a longitudinal study in which,</w:t>
            </w:r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randomly assigned</w:t>
            </w:r>
            <w:r>
              <w:t xml:space="preserve"> </w:t>
            </w:r>
            <w:r>
              <w:t xml:space="preserve">with probabilities that may depend on the observed past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not on any unmeasured variables.</w:t>
            </w:r>
          </w:p>
          <w:bookmarkEnd w:id="18"/>
        </w:tc>
      </w:tr>
    </w:tbl>
    <w:p>
      <w:pPr>
        <w:pStyle w:val="BodyText"/>
      </w:pPr>
      <w:r>
        <w:t xml:space="preserve">In a sequentially randomized experiment, 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treatment probability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for all values of unmeasured variables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This is the time-varying analogue of single-time-point randomization:</w:t>
      </w:r>
      <w:r>
        <w:t xml:space="preserve"> </w:t>
      </w:r>
      <w:r>
        <w:t xml:space="preserve">within each</w:t>
      </w:r>
      <w:r>
        <w:t xml:space="preserve"> </w:t>
      </w:r>
      <w:r>
        <w:t xml:space="preserve">“stratum”</w:t>
      </w:r>
      <w:r>
        <w:t xml:space="preserve"> </w:t>
      </w:r>
      <w:r>
        <w:t xml:space="preserve">defined by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effectively randomized.</w:t>
      </w:r>
    </w:p>
    <w:bookmarkStart w:id="19" w:name="connection-to-the-g-formula"/>
    <w:p>
      <w:pPr>
        <w:pStyle w:val="Heading3"/>
      </w:pPr>
      <w:r>
        <w:t xml:space="preserve">3.1 Connection to the G-Formula</w:t>
      </w:r>
    </w:p>
    <w:p>
      <w:pPr>
        <w:pStyle w:val="FirstParagraph"/>
      </w:pPr>
      <w:r>
        <w:t xml:space="preserve">In a sequentially randomized experiment, the counterfactual mean under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expression that we will expand in Chapter 21.</w:t>
      </w:r>
      <w:r>
        <w:t xml:space="preserve"> </w:t>
      </w:r>
      <w:r>
        <w:t xml:space="preserve">For now, the key point is that</w:t>
      </w:r>
      <w:r>
        <w:t xml:space="preserve"> </w:t>
      </w:r>
      <w:r>
        <w:rPr>
          <w:b/>
          <w:bCs/>
        </w:rPr>
        <w:t xml:space="preserve">sequential randomization ensures identification</w:t>
      </w:r>
      <w:r>
        <w:t xml:space="preserve">:</w:t>
      </w:r>
      <w:r>
        <w:t xml:space="preserve"> </w:t>
      </w:r>
      <w:r>
        <w:t xml:space="preserve">the counterfactual mean can be expressed as a function of observable data.</w:t>
      </w:r>
    </w:p>
    <w:p>
      <w:pPr>
        <w:pStyle w:val="BodyText"/>
      </w:pPr>
      <w:r>
        <w:rPr>
          <w:b/>
          <w:bCs/>
        </w:rPr>
        <w:t xml:space="preserve">Why sequential randomization differs from a single randomization</w:t>
      </w:r>
      <w:r>
        <w:t xml:space="preserve">:</w:t>
      </w:r>
    </w:p>
    <w:p>
      <w:pPr>
        <w:pStyle w:val="BodyText"/>
      </w:pPr>
      <w:r>
        <w:t xml:space="preserve">In a standard (single-time-point) randomized trial, randomization happens once at baseline.</w:t>
      </w:r>
      <w:r>
        <w:t xml:space="preserve"> </w:t>
      </w:r>
      <w:r>
        <w:t xml:space="preserve">This guarantees marginal exchangeability: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But if new 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emerge after baseline and influence both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we need randomization at time 1 as well.</w:t>
      </w:r>
      <w:r>
        <w:t xml:space="preserve"> </w:t>
      </w:r>
      <w:r>
        <w:t xml:space="preserve">In a sequentially randomized experiment, this is guaranteed at every time point,</w:t>
      </w:r>
      <w:r>
        <w:t xml:space="preserve"> </w:t>
      </w:r>
      <w:r>
        <w:t xml:space="preserve">conditionally on the covariate history.</w:t>
      </w:r>
    </w:p>
    <w:p>
      <w:pPr>
        <w:pStyle w:val="BodyText"/>
      </w:pPr>
      <w:r>
        <w:rPr>
          <w:b/>
          <w:bCs/>
        </w:rPr>
        <w:t xml:space="preserve">Practical example</w:t>
      </w:r>
      <w:r>
        <w:t xml:space="preserve">: SMART designs in clinical trials operationalize sequential randomization.</w:t>
      </w:r>
      <w:r>
        <w:t xml:space="preserve"> </w:t>
      </w:r>
      <w:r>
        <w:t xml:space="preserve">Participants are randomized to an initial treatment, then re-randomized at a pre-specified decision point</w:t>
      </w:r>
      <w:r>
        <w:t xml:space="preserve"> </w:t>
      </w:r>
      <w:r>
        <w:t xml:space="preserve">(often based on response status).</w:t>
      </w:r>
      <w:r>
        <w:t xml:space="preserve"> </w:t>
      </w:r>
      <w:r>
        <w:t xml:space="preserve">This design yields valid inference for dynamic strategies under clearly stated assumptions.</w:t>
      </w:r>
    </w:p>
    <w:bookmarkEnd w:id="19"/>
    <w:bookmarkEnd w:id="20"/>
    <w:bookmarkStart w:id="24" w:name="sequential-exchangeability-p.-259"/>
    <w:p>
      <w:pPr>
        <w:pStyle w:val="Heading2"/>
      </w:pPr>
      <w:r>
        <w:t xml:space="preserve">4 19.4 Sequential Exchangeability (p. 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observational studies we cannot guarantee randomization at any time point.</w:t>
      </w:r>
      <w:r>
        <w:t xml:space="preserve"> </w:t>
      </w:r>
      <w:r>
        <w:t xml:space="preserve">The identifying assumption that replaces sequential randomization is</w:t>
      </w:r>
      <w:r>
        <w:t xml:space="preserve"> </w:t>
      </w:r>
      <w:r>
        <w:rPr>
          <w:b/>
          <w:bCs/>
        </w:rPr>
        <w:t xml:space="preserve">sequential (or time-varying) exchangeability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8 (Sequential Exchangeability)</w:t>
            </w:r>
            <w:r>
              <w:t xml:space="preserve"> </w:t>
            </w:r>
            <w:r>
              <w:t xml:space="preserve">Sequential exchangeability holds if, for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denotes the treatment history up 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dictated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Intuitively, this condition says:</w:t>
      </w:r>
      <w:r>
        <w:t xml:space="preserve"> </w:t>
      </w:r>
      <w:r>
        <w:rPr>
          <w:i/>
          <w:iCs/>
        </w:rPr>
        <w:t xml:space="preserve">among individuals who followed strategy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up to time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share the same covariate history</w:t>
      </w:r>
      <w:r>
        <w:rPr>
          <w:i/>
          <w:i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treatment actually received at time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independent of all potential outcomes.</w:t>
      </w:r>
      <w:r>
        <w:t xml:space="preserve"> </w:t>
      </w:r>
      <w:r>
        <w:t xml:space="preserve">In other words, all variables that jointly predict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are prognostic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have been measured in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bookmarkStart w:id="22" w:name="X7247be8c86170ab2090d83384db044221b61fce"/>
    <w:p>
      <w:pPr>
        <w:pStyle w:val="Heading3"/>
      </w:pPr>
      <w:r>
        <w:t xml:space="preserve">4.1 Comparison with Time-Fixed Exchangeability</w:t>
      </w:r>
    </w:p>
    <w:p>
      <w:pPr>
        <w:pStyle w:val="FirstParagraph"/>
      </w:pPr>
      <w:r>
        <w:t xml:space="preserve">In the time-fixed setting, exchangeability reads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:</w:t>
      </w:r>
      <w:r>
        <w:t xml:space="preserve"> </w:t>
      </w:r>
      <w:r>
        <w:t xml:space="preserve">potential outcomes are independent of treatment, given measured covariates.</w:t>
      </w:r>
      <w:r>
        <w:t xml:space="preserve"> </w:t>
      </w:r>
      <w:r>
        <w:t xml:space="preserve">Sequential exchangeability extends this to every time point in sequence.</w:t>
      </w:r>
    </w:p>
    <w:p>
      <w:pPr>
        <w:pStyle w:val="BodyText"/>
      </w:pPr>
      <w:r>
        <w:t xml:space="preserve">A sufficient (but not necessary) condition for sequential exchangeability</w:t>
      </w:r>
      <w:r>
        <w:t xml:space="preserve"> </w:t>
      </w:r>
      <w:r>
        <w:t xml:space="preserve">is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contains all</w:t>
      </w:r>
      <w:r>
        <w:t xml:space="preserve"> </w:t>
      </w:r>
      <w:r>
        <w:rPr>
          <w:b/>
          <w:bCs/>
        </w:rPr>
        <w:t xml:space="preserve">common causes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that are not caused by past treatment.</w:t>
      </w:r>
      <w:r>
        <w:t xml:space="preserve"> </w:t>
      </w:r>
      <w:r>
        <w:t xml:space="preserve">This is often formalized using a DAG:</w:t>
      </w:r>
      <w:r>
        <w:t xml:space="preserve"> </w:t>
      </w:r>
      <w:r>
        <w:t xml:space="preserve">sequential exchangeability holds if all backdoor paths from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are not mediated by past treatment are blocked by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“sequential”</w:t>
      </w:r>
      <w:r>
        <w:rPr>
          <w:b/>
          <w:bCs/>
        </w:rPr>
        <w:t xml:space="preserve">?</w:t>
      </w:r>
      <w:r>
        <w:t xml:space="preserve"> </w:t>
      </w:r>
      <w:r>
        <w:t xml:space="preserve">The adjective emphasizes that the condition must hold at</w:t>
      </w:r>
      <w:r>
        <w:t xml:space="preserve"> </w:t>
      </w:r>
      <w:r>
        <w:rPr>
          <w:i/>
          <w:iCs/>
        </w:rPr>
        <w:t xml:space="preserve">each</w:t>
      </w:r>
      <w:r>
        <w:t xml:space="preserve"> </w:t>
      </w:r>
      <w:r>
        <w:t xml:space="preserve">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sequence, not just overall.</w:t>
      </w:r>
      <w:r>
        <w:t xml:space="preserve"> </w:t>
      </w:r>
      <w:r>
        <w:t xml:space="preserve">A single global conditional independence statement is insufficient because new confounders</w:t>
      </w:r>
      <w:r>
        <w:t xml:space="preserve"> </w:t>
      </w:r>
      <w:r>
        <w:t xml:space="preserve">may enter after baseline, and past treatment may affect future confounders (see Chapter 20).</w:t>
      </w:r>
    </w:p>
    <w:p>
      <w:pPr>
        <w:pStyle w:val="BodyText"/>
      </w:pPr>
      <w:r>
        <w:rPr>
          <w:b/>
          <w:bCs/>
        </w:rPr>
        <w:t xml:space="preserve">Unmeasured confounders</w:t>
      </w:r>
      <w:r>
        <w:t xml:space="preserve">: As in the time-fixed case, sequential exchangeability fails</w:t>
      </w:r>
      <w:r>
        <w:t xml:space="preserve"> </w:t>
      </w:r>
      <w:r>
        <w:t xml:space="preserve">when there are unmeasured common causes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are not blocked by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Part III methods (g-formula, IP weighting, g-estimation) all require this assumption.</w:t>
      </w:r>
    </w:p>
    <w:p>
      <w:pPr>
        <w:pStyle w:val="BodyText"/>
      </w:pPr>
      <w:r>
        <w:rPr>
          <w:b/>
          <w:bCs/>
        </w:rPr>
        <w:t xml:space="preserve">Sensitivity analysis</w:t>
      </w:r>
      <w:r>
        <w:t xml:space="preserve">: Because sequential exchangeability is untestable from the data alone,</w:t>
      </w:r>
      <w:r>
        <w:t xml:space="preserve"> </w:t>
      </w:r>
      <w:r>
        <w:t xml:space="preserve">sensitivity analysis—asking how strong unmeasured confounding would need to be to explain away the result—</w:t>
      </w:r>
      <w:r>
        <w:t xml:space="preserve"> </w:t>
      </w:r>
      <w:r>
        <w:t xml:space="preserve">is even more important in longitudinal settings.</w:t>
      </w:r>
    </w:p>
    <w:bookmarkEnd w:id="22"/>
    <w:bookmarkStart w:id="23" w:name="sequential-positivity"/>
    <w:p>
      <w:pPr>
        <w:pStyle w:val="Heading3"/>
      </w:pPr>
      <w:r>
        <w:t xml:space="preserve">4.2 Sequential Positivity</w:t>
      </w:r>
    </w:p>
    <w:p>
      <w:pPr>
        <w:pStyle w:val="FirstParagraph"/>
      </w:pPr>
      <w:r>
        <w:t xml:space="preserve">In addition to sequential exchangeability, identification requires</w:t>
      </w:r>
      <w:r>
        <w:t xml:space="preserve"> </w:t>
      </w:r>
      <w:r>
        <w:rPr>
          <w:b/>
          <w:bCs/>
        </w:rPr>
        <w:t xml:space="preserve">sequential positivity</w:t>
      </w:r>
      <w:r>
        <w:t xml:space="preserve">:</w:t>
      </w:r>
      <w:r>
        <w:t xml:space="preserve"> </w:t>
      </w:r>
      <w:r>
        <w:t xml:space="preserve">for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every combination of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can occur under strategy</w:t>
      </w:r>
      <w:r>
        <w:t xml:space="preserve"> </w:t>
      </w:r>
      <m:oMath>
        <m:r>
          <m:t>g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says that the treatment mandated by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must be possible for every subgroup defined by the observed history.</w:t>
      </w:r>
      <w:r>
        <w:t xml:space="preserve"> </w:t>
      </w:r>
      <w:r>
        <w:t xml:space="preserve">Violations of positivity are common in longitudinal data when, for example,</w:t>
      </w:r>
      <w:r>
        <w:t xml:space="preserve"> </w:t>
      </w:r>
      <w:r>
        <w:t xml:space="preserve">clinical guidelines forbid certain treatment sequences,</w:t>
      </w:r>
      <w:r>
        <w:t xml:space="preserve"> </w:t>
      </w:r>
      <w:r>
        <w:t xml:space="preserve">or when patients with particular covariate histories are never observed to receive a given treatment.</w:t>
      </w:r>
    </w:p>
    <w:bookmarkEnd w:id="23"/>
    <w:bookmarkEnd w:id="24"/>
    <w:bookmarkStart w:id="27" w:name="X41e6dd12c78ebe467d5d26410c6066a9254c541"/>
    <w:p>
      <w:pPr>
        <w:pStyle w:val="Heading2"/>
      </w:pPr>
      <w:r>
        <w:t xml:space="preserve">5 19.5 Identifiability Under Some but Not All Treatment Strategies (p. 261)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 important subtlety in the time-varying setting is that</w:t>
      </w:r>
      <w:r>
        <w:t xml:space="preserve"> </w:t>
      </w:r>
      <w:r>
        <w:t xml:space="preserve">sequential exchangeability and positivity may hold for some strategies but not for others.</w:t>
      </w:r>
    </w:p>
    <w:p>
      <w:pPr>
        <w:pStyle w:val="BodyText"/>
      </w:pPr>
      <w:r>
        <w:t xml:space="preserve">Consider a study in which patients are treated based on their measured covariate history.</w:t>
      </w:r>
      <w:r>
        <w:t xml:space="preserve"> </w:t>
      </w:r>
      <w:r>
        <w:t xml:space="preserve">The strategy</w:t>
      </w:r>
      <w:r>
        <w:t xml:space="preserve"> </w:t>
      </w:r>
      <w:r>
        <w:t xml:space="preserve">“treat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”</w:t>
      </w:r>
      <w:r>
        <w:t xml:space="preserve"> </w:t>
      </w:r>
      <w:r>
        <w:t xml:space="preserve">respects the observed treatment assignment mechanism,</w:t>
      </w:r>
      <w:r>
        <w:t xml:space="preserve"> </w:t>
      </w:r>
      <w:r>
        <w:t xml:space="preserve">so positivity holds by construction.</w:t>
      </w:r>
      <w:r>
        <w:t xml:space="preserve"> </w:t>
      </w:r>
      <w:r>
        <w:t xml:space="preserve">By contrast, the strategy</w:t>
      </w:r>
      <w:r>
        <w:t xml:space="preserve"> </w:t>
      </w:r>
      <w:r>
        <w:t xml:space="preserve">“treat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patient’s unmeasured frailty is low”</w:t>
      </w:r>
      <w:r>
        <w:t xml:space="preserve"> </w:t>
      </w:r>
      <w:r>
        <w:t xml:space="preserve">cannot be evaluated because the unmeasured component violates exchangeability.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identifiable-strategy"/>
          <w:p>
            <w:pPr>
              <w:pStyle w:val="BodyText"/>
            </w:pPr>
            <w:r>
              <w:rPr>
                <w:b/>
                <w:bCs/>
              </w:rPr>
              <w:t xml:space="preserve">Definition 9 (Identifiable Strategy)</w:t>
            </w:r>
            <w:r>
              <w:t xml:space="preserve"> </w:t>
            </w:r>
            <w:r>
              <w:t xml:space="preserve">A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identifiable</w:t>
            </w:r>
            <w:r>
              <w:t xml:space="preserve"> </w:t>
            </w:r>
            <w:r>
              <w:t xml:space="preserve">from the observed data if: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Sequential exchangeability holds for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Sequential positivity holds for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consistency assumption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FirstParagraph"/>
      </w:pPr>
      <w:r>
        <w:t xml:space="preserve">When only a subset of strategies is identifiable,</w:t>
      </w:r>
      <w:r>
        <w:t xml:space="preserve"> </w:t>
      </w:r>
      <w:r>
        <w:t xml:space="preserve">we restrict inference to that subset and explicitly acknowledge which strategies</w:t>
      </w:r>
      <w:r>
        <w:t xml:space="preserve"> </w:t>
      </w:r>
      <w:r>
        <w:t xml:space="preserve">cannot be compared from the available data.</w:t>
      </w:r>
    </w:p>
    <w:bookmarkStart w:id="26" w:name="implications-for-study-design"/>
    <w:p>
      <w:pPr>
        <w:pStyle w:val="Heading3"/>
      </w:pPr>
      <w:r>
        <w:t xml:space="preserve">5.1 Implications for Study Design</w:t>
      </w:r>
    </w:p>
    <w:p>
      <w:pPr>
        <w:pStyle w:val="FirstParagraph"/>
      </w:pPr>
      <w:r>
        <w:t xml:space="preserve">This identifiability result has direct implications for how studies should be designed</w:t>
      </w:r>
      <w:r>
        <w:t xml:space="preserve"> </w:t>
      </w:r>
      <w:r>
        <w:t xml:space="preserve">and how results should be interpreted:</w:t>
      </w:r>
    </w:p>
    <w:p>
      <w:pPr>
        <w:pStyle w:val="Compact"/>
        <w:numPr>
          <w:ilvl w:val="0"/>
          <w:numId w:val="1004"/>
        </w:numPr>
      </w:pPr>
      <w:r>
        <w:t xml:space="preserve">Define the target strategy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data collection.</w:t>
      </w:r>
      <w:r>
        <w:t xml:space="preserve"> </w:t>
      </w:r>
      <w:r>
        <w:t xml:space="preserve">If the strategy requires data that were not collected (e.g., a biomarker not measured),</w:t>
      </w:r>
      <w:r>
        <w:t xml:space="preserve"> </w:t>
      </w:r>
      <w:r>
        <w:t xml:space="preserve">it cannot be emulated.</w:t>
      </w:r>
    </w:p>
    <w:p>
      <w:pPr>
        <w:pStyle w:val="Compact"/>
        <w:numPr>
          <w:ilvl w:val="0"/>
          <w:numId w:val="1004"/>
        </w:numPr>
      </w:pPr>
      <w:r>
        <w:t xml:space="preserve">Report the range of strategies for which the analysis is valid.</w:t>
      </w:r>
      <w:r>
        <w:t xml:space="preserve"> </w:t>
      </w:r>
      <w:r>
        <w:t xml:space="preserve">Extrapolating to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when no individuals were observed on that strategy</w:t>
      </w:r>
      <w:r>
        <w:t xml:space="preserve"> </w:t>
      </w:r>
      <w:r>
        <w:t xml:space="preserve">throughout follow-up requires strong positivity assumptions.</w:t>
      </w:r>
    </w:p>
    <w:p>
      <w:pPr>
        <w:pStyle w:val="Compact"/>
        <w:numPr>
          <w:ilvl w:val="0"/>
          <w:numId w:val="1004"/>
        </w:numPr>
      </w:pPr>
      <w:r>
        <w:t xml:space="preserve">Consider</w:t>
      </w:r>
      <w:r>
        <w:t xml:space="preserve"> </w:t>
      </w:r>
      <w:r>
        <w:rPr>
          <w:b/>
          <w:bCs/>
        </w:rPr>
        <w:t xml:space="preserve">grace periods</w:t>
      </w:r>
      <w:r>
        <w:t xml:space="preserve"> </w:t>
      </w:r>
      <w:r>
        <w:t xml:space="preserve">in strategy definitions.</w:t>
      </w:r>
      <w:r>
        <w:t xml:space="preserve"> </w:t>
      </w:r>
      <w:r>
        <w:t xml:space="preserve">Requiring exact adherence to</w:t>
      </w:r>
      <w:r>
        <w:t xml:space="preserve"> </w:t>
      </w:r>
      <w:r>
        <w:t xml:space="preserve">“treat every month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”</w:t>
      </w:r>
      <w:r>
        <w:t xml:space="preserve"> </w:t>
      </w:r>
      <w:r>
        <w:t xml:space="preserve">may be so strict</w:t>
      </w:r>
      <w:r>
        <w:t xml:space="preserve"> </w:t>
      </w:r>
      <w:r>
        <w:t xml:space="preserve">that few observed individuals satisfy it.</w:t>
      </w:r>
      <w:r>
        <w:t xml:space="preserve"> </w:t>
      </w:r>
      <w:r>
        <w:t xml:space="preserve">Allowing a grace period of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month can improve positivity at the cost of</w:t>
      </w:r>
      <w:r>
        <w:t xml:space="preserve"> </w:t>
      </w:r>
      <w:r>
        <w:t xml:space="preserve">defining a slightly different (but more realistic) strategy.</w:t>
      </w:r>
    </w:p>
    <w:p>
      <w:pPr>
        <w:pStyle w:val="FirstParagraph"/>
      </w:pPr>
      <w:r>
        <w:rPr>
          <w:b/>
          <w:bCs/>
        </w:rPr>
        <w:t xml:space="preserve">Structural vs. random violations of positivity</w:t>
      </w:r>
      <w:r>
        <w:t xml:space="preserve">: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i/>
          <w:iCs/>
        </w:rPr>
        <w:t xml:space="preserve">structural</w:t>
      </w:r>
      <w:r>
        <w:t xml:space="preserve"> </w:t>
      </w:r>
      <w:r>
        <w:t xml:space="preserve">violation arises when it is literally impossible for an individual</w:t>
      </w:r>
      <w:r>
        <w:t xml:space="preserve"> </w:t>
      </w:r>
      <w:r>
        <w:t xml:space="preserve">with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receive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under strategy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For example, a patient who has died cannot receive further treatment.</w:t>
      </w:r>
      <w:r>
        <w:t xml:space="preserve"> </w:t>
      </w:r>
      <w:r>
        <w:t xml:space="preserve">This is not a problem if the strategy is defined to handle such situations</w:t>
      </w:r>
      <w:r>
        <w:t xml:space="preserve"> </w:t>
      </w:r>
      <w:r>
        <w:t xml:space="preserve">(e.g.,</w:t>
      </w:r>
      <w:r>
        <w:t xml:space="preserve"> </w:t>
      </w:r>
      <w:r>
        <w:t xml:space="preserve">“treat until death”</w:t>
      </w:r>
      <w:r>
        <w:t xml:space="preserve">).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i/>
          <w:iCs/>
        </w:rPr>
        <w:t xml:space="preserve">random</w:t>
      </w:r>
      <w:r>
        <w:t xml:space="preserve"> </w:t>
      </w:r>
      <w:r>
        <w:t xml:space="preserve">violation arises when, due to chance or small sample size,</w:t>
      </w:r>
      <w:r>
        <w:t xml:space="preserve"> </w:t>
      </w:r>
      <w:r>
        <w:t xml:space="preserve">no observed individuals in stratum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received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even though it was in principle possible.</w:t>
      </w:r>
      <w:r>
        <w:t xml:space="preserve"> </w:t>
      </w:r>
      <w:r>
        <w:t xml:space="preserve">Random violations are less severe but still require careful handling,</w:t>
      </w:r>
      <w:r>
        <w:t xml:space="preserve"> </w:t>
      </w:r>
      <w:r>
        <w:t xml:space="preserve">particularly when using parametric models for IP weighting.</w:t>
      </w:r>
    </w:p>
    <w:bookmarkEnd w:id="26"/>
    <w:bookmarkEnd w:id="27"/>
    <w:bookmarkStart w:id="30" w:name="X8feb3d14dda23d92d8b722f6e5d1857756ccf12"/>
    <w:p>
      <w:pPr>
        <w:pStyle w:val="Heading2"/>
      </w:pPr>
      <w:r>
        <w:t xml:space="preserve">6 19.6 Time-Varying Confounding and Time-Varying Confounders (p. 265)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central complication in the analysis of time-varying treatments</w:t>
      </w:r>
      <w:r>
        <w:t xml:space="preserve"> </w:t>
      </w:r>
      <w:r>
        <w:t xml:space="preserve">is the presence of</w:t>
      </w:r>
      <w:r>
        <w:t xml:space="preserve"> </w:t>
      </w:r>
      <w:r>
        <w:rPr>
          <w:b/>
          <w:bCs/>
        </w:rPr>
        <w:t xml:space="preserve">time-varying confounders</w:t>
      </w:r>
      <w:r>
        <w:t xml:space="preserve"> </w:t>
      </w:r>
      <w:r>
        <w:t xml:space="preserve">—</w:t>
      </w:r>
      <w:r>
        <w:t xml:space="preserve"> </w:t>
      </w:r>
      <w:r>
        <w:t xml:space="preserve">covariates that change over time and that are</w:t>
      </w:r>
      <w:r>
        <w:t xml:space="preserve"> </w:t>
      </w:r>
      <w:r>
        <w:rPr>
          <w:b/>
          <w:bCs/>
        </w:rPr>
        <w:t xml:space="preserve">causally affected by past treatment</w:t>
      </w:r>
      <w:r>
        <w:t xml:space="preserve"> </w:t>
      </w:r>
      <w:r>
        <w:t xml:space="preserve">while simultaneously confounding future treatment assignments.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def-tv-confounder"/>
          <w:p>
            <w:pPr>
              <w:pStyle w:val="BodyText"/>
            </w:pPr>
            <w:r>
              <w:rPr>
                <w:b/>
                <w:bCs/>
              </w:rPr>
              <w:t xml:space="preserve">Definition 10 (Time-Varying Confounder)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) is a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simultaneously satisfies: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common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(or future treatment–outcome paths).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itself caused by past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 earlier treatments).</w:t>
            </w:r>
          </w:p>
          <w:bookmarkEnd w:id="28"/>
        </w:tc>
      </w:tr>
    </w:tbl>
    <w:p>
      <w:pPr>
        <w:pStyle w:val="FirstParagraph"/>
      </w:pPr>
      <w:r>
        <w:t xml:space="preserve">The quintessential example is an intermediate outcome (e.g., CD4 cell count)</w:t>
      </w:r>
      <w:r>
        <w:t xml:space="preserve"> </w:t>
      </w:r>
      <w:r>
        <w:t xml:space="preserve">that is measured repeatedly, is affected by prior antiretroviral therapy,</w:t>
      </w:r>
      <w:r>
        <w:t xml:space="preserve"> </w:t>
      </w:r>
      <w:r>
        <w:t xml:space="preserve">and also predicts both future treatment assignment (physicians adjust the regimen based on CD4)</w:t>
      </w:r>
      <w:r>
        <w:t xml:space="preserve"> </w:t>
      </w:r>
      <w:r>
        <w:t xml:space="preserve">and the ultimate outcome (AIDS or death).</w:t>
      </w:r>
    </w:p>
    <w:bookmarkStart w:id="29" w:name="the-feedback-loop"/>
    <w:p>
      <w:pPr>
        <w:pStyle w:val="Heading3"/>
      </w:pPr>
      <w:r>
        <w:t xml:space="preserve">6.1 The Feedback Loop</w:t>
      </w:r>
    </w:p>
    <w:p>
      <w:pPr>
        <w:pStyle w:val="FirstParagraph"/>
      </w:pPr>
      <w:r>
        <w:t xml:space="preserve">The defining feature of time-varying confounding is a</w:t>
      </w:r>
      <w:r>
        <w:t xml:space="preserve"> </w:t>
      </w:r>
      <w:r>
        <w:rPr>
          <w:b/>
          <w:bCs/>
        </w:rPr>
        <w:t xml:space="preserve">treatment–confounder feedback loop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lies on the causal path from past treatment to future treatment (through its effect on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)</w:t>
      </w:r>
      <w:r>
        <w:t xml:space="preserve"> </w:t>
      </w:r>
      <w:r>
        <w:t xml:space="preserve">and also on an independent path to the outcome.</w:t>
      </w:r>
      <w:r>
        <w:t xml:space="preserve"> </w:t>
      </w:r>
      <w:r>
        <w:t xml:space="preserve">This creates a situation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simultaneously: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 (must be adjusted for), and</w:t>
      </w:r>
    </w:p>
    <w:p>
      <w:pPr>
        <w:pStyle w:val="Compact"/>
        <w:numPr>
          <w:ilvl w:val="0"/>
          <w:numId w:val="1006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intermediate outcome</w:t>
      </w:r>
      <w:r>
        <w:t xml:space="preserve"> </w:t>
      </w:r>
      <w:r>
        <w:t xml:space="preserve">(mediator) on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</w:t>
      </w:r>
      <w:r>
        <w:t xml:space="preserve"> </w:t>
      </w:r>
      <w:r>
        <w:t xml:space="preserve">(should not be adjusted for if we want to capture the full effect of past treatment).</w:t>
      </w:r>
    </w:p>
    <w:p>
      <w:pPr>
        <w:pStyle w:val="FirstParagraph"/>
      </w:pPr>
      <w:r>
        <w:t xml:space="preserve">This double role is precisely what makes time-varying confounding so challenging.</w:t>
      </w:r>
      <w:r>
        <w:t xml:space="preserve"> </w:t>
      </w:r>
      <w:r>
        <w:t xml:space="preserve">Standard regression-based methods that condition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cannot handle it correctly</w:t>
      </w:r>
      <w:r>
        <w:t xml:space="preserve"> </w:t>
      </w:r>
      <w:r>
        <w:t xml:space="preserve">(see Chapter 20 for a detailed analysis).</w:t>
      </w:r>
      <w:r>
        <w:t xml:space="preserve"> </w:t>
      </w:r>
      <w:r>
        <w:t xml:space="preserve">The methods of Chapter 21 — the g-formula, IP weighting, and g-estimation —</w:t>
      </w:r>
      <w:r>
        <w:t xml:space="preserve"> </w:t>
      </w:r>
      <w:r>
        <w:t xml:space="preserve">are specifically designed to handle time-varying confounders in the presence of feedback.</w:t>
      </w:r>
    </w:p>
    <w:p>
      <w:pPr>
        <w:pStyle w:val="BodyText"/>
      </w:pPr>
      <w:r>
        <w:rPr>
          <w:b/>
          <w:bCs/>
        </w:rPr>
        <w:t xml:space="preserve">Illustrative example</w:t>
      </w:r>
      <w:r>
        <w:t xml:space="preserve"> </w:t>
      </w:r>
      <w:r>
        <w:t xml:space="preserve">(HIV treatment):</w:t>
      </w:r>
    </w:p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antiretroviral therapy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CD4 count at time</w:t>
      </w:r>
      <w:r>
        <w:t xml:space="preserve"> </w:t>
      </w:r>
      <m:oMath>
        <m:r>
          <m:t>k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death.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raises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(CD4 increases due to prior treatment).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influences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(physicians prescribe based on CD4).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predicts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(low CD4 → higher mortality).</w:t>
      </w:r>
    </w:p>
    <w:p>
      <w:pPr>
        <w:pStyle w:val="FirstParagraph"/>
      </w:pPr>
      <w:r>
        <w:t xml:space="preserve">Standard regression conditioning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partially blocks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an under-adjustment for the total effect 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w:r>
        <w:t xml:space="preserve"> </w:t>
      </w:r>
      <w:r>
        <w:t xml:space="preserve">At the same time,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leaves open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confounding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There is no way to resolve this tension within standard regression.</w:t>
      </w:r>
    </w:p>
    <w:p>
      <w:pPr>
        <w:pStyle w:val="BodyText"/>
      </w:pPr>
      <w:r>
        <w:rPr>
          <w:b/>
          <w:bCs/>
        </w:rPr>
        <w:t xml:space="preserve">Why standard methods fail</w:t>
      </w:r>
      <w:r>
        <w:t xml:space="preserve">: By conditioning on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is affected by past treatment, we introduce collider bias (see Chapter 8)</w:t>
      </w:r>
      <w:r>
        <w:t xml:space="preserve"> </w:t>
      </w:r>
      <w:r>
        <w:t xml:space="preserve">along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any unmeasured common cause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explained in detail in Chapter 20.</w:t>
      </w:r>
    </w:p>
    <w:bookmarkEnd w:id="29"/>
    <w:bookmarkEnd w:id="30"/>
    <w:bookmarkStart w:id="3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time-varying treatment</w:t>
      </w:r>
      <w:r>
        <w:t xml:space="preserve"> </w:t>
      </w:r>
      <w:r>
        <w:t xml:space="preserve">framework models interventions indexed by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with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treatment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specifies how treatment decisions are made at each time point,</w:t>
      </w:r>
      <w:r>
        <w:t xml:space="preserve"> </w:t>
      </w:r>
      <w:r>
        <w:t xml:space="preserve">possibly as a function of past history (dynamic strategy) or not (static strategy).</w:t>
      </w:r>
    </w:p>
    <w:p>
      <w:pPr>
        <w:pStyle w:val="Compact"/>
        <w:numPr>
          <w:ilvl w:val="0"/>
          <w:numId w:val="1008"/>
        </w:numPr>
      </w:pP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is the potential outcome under strategy</w:t>
      </w:r>
      <w:r>
        <w:t xml:space="preserve"> </w:t>
      </w:r>
      <m:oMath>
        <m:r>
          <m:t>g</m:t>
        </m:r>
      </m:oMath>
      <w:r>
        <w:t xml:space="preserve">;</w:t>
      </w:r>
      <w:r>
        <w:t xml:space="preserve"> </w:t>
      </w:r>
      <w:r>
        <w:t xml:space="preserve">its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the primary estimand.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Sequential exchangeability</w:t>
      </w:r>
      <w:r>
        <w:t xml:space="preserve"> </w:t>
      </w:r>
      <w:r>
        <w:t xml:space="preserve">(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sequential positivity</w:t>
      </w:r>
      <w:r>
        <w:t xml:space="preserve"> </w:t>
      </w:r>
      <w:r>
        <w:t xml:space="preserve">are the two key identifying assumptions.</w:t>
      </w:r>
    </w:p>
    <w:p>
      <w:pPr>
        <w:pStyle w:val="Compact"/>
        <w:numPr>
          <w:ilvl w:val="0"/>
          <w:numId w:val="1008"/>
        </w:numPr>
      </w:pPr>
      <w:r>
        <w:t xml:space="preserve">Not all strategies may be identifiable; the analysis should be restricted</w:t>
      </w:r>
      <w:r>
        <w:t xml:space="preserve"> </w:t>
      </w:r>
      <w:r>
        <w:t xml:space="preserve">to strategies for which both conditions hold.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— variables that are caused by past treatment</w:t>
      </w:r>
      <w:r>
        <w:t xml:space="preserve"> </w:t>
      </w:r>
      <w:r>
        <w:t xml:space="preserve">and that cause future treatment and the outcome —</w:t>
      </w:r>
      <w:r>
        <w:t xml:space="preserve"> </w:t>
      </w:r>
      <w:r>
        <w:t xml:space="preserve">create a feedback loop that cannot be handled by standard regression.</w:t>
      </w:r>
    </w:p>
    <w:bookmarkEnd w:id="31"/>
    <w:bookmarkStart w:id="3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4" w:name="refs"/>
    <w:bookmarkStart w:id="3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2026-09-10T04:53:20Z</dcterms:created>
  <dcterms:modified xsi:type="dcterms:W3CDTF">2026-09-10T04:53:20Z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