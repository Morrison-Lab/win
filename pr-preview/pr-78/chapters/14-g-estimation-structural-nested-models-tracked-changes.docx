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8" w:name="creating-the-pseudo-outcome"/>
    <w:p>
      <w:pPr>
        <w:pStyle w:val="Heading3"/>
      </w:pPr>
      <w:r>
        <w:t xml:space="preserve">3.1 Creating the Pseudo-Outcome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def-pseudo-outcome"/>
          <w:p>
            <w:pPr>
              <w:pStyle w:val="BodyText"/>
            </w:pPr>
            <w:r>
              <w:rPr>
                <w:b/>
                <w:bCs/>
              </w:rPr>
              <w:t xml:space="preserve">Definition 4 (Pseudo-Outcome)</w:t>
            </w:r>
            <w:r>
              <w:t xml:space="preserve"> </w:t>
            </w:r>
            <w:r>
              <w:t xml:space="preserve">Under</w:t>
            </w:r>
            <w:r>
              <w:t xml:space="preserve"> </w:t>
            </w:r>
            <m:oMath>
              <m:sSub>
                <m:e>
                  <m:r>
                    <m:t>H</m:t>
                  </m:r>
                </m:e>
                <m:sub>
                  <m:r>
                    <m:t>0</m:t>
                  </m:r>
                </m:sub>
              </m:sSub>
              <m:r>
                <m:rPr>
                  <m:sty m:val="p"/>
                </m:rPr>
                <m:t>(</m:t>
              </m:r>
              <m:r>
                <m:t>ψ</m:t>
              </m:r>
              <m:r>
                <m:rPr>
                  <m:sty m:val="p"/>
                </m:rPr>
                <m:t>)</m:t>
              </m:r>
            </m:oMath>
            <w:r>
              <w:t xml:space="preserve">, the</w:t>
            </w:r>
            <w:r>
              <w:t xml:space="preserve"> </w:t>
            </w:r>
            <w:r>
              <w:rPr>
                <w:b/>
                <w:bCs/>
              </w:rPr>
              <w:t xml:space="preserve">pseudo-outcome</w:t>
            </w:r>
            <w:r>
              <w:t xml:space="preserve"> </w:t>
            </w:r>
            <w:r>
              <w:t xml:space="preserve">is</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bookmarkEnd w:id="17"/>
        </w:tc>
      </w:tr>
    </w:tbl>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8"/>
    <w:bookmarkEnd w:id="19"/>
    <w:bookmarkStart w:id="23"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21" w:name="g-estimation-algorithm"/>
    <w:p>
      <w:pPr>
        <w:pStyle w:val="Heading3"/>
      </w:pPr>
      <w:r>
        <w:t xml:space="preserve">4.1 G-Estimation Algorithm</w:t>
      </w:r>
    </w:p>
    <w:bookmarkStart w:id="20" w:name="alg-g-estimation"/>
    <w:p>
      <w:pPr>
        <w:pStyle w:val="FirstParagraph"/>
      </w:pPr>
      <w:ins w:id="48" w:author="PR Preview" w:date="2024-01-01T00:00:00Z">
        <w:r>
          <w:rPr>
            <w:b/>
            <w:bCs/>
          </w:rPr>
          <w:t xml:space="preserve">Algorithm 1 (G-Estimation Algorithm)</w:t>
        </w:r>
      </w:ins>
      <w:ins w:id="48" w:author="PR Preview" w:date="2024-01-01T00:00:00Z">
        <w:r>
          <w:t xml:space="preserve"> </w:t>
        </w:r>
      </w:ins>
      <w:ins w:id="48" w:author="PR Preview" w:date="2024-01-01T00:00:00Z">
        <w:r>
          <w:rPr>
            <w:b/>
            <w:bCs/>
          </w:rPr>
          <w:t xml:space="preserve">Step 1</w:t>
        </w:r>
      </w:ins>
      <w:ins w:id="48" w:author="PR Preview" w:date="2024-01-01T00:00:00Z">
        <w:r>
          <w:t xml:space="preserve">: Specify a structural nested model</w:t>
        </w:r>
      </w:ins>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20"/>
    <w:bookmarkEnd w:id="21"/>
    <w:bookmarkStart w:id="22"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2"/>
    <w:bookmarkEnd w:id="23"/>
    <w:bookmarkStart w:id="26"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4"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4"/>
    <w:bookmarkStart w:id="25"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5"/>
    <w:bookmarkEnd w:id="26"/>
    <w:bookmarkStart w:id="29"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7"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7"/>
    <w:bookmarkStart w:id="28"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8"/>
    <w:bookmarkEnd w:id="29"/>
    <w:bookmarkStart w:id="33"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0"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0"/>
    <w:bookmarkStart w:id="32" w:name="choice-of-estimating-functions"/>
    <w:p>
      <w:pPr>
        <w:pStyle w:val="Heading3"/>
      </w:pPr>
      <w:r>
        <w:t xml:space="preserve">7.2 Choice of Estimating Functions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g-estimation-functions"/>
          <w:p>
            <w:pPr>
              <w:pStyle w:val="BodyText"/>
            </w:pPr>
            <w:r>
              <w:rPr>
                <w:b/>
                <w:bCs/>
              </w:rPr>
              <w:t xml:space="preserve">Definition 5 (Choice of Estimating Functions for G-Estimation)</w:t>
            </w:r>
            <w:r>
              <w:t xml:space="preserve"> </w:t>
            </w: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bookmarkEnd w:id="31"/>
        </w:tc>
      </w:tr>
    </w:tbl>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32"/>
    <w:bookmarkEnd w:id="33"/>
    <w:bookmarkStart w:id="37"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5"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g-estimation-censoring"/>
          <w:p>
            <w:pPr>
              <w:pStyle w:val="BodyText"/>
            </w:pPr>
            <w:r>
              <w:rPr>
                <w:b/>
                <w:bCs/>
              </w:rPr>
              <w:t xml:space="preserve">Definition 6 (G-Estimation with Censoring Weights)</w:t>
            </w:r>
            <w:r>
              <w:t xml:space="preserve"> </w:t>
            </w:r>
            <w:r>
              <w:t xml:space="preserve">Under the assumption</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 the</w:t>
            </w:r>
            <w:r>
              <w:t xml:space="preserve"> </w:t>
            </w:r>
            <w:r>
              <w:rPr>
                <w:b/>
                <w:bCs/>
              </w:rPr>
              <w:t xml:space="preserve">weighted estimating equation</w:t>
            </w:r>
            <w:r>
              <w:t xml:space="preserve"> </w:t>
            </w:r>
            <w:r>
              <w:t xml:space="preserve">is</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bookmarkEnd w:id="34"/>
        </w:tc>
      </w:tr>
    </w:tbl>
    <w:p>
      <w:pPr>
        <w:pStyle w:val="FirstParagraph"/>
      </w:pPr>
      <w:r>
        <w:t xml:space="preserve">This weights each uncensored observation by the inverse probability of being uncensored.</w:t>
      </w:r>
    </w:p>
    <w:bookmarkEnd w:id="35"/>
    <w:bookmarkStart w:id="36"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6"/>
    <w:bookmarkEnd w:id="37"/>
    <w:bookmarkStart w:id="40"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8"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8"/>
    <w:bookmarkStart w:id="39"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9"/>
    <w:bookmarkEnd w:id="40"/>
    <w:bookmarkStart w:id="44"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2026-09-10T04:52:19Z</dcterms:created>
  <dcterms:modified xsi:type="dcterms:W3CDTF">2026-09-10T04:52:19Z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