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7"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5" w:name="dag-terminology"/>
    <w:p>
      <w:pPr>
        <w:pStyle w:val="Heading3"/>
      </w:pPr>
      <w:r>
        <w:t xml:space="preserve">1.2 DAG Terminology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dag-terminology"/>
          <w:p>
            <w:pPr>
              <w:pStyle w:val="BodyText"/>
            </w:pPr>
            <w:r>
              <w:rPr>
                <w:b/>
                <w:bCs/>
              </w:rPr>
              <w:t xml:space="preserve">Definition 2 (DAG Terminology)</w:t>
            </w:r>
            <w:r>
              <w:t xml:space="preserve"> </w:t>
            </w: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bookmarkEnd w:id="14"/>
        </w:tc>
      </w:tr>
    </w:tbl>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5"/>
    <w:bookmarkStart w:id="16"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6"/>
    <w:bookmarkEnd w:id="17"/>
    <w:bookmarkStart w:id="21"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20" w:name="open-and-blocked-paths"/>
    <w:p>
      <w:pPr>
        <w:pStyle w:val="Heading3"/>
      </w:pPr>
      <w:r>
        <w:t xml:space="preserve">2.1 Open and Blocked Paths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open-blocked-path"/>
          <w:p>
            <w:pPr>
              <w:pStyle w:val="BodyText"/>
            </w:pPr>
            <w:r>
              <w:rPr>
                <w:b/>
                <w:bCs/>
              </w:rPr>
              <w:t xml:space="preserve">Definition 3 (Open and Blocked Paths)</w:t>
            </w:r>
            <w:r>
              <w:t xml:space="preserve"> </w:t>
            </w: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End w:id="18"/>
        </w:tc>
      </w:tr>
    </w:tbl>
    <w:p>
      <w:pPr>
        <w:pStyle w:val="BodyText"/>
      </w:pPr>
      <w:ins w:id="3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9"/>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20"/>
    <w:bookmarkEnd w:id="21"/>
    <w:bookmarkStart w:id="31"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path-structures"/>
          <w:p>
            <w:pPr>
              <w:pStyle w:val="BodyText"/>
            </w:pPr>
            <w:r>
              <w:rPr>
                <w:b/>
                <w:bCs/>
              </w:rPr>
              <w:t xml:space="preserve">Definition 4 (Chain, Fork, and Collider)</w:t>
            </w:r>
            <w:r>
              <w:t xml:space="preserve"> </w:t>
            </w:r>
            <w:r>
              <w:t xml:space="preserve">Three structures describe how association flows along a three-node path, depending on whether the middle node</w:t>
            </w:r>
            <w:r>
              <w:t xml:space="preserve"> </w:t>
            </w:r>
            <m:oMath>
              <m:r>
                <m:t>B</m:t>
              </m:r>
            </m:oMath>
            <w:r>
              <w:t xml:space="preserve"> </w:t>
            </w:r>
            <w:r>
              <w:t xml:space="preserve">is conditioned on:</w:t>
            </w:r>
          </w:p>
          <w:p>
            <w:pPr>
              <w:pStyle w:val="BodyText"/>
            </w:pPr>
            <w:r>
              <w:rPr>
                <w:b/>
                <w:bCs/>
              </w:rPr>
              <w:t xml:space="preserve">Chain</w:t>
            </w:r>
            <w:r>
              <w:t xml:space="preserve"> </w:t>
            </w:r>
            <w:r>
              <w:t xml:space="preserve">(</w:t>
            </w:r>
            <m:oMath>
              <m:r>
                <m:t>A</m:t>
              </m:r>
              <m:r>
                <m:rPr>
                  <m:sty m:val="p"/>
                </m:rPr>
                <m:t>→</m:t>
              </m:r>
              <m:r>
                <m:t>B</m:t>
              </m:r>
              <m:r>
                <m:rPr>
                  <m:sty m:val="p"/>
                </m:rPr>
                <m:t>→</m:t>
              </m:r>
              <m:r>
                <m:t>Y</m:t>
              </m:r>
            </m:oMath>
            <w:r>
              <w:t xml:space="preserve">):</w:t>
            </w:r>
          </w:p>
          <w:p>
            <w:pPr>
              <w:pStyle w:val="Compact"/>
              <w:numPr>
                <w:ilvl w:val="0"/>
                <w:numId w:val="1009"/>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p>
            <w:pPr>
              <w:pStyle w:val="FirstParagraph"/>
            </w:pPr>
            <w:r>
              <w:rPr>
                <w:b/>
                <w:bCs/>
              </w:rPr>
              <w:t xml:space="preserve">Fork</w:t>
            </w:r>
            <w:r>
              <w:t xml:space="preserve"> </w:t>
            </w:r>
            <w:r>
              <w:t xml:space="preserve">(</w:t>
            </w:r>
            <m:oMath>
              <m:r>
                <m:t>A</m:t>
              </m:r>
              <m:r>
                <m:rPr>
                  <m:sty m:val="p"/>
                </m:rPr>
                <m:t>←</m:t>
              </m:r>
              <m:r>
                <m:t>B</m:t>
              </m:r>
              <m:r>
                <m:rPr>
                  <m:sty m:val="p"/>
                </m:rPr>
                <m:t>→</m:t>
              </m:r>
              <m:r>
                <m:t>Y</m:t>
              </m:r>
            </m:oMath>
            <w:r>
              <w:t xml:space="preserve">):</w:t>
            </w:r>
          </w:p>
          <w:p>
            <w:pPr>
              <w:pStyle w:val="Compact"/>
              <w:numPr>
                <w:ilvl w:val="0"/>
                <w:numId w:val="1010"/>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p>
            <w:pPr>
              <w:pStyle w:val="FirstParagraph"/>
            </w:pPr>
            <w:r>
              <w:rPr>
                <w:b/>
                <w:bCs/>
              </w:rPr>
              <w:t xml:space="preserve">Collider</w:t>
            </w:r>
            <w:r>
              <w:t xml:space="preserve"> </w:t>
            </w:r>
            <w:r>
              <w:t xml:space="preserve">(</w:t>
            </w:r>
            <m:oMath>
              <m:r>
                <m:t>A</m:t>
              </m:r>
              <m:r>
                <m:rPr>
                  <m:sty m:val="p"/>
                </m:rPr>
                <m:t>→</m:t>
              </m:r>
              <m:r>
                <m:t>B</m:t>
              </m:r>
              <m:r>
                <m:rPr>
                  <m:sty m:val="p"/>
                </m:rPr>
                <m:t>←</m:t>
              </m:r>
              <m:r>
                <m:t>Y</m:t>
              </m:r>
            </m:oMath>
            <w:r>
              <w:t xml:space="preserve">):</w:t>
            </w:r>
          </w:p>
          <w:p>
            <w:pPr>
              <w:pStyle w:val="Compact"/>
              <w:numPr>
                <w:ilvl w:val="0"/>
                <w:numId w:val="1011"/>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bookmarkEnd w:id="22"/>
        </w:tc>
      </w:tr>
    </w:tbl>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4" name="Picture"/>
            <a:graphic>
              <a:graphicData uri="http://schemas.openxmlformats.org/drawingml/2006/picture">
                <pic:pic>
                  <pic:nvPicPr>
                    <pic:cNvPr descr="06-graphical-representation_files/figure-docx/unnamed-chunk-2-1.png" id="25" name="Picture"/>
                    <pic:cNvPicPr>
                      <a:picLocks noChangeArrowheads="1" noChangeAspect="1"/>
                    </pic:cNvPicPr>
                  </pic:nvPicPr>
                  <pic:blipFill>
                    <a:blip r:embed="rId2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30"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ins w:id="5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d-separation"/>
          <w:p>
            <w:pPr>
              <w:pStyle w:val="BodyText"/>
            </w:pPr>
            <w:r>
              <w:rPr>
                <w:b/>
                <w:bCs/>
              </w:rPr>
              <w:t xml:space="preserve">Definition 5 (D-separation)</w:t>
            </w:r>
            <w:r>
              <w:t xml:space="preserve"> </w:t>
            </w: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tc>
      </w:tr>
    </w:tbl>
    <w:bookmarkEnd w:id="30"/>
    <w:bookmarkEnd w:id="31"/>
    <w:bookmarkStart w:id="35" w:name="X09b68097716c1b97496cccc3d8eac7f1e936c3c"/>
    <w:p>
      <w:pPr>
        <w:pStyle w:val="Heading2"/>
      </w:pPr>
      <w:r>
        <w:t xml:space="preserve">4 6.4 Positivity and Structural Causal Models (pp. 68–69)</w:t>
      </w:r>
    </w:p>
    <w:p>
      <w:r>
        <w:pict>
          <v:rect style="width:0;height:1.5pt" o:hralign="center" o:hrstd="t" o:hr="t"/>
        </w:pict>
      </w:r>
    </w:p>
    <w:bookmarkStart w:id="32"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2"/>
    <w:bookmarkStart w:id="34"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def-positivity-violations"/>
          <w:p>
            <w:pPr>
              <w:pStyle w:val="BodyText"/>
            </w:pPr>
            <w:r>
              <w:rPr>
                <w:b/>
                <w:bCs/>
              </w:rPr>
              <w:t xml:space="preserve">Definition 6 (Structural and Random Positivity Violations)</w:t>
            </w:r>
            <w:r>
              <w:t xml:space="preserve"> </w:t>
            </w: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bookmarkEnd w:id="33"/>
        </w:tc>
      </w:tr>
    </w:tbl>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4"/>
    <w:bookmarkEnd w:id="35"/>
    <w:bookmarkStart w:id="49"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41"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backdoor-path"/>
          <w:p>
            <w:pPr>
              <w:pStyle w:val="BodyText"/>
            </w:pPr>
            <w:r>
              <w:rPr>
                <w:b/>
                <w:bCs/>
              </w:rPr>
              <w:t xml:space="preserve">Definition 7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7" w:name="def-dag-confounding"/>
          <w:p>
            <w:pPr>
              <w:pStyle w:val="BodyText"/>
            </w:pPr>
            <w:r>
              <w:rPr>
                <w:b/>
                <w:bCs/>
              </w:rPr>
              <w:t xml:space="preserve">Definition 8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7"/>
        </w:tc>
      </w:tr>
    </w:tbl>
    <w:p>
      <w:pPr>
        <w:pStyle w:val="CaptionedFigure"/>
      </w:pPr>
      <w:r>
        <w:drawing>
          <wp:inline>
            <wp:extent cx="3696101" cy="2310063"/>
            <wp:effectExtent b="0" l="0" r="0" t="0"/>
            <wp:docPr descr="Figure 6.2. Confounding: L opens the backdoor path A ← L → Y. Adjusting for L blocks this path." title="" id="39" name="Picture"/>
            <a:graphic>
              <a:graphicData uri="http://schemas.openxmlformats.org/drawingml/2006/picture">
                <pic:pic>
                  <pic:nvPicPr>
                    <pic:cNvPr descr="06-graphical-representation_files/figure-docx/unnamed-chunk-3-1.png" id="40" name="Picture"/>
                    <pic:cNvPicPr>
                      <a:picLocks noChangeArrowheads="1" noChangeAspect="1"/>
                    </pic:cNvPicPr>
                  </pic:nvPicPr>
                  <pic:blipFill>
                    <a:blip r:embed="rId38"/>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41"/>
    <w:bookmarkStart w:id="44"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def-backdoor-criterion"/>
          <w:p>
            <w:pPr>
              <w:pStyle w:val="BodyText"/>
            </w:pPr>
            <w:r>
              <w:rPr>
                <w:b/>
                <w:bCs/>
              </w:rPr>
              <w:t xml:space="preserve">Definition 9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3"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3"/>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4"/>
    <w:bookmarkStart w:id="46" w:name="selection-bias"/>
    <w:p>
      <w:pPr>
        <w:pStyle w:val="Heading3"/>
      </w:pPr>
      <w:r>
        <w:t xml:space="preserve">5.3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def-dag-selection-bias"/>
          <w:p>
            <w:pPr>
              <w:pStyle w:val="BodyText"/>
            </w:pPr>
            <w:r>
              <w:rPr>
                <w:b/>
                <w:bCs/>
              </w:rPr>
              <w:t xml:space="preserve">Definition 10 (Selection Bias (Structural Definition))</w:t>
            </w:r>
            <w:r>
              <w:t xml:space="preserve"> </w:t>
            </w: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bookmarkEnd w:id="45"/>
        </w:tc>
      </w:tr>
    </w:tbl>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6"/>
    <w:bookmarkStart w:id="48" w:name="measurement-bias"/>
    <w:p>
      <w:pPr>
        <w:pStyle w:val="Heading3"/>
      </w:pPr>
      <w:r>
        <w:t xml:space="preserve">5.4 Measurement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def-dag-measurement-bias"/>
          <w:p>
            <w:pPr>
              <w:pStyle w:val="BodyText"/>
            </w:pPr>
            <w:r>
              <w:rPr>
                <w:b/>
                <w:bCs/>
              </w:rPr>
              <w:t xml:space="preserve">Definition 11 (Measurement Bias (Structural Definition))</w:t>
            </w:r>
            <w:r>
              <w:t xml:space="preserve"> </w:t>
            </w: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bookmarkEnd w:id="47"/>
        </w:tc>
      </w:tr>
    </w:tbl>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8"/>
    <w:bookmarkEnd w:id="49"/>
    <w:bookmarkStart w:id="54" w:name="X4c66a98fcd1cf997e852a2692dd6df9dd16da44"/>
    <w:p>
      <w:pPr>
        <w:pStyle w:val="Heading2"/>
      </w:pPr>
      <w:r>
        <w:t xml:space="preserve">6 6.6 The Structure of Effect Modification (pp. 73–76)</w:t>
      </w:r>
    </w:p>
    <w:p>
      <w:r>
        <w:pict>
          <v:rect style="width:0;height:1.5pt" o:hralign="center" o:hrstd="t" o:hr="t"/>
        </w:pict>
      </w:r>
    </w:p>
    <w:bookmarkStart w:id="50"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50"/>
    <w:bookmarkStart w:id="52"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1"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51"/>
        </w:tc>
      </w:tr>
    </w:tbl>
    <w:bookmarkEnd w:id="52"/>
    <w:bookmarkStart w:id="53"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53"/>
    <w:bookmarkEnd w:id="54"/>
    <w:bookmarkStart w:id="56"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5">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6"/>
    <w:bookmarkStart w:id="60" w:name="references"/>
    <w:p>
      <w:pPr>
        <w:pStyle w:val="Heading2"/>
      </w:pPr>
      <w:r>
        <w:t xml:space="preserve">8 References</w:t>
      </w:r>
    </w:p>
    <w:p>
      <w:r>
        <w:pict>
          <v:rect style="width:0;height:1.5pt" o:hralign="center" o:hrstd="t" o:hr="t"/>
        </w:pict>
      </w:r>
    </w:p>
    <w:bookmarkStart w:id="59" w:name="refs"/>
    <w:bookmarkStart w:id="5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7">
        <w:r>
          <w:rPr>
            <w:rStyle w:val="Hyperlink"/>
          </w:rPr>
          <w:t xml:space="preserve">https://miguelhernan.org/whatifbook</w:t>
        </w:r>
      </w:hyperlink>
      <w: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3" Type="http://schemas.openxmlformats.org/officeDocument/2006/relationships/image" Target="media/rId23.png"/><Relationship Id="rId38" Type="http://schemas.openxmlformats.org/officeDocument/2006/relationships/image" Target="media/rId38.png"/><Relationship Id="rId57" Type="http://schemas.openxmlformats.org/officeDocument/2006/relationships/hyperlink" Target="https://miguelhernan.org/whatifbook" TargetMode="External"/><Relationship Id="rId55"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miguelhernan.org/whatifbook" TargetMode="External"/><Relationship Id="rId55"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2026-09-10T04:50:20Z</dcterms:created>
  <dcterms:modified xsi:type="dcterms:W3CDTF">2026-09-10T04:50:20Z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