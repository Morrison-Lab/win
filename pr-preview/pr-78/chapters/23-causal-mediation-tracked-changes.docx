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Throughout most of this book we have asked:</w:t>
      </w:r>
      <w:r>
        <w:t xml:space="preserve"> </w:t>
      </w:r>
      <w:r>
        <w:t xml:space="preserve">“What is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causal effect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outcome</w:t>
      </w:r>
      <w:r>
        <w:t xml:space="preserve"> </w:t>
      </w:r>
      <m:oMath>
        <m:r>
          <m:t>Y</m:t>
        </m:r>
      </m:oMath>
      <w:r>
        <w:t xml:space="preserve">?”</w:t>
      </w:r>
      <w:r>
        <w:t xml:space="preserve"> </w:t>
      </w:r>
      <w:r>
        <w:t xml:space="preserve">This question collapses all causal pathways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single number.</w:t>
      </w:r>
      <w:r>
        <w:t xml:space="preserve"> </w:t>
      </w:r>
      <w:r>
        <w:t xml:space="preserve">But scientific and policy questions often require a finer decomposition: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operates through a particular intermediate variable (a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and how much operates through other pathways?</w:t>
      </w:r>
    </w:p>
    <w:p>
      <w:pPr>
        <w:pStyle w:val="BodyText"/>
      </w:pPr>
      <w:r>
        <w:t xml:space="preserve">Mediation analysis has a long history in the behavioral and social sciences,</w:t>
      </w:r>
      <w:r>
        <w:t xml:space="preserve"> </w:t>
      </w:r>
      <w:r>
        <w:t xml:space="preserve">but the traditional approach — based on coefficient differences in linear regression —</w:t>
      </w:r>
      <w:r>
        <w:t xml:space="preserve"> </w:t>
      </w:r>
      <w:r>
        <w:t xml:space="preserve">has significant conceptual and practical limitations.</w:t>
      </w:r>
      <w:r>
        <w:t xml:space="preserve"> </w:t>
      </w:r>
      <w:r>
        <w:t xml:space="preserve">This chapter examines those limitations,</w:t>
      </w:r>
      <w:r>
        <w:t xml:space="preserve"> </w:t>
      </w:r>
      <w:r>
        <w:t xml:space="preserve">defends a properly formulated mediation analysis,</w:t>
      </w:r>
      <w:r>
        <w:t xml:space="preserve"> </w:t>
      </w:r>
      <w:r>
        <w:t xml:space="preserve">and introduces a modern interventionist framework</w:t>
      </w:r>
      <w:r>
        <w:t xml:space="preserve"> </w:t>
      </w:r>
      <w:r>
        <w:t xml:space="preserve">that resolves many of the classical difficulties.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323–330)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classical approach to mediation (Baron and Kenny, path analysis)</w:t>
      </w:r>
      <w:r>
        <w:t xml:space="preserve"> </w:t>
      </w:r>
      <w:r>
        <w:t xml:space="preserve">conflates total, direct, and indirect effects in ways that can produce misleading conclusions.</w:t>
      </w:r>
      <w:r>
        <w:t xml:space="preserve"> </w:t>
      </w:r>
      <w:r>
        <w:t xml:space="preserve">The counterfactual formulation precisely defines each effect as a potential outcome,</w:t>
      </w:r>
      <w:r>
        <w:t xml:space="preserve"> </w:t>
      </w:r>
      <w:r>
        <w:t xml:space="preserve">reveals the assumptions required for identification,</w:t>
      </w:r>
      <w:r>
        <w:t xml:space="preserve"> </w:t>
      </w:r>
      <w:r>
        <w:t xml:space="preserve">and suggests estimation strategies that parallel those developed for total effects.</w:t>
      </w:r>
    </w:p>
    <w:bookmarkStart w:id="13" w:name="mediation-analysis-under-attack-p.-323"/>
    <w:p>
      <w:pPr>
        <w:pStyle w:val="Heading2"/>
      </w:pPr>
      <w:r>
        <w:t xml:space="preserve">1 23.1 Mediation Analysis Under Attack (p. 323)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7" w:author="PR Preview" w:date="2024-01-01T00:00:00Z">
        <w:r>
          <w:t xml:space="preserve">Classical mediation analysis, as popularized by Baron and Kenny (1986),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decomposes the total effect of</w:t>
        </w:r>
      </w:ins>
      <w:ins w:id="7" w:author="PR Preview" w:date="2024-01-01T00:00:00Z">
        <w:r>
          <w:t xml:space="preserve"> </w:t>
        </w:r>
      </w:ins>
      <m:oMath>
        <m:r>
          <m:t>A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on</w:t>
        </w:r>
      </w:ins>
      <w:ins w:id="7" w:author="PR Preview" w:date="2024-01-01T00:00:00Z">
        <w:r>
          <w:t xml:space="preserve"> </w:t>
        </w:r>
      </w:ins>
      <m:oMath>
        <m:r>
          <m:t>Y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into a direct and an indirect effect.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direct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(Direct and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direct effect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indirect effect</w:t>
            </w:r>
            <w:r>
              <w:t xml:space="preserve"> </w:t>
            </w:r>
            <w:r>
              <w:t xml:space="preserve">(or mediated effect)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ins w:id="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classical-mediation-decomposition"/>
          <w:p>
            <w:pPr>
              <w:pStyle w:val="BodyText"/>
            </w:pPr>
            <w:r>
              <w:rPr>
                <w:b/>
                <w:bCs/>
              </w:rPr>
              <w:t xml:space="preserve">Definition 2 (Classical Mediation Decomposition)</w:t>
            </w:r>
            <w:r>
              <w:t xml:space="preserve"> </w:t>
            </w:r>
            <w:r>
              <w:t xml:space="preserve">In a linear structural equation model,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M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ε</m:t>
                    </m:r>
                  </m:e>
                  <m:sub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ε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indirect effect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“product of coefficients”</w:t>
            </w:r>
            <w:r>
              <w:t xml:space="preserve">),</w:t>
            </w:r>
            <w:r>
              <w:t xml:space="preserve"> </w:t>
            </w:r>
            <w:r>
              <w:t xml:space="preserve">the direct effect 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the total effect 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bookmarkStart w:id="12" w:name="criticisms-of-the-classical-approach"/>
    <w:p>
      <w:pPr>
        <w:pStyle w:val="Heading3"/>
      </w:pPr>
      <w:r>
        <w:t xml:space="preserve">1.1 Criticisms of the Classical Approach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classical-mediation-limitations"/>
          <w:p>
            <w:pPr>
              <w:pStyle w:val="BodyText"/>
            </w:pPr>
            <w:r>
              <w:rPr>
                <w:b/>
                <w:bCs/>
              </w:rPr>
              <w:t xml:space="preserve">Definition 3 (Limitations of Classical Mediation Analysis)</w:t>
            </w:r>
            <w:r>
              <w:t xml:space="preserve"> </w:t>
            </w:r>
            <w:r>
              <w:t xml:space="preserve">The classical approach fails in several important ways: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Non-linear models</w:t>
            </w:r>
            <w:r>
              <w:t xml:space="preserve">: In logistic or survival regression,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“difference of coefficients”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“product of coefficients”</w:t>
            </w:r>
            <w:r>
              <w:t xml:space="preserve"> </w:t>
            </w:r>
            <w:r>
              <w:t xml:space="preserve">methods</w:t>
            </w:r>
            <w:r>
              <w:t xml:space="preserve"> </w:t>
            </w:r>
            <w:r>
              <w:t xml:space="preserve">do not estimate the same quantity and neither equals the natural indirect effect.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Interaction</w:t>
            </w:r>
            <w:r>
              <w:t xml:space="preserve">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interact in their effects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(i.e., the effect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differs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classical mediation analysis misses this interaction entirely.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Confounding of the mediator</w:t>
            </w:r>
            <w:r>
              <w:t xml:space="preserve">: If there are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(confounders of the mediator-outcome relationship),</w:t>
            </w:r>
            <w:r>
              <w:t xml:space="preserve"> </w:t>
            </w:r>
            <w:r>
              <w:t xml:space="preserve">the regression coefficients do not have causal interpretations.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Unmeasured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–</w:t>
            </w:r>
            <m:oMath>
              <m:r>
                <m:t>M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interaction for non-linearities</w:t>
            </w:r>
            <w:r>
              <w:t xml:space="preserve">: Even correcting for the above,</w:t>
            </w:r>
            <w:r>
              <w:t xml:space="preserve"> </w:t>
            </w:r>
            <w:r>
              <w:t xml:space="preserve">the classical estimands do not correspond to well-defined causal quantities.</w:t>
            </w:r>
          </w:p>
          <w:bookmarkEnd w:id="11"/>
        </w:tc>
      </w:tr>
    </w:tbl>
    <w:p>
      <w:pPr>
        <w:pStyle w:val="FirstParagraph"/>
      </w:pPr>
      <w:r>
        <w:t xml:space="preserve">These criticisms motivate a formal counterfactual definition of direct and indirect effects,</w:t>
      </w:r>
      <w:r>
        <w:t xml:space="preserve"> </w:t>
      </w:r>
      <w:r>
        <w:t xml:space="preserve">which makes the identifying assumptions explicit and yields estimators that work</w:t>
      </w:r>
      <w:r>
        <w:t xml:space="preserve"> </w:t>
      </w:r>
      <w:r>
        <w:t xml:space="preserve">in non-linear models with interaction.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critique of classical mediation using the potential outcomes framework</w:t>
      </w:r>
      <w:r>
        <w:t xml:space="preserve"> </w:t>
      </w:r>
      <w:r>
        <w:t xml:space="preserve">was developed in the 2000s and 2010s by VanderWeele, Robins, Pearl, and others.</w:t>
      </w:r>
      <w:r>
        <w:t xml:space="preserve"> </w:t>
      </w:r>
      <w:r>
        <w:t xml:space="preserve">The key insight is that the classical</w:t>
      </w:r>
      <w:r>
        <w:t xml:space="preserve"> </w:t>
      </w:r>
      <w:r>
        <w:t xml:space="preserve">“direct”</w:t>
      </w:r>
      <w:r>
        <w:t xml:space="preserve"> </w:t>
      </w:r>
      <w:r>
        <w:t xml:space="preserve">and</w:t>
      </w:r>
      <w:r>
        <w:t xml:space="preserve"> </w:t>
      </w:r>
      <w:r>
        <w:t xml:space="preserve">“indirect”</w:t>
      </w:r>
      <w:r>
        <w:t xml:space="preserve"> </w:t>
      </w:r>
      <w:r>
        <w:t xml:space="preserve">effects are estimable</w:t>
      </w:r>
      <w:r>
        <w:t xml:space="preserve"> </w:t>
      </w:r>
      <w:r>
        <w:t xml:space="preserve">only under strong — and usually unstated — assumptions about the absence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and the absence of unmeasured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relationship.</w:t>
      </w:r>
    </w:p>
    <w:bookmarkEnd w:id="12"/>
    <w:bookmarkEnd w:id="13"/>
    <w:bookmarkStart w:id="20" w:name="a-defense-of-mediation-analysis-p.-325"/>
    <w:p>
      <w:pPr>
        <w:pStyle w:val="Heading2"/>
      </w:pPr>
      <w:r>
        <w:t xml:space="preserve">2 23.2 A Defense of Mediation Analysis (p. 325)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Despite these criticisms, mediation analysis remains scientifically valuable</w:t>
      </w:r>
      <w:r>
        <w:t xml:space="preserve"> </w:t>
      </w:r>
      <w:r>
        <w:t xml:space="preserve">when conducted with appropriate care.</w:t>
      </w:r>
      <w:r>
        <w:t xml:space="preserve"> </w:t>
      </w:r>
      <w:r>
        <w:t xml:space="preserve">Understanding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treatment works — through what mechanisms —</w:t>
      </w:r>
      <w:r>
        <w:t xml:space="preserve"> </w:t>
      </w:r>
      <w:r>
        <w:t xml:space="preserve">is essential for: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Surrogate endpoint validation</w:t>
      </w:r>
      <w:r>
        <w:t xml:space="preserve">: If a treatment works only through biomarker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may serve as a valid surrogate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future trials.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Mechanism-based intervention design</w:t>
      </w:r>
      <w:r>
        <w:t xml:space="preserve">: If the indirect pathway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dominant,</w:t>
      </w:r>
      <w:r>
        <w:t xml:space="preserve"> </w:t>
      </w:r>
      <w:r>
        <w:t xml:space="preserve">interventions targeting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directly (without</w:t>
      </w:r>
      <w:r>
        <w:t xml:space="preserve"> </w:t>
      </w:r>
      <m:oMath>
        <m:r>
          <m:t>A</m:t>
        </m:r>
      </m:oMath>
      <w:r>
        <w:t xml:space="preserve">) may be effective.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Effect decomposition for policy</w:t>
      </w:r>
      <w:r>
        <w:t xml:space="preserve">: Policy makers may want to know</w:t>
      </w:r>
      <w:r>
        <w:t xml:space="preserve"> </w:t>
      </w:r>
      <w:r>
        <w:t xml:space="preserve">how much of the health disparity between two groups is</w:t>
      </w:r>
      <w:r>
        <w:t xml:space="preserve"> </w:t>
      </w:r>
      <w:r>
        <w:t xml:space="preserve">“explained”</w:t>
      </w:r>
      <w:r>
        <w:t xml:space="preserve"> </w:t>
      </w:r>
      <w:r>
        <w:t xml:space="preserve">by a specific mediator.</w:t>
      </w:r>
    </w:p>
    <w:p>
      <w:pPr>
        <w:pStyle w:val="FirstParagraph"/>
      </w:pPr>
      <w:r>
        <w:t xml:space="preserve">The counterfactual framework provides precise definitions</w:t>
      </w:r>
      <w:r>
        <w:t xml:space="preserve"> </w:t>
      </w:r>
      <w:r>
        <w:t xml:space="preserve">that make these scientific goals achievable without the ambiguities of the classical approach.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natural-direct"/>
          <w:p>
            <w:pPr>
              <w:pStyle w:val="BodyText"/>
            </w:pPr>
            <w:r>
              <w:rPr>
                <w:b/>
                <w:bCs/>
              </w:rPr>
              <w:t xml:space="preserve">Definition 4 (Natural Direct Effect (NDE))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NDE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the potential outcome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mediator value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is the potential value of the mediator under no treatment.</w:t>
            </w:r>
            <w:r>
              <w:t xml:space="preserve"> </w:t>
            </w:r>
            <w:r>
              <w:t xml:space="preserve">The NDE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the mediator were</w:t>
            </w:r>
            <w:r>
              <w:t xml:space="preserve"> </w:t>
            </w:r>
            <w:r>
              <w:t xml:space="preserve">“held”</w:t>
            </w:r>
            <w:r>
              <w:t xml:space="preserve"> </w:t>
            </w:r>
            <w:r>
              <w:t xml:space="preserve">at the value</w:t>
            </w:r>
            <w:r>
              <w:t xml:space="preserve"> </w:t>
            </w:r>
            <w:r>
              <w:t xml:space="preserve">it would have taken under no treatment?</w:t>
            </w:r>
          </w:p>
          <w:bookmarkEnd w:id="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natural-indirect"/>
          <w:p>
            <w:pPr>
              <w:pStyle w:val="BodyText"/>
            </w:pPr>
            <w:r>
              <w:rPr>
                <w:b/>
                <w:bCs/>
              </w:rPr>
              <w:t xml:space="preserve">Definition 5 (Natural Indirect Effect (NIE))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captures the effect of changing the mediator from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while holding treatment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NIE asks: how much of the treatment effect is attributable to the change in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?</w:t>
            </w:r>
          </w:p>
          <w:bookmarkEnd w:id="15"/>
        </w:tc>
      </w:tr>
    </w:tbl>
    <w:bookmarkStart w:id="19" w:name="the-decomposition"/>
    <w:p>
      <w:pPr>
        <w:pStyle w:val="Heading3"/>
      </w:pPr>
      <w:r>
        <w:t xml:space="preserve">2.1 The Decomposition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thm-mediation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(Additive Decomposition of the Total Effect)</w:t>
            </w:r>
            <w:r>
              <w:t xml:space="preserve"> </w:t>
            </w:r>
            <w:r>
              <w:t xml:space="preserve">On the additive (difference) scale, the total effect decomposes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NDE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NIE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6"/>
        </w:tc>
      </w:tr>
    </w:tbl>
    <w:p>
      <w:pPr>
        <w:pStyle w:val="FirstParagraph"/>
      </w:pPr>
      <w:ins w:id="21" w:author="PR Preview" w:date="2024-01-01T00:00:00Z">
        <w:r>
          <w:t xml:space="preserve">On other scales (ratio, odds ratio), decompositions exist but are more complex.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cross-world-counterfactual"/>
          <w:p>
            <w:pPr>
              <w:pStyle w:val="BodyText"/>
            </w:pPr>
            <w:r>
              <w:rPr>
                <w:b/>
                <w:bCs/>
              </w:rPr>
              <w:t xml:space="preserve">Definition 6 (Cross-World Counterfactual)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cross-world</w:t>
            </w:r>
            <w:r>
              <w:t xml:space="preserve"> </w:t>
            </w:r>
            <w:r>
              <w:t xml:space="preserve">counterfactual:</w:t>
            </w:r>
            <w:r>
              <w:t xml:space="preserve"> </w:t>
            </w:r>
            <w:r>
              <w:t xml:space="preserve">it asks about the outcome when treatment is set to 1 but the mediator takes the value</w:t>
            </w:r>
            <w:r>
              <w:t xml:space="preserve"> </w:t>
            </w:r>
            <w:r>
              <w:t xml:space="preserve">it would have taken if treatment had been set to 0.</w:t>
            </w:r>
            <w:r>
              <w:t xml:space="preserve"> </w:t>
            </w:r>
            <w:r>
              <w:t xml:space="preserve">This requires simultaneously imagining two different treatment worlds,</w:t>
            </w:r>
            <w:r>
              <w:t xml:space="preserve"> </w:t>
            </w:r>
            <w:r>
              <w:t xml:space="preserve">which cannot be directly observed.</w:t>
            </w:r>
          </w:p>
          <w:bookmarkEnd w:id="17"/>
        </w:tc>
      </w:tr>
    </w:tbl>
    <w:p>
      <w:pPr>
        <w:pStyle w:val="BodyText"/>
      </w:pPr>
      <w:ins w:id="2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nde-nie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7 (Identification of the NDE and NIE)</w:t>
            </w:r>
            <w:r>
              <w:t xml:space="preserve"> </w:t>
            </w:r>
            <w:r>
              <w:t xml:space="preserve">The NDE and NIE are identified under four conditions:</w:t>
            </w:r>
            <w:r>
              <w:t xml:space="preserve"> </w:t>
            </w:r>
            <w:r>
              <w:t xml:space="preserve">(1) no unmeasured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–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confounders,</w:t>
            </w:r>
            <w:r>
              <w:t xml:space="preserve"> </w:t>
            </w:r>
            <w:r>
              <w:t xml:space="preserve">(2) no unmeasured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–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confounders,</w:t>
            </w:r>
            <w:r>
              <w:t xml:space="preserve"> </w:t>
            </w:r>
            <w:r>
              <w:t xml:space="preserve">(3) no unmeasured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–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confounders, and</w:t>
            </w:r>
            <w:r>
              <w:t xml:space="preserve"> </w:t>
            </w:r>
            <w:r>
              <w:t xml:space="preserve">(4) no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–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confounder that is itself caused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ins w:id="23" w:author="PR Preview" w:date="2024-01-01T00:00:00Z">
        <w:r>
          <w:t xml:space="preserve">Condition (4) is particularly restrictive: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if treatment affects a common cause of</w:t>
        </w:r>
      </w:ins>
      <w:ins w:id="23" w:author="PR Preview" w:date="2024-01-01T00:00:00Z">
        <w:r>
          <w:t xml:space="preserve"> </w:t>
        </w:r>
      </w:ins>
      <m:oMath>
        <m:r>
          <m:t>M</m:t>
        </m:r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and</w:t>
        </w:r>
      </w:ins>
      <w:ins w:id="23" w:author="PR Preview" w:date="2024-01-01T00:00:00Z">
        <w:r>
          <w:t xml:space="preserve"> </w:t>
        </w:r>
      </w:ins>
      <m:oMath>
        <m:r>
          <m:t>Y</m:t>
        </m:r>
      </m:oMath>
      <w:ins w:id="23" w:author="PR Preview" w:date="2024-01-01T00:00:00Z">
        <w:r>
          <w:t xml:space="preserve">,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the cross-world counterfactuals are not identified from observed data.</w:t>
        </w:r>
      </w:ins>
    </w:p>
    <w:bookmarkEnd w:id="19"/>
    <w:bookmarkEnd w:id="20"/>
    <w:bookmarkStart w:id="25" w:name="empirically-verifiable-mediation-p.-327"/>
    <w:p>
      <w:pPr>
        <w:pStyle w:val="Heading2"/>
      </w:pPr>
      <w:r>
        <w:t xml:space="preserve">3 23.3 Empirically Verifiable Mediation (p. 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natural direct and indirect effects require identifying assumptions</w:t>
      </w:r>
      <w:r>
        <w:t xml:space="preserve"> </w:t>
      </w:r>
      <w:r>
        <w:t xml:space="preserve">that cannot be empirically verified — in particular, the cross-world consistency condition</w:t>
      </w:r>
      <w:r>
        <w:t xml:space="preserve"> </w:t>
      </w:r>
      <w:r>
        <w:t xml:space="preserve">assumes that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well-defined</w:t>
      </w:r>
      <w:r>
        <w:t xml:space="preserve"> </w:t>
      </w:r>
      <w:r>
        <w:t xml:space="preserve">and corresponds to a realizable intervention.</w:t>
      </w:r>
      <w:r>
        <w:t xml:space="preserve"> </w:t>
      </w:r>
      <w:r>
        <w:t xml:space="preserve">This is conceptually problematic when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cannot in principle</w:t>
      </w:r>
      <w:r>
        <w:t xml:space="preserve"> </w:t>
      </w:r>
      <w:r>
        <w:t xml:space="preserve">be manipulated independently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An alternative is to focus on</w:t>
      </w:r>
      <w:r>
        <w:t xml:space="preserve"> </w:t>
      </w:r>
      <w:r>
        <w:rPr>
          <w:b/>
          <w:bCs/>
        </w:rPr>
        <w:t xml:space="preserve">controlled direct effects</w:t>
      </w:r>
      <w:r>
        <w:t xml:space="preserve"> </w:t>
      </w:r>
      <w:r>
        <w:t xml:space="preserve">and related estimands</w:t>
      </w:r>
      <w:r>
        <w:t xml:space="preserve"> </w:t>
      </w:r>
      <w:r>
        <w:t xml:space="preserve">that do not require cross-world counterfactuals.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controlled-direct"/>
          <w:p>
            <w:pPr>
              <w:pStyle w:val="BodyText"/>
            </w:pPr>
            <w:r>
              <w:rPr>
                <w:b/>
                <w:bCs/>
              </w:rPr>
              <w:t xml:space="preserve">Definition 8 (Controlled Direct Effect (CDE))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mediator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set simultaneously to specified values.</w:t>
            </w:r>
            <w:r>
              <w:t xml:space="preserve"> </w:t>
            </w:r>
            <w:r>
              <w:t xml:space="preserve">The CDE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held at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 external intervention?</w:t>
            </w:r>
          </w:p>
          <w:bookmarkEnd w:id="21"/>
        </w:tc>
      </w:tr>
    </w:tbl>
    <w:p>
      <w:pPr>
        <w:pStyle w:val="BodyText"/>
      </w:pPr>
      <w:r>
        <w:t xml:space="preserve">The CDE is identified under the same conditions as the average causal effect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  <w:r>
        <w:t xml:space="preserve"> </w:t>
      </w:r>
      <w:r>
        <w:t xml:space="preserve">Crucially, the CDE does not require the cross-world consistency assumption</w:t>
      </w:r>
      <w:r>
        <w:t xml:space="preserve"> </w:t>
      </w:r>
      <w:r>
        <w:t xml:space="preserve">and does not depend on condition (4) above (no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confounder).</w:t>
      </w:r>
    </w:p>
    <w:bookmarkStart w:id="24" w:name="empirical-content"/>
    <w:p>
      <w:pPr>
        <w:pStyle w:val="Heading3"/>
      </w:pPr>
      <w:r>
        <w:t xml:space="preserve">3.1 Empirical Content</w:t>
      </w:r>
    </w:p>
    <w:p>
      <w:pPr>
        <w:pStyle w:val="FirstParagraph"/>
      </w:pPr>
      <w:r>
        <w:t xml:space="preserve">The CDE corresponds to a</w:t>
      </w:r>
      <w:r>
        <w:t xml:space="preserve"> </w:t>
      </w:r>
      <w:r>
        <w:rPr>
          <w:b/>
          <w:bCs/>
        </w:rPr>
        <w:t xml:space="preserve">physical intervention</w:t>
      </w:r>
      <w:r>
        <w:t xml:space="preserve">: setting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for everyone in the population</w:t>
      </w:r>
      <w:r>
        <w:t xml:space="preserve"> </w:t>
      </w:r>
      <w:r>
        <w:t xml:space="preserve">and then comparing treatment assignments.</w:t>
      </w:r>
      <w:r>
        <w:t xml:space="preserve"> </w:t>
      </w:r>
      <w:r>
        <w:t xml:space="preserve">This is the kind of intervention that could, in principle, be conducted</w:t>
      </w:r>
      <w:r>
        <w:t xml:space="preserve"> </w:t>
      </w:r>
      <w:r>
        <w:t xml:space="preserve">(e.g., in a sequential randomized trial that randomizes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).</w:t>
      </w:r>
    </w:p>
    <w:p>
      <w:pPr>
        <w:pStyle w:val="BodyText"/>
      </w:pPr>
      <w:r>
        <w:t xml:space="preserve">The limitation of the CDE is that it does not provide a single measure</w:t>
      </w:r>
      <w:r>
        <w:t xml:space="preserve"> </w:t>
      </w:r>
      <w:r>
        <w:t xml:space="preserve">of the</w:t>
      </w:r>
      <w:r>
        <w:t xml:space="preserve"> </w:t>
      </w:r>
      <w:r>
        <w:t xml:space="preserve">“indirect effect”</w:t>
      </w:r>
      <w:r>
        <w:t xml:space="preserve">; rather, the CDE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captures the direct effect</w:t>
      </w:r>
      <w:r>
        <w:t xml:space="preserve"> </w:t>
      </w:r>
      <w:r>
        <w:t xml:space="preserve">when the mediator is fixed at</w:t>
      </w:r>
      <w:r>
        <w:t xml:space="preserve"> </w:t>
      </w:r>
      <m:oMath>
        <m:r>
          <m:t>m</m:t>
        </m:r>
      </m:oMath>
      <w:r>
        <w:t xml:space="preserve">, and one obtains a different CDE for each value of</w:t>
      </w:r>
      <w:r>
        <w:t xml:space="preserve"> </w:t>
      </w:r>
      <m:oMath>
        <m:r>
          <m:t>m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thm-cde-nde-equivalence"/>
          <w:p>
            <w:pPr>
              <w:pStyle w:val="BodyText"/>
            </w:pPr>
            <w:r>
              <w:rPr>
                <w:b/>
                <w:bCs/>
              </w:rPr>
              <w:t xml:space="preserve">Theorem 2 (CDE–NDE Equivalence under No Interaction)</w:t>
            </w:r>
            <w:r>
              <w:t xml:space="preserve"> </w:t>
            </w:r>
            <w:r>
              <w:t xml:space="preserve">When there is no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M</m:t>
              </m:r>
            </m:oMath>
            <w:r>
              <w:t xml:space="preserve"> </w:t>
            </w:r>
            <w:r>
              <w:t xml:space="preserve">interaction on the additive scale</w:t>
            </w:r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CDE equals the NDE for any value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ins w:id="32" w:author="PR Preview" w:date="2024-01-01T00:00:00Z">
        <w:r>
          <w:t xml:space="preserve">In this case, both estimands agree and the choice is immaterial.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When interaction is present, they differ, and the analyst must decide which is of interest.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thm-four-way-decomposition"/>
          <w:p>
            <w:pPr>
              <w:pStyle w:val="BodyText"/>
            </w:pPr>
            <w:r>
              <w:rPr>
                <w:b/>
                <w:bCs/>
              </w:rPr>
              <w:t xml:space="preserve">Theorem 3 (Four-Way Decomposition of the Total Effect)</w:t>
            </w:r>
            <w:r>
              <w:t xml:space="preserve"> </w:t>
            </w:r>
            <w:r>
              <w:t xml:space="preserve">VanderWeele (2014) proposed a four-way decomposition of the total effect</w:t>
            </w:r>
            <w:r>
              <w:t xml:space="preserve"> </w:t>
            </w:r>
            <w:r>
              <w:t xml:space="preserve">into components due to:</w:t>
            </w:r>
            <w:r>
              <w:t xml:space="preserve"> </w:t>
            </w:r>
            <w:r>
              <w:t xml:space="preserve">(1) the controlled direct effect (CDE at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(2) a pure indirect effect (no interaction),</w:t>
            </w:r>
            <w:r>
              <w:t xml:space="preserve"> </w:t>
            </w:r>
            <w:r>
              <w:t xml:space="preserve">(3) an interaction component attributable to the mediator,</w:t>
            </w:r>
            <w:r>
              <w:t xml:space="preserve"> </w:t>
            </w:r>
            <w:r>
              <w:t xml:space="preserve">(4) an interaction component attributable to treatment.</w:t>
            </w:r>
          </w:p>
          <w:bookmarkEnd w:id="23"/>
        </w:tc>
      </w:tr>
    </w:tbl>
    <w:p>
      <w:pPr>
        <w:pStyle w:val="BodyText"/>
      </w:pPr>
      <w:ins w:id="33" w:author="PR Preview" w:date="2024-01-01T00:00:00Z">
        <w:r>
          <w:t xml:space="preserve">This decomposition is especially useful when</w:t>
        </w:r>
      </w:ins>
      <w:ins w:id="33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M</m:t>
        </m:r>
      </m:oMath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interaction is present and of scientific interest.</w:t>
        </w:r>
      </w:ins>
    </w:p>
    <w:bookmarkEnd w:id="24"/>
    <w:bookmarkEnd w:id="25"/>
    <w:bookmarkStart w:id="35" w:name="Xcf08f17f5facc266979ed577f3a4510da6076c0"/>
    <w:p>
      <w:pPr>
        <w:pStyle w:val="Heading2"/>
      </w:pPr>
      <w:r>
        <w:t xml:space="preserve">4 23.4 An Interventionist Theory of Mediation (p. 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deepest conceptual challenge in mediation analysis</w:t>
      </w:r>
      <w:r>
        <w:t xml:space="preserve"> </w:t>
      </w:r>
      <w:r>
        <w:t xml:space="preserve">arises from the cross-world nature of the NDE and NIE: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requires simultaneously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(at one level)</w:t>
      </w:r>
      <w:r>
        <w:t xml:space="preserve"> </w:t>
      </w:r>
      <w:r>
        <w:t xml:space="preserve">and letting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as it would be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different level).</w:t>
      </w:r>
      <w:r>
        <w:t xml:space="preserve"> </w:t>
      </w:r>
      <w:r>
        <w:t xml:space="preserve">This is not the result of any single intervention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resolves this by restricting attention</w:t>
      </w:r>
      <w:r>
        <w:t xml:space="preserve"> </w:t>
      </w:r>
      <w:r>
        <w:t xml:space="preserve">to estimands that correspond to interventions that</w:t>
      </w:r>
      <w:r>
        <w:t xml:space="preserve"> </w:t>
      </w:r>
      <w:r>
        <w:rPr>
          <w:i/>
          <w:iCs/>
        </w:rPr>
        <w:t xml:space="preserve">could actually be performed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def-interventionist-mediation"/>
          <w:p>
            <w:pPr>
              <w:pStyle w:val="BodyText"/>
            </w:pPr>
            <w:r>
              <w:rPr>
                <w:b/>
                <w:bCs/>
              </w:rPr>
              <w:t xml:space="preserve">Definition 9 (Interventionist (Stochastic) Mediation Estimands)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a distribution over mediator values.</w:t>
            </w:r>
            <w:r>
              <w:t xml:space="preserve"> </w:t>
            </w:r>
            <w:r>
              <w:t xml:space="preserve">Define the</w:t>
            </w:r>
            <w:r>
              <w:t xml:space="preserve"> </w:t>
            </w:r>
            <w:r>
              <w:rPr>
                <w:b/>
                <w:bCs/>
              </w:rPr>
              <w:t xml:space="preserve">randomized interventional analogue</w:t>
            </w:r>
            <w:r>
              <w:t xml:space="preserve"> </w:t>
            </w:r>
            <w:r>
              <w:t xml:space="preserve">of the indirect effect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rIIE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denotes assigning the mediator at random</w:t>
            </w:r>
            <w:r>
              <w:t xml:space="preserve"> </w:t>
            </w:r>
            <w:r>
              <w:t xml:space="preserve">from the distribution it would have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In this formulation, both components of the nested counterfactual</w:t>
      </w:r>
      <w:r>
        <w:t xml:space="preserve"> </w:t>
      </w:r>
      <w:r>
        <w:t xml:space="preserve">correspond to actual interventions: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some value and draw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from a distribution.</w:t>
      </w:r>
      <w:r>
        <w:t xml:space="preserve"> </w:t>
      </w:r>
      <w:r>
        <w:t xml:space="preserve">There is no cross-world problem because we are only asking</w:t>
      </w:r>
      <w:r>
        <w:t xml:space="preserve"> </w:t>
      </w:r>
      <w:r>
        <w:t xml:space="preserve">“what would happen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set to 1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were drawn from the distribution</w:t>
      </w:r>
      <w:r>
        <w:t xml:space="preserve"> </w:t>
      </w:r>
      <w:r>
        <w:t xml:space="preserve">it would have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?”</w:t>
      </w:r>
      <w:r>
        <w:t xml:space="preserve"> </w:t>
      </w:r>
      <w:r>
        <w:t xml:space="preserve">— which is an intervention that could be implemented.</w:t>
      </w:r>
    </w:p>
    <w:bookmarkStart w:id="28" w:name="Xbcc1eb4508be7340ed9e76336f59b72142b2af4"/>
    <w:p>
      <w:pPr>
        <w:pStyle w:val="Heading3"/>
      </w:pPr>
      <w:r>
        <w:t xml:space="preserve">4.1 Identification of Interventionist Effects</w:t>
      </w:r>
    </w:p>
    <w:p>
      <w:pPr>
        <w:pStyle w:val="FirstParagraph"/>
      </w:pPr>
      <w:r>
        <w:t xml:space="preserve">The randomized interventional analogue of the indirect effect is identified</w:t>
      </w:r>
      <w:r>
        <w:t xml:space="preserve"> </w:t>
      </w:r>
      <w:r>
        <w:t xml:space="preserve">under conditions that do not require assumption (4) from Section 23.2: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thm-riie-identification"/>
          <w:p>
            <w:pPr>
              <w:pStyle w:val="BodyText"/>
            </w:pPr>
            <w:r>
              <w:rPr>
                <w:b/>
                <w:bCs/>
              </w:rPr>
              <w:t xml:space="preserve">Theorem 4 (Identification of the Randomized Interventional Indirect Effect)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rIIE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∫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</m:e>
                    </m:d>
                    <m:r>
                      <m:t> </m:t>
                    </m:r>
                    <m:r>
                      <m:t>d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</m:e>
                    </m:d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are baseline covariates sufficient to control confounding of both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pathways.</w:t>
            </w:r>
          </w:p>
          <w:bookmarkEnd w:id="27"/>
        </w:tc>
      </w:tr>
    </w:tbl>
    <w:p>
      <w:pPr>
        <w:pStyle w:val="BodyText"/>
      </w:pPr>
      <w:ins w:id="41" w:author="PR Preview" w:date="2024-01-01T00:00:00Z">
        <w:r>
          <w:t xml:space="preserve">This expression can be estimated from observed data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using outcome regression, IP weighting, or doubly robust methods.</w:t>
        </w:r>
      </w:ins>
    </w:p>
    <w:p>
      <w:pPr>
        <w:pStyle w:val="BodyText"/>
      </w:pPr>
      <w:r>
        <w:rPr>
          <w:b/>
          <w:bCs/>
        </w:rPr>
        <w:t xml:space="preserve">Why the interventionist approach matters</w:t>
      </w:r>
      <w:r>
        <w:t xml:space="preserve">:</w:t>
      </w:r>
    </w:p>
    <w:p>
      <w:pPr>
        <w:pStyle w:val="BodyText"/>
      </w:pPr>
      <w:r>
        <w:t xml:space="preserve">The standard NDE requires cross-world consistency, which is often unjustifiable</w:t>
      </w:r>
      <w:r>
        <w:t xml:space="preserve"> </w:t>
      </w:r>
      <w:r>
        <w:t xml:space="preserve">when the mediator cannot be independently manipulated.</w:t>
      </w:r>
      <w:r>
        <w:t xml:space="preserve"> </w:t>
      </w:r>
      <w:r>
        <w:t xml:space="preserve">The interventionist approach by Vansteelandt and Daniel (2017)</w:t>
      </w:r>
      <w:r>
        <w:t xml:space="preserve"> </w:t>
      </w:r>
      <w:r>
        <w:t xml:space="preserve">and the stochastic mediation approach by Didelez, Dawid, and Geneletti (2006)</w:t>
      </w:r>
      <w:r>
        <w:t xml:space="preserve"> </w:t>
      </w:r>
      <w:r>
        <w:t xml:space="preserve">replace cross-world counterfactuals with stochastic interventions on the mediator,</w:t>
      </w:r>
      <w:r>
        <w:t xml:space="preserve"> </w:t>
      </w:r>
      <w:r>
        <w:t xml:space="preserve">which are well-defined physically and identifiable under weaker assumptions.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job training program,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employment status,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income.</w:t>
      </w:r>
      <w:r>
        <w:t xml:space="preserve"> </w:t>
      </w:r>
      <w:r>
        <w:t xml:space="preserve">The NDE requires holding employment at the value it</w:t>
      </w:r>
      <w:r>
        <w:t xml:space="preserve"> </w:t>
      </w:r>
      <w:r>
        <w:rPr>
          <w:i/>
          <w:iCs/>
        </w:rPr>
        <w:t xml:space="preserve">would have been</w:t>
      </w:r>
      <w:r>
        <w:t xml:space="preserve"> </w:t>
      </w:r>
      <w:r>
        <w:t xml:space="preserve">without training —</w:t>
      </w:r>
      <w:r>
        <w:t xml:space="preserve"> </w:t>
      </w:r>
      <w:r>
        <w:t xml:space="preserve">but if training causes employment, what does it mean to</w:t>
      </w:r>
      <w:r>
        <w:t xml:space="preserve"> </w:t>
      </w:r>
      <w:r>
        <w:t xml:space="preserve">“hold”</w:t>
      </w:r>
      <w:r>
        <w:t xml:space="preserve"> </w:t>
      </w:r>
      <w:r>
        <w:t xml:space="preserve">employment at the no-training value?</w:t>
      </w:r>
      <w:r>
        <w:t xml:space="preserve"> </w:t>
      </w:r>
      <w:r>
        <w:t xml:space="preserve">The interventionist approach instead asks:</w:t>
      </w:r>
      <w:r>
        <w:t xml:space="preserve"> </w:t>
      </w:r>
      <w:r>
        <w:t xml:space="preserve">“what is the effect on income if we randomly assign employment from the distribution</w:t>
      </w:r>
      <w:r>
        <w:t xml:space="preserve"> </w:t>
      </w:r>
      <w:r>
        <w:t xml:space="preserve">it would have in the no-training group?”</w:t>
      </w:r>
      <w:r>
        <w:t xml:space="preserve"> </w:t>
      </w:r>
      <w:r>
        <w:t xml:space="preserve">This is a well-defined intervention (randomly assign individuals to jobs or not)</w:t>
      </w:r>
      <w:r>
        <w:t xml:space="preserve"> </w:t>
      </w:r>
      <w:r>
        <w:t xml:space="preserve">and is identifiable.</w:t>
      </w:r>
    </w:p>
    <w:bookmarkEnd w:id="28"/>
    <w:bookmarkStart w:id="34" w:name="the-do-operator-and-mediation"/>
    <w:p>
      <w:pPr>
        <w:pStyle w:val="Heading3"/>
      </w:pPr>
      <w:r>
        <w:t xml:space="preserve">4.2 The Do-Operator and Mediation</w:t>
      </w:r>
    </w:p>
    <w:p>
      <w:pPr>
        <w:pStyle w:val="FirstParagraph"/>
      </w:pPr>
      <w:ins w:id="46" w:author="PR Preview" w:date="2024-01-01T00:00:00Z">
        <w:r>
          <w:t xml:space="preserve">In the structural causal model (SCM) framework of Pearl (2000),</w:t>
        </w:r>
      </w:ins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mediation is analyzed using the do-operator.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def-do-operator"/>
          <w:p>
            <w:pPr>
              <w:pStyle w:val="BodyText"/>
            </w:pPr>
            <w:r>
              <w:rPr>
                <w:b/>
                <w:bCs/>
              </w:rPr>
              <w:t xml:space="preserve">Definition 10 (The Do-Operator)</w:t>
            </w:r>
            <w:r>
              <w:t xml:space="preserve"> </w:t>
            </w:r>
            <w:r>
              <w:t xml:space="preserve">Pearl’s</w:t>
            </w:r>
            <w:r>
              <w:t xml:space="preserve"> </w:t>
            </w:r>
            <w:r>
              <w:rPr>
                <w:b/>
                <w:bCs/>
              </w:rPr>
              <w:t xml:space="preserve">do-operator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do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represents an intervention</w:t>
            </w:r>
            <w:r>
              <w:t xml:space="preserve"> </w:t>
            </w:r>
            <w:r>
              <w:t xml:space="preserve">that sets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 a fixed value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 removing all arrows into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the causal DAG.</w:t>
            </w:r>
          </w:p>
          <w:bookmarkEnd w:id="29"/>
        </w:tc>
      </w:tr>
    </w:tbl>
    <w:p>
      <w:pPr>
        <w:pStyle w:val="BodyText"/>
      </w:pPr>
      <w:ins w:id="4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do-mediation"/>
          <w:p>
            <w:pPr>
              <w:pStyle w:val="BodyText"/>
            </w:pPr>
            <w:r>
              <w:rPr>
                <w:b/>
                <w:bCs/>
              </w:rPr>
              <w:t xml:space="preserve">Definition 11 (Direct Effect via the Do-Operator)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in Pearl’s framework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is equivalent to the potential outcome expression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the consistency assumption.</w:t>
            </w:r>
          </w:p>
          <w:bookmarkEnd w:id="30"/>
        </w:tc>
      </w:tr>
    </w:tbl>
    <w:p>
      <w:pPr>
        <w:pStyle w:val="BodyText"/>
      </w:pPr>
      <w:r>
        <w:t xml:space="preserve">The natural direct and indirect effects in SCMs require an additional assumption</w:t>
      </w:r>
      <w:r>
        <w:t xml:space="preserve"> </w:t>
      </w:r>
      <w:r>
        <w:t xml:space="preserve">— that the system obeys a</w:t>
      </w:r>
      <w:r>
        <w:t xml:space="preserve"> </w:t>
      </w:r>
      <w:r>
        <w:rPr>
          <w:b/>
          <w:bCs/>
        </w:rPr>
        <w:t xml:space="preserve">composition rule</w:t>
      </w:r>
      <w:r>
        <w:t xml:space="preserve"> </w:t>
      </w:r>
      <w:r>
        <w:t xml:space="preserve">— which corresponds to</w:t>
      </w:r>
      <w:r>
        <w:t xml:space="preserve"> </w:t>
      </w:r>
      <w:r>
        <w:t xml:space="preserve">the cross-world consistency condition above.</w:t>
      </w:r>
      <w:r>
        <w:t xml:space="preserve"> </w:t>
      </w:r>
      <w:r>
        <w:t xml:space="preserve">The interventionist approach avoids this by replacing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∼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b>
        </m:sSub>
        <m:r>
          <m:rPr>
            <m:sty m:val="p"/>
          </m:rPr>
          <m:t>)</m:t>
        </m:r>
      </m:oMath>
      <w:r>
        <w:t xml:space="preserve">, a stochastic do-intervention.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Mediation with Time-Varying Mediators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the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itself time-varying —</w:t>
            </w:r>
            <w:r>
              <w:t xml:space="preserve"> </w:t>
            </w:r>
            <w:r>
              <w:t xml:space="preserve">for example,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baseline treatment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biomarker measured at each follow-up visit —</w:t>
            </w:r>
            <w:r>
              <w:t xml:space="preserve"> </w:t>
            </w:r>
            <w:r>
              <w:t xml:space="preserve">mediation analysis becomes a special case of the time-varying treatment framework</w:t>
            </w:r>
            <w:r>
              <w:t xml:space="preserve"> </w:t>
            </w:r>
            <w:r>
              <w:t xml:space="preserve">from Chapters 19–21.</w:t>
            </w:r>
          </w:p>
          <w:p>
            <w:pPr>
              <w:pStyle w:val="BodyText"/>
            </w:pPr>
            <w:r>
              <w:t xml:space="preserve">The sequence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treatment feeding back into subsequent mediator values,</w:t>
            </w:r>
            <w:r>
              <w:t xml:space="preserve"> </w:t>
            </w:r>
            <w:r>
              <w:t xml:space="preserve">creates precisely the treatment-confounder feedback structure</w:t>
            </w:r>
            <w:r>
              <w:t xml:space="preserve"> </w:t>
            </w:r>
            <w:r>
              <w:t xml:space="preserve">analyzed in Chapters 20 and 21.</w:t>
            </w:r>
            <w:r>
              <w:t xml:space="preserve"> </w:t>
            </w:r>
            <w:r>
              <w:t xml:space="preserve">G-methods are therefore the appropriate tools for mediation analysis</w:t>
            </w:r>
            <w:r>
              <w:t xml:space="preserve"> </w:t>
            </w:r>
            <w:r>
              <w:t xml:space="preserve">with time-varying mediators.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this setting, the controlled direct effect is defined as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under an intervention that sets all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(or to some reference value)</w:t>
            </w:r>
            <w:r>
              <w:t xml:space="preserve"> </w:t>
            </w:r>
            <w:r>
              <w:t xml:space="preserve">for the entire follow-up period.</w:t>
            </w:r>
            <w:r>
              <w:t xml:space="preserve"> </w:t>
            </w:r>
            <w:r>
              <w:t xml:space="preserve">The indirect effect is the difference between the total effect</w:t>
            </w:r>
            <w:r>
              <w:t xml:space="preserve"> </w:t>
            </w:r>
            <w:r>
              <w:t xml:space="preserve">and this controlled direct effect.</w:t>
            </w:r>
          </w:p>
          <w:p/>
        </w:tc>
      </w:tr>
    </w:tbl>
    <w:bookmarkEnd w:id="34"/>
    <w:bookmarkEnd w:id="35"/>
    <w:bookmarkStart w:id="36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Classical mediation analysis</w:t>
      </w:r>
      <w:r>
        <w:t xml:space="preserve"> </w:t>
      </w:r>
      <w:r>
        <w:t xml:space="preserve">(Baron and Kenny) has serious limitations:</w:t>
      </w:r>
      <w:r>
        <w:t xml:space="preserve"> </w:t>
      </w:r>
      <w:r>
        <w:t xml:space="preserve">it requires linearity and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interaction,</w:t>
      </w:r>
      <w:r>
        <w:t xml:space="preserve"> </w:t>
      </w:r>
      <w:r>
        <w:t xml:space="preserve">fails to identify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pathway,</w:t>
      </w:r>
      <w:r>
        <w:t xml:space="preserve"> </w:t>
      </w:r>
      <w:r>
        <w:t xml:space="preserve">and does not extend to non-linear models.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natural direct effect</w:t>
      </w:r>
      <w:r>
        <w:t xml:space="preserve"> </w:t>
      </w:r>
      <w:r>
        <w:t xml:space="preserve">(NDE) and</w:t>
      </w:r>
      <w:r>
        <w:t xml:space="preserve"> </w:t>
      </w:r>
      <w:r>
        <w:rPr>
          <w:b/>
          <w:bCs/>
        </w:rPr>
        <w:t xml:space="preserve">natural indirect effect</w:t>
      </w:r>
      <w:r>
        <w:t xml:space="preserve"> </w:t>
      </w:r>
      <w:r>
        <w:t xml:space="preserve">(NIE)</w:t>
      </w:r>
      <w:r>
        <w:t xml:space="preserve"> </w:t>
      </w:r>
      <w:r>
        <w:t xml:space="preserve">are defined via nested cross-world counterfactuals: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NDE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The NDE and NIE sum to the total effect and allow decomposition in non-linear models,</w:t>
      </w:r>
      <w:r>
        <w:t xml:space="preserve"> </w:t>
      </w:r>
      <w:r>
        <w:t xml:space="preserve">but require cross-world consistency and the absence of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controlled direct effect</w:t>
      </w:r>
      <w:r>
        <w:t xml:space="preserve"> </w:t>
      </w:r>
      <w:r>
        <w:t xml:space="preserve">(CDE) avoids cross-world counterfactuals</w:t>
      </w:r>
      <w:r>
        <w:t xml:space="preserve"> </w:t>
      </w:r>
      <w:r>
        <w:t xml:space="preserve">and corresponds to an intervention that fixes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 specific value: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CDE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further resolves the cross-world problem</w:t>
      </w:r>
      <w:r>
        <w:t xml:space="preserve"> </w:t>
      </w:r>
      <w:r>
        <w:t xml:space="preserve">by replacing the NDE/NIE with stochastic interventional analogues</w:t>
      </w:r>
      <w:r>
        <w:t xml:space="preserve"> </w:t>
      </w:r>
      <w:r>
        <w:t xml:space="preserve">that correspond to realizable experiments.</w:t>
      </w:r>
    </w:p>
    <w:p>
      <w:pPr>
        <w:pStyle w:val="Compact"/>
        <w:numPr>
          <w:ilvl w:val="0"/>
          <w:numId w:val="1003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time-varying mediators</w:t>
      </w:r>
      <w:r>
        <w:t xml:space="preserve">, mediation analysis becomes a special case</w:t>
      </w:r>
      <w:r>
        <w:t xml:space="preserve"> </w:t>
      </w:r>
      <w:r>
        <w:t xml:space="preserve">of the g-methods framework for time-varying treatments.</w:t>
      </w:r>
    </w:p>
    <w:bookmarkEnd w:id="36"/>
    <w:bookmarkStart w:id="40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2026-09-10T04:54:04Z</dcterms:created>
  <dcterms:modified xsi:type="dcterms:W3CDTF">2026-09-10T04:54:04Z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