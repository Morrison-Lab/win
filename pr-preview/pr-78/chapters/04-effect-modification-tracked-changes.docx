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cate"/>
          <w:p>
            <w:pPr>
              <w:pStyle w:val="BodyText"/>
            </w:pPr>
            <w:r>
              <w:rPr>
                <w:b/>
                <w:bCs/>
              </w:rPr>
              <w:t xml:space="preserve">Definition 2 (Conditional Average Treatment Effect)</w:t>
            </w:r>
            <w:r>
              <w:t xml:space="preserve"> </w:t>
            </w:r>
            <w:r>
              <w:t xml:space="preserve">The</w:t>
            </w:r>
            <w:r>
              <w:t xml:space="preserve"> </w:t>
            </w:r>
            <w:r>
              <w:rPr>
                <w:b/>
                <w:bCs/>
              </w:rPr>
              <w:t xml:space="preserve">conditional average treatment effect</w:t>
            </w:r>
            <w:r>
              <w:t xml:space="preserve"> </w:t>
            </w:r>
            <w:r>
              <w:t xml:space="preserve">(CATE) in the subpopulation with</w:t>
            </w:r>
            <w:r>
              <w:t xml:space="preserve"> </w:t>
            </w:r>
            <m:oMath>
              <m:r>
                <m:t>V</m:t>
              </m:r>
              <m:r>
                <m:rPr>
                  <m:sty m:val="p"/>
                </m:rPr>
                <m:t>=</m:t>
              </m:r>
              <m:r>
                <m:t>v</m:t>
              </m:r>
            </m:oMath>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w:t>
            </w:r>
          </w:p>
          <w:bookmarkEnd w:id="10"/>
        </w:tc>
      </w:tr>
    </w:tbl>
    <w:bookmarkEnd w:id="11"/>
    <w:bookmarkStart w:id="1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2"/>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3"/>
    <w:bookmarkEnd w:id="14"/>
    <w:bookmarkStart w:id="1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5"/>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6"/>
    <w:bookmarkEnd w:id="17"/>
    <w:bookmarkStart w:id="2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8"/>
    <w:bookmarkStart w:id="2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9"/>
        </w:tc>
      </w:tr>
    </w:tbl>
    <w:bookmarkEnd w:id="20"/>
    <w:bookmarkStart w:id="2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1"/>
    <w:bookmarkEnd w:id="22"/>
    <w:bookmarkStart w:id="26"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confounder-vs-modifier"/>
          <w:p>
            <w:pPr>
              <w:pStyle w:val="BodyText"/>
            </w:pPr>
            <w:r>
              <w:rPr>
                <w:b/>
                <w:bCs/>
              </w:rPr>
              <w:t xml:space="preserve">Definition 3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3"/>
        </w:tc>
      </w:tr>
    </w:tbl>
    <w:bookmarkStart w:id="25"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X0c269600e91d3c281cb9679e291821ce8896993"/>
          <w:p>
            <w:pPr>
              <w:pStyle w:val="BodyText"/>
            </w:pPr>
            <w:r>
              <w:rPr>
                <w:b/>
                <w:bCs/>
              </w:rPr>
              <w:t xml:space="preserve">Definition 4 (Confounding as Bias, Effect Modification as Finding)</w:t>
            </w:r>
            <w:r>
              <w:t xml:space="preserve"> </w:t>
            </w:r>
            <w:r>
              <w:t xml:space="preserve"> </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bookmarkEnd w:id="24"/>
        </w:tc>
      </w:tr>
    </w:tbl>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5"/>
    <w:bookmarkEnd w:id="26"/>
    <w:bookmarkStart w:id="31"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9" w:name="matching-methods"/>
    <w:p>
      <w:pPr>
        <w:pStyle w:val="Heading3"/>
      </w:pPr>
      <w:r>
        <w:t xml:space="preserve">5.1 Matching Methods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matching"/>
          <w:p>
            <w:pPr>
              <w:pStyle w:val="BodyText"/>
            </w:pPr>
            <w:r>
              <w:rPr>
                <w:b/>
                <w:bCs/>
              </w:rPr>
              <w:t xml:space="preserve">Definition 5 (Matching)</w:t>
            </w:r>
            <w:r>
              <w:t xml:space="preserve"> </w:t>
            </w:r>
            <w:r>
              <w:rPr>
                <w:b/>
                <w:bCs/>
              </w:rPr>
              <w:t xml:space="preserve">Matching</w:t>
            </w:r>
            <w:r>
              <w:t xml:space="preserve"> </w:t>
            </w:r>
            <w:r>
              <w:t xml:space="preserve">creates treatment and control groups that are similar with respect to measured covariates</w:t>
            </w:r>
            <w:r>
              <w:t xml:space="preserve"> </w:t>
            </w:r>
            <m:oMath>
              <m:r>
                <m:t>L</m:t>
              </m:r>
            </m:oMath>
            <w:r>
              <w:t xml:space="preserve">.</w:t>
            </w:r>
          </w:p>
          <w:bookmarkEnd w:id="27"/>
        </w:tc>
      </w:tr>
    </w:tbl>
    <w:p>
      <w:pPr>
        <w:pStyle w:val="BodyText"/>
      </w:pPr>
      <w:ins w:id="94" w:author="PR Preview" w:date="2024-01-01T00:00:00Z">
        <w:r>
          <w:t xml:space="preserve">Common approaches:</w:t>
        </w:r>
      </w:ins>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8"/>
        </w:tc>
      </w:tr>
    </w:tbl>
    <w:bookmarkEnd w:id="29"/>
    <w:bookmarkStart w:id="30"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0"/>
    <w:bookmarkEnd w:id="31"/>
    <w:bookmarkStart w:id="37"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3"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32"/>
        </w:tc>
      </w:tr>
    </w:tbl>
    <w:bookmarkEnd w:id="33"/>
    <w:bookmarkStart w:id="36"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interaction-term"/>
          <w:p>
            <w:pPr>
              <w:pStyle w:val="BodyText"/>
            </w:pPr>
            <w:r>
              <w:rPr>
                <w:b/>
                <w:bCs/>
              </w:rPr>
              <w:t xml:space="preserve">Definition 6 (Interaction Term (Regression))</w:t>
            </w:r>
            <w:r>
              <w:t xml:space="preserve"> </w:t>
            </w: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r>
              <w:t xml:space="preserve">.</w:t>
            </w:r>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r>
              <w:t xml:space="preserve">.</w:t>
            </w:r>
          </w:p>
          <w:bookmarkEnd w:id="34"/>
        </w:tc>
      </w:tr>
    </w:tbl>
    <w:p>
      <w:pPr>
        <w:pStyle w:val="FirstParagraph"/>
      </w:pPr>
      <w:ins w:id="13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Xba686a4dbfbb30b8de5638e15a8a02d38e15e3f"/>
          <w:p>
            <w:pPr>
              <w:pStyle w:val="BodyText"/>
            </w:pPr>
            <w:r>
              <w:rPr>
                <w:b/>
                <w:bCs/>
              </w:rPr>
              <w:t xml:space="preserve">Definition 7 (Statistical Interaction vs. Effect Modification)</w:t>
            </w:r>
            <w:r>
              <w:t xml:space="preserve"> </w:t>
            </w: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bookmarkEnd w:id="35"/>
        </w:tc>
      </w:tr>
    </w:tbl>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2026-09-10T04:49:39Z</dcterms:created>
  <dcterms:modified xsi:type="dcterms:W3CDTF">2026-09-10T04:49:39Z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