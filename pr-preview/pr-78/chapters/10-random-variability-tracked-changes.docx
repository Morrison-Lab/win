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9"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ins w:id="5" w:author="PR Preview" w:date="2024-01-01T00:00:00Z">
        <w:r>
          <w:t xml:space="preserve">Up to now, we have focused on identification. Now we turn to estimation.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cation-vs-estimation"/>
          <w:p>
            <w:pPr>
              <w:pStyle w:val="BodyText"/>
            </w:pPr>
            <w:r>
              <w:rPr>
                <w:b/>
                <w:bCs/>
              </w:rPr>
              <w:t xml:space="preserve">Definition 1 (Identification and Estimation)</w:t>
            </w:r>
            <w:r>
              <w:t xml:space="preserve"> </w:t>
            </w:r>
            <w:r>
              <w:rPr>
                <w:b/>
                <w:bCs/>
              </w:rPr>
              <w:t xml:space="preserve">Identification</w:t>
            </w:r>
            <w:r>
              <w:t xml:space="preserve">: determining whether causal effects can be computed from observed data under certain assumptions.</w:t>
            </w:r>
          </w:p>
          <w:p>
            <w:pPr>
              <w:pStyle w:val="BodyText"/>
            </w:pPr>
            <w:r>
              <w:rPr>
                <w:b/>
                <w:bCs/>
              </w:rPr>
              <w:t xml:space="preserve">Estimation</w:t>
            </w:r>
            <w:r>
              <w:t xml:space="preserve">: using finite data to approximate those causal effects.</w:t>
            </w:r>
          </w:p>
          <w:bookmarkEnd w:id="9"/>
        </w:tc>
      </w:tr>
    </w:tbl>
    <w:bookmarkStart w:id="12" w:name="key-concepts-in-statistical-estimation"/>
    <w:p>
      <w:pPr>
        <w:pStyle w:val="Heading3"/>
      </w:pPr>
      <w:r>
        <w:t xml:space="preserve">1.1 Key Concepts in Statistical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stimand-estimator-estimate"/>
          <w:p>
            <w:pPr>
              <w:pStyle w:val="BodyText"/>
            </w:pPr>
            <w:r>
              <w:rPr>
                <w:b/>
                <w:bCs/>
              </w:rPr>
              <w:t xml:space="preserve">Definition 2 (Estimand, Estimator, and Estimate)</w:t>
            </w:r>
            <w:r>
              <w:t xml:space="preserve"> </w:t>
            </w: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End w:id="10"/>
        </w:tc>
      </w:tr>
    </w:tbl>
    <w:p>
      <w:pPr>
        <w:pStyle w:val="BodyText"/>
      </w:pPr>
      <w:ins w:id="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11"/>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2"/>
    <w:bookmarkStart w:id="14" w:name="consistency-of-estimators"/>
    <w:p>
      <w:pPr>
        <w:pStyle w:val="Heading3"/>
      </w:pPr>
      <w:r>
        <w:t xml:space="preserve">1.2 Consistency of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sistent-estimator"/>
          <w:p>
            <w:pPr>
              <w:pStyle w:val="BodyText"/>
            </w:pPr>
            <w:r>
              <w:rPr>
                <w:b/>
                <w:bCs/>
              </w:rPr>
              <w:t xml:space="preserve">Definition 3 (Consistent Estimator)</w:t>
            </w:r>
            <w:r>
              <w:t xml:space="preserve"> </w:t>
            </w: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bookmarkEnd w:id="13"/>
        </w:tc>
      </w:tr>
    </w:tbl>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4"/>
    <w:bookmarkStart w:id="18" w:name="confidence-intervals"/>
    <w:p>
      <w:pPr>
        <w:pStyle w:val="Heading3"/>
      </w:pPr>
      <w:r>
        <w:t xml:space="preserve">1.3 Confidence Intervals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def-confidence-interval"/>
          <w:p>
            <w:pPr>
              <w:pStyle w:val="BodyText"/>
            </w:pPr>
            <w:r>
              <w:rPr>
                <w:b/>
                <w:bCs/>
              </w:rPr>
              <w:t xml:space="preserve">Definition 4 (Confidence Interval)</w:t>
            </w:r>
            <w:r>
              <w:t xml:space="preserve"> </w:t>
            </w:r>
            <w:r>
              <w:t xml:space="preserve">A</w:t>
            </w:r>
            <w:r>
              <w:t xml:space="preserve"> </w:t>
            </w:r>
            <w:r>
              <w:rPr>
                <w:b/>
                <w:bCs/>
              </w:rPr>
              <w:t xml:space="preserve">95% confidence interval</w:t>
            </w:r>
            <w:r>
              <w:t xml:space="preserve"> </w:t>
            </w:r>
            <w:r>
              <w:t xml:space="preserve">quantifies uncertainty due to random sampling.</w:t>
            </w:r>
          </w:p>
          <w:bookmarkEnd w:id="15"/>
        </w:tc>
      </w:tr>
    </w:tbl>
    <w:bookmarkStart w:id="16" w:name="alg-wald-interval"/>
    <w:p>
      <w:pPr>
        <w:pStyle w:val="BodyText"/>
      </w:pPr>
      <w:ins w:id="18" w:author="PR Preview" w:date="2024-01-01T00:00:00Z">
        <w:r>
          <w:rPr>
            <w:b/>
            <w:bCs/>
          </w:rPr>
          <w:t xml:space="preserve">Algorithm 1 (Wald Interval Construction)</w:t>
        </w:r>
      </w:ins>
      <w:ins w:id="18" w:author="PR Preview" w:date="2024-01-01T00:00:00Z">
        <w:r>
          <w:t xml:space="preserve"> </w:t>
        </w:r>
      </w:ins>
      <w:ins w:id="18" w:author="PR Preview" w:date="2024-01-01T00:00:00Z">
        <w:r>
          <w:t xml:space="preserve"> </w:t>
        </w:r>
      </w:ins>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bookmarkEnd w:id="16"/>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calibrated-valid-intervals"/>
          <w:p>
            <w:pPr>
              <w:pStyle w:val="BodyText"/>
            </w:pPr>
            <w:r>
              <w:rPr>
                <w:b/>
                <w:bCs/>
              </w:rPr>
              <w:t xml:space="preserve">Definition 5 (Calibrated, Conservative, and Valid Intervals)</w:t>
            </w:r>
            <w:r>
              <w:t xml:space="preserve"> </w:t>
            </w:r>
            <w:r>
              <w:rPr>
                <w:b/>
                <w:bCs/>
              </w:rPr>
              <w:t xml:space="preserve">Calibrated</w:t>
            </w:r>
            <w:r>
              <w:t xml:space="preserve">: Contains the true parameter in exactly 95% of samples.</w:t>
            </w:r>
          </w:p>
          <w:p>
            <w:pPr>
              <w:pStyle w:val="BodyText"/>
            </w:pPr>
            <w:r>
              <w:rPr>
                <w:b/>
                <w:bCs/>
              </w:rPr>
              <w:t xml:space="preserve">Conservative</w:t>
            </w:r>
            <w:r>
              <w:t xml:space="preserve">: Contains the true parameter in &gt;95% of samples.</w:t>
            </w:r>
          </w:p>
          <w:p>
            <w:pPr>
              <w:pStyle w:val="BodyText"/>
            </w:pPr>
            <w:r>
              <w:rPr>
                <w:b/>
                <w:bCs/>
              </w:rPr>
              <w:t xml:space="preserve">Valid</w:t>
            </w:r>
            <w:r>
              <w:t xml:space="preserve">: Calibrated or conservative (at least 95% coverage).</w:t>
            </w:r>
          </w:p>
          <w:bookmarkEnd w:id="17"/>
        </w:tc>
      </w:tr>
    </w:tbl>
    <w:p>
      <w:pPr>
        <w:pStyle w:val="BodyText"/>
      </w:pPr>
      <w:r>
        <w:t xml:space="preserve">Most commonly used intervals (like Wald intervals) are</w:t>
      </w:r>
      <w:r>
        <w:t xml:space="preserve"> </w:t>
      </w:r>
      <w:r>
        <w:rPr>
          <w:b/>
          <w:bCs/>
        </w:rPr>
        <w:t xml:space="preserve">large-sample valid</w:t>
      </w:r>
      <w:r>
        <w:t xml:space="preserve">: guaranteed to be valid only in large samples.</w:t>
      </w:r>
    </w:p>
    <w:bookmarkEnd w:id="18"/>
    <w:bookmarkEnd w:id="19"/>
    <w:bookmarkStart w:id="23"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0" w:name="setting"/>
    <w:p>
      <w:pPr>
        <w:pStyle w:val="Heading3"/>
      </w:pPr>
      <w:r>
        <w:t xml:space="preserve">2.1 Setting</w:t>
      </w:r>
    </w:p>
    <w:p>
      <w:pPr>
        <w:pStyle w:val="FirstParagraph"/>
      </w:pPr>
      <w:r>
        <w:t xml:space="preserve">Suppose:</w:t>
      </w:r>
    </w:p>
    <w:p>
      <w:pPr>
        <w:pStyle w:val="Compact"/>
        <w:numPr>
          <w:ilvl w:val="0"/>
          <w:numId w:val="1006"/>
        </w:numPr>
      </w:pPr>
      <w:r>
        <w:t xml:space="preserve">Study population is a random sample from a super-population</w:t>
      </w:r>
    </w:p>
    <w:p>
      <w:pPr>
        <w:pStyle w:val="Compact"/>
        <w:numPr>
          <w:ilvl w:val="0"/>
          <w:numId w:val="1006"/>
        </w:numPr>
      </w:pPr>
      <w:r>
        <w:t xml:space="preserve">Treatment is randomly assigned in the super-population (or in the sample)</w:t>
      </w:r>
    </w:p>
    <w:p>
      <w:pPr>
        <w:pStyle w:val="Compact"/>
        <w:numPr>
          <w:ilvl w:val="0"/>
          <w:numId w:val="1006"/>
        </w:numPr>
      </w:pPr>
      <w:r>
        <w:t xml:space="preserve">All individuals adhere to assigned treatment</w:t>
      </w:r>
    </w:p>
    <w:p>
      <w:pPr>
        <w:pStyle w:val="Compact"/>
        <w:numPr>
          <w:ilvl w:val="0"/>
          <w:numId w:val="1006"/>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20"/>
    <w:bookmarkStart w:id="21"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7"/>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7"/>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8"/>
        </w:numPr>
      </w:pPr>
      <w:r>
        <w:rPr>
          <w:b/>
          <w:bCs/>
        </w:rPr>
        <w:t xml:space="preserve">Super-population randomization</w:t>
      </w:r>
      <w:r>
        <w:t xml:space="preserve">: Entire super-population is randomized, then we sample</w:t>
      </w:r>
    </w:p>
    <w:p>
      <w:pPr>
        <w:pStyle w:val="Compact"/>
        <w:numPr>
          <w:ilvl w:val="1"/>
          <w:numId w:val="1009"/>
        </w:numPr>
      </w:pPr>
      <w:r>
        <w:t xml:space="preserve">Exchangeability holds in super-population</w:t>
      </w:r>
    </w:p>
    <w:p>
      <w:pPr>
        <w:pStyle w:val="Compact"/>
        <w:numPr>
          <w:ilvl w:val="1"/>
          <w:numId w:val="1009"/>
        </w:numPr>
      </w:pPr>
      <w:r>
        <w:t xml:space="preserve">Sample estimates have random sampling variability</w:t>
      </w:r>
    </w:p>
    <w:p>
      <w:pPr>
        <w:pStyle w:val="Compact"/>
        <w:numPr>
          <w:ilvl w:val="0"/>
          <w:numId w:val="1008"/>
        </w:numPr>
      </w:pPr>
      <w:r>
        <w:rPr>
          <w:b/>
          <w:bCs/>
        </w:rPr>
        <w:t xml:space="preserve">Sample randomization</w:t>
      </w:r>
      <w:r>
        <w:t xml:space="preserve">: We sample first, then randomize only the sample</w:t>
      </w:r>
    </w:p>
    <w:p>
      <w:pPr>
        <w:pStyle w:val="Compact"/>
        <w:numPr>
          <w:ilvl w:val="1"/>
          <w:numId w:val="1010"/>
        </w:numPr>
      </w:pPr>
      <w:r>
        <w:t xml:space="preserve">Exchangeability holds on average across randomizations</w:t>
      </w:r>
    </w:p>
    <w:p>
      <w:pPr>
        <w:pStyle w:val="Compact"/>
        <w:numPr>
          <w:ilvl w:val="1"/>
          <w:numId w:val="1010"/>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1"/>
    <w:bookmarkStart w:id="22"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1"/>
        </w:numPr>
      </w:pPr>
      <w:r>
        <w:t xml:space="preserve">Compute standardized or IP weighted estimates</w:t>
      </w:r>
    </w:p>
    <w:p>
      <w:pPr>
        <w:pStyle w:val="Compact"/>
        <w:numPr>
          <w:ilvl w:val="0"/>
          <w:numId w:val="1011"/>
        </w:numPr>
      </w:pPr>
      <w:r>
        <w:t xml:space="preserve">Calculate confidence intervals using appropriate standard errors</w:t>
      </w:r>
    </w:p>
    <w:p>
      <w:pPr>
        <w:pStyle w:val="Compact"/>
        <w:numPr>
          <w:ilvl w:val="0"/>
          <w:numId w:val="1011"/>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2"/>
        </w:numPr>
      </w:pPr>
      <w:r>
        <w:rPr>
          <w:b/>
          <w:bCs/>
        </w:rPr>
        <w:t xml:space="preserve">Randomized</w:t>
      </w:r>
      <w:r>
        <w:t xml:space="preserve">: Association = Causation (under assumptions)</w:t>
      </w:r>
    </w:p>
    <w:p>
      <w:pPr>
        <w:pStyle w:val="Compact"/>
        <w:numPr>
          <w:ilvl w:val="0"/>
          <w:numId w:val="1012"/>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2"/>
    <w:bookmarkEnd w:id="23"/>
    <w:bookmarkStart w:id="28"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5" w:name="two-sources-of-randomness"/>
    <w:p>
      <w:pPr>
        <w:pStyle w:val="Heading3"/>
      </w:pPr>
      <w:r>
        <w:t xml:space="preserve">3.1 Two Sources of Randomness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sources-of-randomness"/>
          <w:p>
            <w:pPr>
              <w:pStyle w:val="BodyText"/>
            </w:pPr>
            <w:r>
              <w:rPr>
                <w:b/>
                <w:bCs/>
              </w:rPr>
              <w:t xml:space="preserve">Definition 6 (Two Sources of Randomness)</w:t>
            </w:r>
            <w:r>
              <w:t xml:space="preserve"> </w:t>
            </w:r>
            <w:r>
              <w:rPr>
                <w:b/>
                <w:bCs/>
              </w:rPr>
              <w:t xml:space="preserve">Sampling variability</w:t>
            </w:r>
            <w:r>
              <w:t xml:space="preserve">: Random selection of individuals from a super-population.</w:t>
            </w:r>
          </w:p>
          <w:p>
            <w:pPr>
              <w:pStyle w:val="BodyText"/>
            </w:pPr>
            <w:r>
              <w:rPr>
                <w:b/>
                <w:bCs/>
              </w:rPr>
              <w:t xml:space="preserve">Nondeterministic counterfactuals</w:t>
            </w:r>
            <w:r>
              <w:t xml:space="preserve">: Intrinsic randomness in outcomes even with fixed treatment and covariates.</w:t>
            </w:r>
          </w:p>
          <w:bookmarkEnd w:id="24"/>
        </w:tc>
      </w:tr>
    </w:tbl>
    <w:bookmarkEnd w:id="25"/>
    <w:bookmarkStart w:id="26"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3"/>
        </w:numPr>
      </w:pPr>
      <w:r>
        <w:t xml:space="preserve">Study participants are randomly sampled from a large super-population</w:t>
      </w:r>
    </w:p>
    <w:p>
      <w:pPr>
        <w:pStyle w:val="Compact"/>
        <w:numPr>
          <w:ilvl w:val="0"/>
          <w:numId w:val="1013"/>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3"/>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4"/>
        </w:numPr>
      </w:pPr>
      <w:r>
        <w:t xml:space="preserve">Study participants are the entire population of interest (no sampling)</w:t>
      </w:r>
    </w:p>
    <w:p>
      <w:pPr>
        <w:pStyle w:val="Compact"/>
        <w:numPr>
          <w:ilvl w:val="0"/>
          <w:numId w:val="1014"/>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4"/>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5"/>
        </w:numPr>
      </w:pPr>
      <w:r>
        <w:t xml:space="preserve">Clinical trials: Enroll volunteers who meet criteria (not random sampling)</w:t>
      </w:r>
    </w:p>
    <w:p>
      <w:pPr>
        <w:pStyle w:val="Compact"/>
        <w:numPr>
          <w:ilvl w:val="0"/>
          <w:numId w:val="1015"/>
        </w:numPr>
      </w:pPr>
      <w:r>
        <w:t xml:space="preserve">Observational studies: Use convenient samples (hospitals, registries)</w:t>
      </w:r>
    </w:p>
    <w:p>
      <w:pPr>
        <w:pStyle w:val="Compact"/>
        <w:numPr>
          <w:ilvl w:val="0"/>
          <w:numId w:val="1015"/>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6"/>
        </w:numPr>
      </w:pPr>
      <w:r>
        <w:t xml:space="preserve">Quantify uncertainty via confidence intervals</w:t>
      </w:r>
    </w:p>
    <w:p>
      <w:pPr>
        <w:pStyle w:val="Compact"/>
        <w:numPr>
          <w:ilvl w:val="0"/>
          <w:numId w:val="1016"/>
        </w:numPr>
      </w:pPr>
      <w:r>
        <w:t xml:space="preserve">Use standard statistical methods</w:t>
      </w:r>
    </w:p>
    <w:p>
      <w:pPr>
        <w:pStyle w:val="Compact"/>
        <w:numPr>
          <w:ilvl w:val="0"/>
          <w:numId w:val="1016"/>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26"/>
    <w:bookmarkStart w:id="27"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7"/>
        </w:numPr>
      </w:pPr>
      <w:r>
        <w:t xml:space="preserve">No random sampling was performed</w:t>
      </w:r>
    </w:p>
    <w:p>
      <w:pPr>
        <w:pStyle w:val="Compact"/>
        <w:numPr>
          <w:ilvl w:val="0"/>
          <w:numId w:val="1017"/>
        </w:numPr>
      </w:pPr>
      <w:r>
        <w:t xml:space="preserve">The super-population is not well-defined</w:t>
      </w:r>
    </w:p>
    <w:p>
      <w:pPr>
        <w:pStyle w:val="Compact"/>
        <w:numPr>
          <w:ilvl w:val="0"/>
          <w:numId w:val="1017"/>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7"/>
    <w:bookmarkEnd w:id="28"/>
    <w:bookmarkStart w:id="32"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0" w:name="the-principle"/>
    <w:p>
      <w:pPr>
        <w:pStyle w:val="Heading3"/>
      </w:pPr>
      <w:r>
        <w:t xml:space="preserve">4.1 The Principle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conditionality-principle"/>
          <w:p>
            <w:pPr>
              <w:pStyle w:val="BodyText"/>
            </w:pPr>
            <w:r>
              <w:rPr>
                <w:b/>
                <w:bCs/>
              </w:rPr>
              <w:t xml:space="preserve">Definition 7 (Conditionality Principle)</w:t>
            </w:r>
            <w:r>
              <w:t xml:space="preserve"> </w:t>
            </w: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9"/>
        </w:tc>
      </w:tr>
    </w:tbl>
    <w:bookmarkEnd w:id="30"/>
    <w:bookmarkStart w:id="31"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18"/>
        </w:numPr>
      </w:pPr>
      <w:r>
        <w:t xml:space="preserve">Can estimate effects unconditional on</w:t>
      </w:r>
      <w:r>
        <w:t xml:space="preserve"> </w:t>
      </w:r>
      <m:oMath>
        <m:r>
          <m:t>L</m:t>
        </m:r>
      </m:oMath>
      <w:r>
        <w:t xml:space="preserve"> </w:t>
      </w:r>
      <w:r>
        <w:t xml:space="preserve">(marginal effects)</w:t>
      </w:r>
    </w:p>
    <w:p>
      <w:pPr>
        <w:pStyle w:val="Compact"/>
        <w:numPr>
          <w:ilvl w:val="0"/>
          <w:numId w:val="1018"/>
        </w:numPr>
      </w:pPr>
      <w:r>
        <w:t xml:space="preserve">Can estimate effects conditional on</w:t>
      </w:r>
      <w:r>
        <w:t xml:space="preserve"> </w:t>
      </w:r>
      <m:oMath>
        <m:r>
          <m:t>L</m:t>
        </m:r>
      </m:oMath>
      <w:r>
        <w:t xml:space="preserve"> </w:t>
      </w:r>
      <w:r>
        <w:t xml:space="preserve">(stratum-specific effects)</w:t>
      </w:r>
    </w:p>
    <w:p>
      <w:pPr>
        <w:pStyle w:val="Compact"/>
        <w:numPr>
          <w:ilvl w:val="0"/>
          <w:numId w:val="1018"/>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19"/>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19"/>
        </w:numPr>
      </w:pPr>
      <w:r>
        <w:t xml:space="preserve">Does not introduce bias if</w:t>
      </w:r>
      <w:r>
        <w:t xml:space="preserve"> </w:t>
      </w:r>
      <m:oMath>
        <m:r>
          <m:t>L</m:t>
        </m:r>
      </m:oMath>
      <w:r>
        <w:t xml:space="preserve"> </w:t>
      </w:r>
      <w:r>
        <w:t xml:space="preserve">is a pre-treatment variable</w:t>
      </w:r>
    </w:p>
    <w:p>
      <w:pPr>
        <w:pStyle w:val="Compact"/>
        <w:numPr>
          <w:ilvl w:val="0"/>
          <w:numId w:val="1019"/>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0"/>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0"/>
        </w:numPr>
      </w:pPr>
      <w:r>
        <w:t xml:space="preserve">Leads to smaller standard errors and narrower confidence intervals</w:t>
      </w:r>
    </w:p>
    <w:p>
      <w:pPr>
        <w:pStyle w:val="Compact"/>
        <w:numPr>
          <w:ilvl w:val="0"/>
          <w:numId w:val="1020"/>
        </w:numPr>
      </w:pPr>
      <w:r>
        <w:t xml:space="preserve">Can increase statistical power</w:t>
      </w:r>
    </w:p>
    <w:p>
      <w:pPr>
        <w:pStyle w:val="FirstParagraph"/>
      </w:pPr>
      <w:r>
        <w:rPr>
          <w:b/>
          <w:bCs/>
        </w:rPr>
        <w:t xml:space="preserve">No bias introduced</w:t>
      </w:r>
      <w:r>
        <w:t xml:space="preserve">:</w:t>
      </w:r>
    </w:p>
    <w:p>
      <w:pPr>
        <w:pStyle w:val="Compact"/>
        <w:numPr>
          <w:ilvl w:val="0"/>
          <w:numId w:val="1021"/>
        </w:numPr>
      </w:pPr>
      <w:r>
        <w:t xml:space="preserve">If</w:t>
      </w:r>
      <w:r>
        <w:t xml:space="preserve"> </w:t>
      </w:r>
      <m:oMath>
        <m:r>
          <m:t>L</m:t>
        </m:r>
      </m:oMath>
      <w:r>
        <w:t xml:space="preserve"> </w:t>
      </w:r>
      <w:r>
        <w:t xml:space="preserve">is measured before treatment assignment</w:t>
      </w:r>
    </w:p>
    <w:p>
      <w:pPr>
        <w:pStyle w:val="Compact"/>
        <w:numPr>
          <w:ilvl w:val="0"/>
          <w:numId w:val="1021"/>
        </w:numPr>
      </w:pPr>
      <w:r>
        <w:t xml:space="preserve">And randomization ensures</w:t>
      </w:r>
      <w:r>
        <w:t xml:space="preserve"> </w:t>
      </w:r>
      <m:oMath>
        <m:r>
          <m:t>L</m:t>
        </m:r>
        <m:r>
          <m:rPr>
            <m:sty m:val="p"/>
          </m:rPr>
          <m:t>⟂</m:t>
        </m:r>
        <m:r>
          <m:t>A</m:t>
        </m:r>
      </m:oMath>
    </w:p>
    <w:p>
      <w:pPr>
        <w:pStyle w:val="Compact"/>
        <w:numPr>
          <w:ilvl w:val="0"/>
          <w:numId w:val="1021"/>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1"/>
    <w:bookmarkEnd w:id="32"/>
    <w:bookmarkStart w:id="37" w:name="the-curse-of-dimensionality-pp.-140-142"/>
    <w:p>
      <w:pPr>
        <w:pStyle w:val="Heading2"/>
      </w:pPr>
      <w:r>
        <w:t xml:space="preserve">5 10.5 The Curse of Dimensionality (pp. 140-142)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def-curse-of-dimensionality"/>
          <w:p>
            <w:pPr>
              <w:pStyle w:val="BodyText"/>
            </w:pPr>
            <w:r>
              <w:rPr>
                <w:b/>
                <w:bCs/>
              </w:rPr>
              <w:t xml:space="preserve">Definition 8 (Curse of Dimensionality)</w:t>
            </w:r>
            <w:r>
              <w:t xml:space="preserve"> </w:t>
            </w: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End w:id="33"/>
        </w:tc>
      </w:tr>
    </w:tbl>
    <w:bookmarkStart w:id="34" w:name="the-problem"/>
    <w:p>
      <w:pPr>
        <w:pStyle w:val="Heading3"/>
      </w:pPr>
      <w:r>
        <w:t xml:space="preserve">5.1 The Problem</w:t>
      </w:r>
    </w:p>
    <w:p>
      <w:pPr>
        <w:pStyle w:val="FirstParagraph"/>
      </w:pPr>
      <w:r>
        <w:t xml:space="preserve">Suppose we need to adjust for 10 binary confounders:</w:t>
      </w:r>
    </w:p>
    <w:p>
      <w:pPr>
        <w:pStyle w:val="Compact"/>
        <w:numPr>
          <w:ilvl w:val="0"/>
          <w:numId w:val="1022"/>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2"/>
        </w:numPr>
      </w:pPr>
      <w:r>
        <w:t xml:space="preserve">Need enough observations in each pattern to estimate effects</w:t>
      </w:r>
    </w:p>
    <w:p>
      <w:pPr>
        <w:pStyle w:val="Compact"/>
        <w:numPr>
          <w:ilvl w:val="0"/>
          <w:numId w:val="1022"/>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3"/>
        </w:numPr>
      </w:pPr>
      <w:r>
        <w:rPr>
          <w:b/>
          <w:bCs/>
        </w:rPr>
        <w:t xml:space="preserve">Positivity violations</w:t>
      </w:r>
      <w:r>
        <w:t xml:space="preserve">: Some covariate patterns have no treated or untreated individuals</w:t>
      </w:r>
    </w:p>
    <w:p>
      <w:pPr>
        <w:pStyle w:val="Compact"/>
        <w:numPr>
          <w:ilvl w:val="0"/>
          <w:numId w:val="1023"/>
        </w:numPr>
      </w:pPr>
      <w:r>
        <w:rPr>
          <w:b/>
          <w:bCs/>
        </w:rPr>
        <w:t xml:space="preserve">Unstable estimates</w:t>
      </w:r>
      <w:r>
        <w:t xml:space="preserve">: Small cell counts lead to large standard errors</w:t>
      </w:r>
    </w:p>
    <w:p>
      <w:pPr>
        <w:pStyle w:val="Compact"/>
        <w:numPr>
          <w:ilvl w:val="0"/>
          <w:numId w:val="1023"/>
        </w:numPr>
      </w:pPr>
      <w:r>
        <w:rPr>
          <w:b/>
          <w:bCs/>
        </w:rPr>
        <w:t xml:space="preserve">Impractical stratification</w:t>
      </w:r>
      <w:r>
        <w:t xml:space="preserve">: Cannot stratify on so many variables simultaneously</w:t>
      </w:r>
    </w:p>
    <w:bookmarkEnd w:id="34"/>
    <w:bookmarkStart w:id="35"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4"/>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4"/>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5"/>
        </w:numPr>
      </w:pPr>
      <w:r>
        <w:t xml:space="preserve">Can</w:t>
      </w:r>
      <w:r>
        <w:t xml:space="preserve"> </w:t>
      </w:r>
      <w:r>
        <w:t xml:space="preserve">“borrow strength”</w:t>
      </w:r>
      <w:r>
        <w:t xml:space="preserve"> </w:t>
      </w:r>
      <w:r>
        <w:t xml:space="preserve">across covariate patterns</w:t>
      </w:r>
    </w:p>
    <w:p>
      <w:pPr>
        <w:pStyle w:val="Compact"/>
        <w:numPr>
          <w:ilvl w:val="0"/>
          <w:numId w:val="1025"/>
        </w:numPr>
      </w:pPr>
      <w:r>
        <w:t xml:space="preserve">Requires fewer parameters than nonparametric estimation</w:t>
      </w:r>
    </w:p>
    <w:p>
      <w:pPr>
        <w:pStyle w:val="Compact"/>
        <w:numPr>
          <w:ilvl w:val="0"/>
          <w:numId w:val="1025"/>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6"/>
        </w:numPr>
      </w:pPr>
      <w:r>
        <w:rPr>
          <w:b/>
          <w:bCs/>
        </w:rPr>
        <w:t xml:space="preserve">Model misspecification</w:t>
      </w:r>
      <w:r>
        <w:t xml:space="preserve">: If functional form is wrong, estimates are biased</w:t>
      </w:r>
    </w:p>
    <w:p>
      <w:pPr>
        <w:pStyle w:val="Compact"/>
        <w:numPr>
          <w:ilvl w:val="0"/>
          <w:numId w:val="1026"/>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7"/>
        </w:numPr>
      </w:pPr>
      <w:r>
        <w:rPr>
          <w:b/>
          <w:bCs/>
        </w:rPr>
        <w:t xml:space="preserve">Nonparametric</w:t>
      </w:r>
      <w:r>
        <w:t xml:space="preserve">: No assumptions about functional form, but requires large data relative to dimension of covariates</w:t>
      </w:r>
    </w:p>
    <w:p>
      <w:pPr>
        <w:pStyle w:val="Compact"/>
        <w:numPr>
          <w:ilvl w:val="0"/>
          <w:numId w:val="1027"/>
        </w:numPr>
      </w:pPr>
      <w:r>
        <w:rPr>
          <w:b/>
          <w:bCs/>
        </w:rPr>
        <w:t xml:space="preserve">Semiparametric</w:t>
      </w:r>
      <w:r>
        <w:t xml:space="preserve">: Weaker assumptions than parametric, stronger than nonparametric (e.g., requires only correct propensity score model)</w:t>
      </w:r>
    </w:p>
    <w:p>
      <w:pPr>
        <w:pStyle w:val="Compact"/>
        <w:numPr>
          <w:ilvl w:val="0"/>
          <w:numId w:val="1027"/>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28"/>
        </w:numPr>
      </w:pPr>
      <w:r>
        <w:t xml:space="preserve">Use flexible, data-adaptive methods (machine learning)</w:t>
      </w:r>
    </w:p>
    <w:p>
      <w:pPr>
        <w:pStyle w:val="Compact"/>
        <w:numPr>
          <w:ilvl w:val="0"/>
          <w:numId w:val="1028"/>
        </w:numPr>
      </w:pPr>
      <w:r>
        <w:t xml:space="preserve">Cross-validation to assess model fit</w:t>
      </w:r>
    </w:p>
    <w:p>
      <w:pPr>
        <w:pStyle w:val="Compact"/>
        <w:numPr>
          <w:ilvl w:val="0"/>
          <w:numId w:val="1028"/>
        </w:numPr>
      </w:pPr>
      <w:r>
        <w:t xml:space="preserve">Doubly robust methods that combine multiple models</w:t>
      </w:r>
    </w:p>
    <w:p>
      <w:pPr>
        <w:pStyle w:val="Compact"/>
        <w:numPr>
          <w:ilvl w:val="0"/>
          <w:numId w:val="1028"/>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29"/>
        </w:numPr>
      </w:pPr>
      <w:r>
        <w:t xml:space="preserve">Stratification: Need cells for all covariate combinations</w:t>
      </w:r>
    </w:p>
    <w:p>
      <w:pPr>
        <w:pStyle w:val="Compact"/>
        <w:numPr>
          <w:ilvl w:val="0"/>
          <w:numId w:val="1029"/>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29"/>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29"/>
        </w:numPr>
      </w:pPr>
      <w:r>
        <w:t xml:space="preserve">Matching: Need to find matches for all covariate patterns</w:t>
      </w:r>
    </w:p>
    <w:bookmarkEnd w:id="35"/>
    <w:bookmarkStart w:id="36"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0"/>
        </w:numPr>
      </w:pPr>
      <w:r>
        <w:t xml:space="preserve">Adjust for many confounders efficiently</w:t>
      </w:r>
    </w:p>
    <w:p>
      <w:pPr>
        <w:pStyle w:val="Compact"/>
        <w:numPr>
          <w:ilvl w:val="0"/>
          <w:numId w:val="1030"/>
        </w:numPr>
      </w:pPr>
      <w:r>
        <w:t xml:space="preserve">Handle high-dimensional covariate spaces</w:t>
      </w:r>
    </w:p>
    <w:p>
      <w:pPr>
        <w:pStyle w:val="Compact"/>
        <w:numPr>
          <w:ilvl w:val="0"/>
          <w:numId w:val="1030"/>
        </w:numPr>
      </w:pPr>
      <w:r>
        <w:t xml:space="preserve">Estimate causal effects with adequate precision</w:t>
      </w:r>
    </w:p>
    <w:p>
      <w:pPr>
        <w:pStyle w:val="FirstParagraph"/>
      </w:pPr>
      <w:r>
        <w:t xml:space="preserve">Understanding the curse of dimensionality motivates the need for these modeling approaches.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1"/>
        </w:numPr>
      </w:pPr>
      <w:r>
        <w:rPr>
          <w:b/>
          <w:bCs/>
        </w:rPr>
        <w:t xml:space="preserve">Identification vs. estimation</w:t>
      </w:r>
      <w:r>
        <w:t xml:space="preserve">:</w:t>
      </w:r>
    </w:p>
    <w:p>
      <w:pPr>
        <w:pStyle w:val="Compact"/>
        <w:numPr>
          <w:ilvl w:val="1"/>
          <w:numId w:val="1032"/>
        </w:numPr>
      </w:pPr>
      <w:r>
        <w:t xml:space="preserve">Identification: Can we express causal effects in terms of observables?</w:t>
      </w:r>
    </w:p>
    <w:p>
      <w:pPr>
        <w:pStyle w:val="Compact"/>
        <w:numPr>
          <w:ilvl w:val="1"/>
          <w:numId w:val="1032"/>
        </w:numPr>
      </w:pPr>
      <w:r>
        <w:t xml:space="preserve">Estimation: How do we estimate from finite data?</w:t>
      </w:r>
    </w:p>
    <w:p>
      <w:pPr>
        <w:pStyle w:val="Compact"/>
        <w:numPr>
          <w:ilvl w:val="0"/>
          <w:numId w:val="1031"/>
        </w:numPr>
      </w:pPr>
      <w:r>
        <w:rPr>
          <w:b/>
          <w:bCs/>
        </w:rPr>
        <w:t xml:space="preserve">Statistical concepts</w:t>
      </w:r>
      <w:r>
        <w:t xml:space="preserve">:</w:t>
      </w:r>
    </w:p>
    <w:p>
      <w:pPr>
        <w:pStyle w:val="Compact"/>
        <w:numPr>
          <w:ilvl w:val="1"/>
          <w:numId w:val="1033"/>
        </w:numPr>
      </w:pPr>
      <w:r>
        <w:t xml:space="preserve">Estimands, estimators, estimates</w:t>
      </w:r>
    </w:p>
    <w:p>
      <w:pPr>
        <w:pStyle w:val="Compact"/>
        <w:numPr>
          <w:ilvl w:val="1"/>
          <w:numId w:val="1033"/>
        </w:numPr>
      </w:pPr>
      <w:r>
        <w:t xml:space="preserve">Consistency: Estimates approach truth as</w:t>
      </w:r>
      <w:r>
        <w:t xml:space="preserve"> </w:t>
      </w:r>
      <m:oMath>
        <m:r>
          <m:t>n</m:t>
        </m:r>
        <m:r>
          <m:rPr>
            <m:sty m:val="p"/>
          </m:rPr>
          <m:t>→</m:t>
        </m:r>
        <m:r>
          <m:rPr>
            <m:sty m:val="p"/>
          </m:rPr>
          <m:t>∞</m:t>
        </m:r>
      </m:oMath>
    </w:p>
    <w:p>
      <w:pPr>
        <w:pStyle w:val="Compact"/>
        <w:numPr>
          <w:ilvl w:val="1"/>
          <w:numId w:val="1033"/>
        </w:numPr>
      </w:pPr>
      <w:r>
        <w:t xml:space="preserve">Confidence intervals: Quantify random sampling uncertainty</w:t>
      </w:r>
    </w:p>
    <w:p>
      <w:pPr>
        <w:pStyle w:val="Compact"/>
        <w:numPr>
          <w:ilvl w:val="0"/>
          <w:numId w:val="1031"/>
        </w:numPr>
      </w:pPr>
      <w:r>
        <w:rPr>
          <w:b/>
          <w:bCs/>
        </w:rPr>
        <w:t xml:space="preserve">The super-population</w:t>
      </w:r>
      <w:r>
        <w:t xml:space="preserve">:</w:t>
      </w:r>
    </w:p>
    <w:p>
      <w:pPr>
        <w:pStyle w:val="Compact"/>
        <w:numPr>
          <w:ilvl w:val="1"/>
          <w:numId w:val="1034"/>
        </w:numPr>
      </w:pPr>
      <w:r>
        <w:t xml:space="preserve">Convenient fiction for statistical inference</w:t>
      </w:r>
    </w:p>
    <w:p>
      <w:pPr>
        <w:pStyle w:val="Compact"/>
        <w:numPr>
          <w:ilvl w:val="1"/>
          <w:numId w:val="1034"/>
        </w:numPr>
      </w:pPr>
      <w:r>
        <w:t xml:space="preserve">Two sources of randomness: sampling and nondeterministic counterfactuals</w:t>
      </w:r>
    </w:p>
    <w:p>
      <w:pPr>
        <w:pStyle w:val="Compact"/>
        <w:numPr>
          <w:ilvl w:val="1"/>
          <w:numId w:val="1034"/>
        </w:numPr>
      </w:pPr>
      <w:r>
        <w:t xml:space="preserve">Justifies use of standard confidence intervals</w:t>
      </w:r>
    </w:p>
    <w:p>
      <w:pPr>
        <w:pStyle w:val="Compact"/>
        <w:numPr>
          <w:ilvl w:val="0"/>
          <w:numId w:val="1031"/>
        </w:numPr>
      </w:pPr>
      <w:r>
        <w:rPr>
          <w:b/>
          <w:bCs/>
        </w:rPr>
        <w:t xml:space="preserve">The conditionality principle</w:t>
      </w:r>
      <w:r>
        <w:t xml:space="preserve">:</w:t>
      </w:r>
    </w:p>
    <w:p>
      <w:pPr>
        <w:pStyle w:val="Compact"/>
        <w:numPr>
          <w:ilvl w:val="1"/>
          <w:numId w:val="1035"/>
        </w:numPr>
      </w:pPr>
      <w:r>
        <w:t xml:space="preserve">Can condition on variables independent of treatment/outcome</w:t>
      </w:r>
    </w:p>
    <w:p>
      <w:pPr>
        <w:pStyle w:val="Compact"/>
        <w:numPr>
          <w:ilvl w:val="1"/>
          <w:numId w:val="1035"/>
        </w:numPr>
      </w:pPr>
      <w:r>
        <w:t xml:space="preserve">Conditioning on baseline variables can improve precision</w:t>
      </w:r>
    </w:p>
    <w:p>
      <w:pPr>
        <w:pStyle w:val="Compact"/>
        <w:numPr>
          <w:ilvl w:val="0"/>
          <w:numId w:val="1031"/>
        </w:numPr>
      </w:pPr>
      <w:r>
        <w:rPr>
          <w:b/>
          <w:bCs/>
        </w:rPr>
        <w:t xml:space="preserve">The curse of dimensionality</w:t>
      </w:r>
      <w:r>
        <w:t xml:space="preserve">:</w:t>
      </w:r>
    </w:p>
    <w:p>
      <w:pPr>
        <w:pStyle w:val="Compact"/>
        <w:numPr>
          <w:ilvl w:val="1"/>
          <w:numId w:val="1036"/>
        </w:numPr>
      </w:pPr>
      <w:r>
        <w:t xml:space="preserve">High-dimensional covariates require parametric/semiparametric models</w:t>
      </w:r>
    </w:p>
    <w:p>
      <w:pPr>
        <w:pStyle w:val="Compact"/>
        <w:numPr>
          <w:ilvl w:val="1"/>
          <w:numId w:val="1036"/>
        </w:numPr>
      </w:pPr>
      <w:r>
        <w:t xml:space="preserve">Trade-off between bias (model misspecification) and variance (limited data)</w:t>
      </w:r>
    </w:p>
    <w:p>
      <w:pPr>
        <w:pStyle w:val="Compact"/>
        <w:numPr>
          <w:ilvl w:val="1"/>
          <w:numId w:val="1036"/>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7"/>
        </w:numPr>
      </w:pPr>
      <w:r>
        <w:rPr>
          <w:b/>
          <w:bCs/>
        </w:rPr>
        <w:t xml:space="preserve">Chapter 11</w:t>
      </w:r>
      <w:r>
        <w:t xml:space="preserve">: Standardization and IP weighting with parametric models</w:t>
      </w:r>
    </w:p>
    <w:p>
      <w:pPr>
        <w:pStyle w:val="Compact"/>
        <w:numPr>
          <w:ilvl w:val="0"/>
          <w:numId w:val="1037"/>
        </w:numPr>
      </w:pPr>
      <w:r>
        <w:rPr>
          <w:b/>
          <w:bCs/>
        </w:rPr>
        <w:t xml:space="preserve">Chapter 12</w:t>
      </w:r>
      <w:r>
        <w:t xml:space="preserve">: The parametric g-formula</w:t>
      </w:r>
    </w:p>
    <w:p>
      <w:pPr>
        <w:pStyle w:val="Compact"/>
        <w:numPr>
          <w:ilvl w:val="0"/>
          <w:numId w:val="1037"/>
        </w:numPr>
      </w:pPr>
      <w:r>
        <w:rPr>
          <w:b/>
          <w:bCs/>
        </w:rPr>
        <w:t xml:space="preserve">Chapter 13</w:t>
      </w:r>
      <w:r>
        <w:t xml:space="preserve">: Propensity scores and marginal structural models</w:t>
      </w:r>
    </w:p>
    <w:p>
      <w:pPr>
        <w:pStyle w:val="Compact"/>
        <w:numPr>
          <w:ilvl w:val="0"/>
          <w:numId w:val="1037"/>
        </w:numPr>
      </w:pPr>
      <w:r>
        <w:rPr>
          <w:b/>
          <w:bCs/>
        </w:rPr>
        <w:t xml:space="preserve">Chapter 14</w:t>
      </w:r>
      <w:r>
        <w:t xml:space="preserve">: Instrumental variable estimation</w:t>
      </w:r>
    </w:p>
    <w:p>
      <w:pPr>
        <w:pStyle w:val="Compact"/>
        <w:numPr>
          <w:ilvl w:val="0"/>
          <w:numId w:val="1037"/>
        </w:numPr>
      </w:pPr>
      <w:r>
        <w:rPr>
          <w:b/>
          <w:bCs/>
        </w:rPr>
        <w:t xml:space="preserve">Chapter 15</w:t>
      </w:r>
      <w:r>
        <w:t xml:space="preserve">: Outcome regression and g-estimation</w:t>
      </w:r>
    </w:p>
    <w:p>
      <w:pPr>
        <w:pStyle w:val="Compact"/>
        <w:numPr>
          <w:ilvl w:val="0"/>
          <w:numId w:val="1037"/>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2026-09-10T04:51:38Z</dcterms:created>
  <dcterms:modified xsi:type="dcterms:W3CDTF">2026-09-10T04:51:38Z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