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6"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3"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ins w:id="23" w:author="PR Preview" w:date="2024-01-01T00:00:00Z">
        <w:r>
          <w:t xml:space="preserve">Equivalently, we can define additive interaction using the interaction contrast.</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 w:name="def-interaction-contrast"/>
          <w:p>
            <w:pPr>
              <w:pStyle w:val="BodyText"/>
            </w:pPr>
            <w:r>
              <w:rPr>
                <w:b/>
                <w:bCs/>
              </w:rPr>
              <w:t xml:space="preserve">Definition 2 (Interaction Contrast)</w:t>
            </w:r>
            <w:r>
              <w:t xml:space="preserve"> </w:t>
            </w:r>
            <w:r>
              <w:t xml:space="preserve">The</w:t>
            </w:r>
            <w:r>
              <w:t xml:space="preserve"> </w:t>
            </w:r>
            <w:r>
              <w:rPr>
                <w:b/>
                <w:bCs/>
              </w:rPr>
              <w:t xml:space="preserve">interaction contrast</w:t>
            </w:r>
            <w:r>
              <w:t xml:space="preserve"> </w:t>
            </w:r>
            <w:r>
              <w:t xml:space="preserve">is defined as: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bookmarkEnd w:id="11"/>
        </w:tc>
      </w:tr>
    </w:tbl>
    <w:p>
      <w:pPr>
        <w:pStyle w:val="BodyText"/>
      </w:pPr>
      <w:ins w:id="2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ynergism-antagonism"/>
          <w:p>
            <w:pPr>
              <w:pStyle w:val="BodyText"/>
            </w:pPr>
            <w:r>
              <w:rPr>
                <w:b/>
                <w:bCs/>
              </w:rPr>
              <w:t xml:space="preserve">Definition 3 (Synergism and Antagonism)</w:t>
            </w:r>
            <w:r>
              <w:t xml:space="preserve"> </w:t>
            </w:r>
            <w:r>
              <w:t xml:space="preserve">Based on the sign of the interaction contrast:</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bookmarkEnd w:id="12"/>
        </w:tc>
      </w:tr>
    </w:tbl>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3"/>
    <w:bookmarkStart w:id="15"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4"/>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5"/>
    <w:bookmarkEnd w:id="16"/>
    <w:bookmarkStart w:id="19"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7"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7"/>
    <w:bookmarkStart w:id="18"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8"/>
    <w:bookmarkEnd w:id="19"/>
    <w:bookmarkStart w:id="25"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22" w:name="four-response-types-binary-outcome"/>
    <w:p>
      <w:pPr>
        <w:pStyle w:val="Heading3"/>
      </w:pPr>
      <w:r>
        <w:t xml:space="preserve">3.1 Four Response Types (Binary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response-types"/>
          <w:p>
            <w:pPr>
              <w:pStyle w:val="BodyText"/>
            </w:pPr>
            <w:r>
              <w:rPr>
                <w:b/>
                <w:bCs/>
              </w:rPr>
              <w:t xml:space="preserve">Definition 4 (Counterfactual Response Types)</w:t>
            </w:r>
            <w:r>
              <w:t xml:space="preserve"> </w:t>
            </w: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bookmarkEnd w:id="20"/>
        </w:tc>
      </w:tr>
    </w:tbl>
    <w:p>
      <w:pPr>
        <w:pStyle w:val="FirstParagraph"/>
      </w:pPr>
      <w:ins w:id="69" w:author="PR Preview" w:date="2024-01-01T00:00:00Z">
        <w:r>
          <w:t xml:space="preserve">With four binary potential outcomes there are, more generally,</w:t>
        </w:r>
      </w:ins>
      <w:ins w:id="69" w:author="PR Preview" w:date="2024-01-01T00:00:00Z">
        <w:r>
          <w:t xml:space="preserve"> </w:t>
        </w:r>
      </w:ins>
      <m:oMath>
        <m:sSup>
          <m:e>
            <m:r>
              <m:t>2</m:t>
            </m:r>
          </m:e>
          <m:sup>
            <m:r>
              <m:t>4</m:t>
            </m:r>
          </m:sup>
        </m:sSup>
        <m:r>
          <m:rPr>
            <m:sty m:val="p"/>
          </m:rPr>
          <m:t>=</m:t>
        </m:r>
        <m:r>
          <m:t>16</m:t>
        </m:r>
      </m:oMath>
      <w:ins w:id="69" w:author="PR Preview" w:date="2024-01-01T00:00:00Z">
        <w:r>
          <w:t xml:space="preserve"> </w:t>
        </w:r>
      </w:ins>
      <w:ins w:id="69" w:author="PR Preview" w:date="2024-01-01T00:00:00Z">
        <w:r>
          <w:t xml:space="preserve">possible response types; the five listed above are only a subset.</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response-type-patterns"/>
          <w:p>
            <w:pPr>
              <w:pStyle w:val="BodyText"/>
            </w:pPr>
            <w:r>
              <w:rPr>
                <w:b/>
                <w:bCs/>
              </w:rPr>
              <w:t xml:space="preserve">Definition 5 (Synergistic, Redundant, and Antagonistic Response Types)</w:t>
            </w:r>
            <w:r>
              <w:t xml:space="preserve"> </w:t>
            </w:r>
            <w:r>
              <w:t xml:space="preserve">Many of the 16 possible response types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bookmarkEnd w:id="21"/>
        </w:tc>
      </w:tr>
    </w:tbl>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22"/>
    <w:bookmarkStart w:id="24"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23"/>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4"/>
    <w:bookmarkEnd w:id="25"/>
    <w:bookmarkStart w:id="30"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
          <w:p>
            <w:pPr>
              <w:pStyle w:val="BodyText"/>
            </w:pPr>
            <w:r>
              <w:rPr>
                <w:b/>
                <w:bCs/>
              </w:rPr>
              <w:t xml:space="preserve">Definition 6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6"/>
        </w:tc>
      </w:tr>
    </w:tbl>
    <w:bookmarkStart w:id="29" w:name="components-of-sufficient-causes"/>
    <w:p>
      <w:pPr>
        <w:pStyle w:val="Heading3"/>
      </w:pPr>
      <w:r>
        <w:t xml:space="preserve">4.1 Components of Sufficient Causes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def-component-cause"/>
          <w:p>
            <w:pPr>
              <w:pStyle w:val="BodyText"/>
            </w:pPr>
            <w:r>
              <w:rPr>
                <w:b/>
                <w:bCs/>
              </w:rPr>
              <w:t xml:space="preserve">Definition 7 (Component Cause)</w:t>
            </w:r>
            <w:r>
              <w:t xml:space="preserve"> </w:t>
            </w:r>
            <w:r>
              <w:t xml:space="preserve">Each sufficient cause consists of</w:t>
            </w:r>
            <w:r>
              <w:t xml:space="preserve"> </w:t>
            </w:r>
            <w:r>
              <w:rPr>
                <w:b/>
                <w:bCs/>
              </w:rPr>
              <w:t xml:space="preserve">component causes</w:t>
            </w:r>
            <w:r>
              <w:t xml:space="preserve">—individual factors that, together, are sufficient to produce the outcome.</w:t>
            </w:r>
          </w:p>
          <w:bookmarkEnd w:id="27"/>
        </w:tc>
      </w:tr>
    </w:tbl>
    <w:p>
      <w:pPr>
        <w:pStyle w:val="BodyText"/>
      </w:pPr>
      <w:ins w:id="8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8"/>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9"/>
    <w:bookmarkEnd w:id="30"/>
    <w:bookmarkStart w:id="34"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sufficient-cause-interaction"/>
          <w:p>
            <w:pPr>
              <w:pStyle w:val="BodyText"/>
            </w:pPr>
            <w:r>
              <w:rPr>
                <w:b/>
                <w:bCs/>
              </w:rPr>
              <w:t xml:space="preserve">Definition 8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31"/>
        </w:tc>
      </w:tr>
    </w:tbl>
    <w:bookmarkStart w:id="33"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32"/>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33"/>
    <w:bookmarkEnd w:id="34"/>
    <w:bookmarkStart w:id="37"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5"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5"/>
    <w:bookmarkStart w:id="36"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2026-09-10T04:49:51Z</dcterms:created>
  <dcterms:modified xsi:type="dcterms:W3CDTF">2026-09-10T04:49:51Z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