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8"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7"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ins w:id="24"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founding-direction"/>
          <w:p>
            <w:pPr>
              <w:pStyle w:val="BodyText"/>
            </w:pPr>
            <w:r>
              <w:rPr>
                <w:b/>
                <w:bCs/>
              </w:rPr>
              <w:t xml:space="preserve">Definition 2 (Positive and Negative Confounding)</w:t>
            </w:r>
            <w:r>
              <w:t xml:space="preserve"> </w:t>
            </w:r>
            <w:r>
              <w:rPr>
                <w:b/>
                <w:bCs/>
              </w:rPr>
              <w:t xml:space="preserve">Positive confounding</w:t>
            </w:r>
            <w:r>
              <w:t xml:space="preserve">: the crude estimate overstates the causal effect (or makes a harmful treatment look beneficial, or a beneficial treatment look even more beneficial).</w:t>
            </w:r>
          </w:p>
          <w:p>
            <w:pPr>
              <w:pStyle w:val="BodyText"/>
            </w:pPr>
            <w:r>
              <w:rPr>
                <w:b/>
                <w:bCs/>
              </w:rPr>
              <w:t xml:space="preserve">Negative confounding</w:t>
            </w:r>
            <w:r>
              <w:t xml:space="preserve">: the crude estimate understates the causal effect (or makes a beneficial treatment look harmful).</w:t>
            </w:r>
          </w:p>
          <w:p>
            <w:pPr>
              <w:pStyle w:val="BodyText"/>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r>
              <w:t xml:space="preserve">.</w:t>
            </w:r>
          </w:p>
          <w:bookmarkEnd w:id="15"/>
        </w:tc>
      </w:tr>
    </w:tbl>
    <w:p>
      <w:pPr>
        <w:pStyle w:val="BodyText"/>
      </w:pPr>
      <w:ins w:id="25"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confounding-by-indication"/>
          <w:p>
            <w:pPr>
              <w:pStyle w:val="BodyText"/>
            </w:pPr>
            <w:r>
              <w:rPr>
                <w:b/>
                <w:bCs/>
              </w:rPr>
              <w:t xml:space="preserve">Definition 3 (Confounding by Indication (Channeling Bias))</w:t>
            </w:r>
            <w:r>
              <w:t xml:space="preserve"> </w:t>
            </w:r>
            <w:r>
              <w:rPr>
                <w:b/>
                <w:bCs/>
              </w:rPr>
              <w:t xml:space="preserve">Confounding by indication</w:t>
            </w:r>
            <w:r>
              <w:t xml:space="preserve">, also called</w:t>
            </w:r>
            <w:r>
              <w:t xml:space="preserve"> </w:t>
            </w:r>
            <w:r>
              <w:rPr>
                <w:b/>
                <w:bCs/>
              </w:rPr>
              <w:t xml:space="preserve">channeling bias</w:t>
            </w:r>
            <w:r>
              <w:t xml:space="preserve">, occurs when the indication for treatment (e.g., higher disease severity) is itself a risk factor for the outcome, so that patients selected for treatment differ systematically in prognosis from those who are not.</w:t>
            </w:r>
          </w:p>
          <w:bookmarkEnd w:id="16"/>
        </w:tc>
      </w:tr>
    </w:tbl>
    <w:p>
      <w:pPr>
        <w:pStyle w:val="BodyText"/>
      </w:pPr>
      <w:ins w:id="26" w:author="PR Preview" w:date="2024-01-01T00:00:00Z">
        <w:r>
          <w:t xml:space="preserve">In the drug example above, sicker patients (males) were more likely to receive treatment and had worse outcomes, so the drug appears harmful even though it has no effect. This is an instance of confounding by indication.</w:t>
        </w:r>
      </w:ins>
    </w:p>
    <w:bookmarkEnd w:id="17"/>
    <w:bookmarkEnd w:id="18"/>
    <w:bookmarkStart w:id="20"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9"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1"/>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1"/>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2"/>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2"/>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9"/>
    <w:bookmarkEnd w:id="20"/>
    <w:bookmarkStart w:id="33"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backdoor-criterion-ch7"/>
          <w:p>
            <w:pPr>
              <w:pStyle w:val="BodyText"/>
            </w:pPr>
            <w:r>
              <w:rPr>
                <w:b/>
                <w:bCs/>
              </w:rPr>
              <w:t xml:space="preserve">Definition 4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3"/>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3"/>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21"/>
        </w:tc>
      </w:tr>
    </w:tbl>
    <w:bookmarkStart w:id="25"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3" name="Picture"/>
            <a:graphic>
              <a:graphicData uri="http://schemas.openxmlformats.org/drawingml/2006/picture">
                <pic:pic>
                  <pic:nvPicPr>
                    <pic:cNvPr descr="07-confounding_files/figure-docx/unnamed-chunk-2-1.png" id="24" name="Picture"/>
                    <pic:cNvPicPr>
                      <a:picLocks noChangeArrowheads="1" noChangeAspect="1"/>
                    </pic:cNvPicPr>
                  </pic:nvPicPr>
                  <pic:blipFill>
                    <a:blip r:embed="rId22"/>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4"/>
        </w:numPr>
      </w:pPr>
      <w:r>
        <w:t xml:space="preserve">Backdoor path:</w:t>
      </w:r>
      <w:r>
        <w:t xml:space="preserve"> </w:t>
      </w:r>
      <m:oMath>
        <m:r>
          <m:t>A</m:t>
        </m:r>
        <m:r>
          <m:rPr>
            <m:sty m:val="p"/>
          </m:rPr>
          <m:t>←</m:t>
        </m:r>
        <m:r>
          <m:t>L</m:t>
        </m:r>
        <m:r>
          <m:rPr>
            <m:sty m:val="p"/>
          </m:rPr>
          <m:t>→</m:t>
        </m:r>
        <m:r>
          <m:t>Y</m:t>
        </m:r>
      </m:oMath>
    </w:p>
    <w:p>
      <w:pPr>
        <w:pStyle w:val="Compact"/>
        <w:numPr>
          <w:ilvl w:val="0"/>
          <w:numId w:val="1004"/>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4"/>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5"/>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5"/>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5"/>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6"/>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6"/>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6"/>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5"/>
    <w:bookmarkStart w:id="32"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7" name="Picture"/>
            <a:graphic>
              <a:graphicData uri="http://schemas.openxmlformats.org/drawingml/2006/picture">
                <pic:pic>
                  <pic:nvPicPr>
                    <pic:cNvPr descr="07-confounding_files/figure-docx/unnamed-chunk-3-1.png" id="28" name="Picture"/>
                    <pic:cNvPicPr>
                      <a:picLocks noChangeArrowheads="1" noChangeAspect="1"/>
                    </pic:cNvPicPr>
                  </pic:nvPicPr>
                  <pic:blipFill>
                    <a:blip r:embed="rId26"/>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7"/>
        </w:numPr>
      </w:pPr>
      <w:r>
        <w:rPr>
          <w:b/>
          <w:bCs/>
        </w:rPr>
        <w:t xml:space="preserve">Sensitivity analysis</w:t>
      </w:r>
      <w:r>
        <w:t xml:space="preserve">: quantify how much an unmeasured confounder would need to change conclusions</w:t>
      </w:r>
    </w:p>
    <w:p>
      <w:pPr>
        <w:pStyle w:val="Compact"/>
        <w:numPr>
          <w:ilvl w:val="0"/>
          <w:numId w:val="1007"/>
        </w:numPr>
      </w:pPr>
      <w:r>
        <w:rPr>
          <w:b/>
          <w:bCs/>
        </w:rPr>
        <w:t xml:space="preserve">Negative controls</w:t>
      </w:r>
      <w:r>
        <w:t xml:space="preserve">: use outcome or exposure controls to detect unmeasured confounders</w:t>
      </w:r>
    </w:p>
    <w:p>
      <w:pPr>
        <w:pStyle w:val="Compact"/>
        <w:numPr>
          <w:ilvl w:val="0"/>
          <w:numId w:val="1007"/>
        </w:numPr>
      </w:pPr>
      <w:r>
        <w:rPr>
          <w:b/>
          <w:bCs/>
        </w:rPr>
        <w:t xml:space="preserve">Instrumental variable methods</w:t>
      </w:r>
      <w:r>
        <w:t xml:space="preserve"> </w:t>
      </w:r>
      <w:r>
        <w:t xml:space="preserve">(Chapter 16): exploit exogenous variation in treatment assignment</w:t>
      </w:r>
    </w:p>
    <w:p>
      <w:pPr>
        <w:pStyle w:val="Compact"/>
        <w:numPr>
          <w:ilvl w:val="0"/>
          <w:numId w:val="1007"/>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8"/>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8"/>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2"/>
    <w:bookmarkEnd w:id="33"/>
    <w:bookmarkStart w:id="43"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5" w:name="the-traditional-epidemiological-criteria"/>
    <w:p>
      <w:pPr>
        <w:pStyle w:val="Heading3"/>
      </w:pPr>
      <w:r>
        <w:t xml:space="preserve">4.1 The Traditional Epidemiological Criteria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4" w:name="def-traditional-confounder-criteria"/>
          <w:p>
            <w:pPr>
              <w:pStyle w:val="BodyText"/>
            </w:pPr>
            <w:r>
              <w:rPr>
                <w:b/>
                <w:bCs/>
              </w:rPr>
              <w:t xml:space="preserve">Definition 5 (Traditional Epidemiological Criteria for a Confounder)</w:t>
            </w:r>
            <w:r>
              <w:t xml:space="preserve"> </w:t>
            </w: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09"/>
              </w:numPr>
            </w:pPr>
            <m:oMath>
              <m:r>
                <m:t>C</m:t>
              </m:r>
            </m:oMath>
            <w:r>
              <w:t xml:space="preserve"> </w:t>
            </w:r>
            <w:r>
              <w:t xml:space="preserve">is associated with treatment</w:t>
            </w:r>
            <w:r>
              <w:t xml:space="preserve"> </w:t>
            </w:r>
            <m:oMath>
              <m:r>
                <m:t>A</m:t>
              </m:r>
            </m:oMath>
          </w:p>
          <w:p>
            <w:pPr>
              <w:pStyle w:val="Compact"/>
              <w:numPr>
                <w:ilvl w:val="0"/>
                <w:numId w:val="1009"/>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09"/>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4"/>
        </w:tc>
      </w:tr>
    </w:tbl>
    <w:bookmarkEnd w:id="35"/>
    <w:bookmarkStart w:id="42"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7" name="Picture"/>
            <a:graphic>
              <a:graphicData uri="http://schemas.openxmlformats.org/drawingml/2006/picture">
                <pic:pic>
                  <pic:nvPicPr>
                    <pic:cNvPr descr="07-confounding_files/figure-docx/unnamed-chunk-4-1.png" id="38" name="Picture"/>
                    <pic:cNvPicPr>
                      <a:picLocks noChangeArrowheads="1" noChangeAspect="1"/>
                    </pic:cNvPicPr>
                  </pic:nvPicPr>
                  <pic:blipFill>
                    <a:blip r:embed="rId36"/>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def-structural-confounder"/>
          <w:p>
            <w:pPr>
              <w:pStyle w:val="BodyText"/>
            </w:pPr>
            <w:r>
              <w:rPr>
                <w:b/>
                <w:bCs/>
              </w:rPr>
              <w:t xml:space="preserve">Definition 6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9"/>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0"/>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0"/>
        </w:numPr>
      </w:pPr>
      <w:r>
        <w:rPr>
          <w:b/>
          <w:bCs/>
        </w:rPr>
        <w:t xml:space="preserve">Under-adjustment</w:t>
      </w:r>
      <w:r>
        <w:t xml:space="preserve">: Failing to adjust for structural confounders whose effects happen to cancel in the observed data</w:t>
      </w:r>
    </w:p>
    <w:p>
      <w:pPr>
        <w:pStyle w:val="Compact"/>
        <w:numPr>
          <w:ilvl w:val="0"/>
          <w:numId w:val="1010"/>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note.png" id="4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42"/>
    <w:bookmarkEnd w:id="43"/>
    <w:bookmarkStart w:id="48"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6" w:name="constructing-a-swig"/>
    <w:p>
      <w:pPr>
        <w:pStyle w:val="Heading3"/>
      </w:pPr>
      <w:r>
        <w:t xml:space="preserve">5.1 Constructing a SWIG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4" w:name="def-swig"/>
          <w:p>
            <w:pPr>
              <w:pStyle w:val="BodyText"/>
            </w:pPr>
            <w:r>
              <w:rPr>
                <w:b/>
                <w:bCs/>
              </w:rPr>
              <w:t xml:space="preserve">Definition 7 (Single-World Intervention Graph (SWIG))</w:t>
            </w:r>
            <w:r>
              <w:t xml:space="preserve"> </w:t>
            </w: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1"/>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2"/>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2"/>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1"/>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1"/>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bookmarkEnd w:id="44"/>
        </w:tc>
      </w:tr>
    </w:tbl>
    <w:p>
      <w:pPr>
        <w:pStyle w:val="BodyText"/>
      </w:pPr>
      <w:ins w:id="113"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5"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3"/>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3"/>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3"/>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5"/>
        </w:tc>
      </w:tr>
    </w:tbl>
    <w:bookmarkEnd w:id="46"/>
    <w:bookmarkStart w:id="47"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4"/>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4"/>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7"/>
    <w:bookmarkEnd w:id="48"/>
    <w:bookmarkStart w:id="49"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5"/>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5"/>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5"/>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5"/>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5"/>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5"/>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6"/>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6"/>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6"/>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9"/>
    <w:bookmarkStart w:id="53" w:name="references"/>
    <w:p>
      <w:pPr>
        <w:pStyle w:val="Heading2"/>
      </w:pPr>
      <w:r>
        <w:t xml:space="preserve">7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11" Type="http://schemas.openxmlformats.org/officeDocument/2006/relationships/image" Target="media/rId11.png"/><Relationship Id="rId22" Type="http://schemas.openxmlformats.org/officeDocument/2006/relationships/image" Target="media/rId22.png"/><Relationship Id="rId26" Type="http://schemas.openxmlformats.org/officeDocument/2006/relationships/image" Target="media/rId26.png"/><Relationship Id="rId36" Type="http://schemas.openxmlformats.org/officeDocument/2006/relationships/image" Target="media/rId36.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2026-09-10T04:50:58Z</dcterms:created>
  <dcterms:modified xsi:type="dcterms:W3CDTF">2026-09-10T04:50:58Z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