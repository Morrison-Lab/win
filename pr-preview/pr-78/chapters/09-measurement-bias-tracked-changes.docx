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3" w:name="measurement-error-pp.-117-119"/>
    <w:p>
      <w:pPr>
        <w:pStyle w:val="Heading2"/>
      </w:pPr>
      <w:r>
        <w:t xml:space="preserve">1 9.1 Measurement Error (pp. 117-119)</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easurement-error"/>
          <w:p>
            <w:pPr>
              <w:pStyle w:val="BodyText"/>
            </w:pPr>
            <w:r>
              <w:rPr>
                <w:b/>
                <w:bCs/>
              </w:rPr>
              <w:t xml:space="preserve">Definition 1 (Measurement Error)</w:t>
            </w:r>
            <w:r>
              <w:t xml:space="preserve"> </w:t>
            </w:r>
            <w:r>
              <w:rPr>
                <w:b/>
                <w:bCs/>
              </w:rPr>
              <w:t xml:space="preserve">Measurement error</w:t>
            </w:r>
            <w:r>
              <w:t xml:space="preserve"> </w:t>
            </w:r>
            <w:r>
              <w:t xml:space="preserve">occurs when the recorded value of a variable differs from its true value.</w:t>
            </w:r>
          </w:p>
          <w:bookmarkEnd w:id="9"/>
        </w:tc>
      </w:tr>
    </w:tbl>
    <w:bookmarkStart w:id="1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10"/>
    <w:bookmarkStart w:id="12"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measurement-error-types"/>
          <w:p>
            <w:pPr>
              <w:pStyle w:val="BodyText"/>
            </w:pPr>
            <w:r>
              <w:rPr>
                <w:b/>
                <w:bCs/>
              </w:rPr>
              <w:t xml:space="preserve">Definition 2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1"/>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2"/>
    <w:bookmarkEnd w:id="13"/>
    <w:bookmarkStart w:id="16"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ins w:id="16" w:author="PR Preview" w:date="2024-01-01T00:00:00Z">
        <w:r>
          <w:t xml:space="preserve">Measurement error can be represented using causal diagrams by distinguishing between</w:t>
        </w:r>
      </w:ins>
      <w:ins w:id="16" w:author="PR Preview" w:date="2024-01-01T00:00:00Z">
        <w:r>
          <w:t xml:space="preserve"> </w:t>
        </w:r>
      </w:ins>
      <w:ins w:id="16" w:author="PR Preview" w:date="2024-01-01T00:00:00Z">
        <w:r>
          <w:t xml:space="preserve">true variables and measured variables.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true-vs-measured-variables"/>
          <w:p>
            <w:pPr>
              <w:pStyle w:val="BodyText"/>
            </w:pPr>
            <w:r>
              <w:rPr>
                <w:b/>
                <w:bCs/>
              </w:rPr>
              <w:t xml:space="preserve">Definition 3 (True Variables and Measured Variables)</w:t>
            </w:r>
            <w:r>
              <w:t xml:space="preserve"> </w:t>
            </w:r>
            <w:r>
              <w:t xml:space="preserve">The</w:t>
            </w:r>
            <w:r>
              <w:t xml:space="preserve"> </w:t>
            </w:r>
            <w:r>
              <w:rPr>
                <w:b/>
                <w:bCs/>
              </w:rPr>
              <w:t xml:space="preserve">true variables</w:t>
            </w:r>
            <w:r>
              <w:t xml:space="preserve"> </w:t>
            </w:r>
            <w:r>
              <w:t xml:space="preserve">are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r>
              <w:t xml:space="preserve"> </w:t>
            </w:r>
            <w:r>
              <w:t xml:space="preserve">The</w:t>
            </w:r>
            <w:r>
              <w:t xml:space="preserve"> </w:t>
            </w:r>
            <w:r>
              <w:rPr>
                <w:b/>
                <w:bCs/>
              </w:rPr>
              <w:t xml:space="preserve">measured variables</w:t>
            </w:r>
            <w:r>
              <w:t xml:space="preserve"> </w:t>
            </w:r>
            <w:r>
              <w:t xml:space="preserve">are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End w:id="14"/>
        </w:tc>
      </w:tr>
    </w:tbl>
    <w:bookmarkStart w:id="15"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2"/>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2"/>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3"/>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3"/>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5"/>
    <w:bookmarkEnd w:id="16"/>
    <w:bookmarkStart w:id="20"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9"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residual-confounding"/>
          <w:p>
            <w:pPr>
              <w:pStyle w:val="BodyText"/>
            </w:pPr>
            <w:r>
              <w:rPr>
                <w:b/>
                <w:bCs/>
              </w:rPr>
              <w:t xml:space="preserve">Definition 4 (Residual Confounding)</w:t>
            </w:r>
            <w:r>
              <w:t xml:space="preserve"> </w:t>
            </w:r>
            <w:r>
              <w:rPr>
                <w:b/>
                <w:bCs/>
              </w:rPr>
              <w:t xml:space="preserve">Residual confounding</w:t>
            </w:r>
            <w:r>
              <w:t xml:space="preserve"> </w:t>
            </w:r>
            <w:r>
              <w:t xml:space="preserve">occurs when adjusting for a mismeasured confounder</w:t>
            </w:r>
            <w:r>
              <w:t xml:space="preserve"> </w:t>
            </w:r>
            <m:oMath>
              <m:sSup>
                <m:e>
                  <m:r>
                    <m:t>L</m:t>
                  </m:r>
                </m:e>
                <m:sup>
                  <m:r>
                    <m:rPr>
                      <m:sty m:val="p"/>
                    </m:rPr>
                    <m:t>*</m:t>
                  </m:r>
                </m:sup>
              </m:sSup>
            </m:oMath>
            <w:r>
              <w:t xml:space="preserve"> </w:t>
            </w:r>
            <w:r>
              <w:t xml:space="preserve">instead of the true confounder</w:t>
            </w:r>
            <w:r>
              <w:t xml:space="preserve"> </w:t>
            </w:r>
            <m:oMath>
              <m:r>
                <m:t>L</m:t>
              </m:r>
            </m:oMath>
            <w:r>
              <w:t xml:space="preserve"> </w:t>
            </w:r>
            <w:r>
              <w:t xml:space="preserve">leaves the backdoor path</w:t>
            </w:r>
            <w:r>
              <w:t xml:space="preserve"> </w:t>
            </w:r>
            <m:oMath>
              <m:r>
                <m:t>A</m:t>
              </m:r>
              <m:r>
                <m:rPr>
                  <m:sty m:val="p"/>
                </m:rPr>
                <m:t>←</m:t>
              </m:r>
              <m:r>
                <m:t>L</m:t>
              </m:r>
              <m:r>
                <m:rPr>
                  <m:sty m:val="p"/>
                </m:rPr>
                <m:t>→</m:t>
              </m:r>
              <m:r>
                <m:t>Y</m:t>
              </m:r>
            </m:oMath>
            <w:r>
              <w:t xml:space="preserve"> </w:t>
            </w:r>
            <w:r>
              <w:t xml:space="preserve">only partially blocked, so that confounding bias remains even after adjustment.</w:t>
            </w:r>
          </w:p>
          <w:bookmarkEnd w:id="17"/>
        </w:tc>
      </w:tr>
    </w:tbl>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 </w:t>
            </w:r>
            <w:r>
              <w:t xml:space="preserve">(residual confounding remains).</w:t>
            </w:r>
          </w:p>
          <w:bookmarkEnd w:id="18"/>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4"/>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4"/>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4"/>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9"/>
    <w:bookmarkEnd w:id="20"/>
    <w:bookmarkStart w:id="24"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1"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5"/>
        </w:numPr>
      </w:pPr>
      <w:r>
        <w:t xml:space="preserve">Assigned to treatment but don’t take it</w:t>
      </w:r>
    </w:p>
    <w:p>
      <w:pPr>
        <w:pStyle w:val="Compact"/>
        <w:numPr>
          <w:ilvl w:val="0"/>
          <w:numId w:val="1005"/>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6"/>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6"/>
        </w:numPr>
      </w:pPr>
      <w:r>
        <w:rPr>
          <w:b/>
          <w:bCs/>
        </w:rPr>
        <w:t xml:space="preserve">Treatment received</w:t>
      </w:r>
      <w:r>
        <w:t xml:space="preserve"> </w:t>
      </w:r>
      <m:oMath>
        <m:r>
          <m:t>A</m:t>
        </m:r>
      </m:oMath>
      <w:r>
        <w:t xml:space="preserve">: Actual treatment taken (not randomized, may be confounded)</w:t>
      </w:r>
    </w:p>
    <w:bookmarkEnd w:id="21"/>
    <w:bookmarkStart w:id="22"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7"/>
        </w:numPr>
      </w:pPr>
      <w:r>
        <w:t xml:space="preserve">Preserves randomization (no confounding)</w:t>
      </w:r>
    </w:p>
    <w:p>
      <w:pPr>
        <w:pStyle w:val="Compact"/>
        <w:numPr>
          <w:ilvl w:val="0"/>
          <w:numId w:val="1007"/>
        </w:numPr>
      </w:pPr>
      <w:r>
        <w:t xml:space="preserve">Estimates the effect of</w:t>
      </w:r>
      <w:r>
        <w:t xml:space="preserve"> </w:t>
      </w:r>
      <w:r>
        <w:rPr>
          <w:i/>
          <w:iCs/>
        </w:rPr>
        <w:t xml:space="preserve">assignment</w:t>
      </w:r>
      <w:r>
        <w:t xml:space="preserve"> </w:t>
      </w:r>
      <w:r>
        <w:t xml:space="preserve">policy</w:t>
      </w:r>
    </w:p>
    <w:p>
      <w:pPr>
        <w:pStyle w:val="Compact"/>
        <w:numPr>
          <w:ilvl w:val="0"/>
          <w:numId w:val="1007"/>
        </w:numPr>
      </w:pPr>
      <w:r>
        <w:t xml:space="preserve">Simple to implement</w:t>
      </w:r>
    </w:p>
    <w:p>
      <w:pPr>
        <w:pStyle w:val="FirstParagraph"/>
      </w:pPr>
      <w:r>
        <w:rPr>
          <w:b/>
          <w:bCs/>
        </w:rPr>
        <w:t xml:space="preserve">Disadvantages</w:t>
      </w:r>
      <w:r>
        <w:t xml:space="preserve">:</w:t>
      </w:r>
    </w:p>
    <w:p>
      <w:pPr>
        <w:pStyle w:val="Compact"/>
        <w:numPr>
          <w:ilvl w:val="0"/>
          <w:numId w:val="1008"/>
        </w:numPr>
      </w:pPr>
      <w:r>
        <w:t xml:space="preserve">Estimates the effect of assignment, not the effect of actually taking treatment</w:t>
      </w:r>
    </w:p>
    <w:p>
      <w:pPr>
        <w:pStyle w:val="Compact"/>
        <w:numPr>
          <w:ilvl w:val="0"/>
          <w:numId w:val="1008"/>
        </w:numPr>
      </w:pPr>
      <w:r>
        <w:t xml:space="preserve">Underestimates the effect of treatment among those who comply</w:t>
      </w:r>
    </w:p>
    <w:p>
      <w:pPr>
        <w:pStyle w:val="Compact"/>
        <w:numPr>
          <w:ilvl w:val="0"/>
          <w:numId w:val="1008"/>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22"/>
    <w:bookmarkStart w:id="23"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09"/>
        </w:numPr>
      </w:pPr>
      <w:r>
        <w:rPr>
          <w:b/>
          <w:bCs/>
        </w:rPr>
        <w:t xml:space="preserve">ITT preserves internal validity</w:t>
      </w:r>
      <w:r>
        <w:t xml:space="preserve"> </w:t>
      </w:r>
      <w:r>
        <w:t xml:space="preserve">(no bias) but estimates a different quantity (effect of assignment)</w:t>
      </w:r>
    </w:p>
    <w:p>
      <w:pPr>
        <w:pStyle w:val="Compact"/>
        <w:numPr>
          <w:ilvl w:val="0"/>
          <w:numId w:val="1009"/>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0"/>
        </w:numPr>
      </w:pPr>
      <w:r>
        <w:t xml:space="preserve">Instrumental variable methods (Chapter 14)</w:t>
      </w:r>
    </w:p>
    <w:p>
      <w:pPr>
        <w:pStyle w:val="Compact"/>
        <w:numPr>
          <w:ilvl w:val="0"/>
          <w:numId w:val="1010"/>
        </w:numPr>
      </w:pPr>
      <w:r>
        <w:t xml:space="preserve">Sensitivity analyses</w:t>
      </w:r>
    </w:p>
    <w:p>
      <w:pPr>
        <w:pStyle w:val="Compact"/>
        <w:numPr>
          <w:ilvl w:val="0"/>
          <w:numId w:val="1010"/>
        </w:numPr>
      </w:pPr>
      <w:r>
        <w:t xml:space="preserve">Collecting data on compliance determinants</w:t>
      </w:r>
    </w:p>
    <w:bookmarkEnd w:id="23"/>
    <w:bookmarkEnd w:id="24"/>
    <w:bookmarkStart w:id="30"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6" w:name="types-of-treatment-mismeasurement"/>
    <w:p>
      <w:pPr>
        <w:pStyle w:val="Heading3"/>
      </w:pPr>
      <w:r>
        <w:t xml:space="preserve">5.1 Types of Treatment Mismeasurement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treatment-mismeasurement-types"/>
          <w:p>
            <w:pPr>
              <w:pStyle w:val="BodyText"/>
            </w:pPr>
            <w:r>
              <w:rPr>
                <w:b/>
                <w:bCs/>
              </w:rPr>
              <w:t xml:space="preserve">Definition 5 (Types of Treatment Mismeasurement)</w:t>
            </w:r>
            <w:r>
              <w:t xml:space="preserve"> </w:t>
            </w:r>
            <w:r>
              <w:rPr>
                <w:b/>
                <w:bCs/>
              </w:rPr>
              <w:t xml:space="preserve">Misclassification</w:t>
            </w:r>
            <w:r>
              <w:t xml:space="preserve"> </w:t>
            </w:r>
            <w:r>
              <w:t xml:space="preserve">is treatment mismeasurement for a binary treatment: exposure status is recorded incorrectly (yes/no miscoded).</w:t>
            </w:r>
          </w:p>
          <w:p>
            <w:pPr>
              <w:pStyle w:val="BodyText"/>
            </w:pPr>
            <w:r>
              <w:rPr>
                <w:b/>
                <w:bCs/>
              </w:rPr>
              <w:t xml:space="preserve">Measurement error</w:t>
            </w:r>
            <w:r>
              <w:t xml:space="preserve"> </w:t>
            </w:r>
            <w:r>
              <w:t xml:space="preserve">(in this narrower sense) is treatment mismeasurement for a continuous treatment: the treatment level is measured inaccurately (dose, duration miscoded).</w:t>
            </w:r>
          </w:p>
          <w:bookmarkEnd w:id="25"/>
        </w:tc>
      </w:tr>
    </w:tbl>
    <w:bookmarkEnd w:id="26"/>
    <w:bookmarkStart w:id="29"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thm-attenuation-independent-error"/>
          <w:p>
            <w:pPr>
              <w:pStyle w:val="BodyText"/>
            </w:pPr>
            <w:r>
              <w:rPr>
                <w:b/>
                <w:bCs/>
              </w:rPr>
              <w:t xml:space="preserve">Theorem 1 (Attenuation Toward the Null from Independent Measurement Error)</w:t>
            </w:r>
            <w:r>
              <w:t xml:space="preserve"> </w:t>
            </w:r>
            <w:r>
              <w:t xml:space="preserve">Independent (nondifferential)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t xml:space="preserve">Differential measurement error, in contrast, can bias in any direction.</w:t>
            </w:r>
          </w:p>
          <w:bookmarkEnd w:id="27"/>
        </w:tc>
      </w:tr>
    </w:tbl>
    <w:p>
      <w:pPr>
        <w:pStyle w:val="BodyText"/>
      </w:pPr>
      <w:ins w:id="8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8"/>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1"/>
        </w:numPr>
      </w:pPr>
      <w:r>
        <w:t xml:space="preserve">Some truly unexposed are classified as exposed</w:t>
      </w:r>
    </w:p>
    <w:p>
      <w:pPr>
        <w:pStyle w:val="Compact"/>
        <w:numPr>
          <w:ilvl w:val="0"/>
          <w:numId w:val="1011"/>
        </w:numPr>
      </w:pPr>
      <w:r>
        <w:t xml:space="preserve">Some truly exposed are classified as unexposed</w:t>
      </w:r>
    </w:p>
    <w:p>
      <w:pPr>
        <w:pStyle w:val="Compact"/>
        <w:numPr>
          <w:ilvl w:val="0"/>
          <w:numId w:val="1011"/>
        </w:numPr>
      </w:pPr>
      <w:r>
        <w:t xml:space="preserve">This dilutes the contrast between treatment groups</w:t>
      </w:r>
    </w:p>
    <w:p>
      <w:pPr>
        <w:pStyle w:val="Compact"/>
        <w:numPr>
          <w:ilvl w:val="0"/>
          <w:numId w:val="1011"/>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9"/>
    <w:bookmarkEnd w:id="30"/>
    <w:bookmarkStart w:id="31"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2"/>
        </w:numPr>
      </w:pPr>
      <w:r>
        <w:rPr>
          <w:b/>
          <w:bCs/>
        </w:rPr>
        <w:t xml:space="preserve">Measurement error</w:t>
      </w:r>
      <w:r>
        <w:t xml:space="preserve">: Discrepancy between true and recorded values</w:t>
      </w:r>
    </w:p>
    <w:p>
      <w:pPr>
        <w:numPr>
          <w:ilvl w:val="0"/>
          <w:numId w:val="1012"/>
        </w:numPr>
      </w:pPr>
      <w:r>
        <w:rPr>
          <w:b/>
          <w:bCs/>
        </w:rPr>
        <w:t xml:space="preserve">Types of measurement error</w:t>
      </w:r>
      <w:r>
        <w:t xml:space="preserve">:</w:t>
      </w:r>
    </w:p>
    <w:p>
      <w:pPr>
        <w:pStyle w:val="Compact"/>
        <w:numPr>
          <w:ilvl w:val="1"/>
          <w:numId w:val="1013"/>
        </w:numPr>
      </w:pPr>
      <w:r>
        <w:t xml:space="preserve">Independent (nondifferential): Error independent of other variables</w:t>
      </w:r>
    </w:p>
    <w:p>
      <w:pPr>
        <w:pStyle w:val="Compact"/>
        <w:numPr>
          <w:ilvl w:val="1"/>
          <w:numId w:val="1013"/>
        </w:numPr>
      </w:pPr>
      <w:r>
        <w:t xml:space="preserve">Differential: Error depends on other variables</w:t>
      </w:r>
    </w:p>
    <w:p>
      <w:pPr>
        <w:numPr>
          <w:ilvl w:val="0"/>
          <w:numId w:val="1012"/>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2"/>
        </w:numPr>
      </w:pPr>
      <w:r>
        <w:rPr>
          <w:b/>
          <w:bCs/>
        </w:rPr>
        <w:t xml:space="preserve">Mismeasured confounders</w:t>
      </w:r>
      <w:r>
        <w:t xml:space="preserve">: Lead to residual confounding even when adjusting</w:t>
      </w:r>
    </w:p>
    <w:p>
      <w:pPr>
        <w:numPr>
          <w:ilvl w:val="0"/>
          <w:numId w:val="1012"/>
        </w:numPr>
      </w:pPr>
      <w:r>
        <w:rPr>
          <w:b/>
          <w:bCs/>
        </w:rPr>
        <w:t xml:space="preserve">Treatment mismeasurement</w:t>
      </w:r>
      <w:r>
        <w:t xml:space="preserve">:</w:t>
      </w:r>
    </w:p>
    <w:p>
      <w:pPr>
        <w:pStyle w:val="Compact"/>
        <w:numPr>
          <w:ilvl w:val="1"/>
          <w:numId w:val="1014"/>
        </w:numPr>
      </w:pPr>
      <w:r>
        <w:t xml:space="preserve">Independent error typically attenuates effects toward null</w:t>
      </w:r>
    </w:p>
    <w:p>
      <w:pPr>
        <w:pStyle w:val="Compact"/>
        <w:numPr>
          <w:ilvl w:val="1"/>
          <w:numId w:val="1014"/>
        </w:numPr>
      </w:pPr>
      <w:r>
        <w:t xml:space="preserve">Differential error can bias in any direction</w:t>
      </w:r>
    </w:p>
    <w:p>
      <w:pPr>
        <w:numPr>
          <w:ilvl w:val="0"/>
          <w:numId w:val="1012"/>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5"/>
        </w:numPr>
      </w:pPr>
      <w:r>
        <w:rPr>
          <w:b/>
          <w:bCs/>
        </w:rPr>
        <w:t xml:space="preserve">Study design</w:t>
      </w:r>
      <w:r>
        <w:t xml:space="preserve">:</w:t>
      </w:r>
    </w:p>
    <w:p>
      <w:pPr>
        <w:pStyle w:val="Compact"/>
        <w:numPr>
          <w:ilvl w:val="1"/>
          <w:numId w:val="1016"/>
        </w:numPr>
      </w:pPr>
      <w:r>
        <w:t xml:space="preserve">Invest in high-quality measurement</w:t>
      </w:r>
    </w:p>
    <w:p>
      <w:pPr>
        <w:pStyle w:val="Compact"/>
        <w:numPr>
          <w:ilvl w:val="1"/>
          <w:numId w:val="1016"/>
        </w:numPr>
      </w:pPr>
      <w:r>
        <w:t xml:space="preserve">Validate measurements when possible</w:t>
      </w:r>
    </w:p>
    <w:p>
      <w:pPr>
        <w:pStyle w:val="Compact"/>
        <w:numPr>
          <w:ilvl w:val="1"/>
          <w:numId w:val="1016"/>
        </w:numPr>
      </w:pPr>
      <w:r>
        <w:t xml:space="preserve">Measure key confounders with particular care</w:t>
      </w:r>
    </w:p>
    <w:p>
      <w:pPr>
        <w:pStyle w:val="Compact"/>
        <w:numPr>
          <w:ilvl w:val="0"/>
          <w:numId w:val="1015"/>
        </w:numPr>
      </w:pPr>
      <w:r>
        <w:rPr>
          <w:b/>
          <w:bCs/>
        </w:rPr>
        <w:t xml:space="preserve">Analysis</w:t>
      </w:r>
      <w:r>
        <w:t xml:space="preserve">:</w:t>
      </w:r>
    </w:p>
    <w:p>
      <w:pPr>
        <w:pStyle w:val="Compact"/>
        <w:numPr>
          <w:ilvl w:val="1"/>
          <w:numId w:val="1017"/>
        </w:numPr>
      </w:pPr>
      <w:r>
        <w:t xml:space="preserve">Acknowledge measurement error in interpretation</w:t>
      </w:r>
    </w:p>
    <w:p>
      <w:pPr>
        <w:pStyle w:val="Compact"/>
        <w:numPr>
          <w:ilvl w:val="1"/>
          <w:numId w:val="1017"/>
        </w:numPr>
      </w:pPr>
      <w:r>
        <w:t xml:space="preserve">Conduct sensitivity analyses</w:t>
      </w:r>
    </w:p>
    <w:p>
      <w:pPr>
        <w:pStyle w:val="Compact"/>
        <w:numPr>
          <w:ilvl w:val="1"/>
          <w:numId w:val="1017"/>
        </w:numPr>
      </w:pPr>
      <w:r>
        <w:t xml:space="preserve">Consider correction methods when error structure is known</w:t>
      </w:r>
    </w:p>
    <w:p>
      <w:pPr>
        <w:pStyle w:val="Compact"/>
        <w:numPr>
          <w:ilvl w:val="0"/>
          <w:numId w:val="1015"/>
        </w:numPr>
      </w:pPr>
      <w:r>
        <w:rPr>
          <w:b/>
          <w:bCs/>
        </w:rPr>
        <w:t xml:space="preserve">Reporting</w:t>
      </w:r>
      <w:r>
        <w:t xml:space="preserve">:</w:t>
      </w:r>
    </w:p>
    <w:p>
      <w:pPr>
        <w:pStyle w:val="Compact"/>
        <w:numPr>
          <w:ilvl w:val="1"/>
          <w:numId w:val="1018"/>
        </w:numPr>
      </w:pPr>
      <w:r>
        <w:t xml:space="preserve">Describe measurement procedures clearly</w:t>
      </w:r>
    </w:p>
    <w:p>
      <w:pPr>
        <w:pStyle w:val="Compact"/>
        <w:numPr>
          <w:ilvl w:val="1"/>
          <w:numId w:val="1018"/>
        </w:numPr>
      </w:pPr>
      <w:r>
        <w:t xml:space="preserve">Report validation studies if available</w:t>
      </w:r>
    </w:p>
    <w:p>
      <w:pPr>
        <w:pStyle w:val="Compact"/>
        <w:numPr>
          <w:ilvl w:val="1"/>
          <w:numId w:val="1018"/>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19"/>
        </w:numPr>
      </w:pPr>
      <w:r>
        <w:t xml:space="preserve">Measurement error in confounders creates residual confounding</w:t>
      </w:r>
    </w:p>
    <w:p>
      <w:pPr>
        <w:pStyle w:val="Compact"/>
        <w:numPr>
          <w:ilvl w:val="0"/>
          <w:numId w:val="1019"/>
        </w:numPr>
      </w:pPr>
      <w:r>
        <w:t xml:space="preserve">Measurement error in selection variables affects selection bias</w:t>
      </w:r>
    </w:p>
    <w:p>
      <w:pPr>
        <w:pStyle w:val="Compact"/>
        <w:numPr>
          <w:ilvl w:val="0"/>
          <w:numId w:val="1019"/>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0"/>
        </w:numPr>
      </w:pPr>
      <w:r>
        <w:rPr>
          <w:b/>
          <w:bCs/>
        </w:rPr>
        <w:t xml:space="preserve">Chapter 10</w:t>
      </w:r>
      <w:r>
        <w:t xml:space="preserve">: Introduces the need for parametric models</w:t>
      </w:r>
    </w:p>
    <w:p>
      <w:pPr>
        <w:pStyle w:val="Compact"/>
        <w:numPr>
          <w:ilvl w:val="0"/>
          <w:numId w:val="1020"/>
        </w:numPr>
      </w:pPr>
      <w:r>
        <w:rPr>
          <w:b/>
          <w:bCs/>
        </w:rPr>
        <w:t xml:space="preserve">Chapters 11-16</w:t>
      </w:r>
      <w:r>
        <w:t xml:space="preserve">: Advanced methods that can sometimes address combinations of biases</w:t>
      </w:r>
    </w:p>
    <w:bookmarkEnd w:id="31"/>
    <w:bookmarkStart w:id="35" w:name="references"/>
    <w:p>
      <w:pPr>
        <w:pStyle w:val="Heading2"/>
      </w:pPr>
      <w:r>
        <w:t xml:space="preserve">7 References</w:t>
      </w:r>
    </w:p>
    <w:p>
      <w:r>
        <w:pict>
          <v:rect style="width:0;height:1.5pt" o:hralign="center" o:hrstd="t" o:hr="t"/>
        </w:pict>
      </w:r>
    </w:p>
    <w:bookmarkStart w:id="34" w:name="refs"/>
    <w:bookmarkStart w:id="3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2">
        <w:r>
          <w:rPr>
            <w:rStyle w:val="Hyperlink"/>
          </w:rPr>
          <w:t xml:space="preserve">https://miguelhernan.org/whatifbook</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2026-09-10T04:51:28Z</dcterms:created>
  <dcterms:modified xsi:type="dcterms:W3CDTF">2026-09-10T04:51:28Z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