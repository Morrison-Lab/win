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Parts I and II of the book considered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treatments,</w:t>
      </w:r>
      <w:r>
        <w:t xml:space="preserve"> </w:t>
      </w:r>
      <w:r>
        <w:t xml:space="preserve">whose value is determined once, at the start of follow-up.</w:t>
      </w:r>
      <w:r>
        <w:t xml:space="preserve"> </w:t>
      </w:r>
      <w:r>
        <w:t xml:space="preserve">Many causal questions instead involve treatments whose value can change over time</w:t>
      </w:r>
      <w:r>
        <w:t xml:space="preserve"> </w:t>
      </w:r>
      <w:r>
        <w:t xml:space="preserve">for the same individual:</w:t>
      </w:r>
      <w:r>
        <w:t xml:space="preserve"> </w:t>
      </w:r>
      <w:r>
        <w:t xml:space="preserve">medical treatments, lifestyle habits, employment or marital status, occupational exposures.</w:t>
      </w:r>
      <w:r>
        <w:t xml:space="preserve"> </w:t>
      </w:r>
      <w:r>
        <w:t xml:space="preserve">Part III extends the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and this chapter introduces the terminology and concepts it needs.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255-266)</w:t>
      </w:r>
      <w:r>
        <w:t xml:space="preserve">.</w:t>
      </w:r>
    </w:p>
    <w:p>
      <w:pPr>
        <w:pStyle w:val="BodyText"/>
      </w:pPr>
      <w:r>
        <w:t xml:space="preserve">The authors warn that this is one of the most technical chapters of the book,</w:t>
      </w:r>
      <w:r>
        <w:t xml:space="preserve"> </w:t>
      </w:r>
      <w:r>
        <w:t xml:space="preserve">because simplifying the concepts further would cost too much rigor.</w:t>
      </w:r>
      <w:r>
        <w:t xml:space="preserve"> </w:t>
      </w:r>
      <w:r>
        <w:t xml:space="preserve">The chapter defines causal effects for time-varying treatments,</w:t>
      </w:r>
      <w:r>
        <w:t xml:space="preserve"> </w:t>
      </w:r>
      <w:r>
        <w:t xml:space="preserve">introduces treatment strategies and sequentially randomized experiments,</w:t>
      </w:r>
      <w:r>
        <w:t xml:space="preserve"> </w:t>
      </w:r>
      <w:r>
        <w:t xml:space="preserve">states the identifiability conditions (sequential exchangeability, positivity, consistency),</w:t>
      </w:r>
      <w:r>
        <w:t xml:space="preserve"> </w:t>
      </w:r>
      <w:r>
        <w:t xml:space="preserve">and uses SWIGs to show that some strategies can be identified when others cannot.</w:t>
      </w:r>
      <w:r>
        <w:t xml:space="preserve"> </w:t>
      </w:r>
      <w:r>
        <w:t xml:space="preserve">How to estimate these effects is the subject of Chapters 20 and 21.</w:t>
      </w:r>
    </w:p>
    <w:bookmarkStart w:id="15" w:name="X6e035157850428b65ad124257f08c5913dd65db"/>
    <w:p>
      <w:pPr>
        <w:pStyle w:val="Heading2"/>
      </w:pPr>
      <w:r>
        <w:t xml:space="preserve">1 19.1 The Causal Effect of Time-Varying Treatments (pp. 255-256)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treated, 0: untreated) given at time zero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measured 60 months later,</w:t>
      </w:r>
      <w:r>
        <w:t xml:space="preserve"> </w:t>
      </w:r>
      <w:r>
        <w:t xml:space="preserve">the average causal effect is the contrast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It need not mention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treatment occurs,</w:t>
      </w:r>
      <w:r>
        <w:t xml:space="preserve"> </w:t>
      </w:r>
      <w:r>
        <w:t xml:space="preserve">because everybody’s treatment is determined at the same time.</w:t>
      </w:r>
    </w:p>
    <w:p>
      <w:pPr>
        <w:pStyle w:val="BodyText"/>
      </w:pPr>
      <w:ins w:id="7" w:author="PR Preview" w:date="2024-01-01T00:00:00Z">
        <w:r>
          <w:t xml:space="preserve">A time-varying treatment needs time to be made explicit.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ime-varying-treatment-index"/>
          <w:p>
            <w:pPr>
              <w:pStyle w:val="BodyText"/>
            </w:pPr>
            <w:r>
              <w:rPr>
                <w:b/>
                <w:bCs/>
              </w:rPr>
              <w:t xml:space="preserve">Definition 1 (Time-indexed treatment)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be the last time at which treatment can be given.</w:t>
            </w:r>
            <w:r>
              <w:t xml:space="preserve"> </w:t>
            </w:r>
            <w:r>
              <w:t xml:space="preserve">For each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denotes the value of a dichotomous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ins w:id="8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v"/>
          <w:p>
            <w:pPr>
              <w:pStyle w:val="BodyText"/>
            </w:pPr>
            <w:r>
              <w:rPr>
                <w:b/>
                <w:bCs/>
              </w:rPr>
              <w:t xml:space="preserve">Example 1 (HIV and antiretroviral therapy)</w:t>
            </w:r>
            <w:r>
              <w:t xml:space="preserve"> </w:t>
            </w:r>
            <w:r>
              <w:t xml:space="preserve">In a 5-year follow-up study of individuals infected with HIV,</w:t>
            </w:r>
            <w:r>
              <w:t xml:space="preserve"> </w:t>
            </w:r>
            <w:r>
              <w:t xml:space="preserve">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counted in months,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receives antiretroviral therapy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Nobody was treated before the study started: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all individuals.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measures health status (higher is better)</w:t>
            </w:r>
            <w:r>
              <w:t xml:space="preserve"> </w:t>
            </w:r>
            <w:r>
              <w:t xml:space="preserve">at the end of follow-up,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.</w:t>
            </w:r>
          </w:p>
          <w:bookmarkEnd w:id="1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rem-ch19-simplifying-assumption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(Simplifying assumptions). </w:t>
            </w:r>
            <w:r>
              <w:t xml:space="preserve">For simplicity the book provisionally assumes no losses to follow-up, no deaths,</w:t>
            </w:r>
            <w:r>
              <w:t xml:space="preserve"> </w:t>
            </w:r>
            <w:r>
              <w:t xml:space="preserve">and perfectly measured variables.</w:t>
            </w:r>
            <w:r>
              <w:t xml:space="preserve"> </w:t>
            </w:r>
            <w:r>
              <w:t xml:space="preserve">Time is indexed from zero (the first time of possible treatment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for compatibility with much of the published literature.</w:t>
            </w:r>
            <w:r>
              <w:t xml:space="preserve"> </w:t>
            </w:r>
            <w:r>
              <w:t xml:space="preserve">Although the example has an outcome measured at a fixed time,</w:t>
            </w:r>
            <w:r>
              <w:t xml:space="preserve"> </w:t>
            </w:r>
            <w:r>
              <w:t xml:space="preserve">the concepts carry over to time-varying and failure-time outcomes</w:t>
            </w:r>
            <w:r>
              <w:t xml:space="preserve"> </w:t>
            </w:r>
            <w:r>
              <w:t xml:space="preserve">(see Technical Point 21.8 of the book).</w:t>
            </w:r>
          </w:p>
          <w:bookmarkEnd w:id="1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history)</w:t>
            </w:r>
            <w:r>
              <w:t xml:space="preserve"> </w:t>
            </w:r>
            <w:r>
              <w:t xml:space="preserve">An overbar denotes history: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history from time 0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whole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is often written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without a subscript.</w:t>
            </w:r>
            <w:r>
              <w:t xml:space="preserve"> </w:t>
            </w:r>
            <w:r>
              <w:t xml:space="preserve">Lower-case letters denote realizations: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value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ins w:id="10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m-treatment-histories"/>
          <w:p>
            <w:pPr>
              <w:pStyle w:val="BodyText"/>
            </w:pPr>
            <w:r>
              <w:rPr>
                <w:b/>
                <w:bCs/>
              </w:rPr>
              <w:t xml:space="preserve">Example 2 (Treatment histories)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 individual treated in every month has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 individual never treated has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Most individuals are treated during only part of follow-up,</w:t>
            </w:r>
            <w:r>
              <w:t xml:space="preserve"> </w:t>
            </w:r>
            <w:r>
              <w:t xml:space="preserve">so their histories mix 1s and 0s and have no compact symbol.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effect-not-uniqu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effect of a time-varying treatment is not unique). </w:t>
            </w:r>
            <w:r>
              <w:t xml:space="preserve">A contrast at a single time,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quantifies the effect of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only,</w:t>
            </w:r>
            <w:r>
              <w:t xml:space="preserve"> </w:t>
            </w:r>
            <w:r>
              <w:t xml:space="preserve">not the effect of treatment at all times between 0 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average causal effect of a time-varying treatment must instead contrast</w:t>
            </w:r>
            <w:r>
              <w:t xml:space="preserve"> </w:t>
            </w:r>
            <w:r>
              <w:t xml:space="preserve">mean counterfactual outcomes under two rules,</w:t>
            </w:r>
            <w:r>
              <w:t xml:space="preserve"> </w:t>
            </w:r>
            <w:r>
              <w:t xml:space="preserve">each of which specifies treatment at every time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there are many such rules,</w:t>
            </w:r>
            <w:r>
              <w:t xml:space="preserve"> </w:t>
            </w:r>
            <w:r>
              <w:t xml:space="preserve">the average causal effect of a time-varying treatment is</w:t>
            </w:r>
            <w:r>
              <w:t xml:space="preserve"> </w:t>
            </w:r>
            <w:r>
              <w:rPr>
                <w:b/>
                <w:bCs/>
              </w:rPr>
              <w:t xml:space="preserve">not uniquely defined</w:t>
            </w:r>
            <w:r>
              <w:t xml:space="preserve">.</w:t>
            </w:r>
          </w:p>
          <w:bookmarkEnd w:id="14"/>
        </w:tc>
      </w:tr>
    </w:tbl>
    <w:bookmarkEnd w:id="15"/>
    <w:bookmarkStart w:id="30" w:name="treatment-strategies-pp.-256-257"/>
    <w:p>
      <w:pPr>
        <w:pStyle w:val="Heading2"/>
      </w:pPr>
      <w:r>
        <w:t xml:space="preserve">2 19.2 Treatment Strategies (pp. 256-257)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3 (Treatment strategy)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treatment strategy</w:t>
            </w:r>
            <w:r>
              <w:t xml:space="preserve"> </w:t>
            </w:r>
            <w:r>
              <w:t xml:space="preserve">(also called a plan, policy, protocol, or regime)</w:t>
            </w:r>
            <w:r>
              <w:t xml:space="preserve"> </w:t>
            </w:r>
            <w:r>
              <w:t xml:space="preserve">is a rule to assign treatment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 follow-up.</w:t>
            </w:r>
          </w:p>
          <w:bookmarkEnd w:id="16"/>
        </w:tc>
      </w:tr>
    </w:tbl>
    <w:p>
      <w:pPr>
        <w:pStyle w:val="BodyText"/>
      </w:pPr>
      <w:ins w:id="14" w:author="PR Preview" w:date="2024-01-01T00:00:00Z">
        <w:r>
          <w:t xml:space="preserve">The rules contrasted in</w:t>
        </w:r>
      </w:ins>
      <w:ins w:id="14" w:author="PR Preview" w:date="2024-01-01T00:00:00Z">
        <w:r>
          <w:t xml:space="preserve"> </w:t>
        </w:r>
      </w:ins>
      <w:hyperlink w:anchor="rem-effect-not-unique">
        <w:r>
          <w:rPr>
            <w:rStyle w:val="Hyperlink"/>
          </w:rPr>
          <w:t xml:space="preserve">Remark 2</w:t>
        </w:r>
      </w:hyperlink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are treatment strategies.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exm-always-vs-never-treat"/>
          <w:p>
            <w:pPr>
              <w:pStyle w:val="BodyText"/>
            </w:pPr>
            <w:r>
              <w:rPr>
                <w:b/>
                <w:bCs/>
              </w:rPr>
              <w:t xml:space="preserve">Example 3 (Always treat versus never treat)</w:t>
            </w:r>
            <w:r>
              <w:t xml:space="preserve"> </w:t>
            </w:r>
            <w:r>
              <w:t xml:space="preserve">The strategies</w:t>
            </w:r>
            <w:r>
              <w:t xml:space="preserve"> </w:t>
            </w:r>
            <w:r>
              <w:t xml:space="preserve">“always treat”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, and</w:t>
            </w:r>
            <w:r>
              <w:t xml:space="preserve"> </w:t>
            </w:r>
            <w:r>
              <w:t xml:space="preserve">“never treat”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define one average causal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1</m:t>
                            </m:r>
                          </m:e>
                        </m:acc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7"/>
        </w:tc>
      </w:tr>
    </w:tbl>
    <w:p>
      <w:pPr>
        <w:pStyle w:val="FirstParagraph"/>
      </w:pPr>
      <w:r>
        <w:t xml:space="preserve">A general counterfactual theory for comparing treatment strategies</w:t>
      </w:r>
      <w:r>
        <w:t xml:space="preserve"> </w:t>
      </w:r>
      <w:r>
        <w:t xml:space="preserve">was first articulated by Robins (1986, 1987, 1997a).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17" w:author="PR Preview" w:date="2024-01-01T00:00:00Z">
        <w:r>
          <w:t xml:space="preserve">Many other contrasts are possible.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other-static-contrasts"/>
          <w:p>
            <w:pPr>
              <w:pStyle w:val="BodyText"/>
            </w:pPr>
            <w:r>
              <w:rPr>
                <w:b/>
                <w:bCs/>
              </w:rPr>
              <w:t xml:space="preserve">Example 4 (Other contrasts of fixed treatment sequences)</w:t>
            </w:r>
            <w:r>
              <w:t xml:space="preserve"> </w:t>
            </w:r>
            <w:r>
              <w:t xml:space="preserve">For example,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could compare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“treat every other month”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“treat in all months except the first”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8"/>
        </w:tc>
      </w:tr>
    </w:tbl>
    <w:p>
      <w:pPr>
        <w:pStyle w:val="FirstParagraph"/>
      </w:pPr>
      <w:ins w:id="18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prp-number-static-strategies"/>
          <w:p>
            <w:pPr>
              <w:pStyle w:val="BodyText"/>
            </w:pPr>
            <w:r>
              <w:rPr>
                <w:b/>
                <w:bCs/>
              </w:rPr>
              <w:t xml:space="preserve">Proposition 1 (Number of fixed treatment sequences)</w:t>
            </w:r>
            <w:r>
              <w:t xml:space="preserve"> </w:t>
            </w:r>
            <w:r>
              <w:t xml:space="preserve">With a dichotomous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fixed treatment sequences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}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.</w:t>
            </w:r>
          </w:p>
          <w:bookmarkEnd w:id="19"/>
        </w:tc>
      </w:tr>
    </w:tbl>
    <w:p>
      <w:pPr>
        <w:pStyle w:val="BodyText"/>
      </w:pPr>
      <w:ins w:id="19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vector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components,</w:t>
            </w:r>
            <w:r>
              <w:t xml:space="preserve"> </w:t>
            </w:r>
            <w:r>
              <w:t xml:space="preserve">each taking one of two values,</w:t>
            </w:r>
            <w:r>
              <w:t xml:space="preserve"> </w:t>
            </w:r>
            <w:r>
              <w:t xml:space="preserve">so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such vectors.</w:t>
            </w:r>
          </w:p>
          <w:p/>
        </w:tc>
      </w:tr>
    </w:tbl>
    <w:p>
      <w:pPr>
        <w:pStyle w:val="BodyText"/>
      </w:pPr>
      <w:ins w:id="20" w:author="PR Preview" w:date="2024-01-01T00:00:00Z">
        <w:r>
          <w:t xml:space="preserve">Fixed treatment sequences do not exhaust all strategies.</w:t>
        </w:r>
      </w:ins>
    </w:p>
    <w:p>
      <w:pPr>
        <w:pStyle w:val="BodyText"/>
      </w:pPr>
      <w:ins w:id="21" w:author="PR Preview" w:date="2024-01-01T00:00:00Z">
        <w:r>
          <w:t xml:space="preserve">The book writes</w:t>
        </w:r>
      </w:ins>
      <w:ins w:id="21" w:author="PR Preview" w:date="2024-01-01T00:00:00Z">
        <w:r>
          <w:t xml:space="preserve"> </w:t>
        </w:r>
      </w:ins>
      <w:ins w:id="21" w:author="PR Preview" w:date="2024-01-01T00:00:00Z">
        <w:r>
          <w:t xml:space="preserve">“at least</w:t>
        </w:r>
      </w:ins>
      <w:ins w:id="21" w:author="PR Preview" w:date="2024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K</m:t>
            </m:r>
          </m:sup>
        </m:sSup>
      </m:oMath>
      <w:ins w:id="21" w:author="PR Preview" w:date="2024-01-01T00:00:00Z">
        <w:r>
          <w:t xml:space="preserve">”</w:t>
        </w:r>
      </w:ins>
      <w:ins w:id="21" w:author="PR Preview" w:date="2024-01-01T00:00:00Z">
        <w:r>
          <w:t xml:space="preserve">, a lower bound,</w:t>
        </w:r>
      </w:ins>
      <w:ins w:id="21" w:author="PR Preview" w:date="2024-01-01T00:00:00Z">
        <w:r>
          <w:t xml:space="preserve"> </w:t>
        </w:r>
      </w:ins>
      <w:ins w:id="21" w:author="PR Preview" w:date="2024-01-01T00:00:00Z">
        <w:r>
          <w:t xml:space="preserve">and uses</w:t>
        </w:r>
      </w:ins>
      <w:ins w:id="21" w:author="PR Preview" w:date="2024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K</m:t>
            </m:r>
          </m:sup>
        </m:sSup>
      </m:oMath>
      <w:ins w:id="21" w:author="PR Preview" w:date="2024-01-01T00:00:00Z">
        <w:r>
          <w:t xml:space="preserve"> </w:t>
        </w:r>
      </w:ins>
      <w:ins w:id="21" w:author="PR Preview" w:date="2024-01-01T00:00:00Z">
        <w:r>
          <w:t xml:space="preserve">again when counting fixed sequences in Technical Point 19.3;</w:t>
        </w:r>
      </w:ins>
      <w:ins w:id="21" w:author="PR Preview" w:date="2024-01-01T00:00:00Z">
        <w:r>
          <w:t xml:space="preserve"> </w:t>
        </w:r>
      </w:ins>
      <w:ins w:id="21" w:author="PR Preview" w:date="2024-01-01T00:00:00Z">
        <w:r>
          <w:t xml:space="preserve">these notes write</w:t>
        </w:r>
      </w:ins>
      <w:ins w:id="21" w:author="PR Preview" w:date="2024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21" w:author="PR Preview" w:date="2024-01-01T00:00:00Z">
        <w:r>
          <w:t xml:space="preserve"> </w:t>
        </w:r>
      </w:ins>
      <w:ins w:id="21" w:author="PR Preview" w:date="2024-01-01T00:00:00Z">
        <w:r>
          <w:t xml:space="preserve">throughout.</w:t>
        </w:r>
      </w:ins>
      <w:ins w:id="21" w:author="PR Preview" w:date="2024-01-01T00:00:00Z">
        <w:r>
          <w:t xml:space="preserve"> </w:t>
        </w:r>
      </w:ins>
      <w:ins w:id="21" w:author="PR Preview" w:date="2024-01-01T00:00:00Z">
        <w:r>
          <w:t xml:space="preserve">The point is only that the number grows exponentially with the length of follow-up.</w:t>
        </w:r>
      </w:ins>
    </w:p>
    <w:p>
      <w:r>
        <w:pict>
          <v:rect style="width:0;height:1.5pt" o:hralign="center" o:hrstd="t" o:hr="t"/>
        </w:pict>
      </w:r>
    </w:p>
    <w:bookmarkStart w:id="25" w:name="dynamic-strategies"/>
    <w:p>
      <w:pPr>
        <w:pStyle w:val="Heading3"/>
      </w:pPr>
      <w:r>
        <w:t xml:space="preserve">2.1 Dynamic Strategies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cd4-dynamic-strategy"/>
          <w:p>
            <w:pPr>
              <w:pStyle w:val="BodyText"/>
            </w:pPr>
            <w:r>
              <w:rPr>
                <w:b/>
                <w:bCs/>
              </w:rPr>
              <w:t xml:space="preserve">Example 5 (Starting treatment when the CD4 count drops)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the CD4 cell count (cells per microliter) measured 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coded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 low (bad prognosis)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otherwise;</w:t>
            </w:r>
            <w:r>
              <w:t xml:space="preserve"> </w:t>
            </w:r>
            <w:r>
              <w:t xml:space="preserve">everybody starts with a high count,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Consider the strategy</w:t>
            </w:r>
          </w:p>
          <w:p>
            <w:pPr>
              <w:pStyle w:val="BlockText"/>
            </w:pPr>
            <w:r>
              <w:t xml:space="preserve">do not treat while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start treatment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treat continuously after that.</w:t>
            </w:r>
          </w:p>
          <w:p>
            <w:pPr>
              <w:pStyle w:val="FirstParagraph"/>
            </w:pPr>
            <w:r>
              <w:t xml:space="preserve">This strategy cannot be written as a fixed vector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gives every individual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at each time, who is treated depends on each individual’s evolving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ins w:id="24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dynamic-static"/>
          <w:p>
            <w:pPr>
              <w:pStyle w:val="BodyText"/>
            </w:pPr>
            <w:r>
              <w:rPr>
                <w:b/>
                <w:bCs/>
              </w:rPr>
              <w:t xml:space="preserve">Definition 4 (Dynamic and 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treatment strategy</w:t>
            </w:r>
            <w:r>
              <w:t xml:space="preserve"> </w:t>
            </w:r>
            <w:r>
              <w:t xml:space="preserve">is a rule in which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depends on the evolution of an individual’s time-varying 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in which treatment does not depend on covariates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non-dynamic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treatment strategies.</w:t>
            </w:r>
          </w:p>
          <w:bookmarkEnd w:id="2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19.1: Deterministic and Random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dynamic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assigned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an individual with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CD4 count was low at or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0 otherwise.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static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Random strategies</w:t>
            </w:r>
            <w:r>
              <w:t xml:space="preserve"> </w:t>
            </w:r>
            <w:r>
              <w:t xml:space="preserve">assign a probability of treatment rather than a value.</w:t>
            </w:r>
            <w:r>
              <w:t xml:space="preserve"> </w:t>
            </w:r>
            <w:r>
              <w:t xml:space="preserve">They can be static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0.3”</w:t>
            </w:r>
            <w:r>
              <w:t xml:space="preserve">)</w:t>
            </w:r>
            <w:r>
              <w:t xml:space="preserve"> </w:t>
            </w:r>
            <w:r>
              <w:t xml:space="preserve">or dynamic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 if the CD4 count is low;</w:t>
            </w:r>
            <w:r>
              <w:t xml:space="preserve"> </w:t>
            </w:r>
            <w:r>
              <w:t xml:space="preserve">do not treat if it is high”</w:t>
            </w:r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maximizes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(when higher outcomes are better)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optimal treatment strategy</w:t>
            </w:r>
            <w:r>
              <w:t xml:space="preserve">.</w:t>
            </w:r>
            <w:r>
              <w:t xml:space="preserve"> </w:t>
            </w:r>
            <w:r>
              <w:t xml:space="preserve">For a drug, it will almost always be dynamic,</w:t>
            </w:r>
            <w:r>
              <w:t xml:space="preserve"> </w:t>
            </w:r>
            <w:r>
              <w:t xml:space="preserve">since treatment must stop when toxicity develops.</w:t>
            </w:r>
            <w:r>
              <w:t xml:space="preserve"> </w:t>
            </w:r>
            <w:r>
              <w:t xml:space="preserve">No random strategy can be preferred to the optimal deterministic one,</w:t>
            </w:r>
            <w:r>
              <w:t xml:space="preserve"> </w:t>
            </w:r>
            <w:r>
              <w:t xml:space="preserve">but random strategies (randomized trials) remain scientifically necessary,</w:t>
            </w:r>
            <w:r>
              <w:t xml:space="preserve"> </w:t>
            </w:r>
            <w:r>
              <w:t xml:space="preserve">because before the trial nobody knows which deterministic strategy is optimal.</w:t>
            </w:r>
            <w:r>
              <w:t xml:space="preserve"> </w:t>
            </w:r>
            <w:r>
              <w:t xml:space="preserve">Unless noted otherwise,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denotes a deterministic strategy.</w:t>
            </w:r>
          </w:p>
          <w:p/>
        </w:tc>
      </w:tr>
    </w:tbl>
    <w:p>
      <w:pPr>
        <w:pStyle w:val="BodyText"/>
      </w:pPr>
      <w:r>
        <w:t xml:space="preserve">The book cites Young et al. (2014) for a taxonomy of treatment strategies.</w:t>
      </w:r>
    </w:p>
    <w:p>
      <w:r>
        <w:pict>
          <v:rect style="width:0;height:1.5pt" o:hralign="center" o:hrstd="t" o:hr="t"/>
        </w:pict>
      </w:r>
    </w:p>
    <w:bookmarkEnd w:id="25"/>
    <w:bookmarkStart w:id="29" w:name="Xc5877a99c9f8e0e27973fa027c8b973db3a21a5"/>
    <w:p>
      <w:pPr>
        <w:pStyle w:val="Heading3"/>
      </w:pPr>
      <w:r>
        <w:t xml:space="preserve">2.2 Causal Effects Require Specified Strategies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rem-effects-need-strategie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(Causal effects are contrasts of specified strategies). </w:t>
            </w:r>
            <w:r>
              <w:t xml:space="preserve">The average causal effect of a time-varying treatment is well defined</w:t>
            </w:r>
            <w:r>
              <w:t xml:space="preserve"> </w:t>
            </w:r>
            <w:r>
              <w:t xml:space="preserve">only once the strategies being compared are specified, e.g.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“treat only after the CD4 count is low”</w:t>
            </w:r>
            <w:r>
              <w:t xml:space="preserve">.</w:t>
            </w:r>
          </w:p>
          <w:p>
            <w:pPr>
              <w:pStyle w:val="FirstParagraph"/>
            </w:pPr>
            <m:oMath>
              <m:r>
                <m:t>g</m:t>
              </m:r>
            </m:oMath>
            <w:r>
              <w:t xml:space="preserve"> </w:t>
            </w:r>
            <w:r>
              <w:t xml:space="preserve">denotes any strategy, static or dynamic;</w:t>
            </w:r>
            <w:r>
              <w:t xml:space="preserve"> </w:t>
            </w:r>
            <w:r>
              <w:t xml:space="preserve">for a static strategy we sometimes write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Even with only two options (treat or not) at each time,</w:t>
            </w:r>
            <w:r>
              <w:t xml:space="preserve"> </w:t>
            </w:r>
            <w:r>
              <w:t xml:space="preserve">there are as many causal effects as there are pairs of strategies.</w:t>
            </w:r>
          </w:p>
          <w:bookmarkEnd w:id="26"/>
        </w:tc>
      </w:tr>
    </w:tbl>
    <w:p>
      <w:pPr>
        <w:pStyle w:val="BodyText"/>
      </w:pPr>
      <w:ins w:id="29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19.1: On the Definition of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 past treatment and covariates</w:t>
            </w:r>
            <w:r>
              <w:t xml:space="preserve"> </w:t>
            </w:r>
            <w:r>
              <w:t xml:space="preserve">has a counterpart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that depends only on past covariates,</w:t>
            </w:r>
            <w:r>
              <w:t xml:space="preserve"> </w:t>
            </w:r>
            <w:r>
              <w:t xml:space="preserve">defined recursively by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By consistency, an individual has the same treatment, covariate, and outcome history</w:t>
            </w:r>
            <w:r>
              <w:t xml:space="preserve"> </w:t>
            </w:r>
            <w:r>
              <w:t xml:space="preserve">whether following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from time zero,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 the observed data, an individual has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if and only if they have followed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already does not depend on past treatment,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are identical.</w:t>
            </w:r>
          </w:p>
          <w:p/>
        </w:tc>
      </w:tr>
    </w:tbl>
    <w:p>
      <w:pPr>
        <w:pStyle w:val="BodyText"/>
      </w:pPr>
      <w:r>
        <w:t xml:space="preserve">In the recursion,</w:t>
      </w:r>
      <w:r>
        <w:t xml:space="preserve"> </w:t>
      </w:r>
      <m:oMath>
        <m:sSubSup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stands for the whole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would have produced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29"/>
    <w:bookmarkEnd w:id="30"/>
    <w:bookmarkStart w:id="44" w:name="Xe40a9040003d4981b619082b7c9fcb0cb506549"/>
    <w:p>
      <w:pPr>
        <w:pStyle w:val="Heading2"/>
      </w:pPr>
      <w:r>
        <w:t xml:space="preserve">3 19.3 Sequentially Randomized Experiments (pp. 257-259)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 uses three causal diagrams with the first two times,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In each,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treatment,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measured variables,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unmeasured common causes of at least two variables,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outcome.</w:t>
      </w:r>
      <w:r>
        <w:t xml:space="preserve"> </w:t>
      </w:r>
      <w:r>
        <w:t xml:space="preserve">In the HIV example,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consequence of unmeasured immune damage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also lowers health status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ch19-diagrams-arrow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Which variables have arrows into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 the book’s Figures 19.1-19.3.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68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U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</w:tr>
          </w:tbl>
          <w:bookmarkEnd w:id="31"/>
          <w:p/>
        </w:tc>
      </w:tr>
    </w:tbl>
    <w:p>
      <w:pPr>
        <w:pStyle w:val="BodyText"/>
      </w:pPr>
      <w:r>
        <w:t xml:space="preserve">All participants are assumed to adhere to the assigned treatment.</w:t>
      </w:r>
      <w:r>
        <w:t xml:space="preserve"> </w:t>
      </w:r>
      <w:r>
        <w:t xml:space="preserve">A causal graph must include all common causes of any two variables on it,</w:t>
      </w:r>
      <w:r>
        <w:t xml:space="preserve"> </w:t>
      </w:r>
      <w:r>
        <w:t xml:space="preserve">which is why the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appear even though they are not measured.</w:t>
      </w:r>
    </w:p>
    <w:p>
      <w:r>
        <w:pict>
          <v:rect style="width:0;height:1.5pt" o:hralign="center" o:hrstd="t" o:hr="t"/>
        </w:pict>
      </w:r>
    </w:p>
    <w:bookmarkStart w:id="36" w:name="Xa286af194486005a7f27c4cfa7193990b0d7aff"/>
    <w:p>
      <w:pPr>
        <w:pStyle w:val="Heading3"/>
      </w:pPr>
      <w:r>
        <w:t xml:space="preserve">3.1 Figure 19.1: Treatment Depends Only on Past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fig-19-1-assignment"/>
          <w:p>
            <w:pPr>
              <w:pStyle w:val="BodyText"/>
            </w:pPr>
            <w:r>
              <w:rPr>
                <w:b/>
                <w:bCs/>
              </w:rPr>
              <w:t xml:space="preserve">Example 6 (Assignment depending only on past treatment)</w:t>
            </w:r>
            <w:r>
              <w:t xml:space="preserve"> </w:t>
            </w:r>
            <w:r>
              <w:t xml:space="preserve">Example: each month, treatment is assigned with probability 0.5</w:t>
            </w:r>
            <w:r>
              <w:t xml:space="preserve"> </w:t>
            </w:r>
            <w:r>
              <w:t xml:space="preserve">to those untreated the previous month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with probability 1 to those treated the previous month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2"/>
        </w:tc>
      </w:tr>
    </w:tbl>
    <w:p>
      <w:pPr>
        <w:pStyle w:val="Compact"/>
        <w:numPr>
          <w:ilvl w:val="0"/>
          <w:numId w:val="1005"/>
        </w:numPr>
      </w:pPr>
      <w:ins w:id="37" w:author="PR Preview" w:date="2024-01-01T00:00:00Z">
        <w:r>
          <w:t xml:space="preserve">For static strategies (</w:t>
        </w:r>
      </w:ins>
      <w:hyperlink w:anchor="def-dynamic-static">
        <w:r>
          <w:rPr>
            <w:rStyle w:val="Hyperlink"/>
          </w:rPr>
          <w:t xml:space="preserve">Definition 4</w:t>
        </w:r>
      </w:hyperlink>
      <w:ins w:id="37" w:author="PR Preview" w:date="2024-01-01T00:00:00Z">
        <w:r>
          <w:t xml:space="preserve">),</w:t>
        </w:r>
      </w:ins>
      <w:ins w:id="37" w:author="PR Preview" w:date="2024-01-01T00:00:00Z">
        <w:r>
          <w:t xml:space="preserve"> </w:t>
        </w:r>
      </w:ins>
      <w:ins w:id="37" w:author="PR Preview" w:date="2024-01-01T00:00:00Z">
        <w:r>
          <w:t xml:space="preserve">treatment assignment that depends only on past treatment is the time-varying generalization of</w:t>
        </w:r>
      </w:ins>
      <w:ins w:id="37" w:author="PR Preview" w:date="2024-01-01T00:00:00Z">
        <w:r>
          <w:t xml:space="preserve"> </w:t>
        </w:r>
      </w:ins>
      <w:ins w:id="37" w:author="PR Preview" w:date="2024-01-01T00:00:00Z">
        <w:r>
          <w:rPr>
            <w:i/>
            <w:iCs/>
          </w:rPr>
          <w:t xml:space="preserve">no confounding by measured or unmeasured variables</w:t>
        </w:r>
      </w:ins>
      <w:ins w:id="37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w:ins w:id="38" w:author="PR Preview" w:date="2024-01-01T00:00:00Z">
        <w:r>
          <w:t xml:space="preserve">So under Figure 19.1 (where treatment is randomized at each time),</w:t>
        </w:r>
      </w:ins>
      <w:ins w:id="38" w:author="PR Preview" w:date="2024-01-01T00:00:00Z">
        <w:r>
          <w:t xml:space="preserve"> </w:t>
        </w:r>
      </w:ins>
      <w:ins w:id="38" w:author="PR Preview" w:date="2024-01-01T00:00:00Z">
        <w:r>
          <w:t xml:space="preserve">association is causation for static strategies:</w:t>
        </w:r>
      </w:ins>
      <w:ins w:id="38" w:author="PR Preview" w:date="2024-01-01T00:00:00Z">
        <w:r>
          <w:t xml:space="preserve"> </w:t>
        </w:r>
      </w:ins>
      <w:ins w:id="38" w:author="PR Preview" w:date="2024-01-01T00:00:00Z">
        <w:r>
          <w:t xml:space="preserve">the counterfactual mean under a static strategy</w:t>
        </w:r>
      </w:ins>
      <w:ins w:id="38" w:author="PR Preview" w:date="2024-01-01T00:00:00Z">
        <w:r>
          <w:t xml:space="preserve"> </w:t>
        </w:r>
      </w:ins>
      <m:oMath>
        <m:acc>
          <m:accPr>
            <m:chr m:val="‾"/>
          </m:accPr>
          <m:e>
            <m:r>
              <m:t>a</m:t>
            </m:r>
          </m:e>
        </m:acc>
      </m:oMath>
      <w:ins w:id="38" w:author="PR Preview" w:date="2024-01-01T00:00:00Z">
        <w:r>
          <w:t xml:space="preserve"> </w:t>
        </w:r>
      </w:ins>
      <w:ins w:id="38" w:author="PR Preview" w:date="2024-01-01T00:00:00Z">
        <w:r>
          <w:t xml:space="preserve">is the mean outcome among those who followed</w:t>
        </w:r>
      </w:ins>
      <w:ins w:id="38" w:author="PR Preview" w:date="2024-01-01T00:00:00Z">
        <w:r>
          <w:t xml:space="preserve"> </w:t>
        </w:r>
      </w:ins>
      <m:oMath>
        <m:acc>
          <m:accPr>
            <m:chr m:val="‾"/>
          </m:accPr>
          <m:e>
            <m:r>
              <m:t>a</m:t>
            </m:r>
          </m:e>
        </m:acc>
      </m:oMath>
      <w:ins w:id="38" w:author="PR Preview" w:date="2024-01-01T00:00:00Z">
        <w:r>
          <w:t xml:space="preserve"> </w:t>
        </w:r>
      </w:ins>
      <w:ins w:id="38" w:author="PR Preview" w:date="2024-01-01T00:00:00Z">
        <w:r>
          <w:t xml:space="preserve">(provided some individuals followed</w:t>
        </w:r>
      </w:ins>
      <w:ins w:id="38" w:author="PR Preview" w:date="2024-01-01T00:00:00Z">
        <w:r>
          <w:t xml:space="preserve"> </w:t>
        </w:r>
      </w:ins>
      <m:oMath>
        <m:acc>
          <m:accPr>
            <m:chr m:val="‾"/>
          </m:accPr>
          <m:e>
            <m:r>
              <m:t>a</m:t>
            </m:r>
          </m:e>
        </m:acc>
      </m:oMath>
      <w:ins w:id="38" w:author="PR Preview" w:date="2024-01-01T00:00:00Z">
        <w:r>
          <w:t xml:space="preserve">, and under consistency).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Equality Does Not Carry Over to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equality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in general extend to dynamic strategies.</w:t>
            </w:r>
            <w:r>
              <w:t xml:space="preserve"> </w:t>
            </w:r>
            <w:r>
              <w:t xml:space="preserve">Under a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generically,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equals the mean outcome among those who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only if the probability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exactly 0.5 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at which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Otherwise, identifying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requires g-methods applied to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under either Figure 19.1 or Figure 19.2.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6"/>
    <w:bookmarkStart w:id="40" w:name="X02e2a30b11a4cb52684b65656fa6433e25e738c"/>
    <w:p>
      <w:pPr>
        <w:pStyle w:val="Heading3"/>
      </w:pPr>
      <w:r>
        <w:t xml:space="preserve">3.2 Figure 19.2: Treatment Also Depends on Measured Covariates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exm-fig-19-2-assignment"/>
          <w:p>
            <w:pPr>
              <w:pStyle w:val="BodyText"/>
            </w:pPr>
            <w:r>
              <w:rPr>
                <w:b/>
                <w:bCs/>
              </w:rPr>
              <w:t xml:space="preserve">Example 7 (Assignment depending also on CD4 count)</w:t>
            </w:r>
            <w:r>
              <w:t xml:space="preserve"> </w:t>
            </w:r>
            <w:r>
              <w:t xml:space="preserve">Example: each month, treatment is assigned with probability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0.4 to untreated individuals with high CD4 count,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0.8 to untreated individuals with low CD4 count,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0.5 to previously treated individuals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whatever their CD4 count.</w:t>
            </w:r>
          </w:p>
          <w:p>
            <w:pPr>
              <w:pStyle w:val="FirstParagraph"/>
            </w:pPr>
            <w:r>
              <w:t xml:space="preserve">There is confounding by measured, but not unmeasured, variables.</w:t>
            </w:r>
          </w:p>
          <w:bookmarkEnd w:id="37"/>
        </w:tc>
      </w:tr>
    </w:tbl>
    <w:p>
      <w:pPr>
        <w:pStyle w:val="BodyText"/>
      </w:pPr>
      <w:r>
        <w:t xml:space="preserve">The book labels these strata</w:t>
      </w:r>
      <w:r>
        <w:t xml:space="preserve"> </w:t>
      </w:r>
      <w:r>
        <w:t xml:space="preserve">“high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)”</w:t>
      </w:r>
      <w:r>
        <w:t xml:space="preserve"> </w:t>
      </w:r>
      <w:r>
        <w:t xml:space="preserve">and</w:t>
      </w:r>
      <w:r>
        <w:t xml:space="preserve"> </w:t>
      </w:r>
      <w:r>
        <w:t xml:space="preserve">“low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)”</w:t>
      </w:r>
      <w:r>
        <w:t xml:space="preserve">,</w:t>
      </w:r>
      <w:r>
        <w:t xml:space="preserve"> </w:t>
      </w:r>
      <w:r>
        <w:t xml:space="preserve">which reverses the coding of Section 19.2 (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low CD4).</w:t>
      </w:r>
      <w:r>
        <w:t xml:space="preserve"> </w:t>
      </w:r>
      <w:r>
        <w:t xml:space="preserve">We describe the strata by CD4 level only;</w:t>
      </w:r>
      <w:r>
        <w:t xml:space="preserve"> </w:t>
      </w:r>
      <w:r>
        <w:t xml:space="preserve">under the Section 19.2 coding, high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low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5 (Sequentially randomized experiment)</w:t>
            </w:r>
            <w:r>
              <w:t xml:space="preserve"> </w:t>
            </w:r>
            <w:r>
              <w:t xml:space="preserve">An experiment in which treatment is randomly assigned to each individual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assignment probabilities that depend only on the measured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sequentially randomized experiment</w:t>
            </w:r>
            <w:r>
              <w:t xml:space="preserve">.</w:t>
            </w:r>
          </w:p>
          <w:bookmarkEnd w:id="38"/>
        </w:tc>
      </w:tr>
    </w:tbl>
    <w:p>
      <w:pPr>
        <w:pStyle w:val="BodyText"/>
      </w:pPr>
      <w:ins w:id="43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Xc17b47483dcb0db6bd55708e5a1c5568f25e841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(Which diagrams can be sequentially randomized). 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Figures 19.1 and 19.2 (</w:t>
            </w:r>
            <w:hyperlink w:anchor="tbl-ch19-diagrams-arrows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) can represent sequentially randomized experiments.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Figure 19.3 cannot: there,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partly on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investigators cannot use to assign treatment.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A sequentially randomized experiment has no arrows from unmeasured prognostic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into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however many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there are.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End w:id="40"/>
    <w:bookmarkStart w:id="43" w:name="observational-studies"/>
    <w:p>
      <w:pPr>
        <w:pStyle w:val="Heading3"/>
      </w:pPr>
      <w:r>
        <w:t xml:space="preserve">3.3 Observational Studies</w:t>
      </w:r>
    </w:p>
    <w:p>
      <w:pPr>
        <w:pStyle w:val="FirstParagraph"/>
      </w:pPr>
      <w:r>
        <w:t xml:space="preserve">Treatment decisions usually depend on prognostic factors,</w:t>
      </w:r>
      <w:r>
        <w:t xml:space="preserve"> </w:t>
      </w:r>
      <w:r>
        <w:t xml:space="preserve">so observational studies are typically represented by Figure 19.2 or 19.3, not 19.1.</w:t>
      </w:r>
    </w:p>
    <w:p>
      <w:pPr>
        <w:pStyle w:val="Compact"/>
        <w:numPr>
          <w:ilvl w:val="0"/>
          <w:numId w:val="1008"/>
        </w:numPr>
      </w:pPr>
      <w:ins w:id="47" w:author="PR Preview" w:date="2024-01-01T00:00:00Z">
        <w:r>
          <w:t xml:space="preserve">If clinicians’ decisions at each month depend on</w:t>
        </w:r>
      </w:ins>
      <w:ins w:id="47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but on no unmeasured</w:t>
        </w:r>
      </w:ins>
      <w:ins w:id="47" w:author="PR Preview" w:date="2024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ins w:id="47" w:author="PR Preview" w:date="2024-01-01T00:00:00Z">
        <w:r>
          <w:t xml:space="preserve">, the study is represented by Figure 19.2.</w:t>
        </w:r>
      </w:ins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It then differs from a sequentially randomized experiment (</w:t>
        </w:r>
      </w:ins>
      <w:hyperlink w:anchor="def-seq-randomized">
        <w:r>
          <w:rPr>
            <w:rStyle w:val="Hyperlink"/>
          </w:rPr>
          <w:t xml:space="preserve">Definition 5</w:t>
        </w:r>
      </w:hyperlink>
      <w:ins w:id="47" w:author="PR Preview" w:date="2024-01-01T00:00:00Z">
        <w:r>
          <w:t xml:space="preserve">) only in that</w:t>
        </w:r>
      </w:ins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the assignment probabilities are unknown (though estimable from the data).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Data Cannot Rule Out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data cannot tell us whether Figure 19.2 or Figure 19.3 is correct.</w:t>
            </w:r>
            <w:r>
              <w:t xml:space="preserve"> </w:t>
            </w:r>
            <w:r>
              <w:t xml:space="preserve">Figure 19.3 has unmeasured confounding.</w:t>
            </w:r>
          </w:p>
          <w:p/>
        </w:tc>
      </w:tr>
    </w:tbl>
    <w:p>
      <w:pPr>
        <w:pStyle w:val="BodyText"/>
      </w:pPr>
      <w:ins w:id="48" w:author="PR Preview" w:date="2024-01-01T00:00:00Z">
        <w:r>
          <w:t xml:space="preserve">Sequentially randomized experiments (</w:t>
        </w:r>
      </w:ins>
      <w:hyperlink w:anchor="def-seq-randomized">
        <w:r>
          <w:rPr>
            <w:rStyle w:val="Hyperlink"/>
          </w:rPr>
          <w:t xml:space="preserve">Definition 5</w:t>
        </w:r>
      </w:hyperlink>
      <w:ins w:id="48" w:author="PR Preview" w:date="2024-01-01T00:00:00Z">
        <w:r>
          <w:t xml:space="preserve">) are rarely run in practice,</w:t>
        </w:r>
      </w:ins>
      <w:ins w:id="48" w:author="PR Preview" w:date="2024-01-01T00:00:00Z">
        <w:r>
          <w:t xml:space="preserve"> </w:t>
        </w:r>
      </w:ins>
      <w:ins w:id="48" w:author="PR Preview" w:date="2024-01-01T00:00:00Z">
        <w:r>
          <w:t xml:space="preserve">but the concept clarifies the conditions needed for valid estimation</w:t>
        </w:r>
      </w:ins>
      <w:ins w:id="48" w:author="PR Preview" w:date="2024-01-01T00:00:00Z">
        <w:r>
          <w:t xml:space="preserve"> </w:t>
        </w:r>
      </w:ins>
      <w:ins w:id="48" w:author="PR Preview" w:date="2024-01-01T00:00:00Z">
        <w:r>
          <w:t xml:space="preserve">of the effects of time-varying treatments.</w:t>
        </w:r>
      </w:ins>
    </w:p>
    <w:bookmarkEnd w:id="43"/>
    <w:bookmarkEnd w:id="44"/>
    <w:bookmarkStart w:id="58" w:name="sequential-exchangeability-pp.-259-260"/>
    <w:p>
      <w:pPr>
        <w:pStyle w:val="Heading2"/>
      </w:pPr>
      <w:r>
        <w:t xml:space="preserve">4 19.4 Sequential Exchangeability (pp. 259-260)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treatment, valid inference typically requires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</w:t>
      </w:r>
      <w:r>
        <w:t xml:space="preserve"> </w:t>
      </w:r>
      <w:r>
        <w:t xml:space="preserve">which holds in conditionally randomized experiments</w:t>
      </w:r>
      <w:r>
        <w:t xml:space="preserve"> </w:t>
      </w:r>
      <w:r>
        <w:t xml:space="preserve">and in observational studies where treatment depends on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and, given</w:t>
      </w:r>
      <w:r>
        <w:t xml:space="preserve"> </w:t>
      </w:r>
      <m:oMath>
        <m:r>
          <m:t>L</m:t>
        </m:r>
      </m:oMath>
      <w:r>
        <w:t xml:space="preserve">, on no unmeasured common cause of treatment and outcome.</w:t>
      </w:r>
    </w:p>
    <w:p>
      <w:pPr>
        <w:pStyle w:val="BodyText"/>
      </w:pPr>
      <w:ins w:id="52" w:author="PR Preview" w:date="2024-01-01T00:00:00Z">
        <w:r>
          <w:t xml:space="preserve">For a time-varying treatment we need conditional exchangeability</w:t>
        </w:r>
      </w:ins>
      <w:ins w:id="52" w:author="PR Preview" w:date="2024-01-01T00:00:00Z">
        <w:r>
          <w:t xml:space="preserve"> </w:t>
        </w:r>
      </w:ins>
      <w:ins w:id="52" w:author="PR Preview" w:date="2024-01-01T00:00:00Z">
        <w:r>
          <w:rPr>
            <w:b/>
            <w:bCs/>
          </w:rPr>
          <w:t xml:space="preserve">at each time</w:t>
        </w:r>
      </w:ins>
      <w:ins w:id="52" w:author="PR Preview" w:date="2024-01-01T00:00:00Z">
        <w:r>
          <w:t xml:space="preserve">,</w:t>
        </w:r>
      </w:ins>
      <w:ins w:id="52" w:author="PR Preview" w:date="2024-01-01T00:00:00Z">
        <w:r>
          <w:t xml:space="preserve"> </w:t>
        </w:r>
      </w:ins>
      <w:ins w:id="52" w:author="PR Preview" w:date="2024-01-01T00:00:00Z">
        <w:r>
          <w:t xml:space="preserve">given the covariate history</w:t>
        </w:r>
      </w:ins>
      <w:ins w:id="52" w:author="PR Preview" w:date="2024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ins w:id="52" w:author="PR Preview" w:date="2024-01-01T00:00:00Z">
        <w:r>
          <w:t xml:space="preserve">.</w:t>
        </w:r>
      </w:ins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6 (Sequential exchangeability for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strategies </m:t>
                </m:r>
                <m:r>
                  <m:t>g</m:t>
                </m:r>
                <m:r>
                  <m:rPr>
                    <m:nor/>
                    <m:sty m:val="p"/>
                  </m:rPr>
                  <m:t> and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That is,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treated and untreated are exchangeable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given the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any observed treatment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45"/>
        </w:tc>
      </w:tr>
    </w:tbl>
    <w:p>
      <w:pPr>
        <w:pStyle w:val="BodyText"/>
      </w:pPr>
      <w:ins w:id="1054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seq-exchangeability-two-times"/>
          <w:p>
            <w:pPr>
              <w:pStyle w:val="BodyText"/>
            </w:pPr>
            <w:r>
              <w:rPr>
                <w:b/>
                <w:bCs/>
              </w:rPr>
              <w:t xml:space="preserve">Example 8 (Sequential exchangeability with two times)</w:t>
            </w:r>
            <w:r>
              <w:t xml:space="preserve"> </w:t>
            </w:r>
            <w:r>
              <w:t xml:space="preserve">With two times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says that,</w:t>
            </w:r>
            <w:r>
              <w:t xml:space="preserve"> </w:t>
            </w:r>
            <w:r>
              <w:t xml:space="preserve">for all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bookmarkEnd w:id="46"/>
        </w:tc>
      </w:tr>
    </w:tbl>
    <w:p>
      <w:pPr>
        <w:pStyle w:val="FirstParagraph"/>
      </w:pPr>
      <w:r>
        <w:t xml:space="preserve">The book drops the word</w:t>
      </w:r>
      <w:r>
        <w:t xml:space="preserve"> </w:t>
      </w:r>
      <w:r>
        <w:t xml:space="preserve">“conditional”</w:t>
      </w:r>
      <w:r>
        <w:t xml:space="preserve"> </w:t>
      </w:r>
      <w:r>
        <w:t xml:space="preserve">and says simply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BodyText"/>
      </w:pPr>
      <w:r>
        <w:t xml:space="preserve">For individuals whose treatment history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compatible with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through the end of follow-up,</w:t>
      </w:r>
      <w:r>
        <w:t xml:space="preserve"> </w:t>
      </w:r>
      <w:r>
        <w:t xml:space="preserve">consistency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which also equals the counterfactual outcome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rem-when-seq-exchangeability-hold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(When sequential exchangeability holds). 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 sequentially randomized experiment (</w:t>
            </w:r>
            <w:hyperlink w:anchor="def-seq-randomized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More generally, it holds in any causal graph that, like Figure 19.2,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b/>
                <w:bCs/>
              </w:rPr>
              <w:t xml:space="preserve">no arrows from unmeasured</w:t>
            </w:r>
            <w:r>
              <w:rPr>
                <w:b/>
                <w:bCs/>
              </w:rPr>
              <w:t xml:space="preserve"> </w:t>
            </w:r>
            <m:oMath>
              <m:r>
                <m:t>U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into treatment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So under Figure 19.2,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for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provided that the treatment level assigned by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given each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occurs with positive probability,</w:t>
            </w:r>
            <w:r>
              <w:t xml:space="preserve"> </w:t>
            </w:r>
            <w:r>
              <w:t xml:space="preserve">and under consistency.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Under Figure 19.3,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hold</w:t>
            </w:r>
            <w:r>
              <w:t xml:space="preserve"> </w:t>
            </w:r>
            <w:r>
              <w:t xml:space="preserve">(generically, that is, under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faithfulness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rules out exact cancellations of effects).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then identified for</w:t>
            </w:r>
            <w:r>
              <w:t xml:space="preserve"> </w:t>
            </w: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of the strategies</w:t>
            </w:r>
            <w:r>
              <w:t xml:space="preserve"> </w:t>
            </w:r>
            <w:r>
              <w:t xml:space="preserve">(Hernán and Robins 2020, sec. 19.4)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Under other diagrams,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may be identified for some strategies but not others.</w:t>
            </w:r>
          </w:p>
          <w:bookmarkEnd w:id="48"/>
        </w:tc>
      </w:tr>
    </w:tbl>
    <w:p>
      <w:pPr>
        <w:pStyle w:val="FirstParagraph"/>
      </w:pPr>
      <w:ins w:id="58" w:author="PR Preview" w:date="2024-01-01T00:00:00Z">
        <w:r>
          <w:t xml:space="preserve">“This form of sequential exchangeability”</w:t>
        </w:r>
      </w:ins>
      <w:ins w:id="58" w:author="PR Preview" w:date="2024-01-01T00:00:00Z">
        <w:r>
          <w:t xml:space="preserve"> </w:t>
        </w:r>
      </w:ins>
      <w:ins w:id="58" w:author="PR Preview" w:date="2024-01-01T00:00:00Z">
        <w:r>
          <w:t xml:space="preserve">signals that there are others,</w:t>
        </w:r>
      </w:ins>
      <w:ins w:id="58" w:author="PR Preview" w:date="2024-01-01T00:00:00Z">
        <w:r>
          <w:t xml:space="preserve"> </w:t>
        </w:r>
      </w:ins>
      <w:ins w:id="58" w:author="PR Preview" w:date="2024-01-01T00:00:00Z">
        <w:r>
          <w:t xml:space="preserve">some weaker and some stronger.</w:t>
        </w:r>
      </w:ins>
    </w:p>
    <w:p>
      <w:pPr>
        <w:pStyle w:val="BodyText"/>
      </w:pPr>
      <w:r>
        <w:t xml:space="preserve">Whenever the book talks about identification, the identifying formula is the g-formula (Chapter 21).</w:t>
      </w:r>
      <w:r>
        <w:t xml:space="preserve"> </w:t>
      </w:r>
      <w:r>
        <w:t xml:space="preserve">In rare cases, not relevant here, effects can be identified by formulas</w:t>
      </w:r>
      <w:r>
        <w:t xml:space="preserve"> </w:t>
      </w:r>
      <w:r>
        <w:t xml:space="preserve">related to but different from the g-formula (e.g., the front door formula of Technical Point 7.3).</w:t>
      </w:r>
    </w:p>
    <w:p>
      <w:r>
        <w:pict>
          <v:rect style="width:0;height:1.5pt" o:hralign="center" o:hrstd="t" o:hr="t"/>
        </w:pict>
      </w:r>
    </w:p>
    <w:bookmarkStart w:id="51" w:name="unconditional-sequential-exchangeability"/>
    <w:p>
      <w:pPr>
        <w:pStyle w:val="Heading3"/>
      </w:pPr>
      <w:r>
        <w:t xml:space="preserve">4.1 Unconditional Sequential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unconditional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7 (Unconditional sequential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Unconditional sequential exchangeability</w:t>
            </w:r>
            <w:r>
              <w:t xml:space="preserve"> </w:t>
            </w:r>
            <w:r>
              <w:t xml:space="preserve">holds 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9"/>
        </w:tc>
      </w:tr>
    </w:tbl>
    <w:p>
      <w:pPr>
        <w:pStyle w:val="FirstParagraph"/>
      </w:pPr>
      <w:ins w:id="62" w:author="PR Preview" w:date="2024-01-01T00:00:00Z">
        <w:r>
          <w:t xml:space="preserve">Under Figure 19.1 (no arrows from</w:t>
        </w:r>
      </w:ins>
      <w:ins w:id="62" w:author="PR Preview" w:date="2024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or</w:t>
        </w:r>
      </w:ins>
      <w:ins w:id="62" w:author="PR Preview" w:date="2024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into</w:t>
        </w:r>
      </w:ins>
      <w:ins w:id="62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</m:sub>
        </m:sSub>
      </m:oMath>
      <w:ins w:id="62" w:author="PR Preview" w:date="2024-01-01T00:00:00Z">
        <w:r>
          <w:t xml:space="preserve">;</w:t>
        </w:r>
      </w:ins>
      <w:ins w:id="62" w:author="PR Preview" w:date="2024-01-01T00:00:00Z">
        <w:r>
          <w:t xml:space="preserve"> </w:t>
        </w:r>
      </w:ins>
      <w:hyperlink w:anchor="tbl-ch19-diagrams-arrows">
        <w:r>
          <w:rPr>
            <w:rStyle w:val="Hyperlink"/>
          </w:rPr>
          <w:t xml:space="preserve">Table 1</w:t>
        </w:r>
      </w:hyperlink>
      <w:ins w:id="62" w:author="PR Preview" w:date="2024-01-01T00:00:00Z">
        <w:r>
          <w:t xml:space="preserve">),</w:t>
        </w:r>
      </w:ins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unconditional sequential exchangeability holds for every static strategy</w:t>
        </w:r>
      </w:ins>
      <w:ins w:id="62" w:author="PR Preview" w:date="2024-01-01T00:00:00Z">
        <w:r>
          <w:t xml:space="preserve"> </w:t>
        </w:r>
      </w:ins>
      <m:oMath>
        <m:acc>
          <m:accPr>
            <m:chr m:val="‾"/>
          </m:accPr>
          <m:e>
            <m:r>
              <m:t>a</m:t>
            </m:r>
          </m:e>
        </m:acc>
      </m:oMath>
      <w:ins w:id="62" w:author="PR Preview" w:date="2024-01-01T00:00:00Z">
        <w:r>
          <w:t xml:space="preserve">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prp-association-is-causation-sequential"/>
          <w:p>
            <w:pPr>
              <w:pStyle w:val="BodyText"/>
            </w:pPr>
            <w:r>
              <w:rPr>
                <w:b/>
                <w:bCs/>
              </w:rPr>
              <w:t xml:space="preserve">Proposition 2 (Association is causation under unconditional sequential exchangeability)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 a static strategy.</w:t>
            </w:r>
            <w:r>
              <w:t xml:space="preserve"> </w:t>
            </w:r>
            <w:r>
              <w:t xml:space="preserve">Suppose unconditional 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holds for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positivity holds along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consistency holds (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).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</m:e>
                  </m:d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association is causation: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ins w:id="63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positivity conditions give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each conditional expectation below is well defined</w:t>
            </w:r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conditioning on the empty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 conditioning).</w:t>
            </w:r>
          </w:p>
          <w:p>
            <w:pPr>
              <w:pStyle w:val="BodyText"/>
            </w:pPr>
            <w:r>
              <w:t xml:space="preserve">One-step identity: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Applying the one-step identity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 so on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</w:p>
          <w:p/>
        </w:tc>
      </w:tr>
    </w:tbl>
    <w:p>
      <w:r>
        <w:pict>
          <v:rect style="width:0;height:1.5pt" o:hralign="center" o:hrstd="t" o:hr="t"/>
        </w:pict>
      </w:r>
    </w:p>
    <w:bookmarkEnd w:id="51"/>
    <w:bookmarkStart w:id="53" w:name="a-diagram-with-partial-identification"/>
    <w:p>
      <w:pPr>
        <w:pStyle w:val="Heading3"/>
      </w:pPr>
      <w:r>
        <w:t xml:space="preserve">4.2 A Diagram With Partial Identification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exm-fig-19-4-partial-identification"/>
          <w:p>
            <w:pPr>
              <w:pStyle w:val="BodyText"/>
            </w:pPr>
            <w:r>
              <w:rPr>
                <w:b/>
                <w:bCs/>
              </w:rPr>
              <w:t xml:space="preserve">Example 9 (An unrecorded clinic visit)</w:t>
            </w:r>
            <w:r>
              <w:t xml:space="preserve"> </w:t>
            </w:r>
            <w:r>
              <w:t xml:space="preserve">Figure 19.4 includes an unmeasured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that causes both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the measured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e.g. an unrecorded scheduled clinic visit at time 0;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true (unknown) CD4 count, which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with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is still identified for every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w:hyperlink w:anchor="def-dynamic-stat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provided that each treatment level in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given each history compatible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that occurs with positive probability,</w:t>
            </w:r>
            <w:r>
              <w:t xml:space="preserve"> </w:t>
            </w:r>
            <w:r>
              <w:t xml:space="preserve">and under consistency.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book states that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identified for any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 </w:t>
            </w:r>
            <w:r>
              <w:t xml:space="preserve">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</w:t>
            </w:r>
            <w:hyperlink w:anchor="def-dynamic-stat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whose assignment 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(Hernán and Robins 2020, sec. 19.4)</w:t>
            </w:r>
            <w:r>
              <w:t xml:space="preserve">.</w:t>
            </w:r>
          </w:p>
          <w:bookmarkEnd w:id="52"/>
        </w:tc>
      </w:tr>
    </w:tbl>
    <w:p>
      <w:r>
        <w:pict>
          <v:rect style="width:0;height:1.5pt" o:hralign="center" o:hrstd="t" o:hr="t"/>
        </w:pict>
      </w:r>
    </w:p>
    <w:bookmarkEnd w:id="53"/>
    <w:bookmarkStart w:id="57" w:name="positivity-and-consistency"/>
    <w:p>
      <w:pPr>
        <w:pStyle w:val="Heading3"/>
      </w:pPr>
      <w:r>
        <w:t xml:space="preserve">4.3 Positivity and Consistency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rem-three-identifiability-condition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(Three identifiability conditions). </w:t>
            </w:r>
            <w:r>
              <w:t xml:space="preserve">Identification also needs sequential versions of positivity and consistency.</w:t>
            </w:r>
            <w:r>
              <w:t xml:space="preserve"> </w:t>
            </w:r>
            <w:r>
              <w:t xml:space="preserve">Both are expected to hold in a sequentially randomized experiment.</w:t>
            </w:r>
            <w:r>
              <w:t xml:space="preserve"> </w:t>
            </w:r>
            <w:r>
              <w:t xml:space="preserve">Under all three conditions,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</w:t>
            </w:r>
            <w:r>
              <w:t xml:space="preserve"> </w:t>
            </w:r>
            <w:r>
              <w:t xml:space="preserve">by methods that adjust appropriately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g-formula (standardization), IP weighting, and g-estimation.</w:t>
            </w:r>
          </w:p>
          <w:bookmarkEnd w:id="54"/>
        </w:tc>
      </w:tr>
    </w:tbl>
    <w:p>
      <w:pPr>
        <w:pStyle w:val="BodyText"/>
      </w:pPr>
      <w:ins w:id="68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19.2: Positivity and Consistency for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Sequential positivity: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if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then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nor/>
                    <m:sty m:val="p"/>
                  </m:rPr>
                  <m:t> for all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holds in a sequentially randomized experiment (</w:t>
            </w:r>
            <w:hyperlink w:anchor="def-seq-randomized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if the randomization probabilities</w:t>
            </w:r>
            <w:r>
              <w:t xml:space="preserve"> </w:t>
            </w:r>
            <w:r>
              <w:t xml:space="preserve">are never 0 or 1, whatever the past history.</w:t>
            </w:r>
            <w:r>
              <w:t xml:space="preserve"> </w:t>
            </w:r>
            <w:r>
              <w:t xml:space="preserve">For a particular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it need hold only for treatment histories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Sequential consistency: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Y</m:t>
                    </m:r>
                  </m:e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p>
                <m:r>
                  <m:rPr>
                    <m:nor/>
                    <m:sty m:val="p"/>
                  </m:rPr>
                  <m:t> if 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nor/>
                    <m:sty m:val="p"/>
                  </m:rPr>
                  <m:t> if 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bSup>
                <m:r>
                  <m:rPr>
                    <m:nor/>
                    <m:sty m:val="p"/>
                  </m:rPr>
                  <m:t> if 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nor/>
                    <m:sty m:val="p"/>
                  </m:rPr>
                  <m:t> if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Weaker conditions suffice for identification</w:t>
            </w:r>
            <w:r>
              <w:t xml:space="preserve"> </w:t>
            </w:r>
            <w:r>
              <w:t xml:space="preserve">(</w:t>
            </w:r>
            <w:r>
              <w:t xml:space="preserve">“if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static strategies;</w:t>
            </w:r>
            <w:r>
              <w:t xml:space="preserve"> </w:t>
            </w:r>
            <w:r>
              <w:t xml:space="preserve">“if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dynamic ones),</w:t>
            </w:r>
            <w:r>
              <w:t xml:space="preserve"> </w:t>
            </w:r>
            <w:r>
              <w:t xml:space="preserve">but the book always accepts the stronger sequential version.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“treat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“do not 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are sufficiently well defined at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are all static and dynamic strategies built from them.</w:t>
            </w:r>
          </w:p>
          <w:p/>
        </w:tc>
      </w:tr>
    </w:tbl>
    <w:bookmarkEnd w:id="57"/>
    <w:bookmarkEnd w:id="58"/>
    <w:bookmarkStart w:id="83" w:name="X8ab8eb2cde25e96d650c12786047ffc407b8851"/>
    <w:p>
      <w:pPr>
        <w:pStyle w:val="Heading2"/>
      </w:pPr>
      <w:r>
        <w:t xml:space="preserve">5 19.5 Identifiability Under Some but Not All Treatment Strategies (pp. 261-264)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9" w:name="rem-generalized-backdoo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(A generalized backdoor criterion). </w:t>
            </w:r>
            <w:r>
              <w:t xml:space="preserve">The backdoor criterion of Chapter 7 generalizes to time-varying treatments.</w:t>
            </w:r>
            <w:r>
              <w:t xml:space="preserve"> </w:t>
            </w:r>
            <w:r>
              <w:t xml:space="preserve">For static strategies, a sufficient condition for identification</w:t>
            </w:r>
            <w:r>
              <w:t xml:space="preserve"> </w:t>
            </w:r>
            <w:r>
              <w:t xml:space="preserve">(given sequential positivity and consistency) is that,</w:t>
            </w:r>
            <w:r>
              <w:t xml:space="preserve"> </w:t>
            </w:r>
            <w:r>
              <w:rPr>
                <w:b/>
                <w:bCs/>
              </w:rPr>
              <w:t xml:space="preserve">for every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rPr>
                <w:b/>
                <w:bCs/>
              </w:rPr>
              <w:t xml:space="preserve">, conditioning on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blocks every backdoor path between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that does not pass through a later treatment</w:t>
            </w:r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But this generalized criterion works on causal DAGs,</w:t>
      </w:r>
      <w:r>
        <w:t xml:space="preserve"> </w:t>
      </w:r>
      <w:r>
        <w:t xml:space="preserve">which contain no counterfactual outcomes,</w:t>
      </w:r>
      <w:r>
        <w:t xml:space="preserve"> </w:t>
      </w:r>
      <w:r>
        <w:t xml:space="preserve">so it does not show the connection to sequential exchangeability directly.</w:t>
      </w:r>
      <w:r>
        <w:t xml:space="preserve"> </w:t>
      </w:r>
      <w:r>
        <w:t xml:space="preserve">SWIGs (Chapter 7) do, and are especially useful here.</w:t>
      </w:r>
    </w:p>
    <w:p>
      <w:pPr>
        <w:pStyle w:val="BodyText"/>
      </w:pPr>
      <w:r>
        <w:t xml:space="preserve">Pearl and Robins (1995) proposed a generalized backdoor criterion for static strategies;</w:t>
      </w:r>
      <w:r>
        <w:t xml:space="preserve"> </w:t>
      </w:r>
      <w:r>
        <w:t xml:space="preserve">Robins (1997a) extended it to dynamic strategies.</w:t>
      </w:r>
    </w:p>
    <w:p>
      <w:r>
        <w:pict>
          <v:rect style="width:0;height:1.5pt" o:hralign="center" o:hrstd="t" o:hr="t"/>
        </w:pict>
      </w:r>
    </w:p>
    <w:bookmarkStart w:id="61" w:name="two-simplified-diagrams"/>
    <w:p>
      <w:pPr>
        <w:pStyle w:val="Heading3"/>
      </w:pPr>
      <w:r>
        <w:t xml:space="preserve">5.1 Two Simplified Diagrams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exm-figures-19-5-19-6"/>
          <w:p>
            <w:pPr>
              <w:pStyle w:val="BodyText"/>
            </w:pPr>
            <w:r>
              <w:rPr>
                <w:b/>
                <w:bCs/>
              </w:rPr>
              <w:t xml:space="preserve">Example 10 (The diagrams of Figures 19.5 and 19.6)</w:t>
            </w:r>
            <w:r>
              <w:t xml:space="preserve"> </w:t>
            </w:r>
            <w:r>
              <w:t xml:space="preserve">Figures 19.5 and 19.6 simplify Figures 19.2 and 19.4:</w:t>
            </w:r>
            <w:r>
              <w:t xml:space="preserve"> </w:t>
            </w:r>
            <w:r>
              <w:t xml:space="preserve">they drop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 the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set of parents of a node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nodes have these complete parent sets: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Figure 19.5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Figure 19.6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unmeasured.</w:t>
            </w:r>
          </w:p>
          <w:p>
            <w:pPr>
              <w:pStyle w:val="FirstParagraph"/>
            </w:pPr>
            <w:r>
              <w:t xml:space="preserve">In both diagrams, no arrow points from any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parents including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(and also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 Figure 19.6, so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shared cause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has parents including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but not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ins w:id="75" w:author="PR Preview" w:date="2024-01-01T00:00:00Z">
        <w:r>
          <w:t xml:space="preserve">For</w:t>
        </w:r>
      </w:ins>
      <w:ins w:id="75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75" w:author="PR Preview" w:date="2024-01-01T00:00:00Z">
        <w:r>
          <w:t xml:space="preserve"> </w:t>
        </w:r>
      </w:ins>
      <w:ins w:id="75" w:author="PR Preview" w:date="2024-01-01T00:00:00Z">
        <w:r>
          <w:t xml:space="preserve">and</w:t>
        </w:r>
      </w:ins>
      <w:ins w:id="75" w:author="PR Preview" w:date="2024-01-01T00:00:00Z">
        <w:r>
          <w:t xml:space="preserve"> </w:t>
        </w:r>
      </w:ins>
      <m:oMath>
        <m:r>
          <m:t>Y</m:t>
        </m:r>
      </m:oMath>
      <w:ins w:id="75" w:author="PR Preview" w:date="2024-01-01T00:00:00Z">
        <w:r>
          <w:t xml:space="preserve"> </w:t>
        </w:r>
      </w:ins>
      <w:ins w:id="75" w:author="PR Preview" w:date="2024-01-01T00:00:00Z">
        <w:r>
          <w:t xml:space="preserve">we list only some parents;</w:t>
        </w:r>
      </w:ins>
      <w:ins w:id="75" w:author="PR Preview" w:date="2024-01-01T00:00:00Z">
        <w:r>
          <w:t xml:space="preserve"> </w:t>
        </w:r>
      </w:ins>
      <w:ins w:id="75" w:author="PR Preview" w:date="2024-01-01T00:00:00Z">
        <w:r>
          <w:t xml:space="preserve">the book’s figures give the complete diagrams.</w:t>
        </w:r>
      </w:ins>
    </w:p>
    <w:p>
      <w:r>
        <w:pict>
          <v:rect style="width:0;height:1.5pt" o:hralign="center" o:hrstd="t" o:hr="t"/>
        </w:pict>
      </w:r>
    </w:p>
    <w:bookmarkEnd w:id="61"/>
    <w:bookmarkStart w:id="64" w:name="building-the-swig-for-a-static-strategy"/>
    <w:p>
      <w:pPr>
        <w:pStyle w:val="Heading3"/>
      </w:pPr>
      <w:r>
        <w:t xml:space="preserve">5.2 Building the SWIG for a Static Strategy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alg-swig-static-strategy"/>
          <w:p>
            <w:pPr>
              <w:pStyle w:val="BodyText"/>
            </w:pPr>
            <w:r>
              <w:rPr>
                <w:b/>
                <w:bCs/>
              </w:rPr>
              <w:t xml:space="preserve">Algorithm 1 (Building a SWIG for a static strategy)</w:t>
            </w:r>
            <w:r>
              <w:t xml:space="preserve"> </w:t>
            </w:r>
            <w:r>
              <w:t xml:space="preserve">Given a causal DAG and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Split each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two halves.</w:t>
            </w:r>
            <w:r>
              <w:t xml:space="preserve"> </w:t>
            </w:r>
            <w:r>
              <w:t xml:space="preserve">The right half is the value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set by the intervention;</w:t>
            </w:r>
            <w:r>
              <w:t xml:space="preserve"> </w:t>
            </w:r>
            <w:r>
              <w:t xml:space="preserve">the left half is the treatment that would be observed after intervening on all</w:t>
            </w:r>
            <w:r>
              <w:t xml:space="preserve"> </w:t>
            </w:r>
            <w:r>
              <w:rPr>
                <w:i/>
                <w:iCs/>
              </w:rPr>
              <w:t xml:space="preserve">earlier</w:t>
            </w:r>
            <w:r>
              <w:t xml:space="preserve"> </w:t>
            </w:r>
            <w:r>
              <w:t xml:space="preserve">treatments,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simply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Rewire the arrows: arrows into a treatment point into its left half;</w:t>
            </w:r>
            <w:r>
              <w:t xml:space="preserve"> </w:t>
            </w:r>
            <w:r>
              <w:t xml:space="preserve">arrows out of a treatment leave from its right half.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Relabel every descendant of a treatment node by its counterfactual,</w:t>
            </w:r>
            <w:r>
              <w:t xml:space="preserve"> </w:t>
            </w:r>
            <w:r>
              <w:t xml:space="preserve">with a superscript listing the interventions on the treatments that precede it:</w:t>
            </w:r>
            <w:r>
              <w:t xml:space="preserve"> </w:t>
            </w:r>
            <w:r>
              <w:t xml:space="preserve">a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, and 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.</w:t>
            </w:r>
          </w:p>
          <w:bookmarkEnd w:id="62"/>
        </w:tc>
      </w:tr>
    </w:tbl>
    <w:p>
      <w:pPr>
        <w:pStyle w:val="FirstParagraph"/>
      </w:pPr>
      <w:ins w:id="78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exm-fig-19-7-swig"/>
          <w:p>
            <w:pPr>
              <w:pStyle w:val="BodyText"/>
            </w:pPr>
            <w:r>
              <w:rPr>
                <w:b/>
                <w:bCs/>
              </w:rPr>
              <w:t xml:space="preserve">Example 11 (Figure 19.7: the SWIG for Figure 19.5)</w:t>
            </w:r>
            <w:r>
              <w:t xml:space="preserve"> </w:t>
            </w:r>
            <w:r>
              <w:t xml:space="preserve">Applying</w:t>
            </w:r>
            <w:r>
              <w:t xml:space="preserve"> </w:t>
            </w:r>
            <w:hyperlink w:anchor="alg-swig-static-strategy">
              <w:r>
                <w:rPr>
                  <w:rStyle w:val="Hyperlink"/>
                </w:rPr>
                <w:t xml:space="preserve">alg. 1</w:t>
              </w:r>
            </w:hyperlink>
            <w:r>
              <w:t xml:space="preserve"> </w:t>
            </w:r>
            <w:r>
              <w:t xml:space="preserve">to Figure 19.5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under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 </w:t>
            </w:r>
            <w:r>
              <w:t xml:space="preserve">“always treat”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gives Figure 19.7: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splits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(left half)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(right half);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splits into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(left half)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(right half);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covariate becomes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and the outcome becomes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which no treatment affects, keeps its label.</w:t>
            </w:r>
          </w:p>
          <w:bookmarkEnd w:id="63"/>
        </w:tc>
      </w:tr>
    </w:tbl>
    <w:p>
      <w:pPr>
        <w:pStyle w:val="FirstParagraph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 not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because a later intervention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cannot affect the earlier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Unlike the DAG, the SWIG contains the counterfactual outcome,</w:t>
      </w:r>
      <w:r>
        <w:t xml:space="preserve"> </w:t>
      </w:r>
      <w:r>
        <w:t xml:space="preserve">so exchangeability can be checked by d-separation.</w:t>
      </w:r>
    </w:p>
    <w:p>
      <w:r>
        <w:pict>
          <v:rect style="width:0;height:1.5pt" o:hralign="center" o:hrstd="t" o:hr="t"/>
        </w:pict>
      </w:r>
    </w:p>
    <w:bookmarkEnd w:id="64"/>
    <w:bookmarkStart w:id="72" w:name="static-sequential-exchangeability"/>
    <w:p>
      <w:pPr>
        <w:pStyle w:val="Heading3"/>
      </w:pPr>
      <w:r>
        <w:t xml:space="preserve">5.3 Static Sequential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exm-fig-19-7-d-separation"/>
          <w:p>
            <w:pPr>
              <w:pStyle w:val="BodyText"/>
            </w:pPr>
            <w:r>
              <w:rPr>
                <w:b/>
                <w:bCs/>
              </w:rPr>
              <w:t xml:space="preserve">Example 12 (Reading exchangeability off the SWIG of Figure 19.7)</w:t>
            </w:r>
            <w:r>
              <w:t xml:space="preserve"> </w:t>
            </w:r>
            <w:r>
              <w:t xml:space="preserve">In Figure 19.7, d-separation gives, 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path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looks open,</w:t>
            </w:r>
            <w:r>
              <w:t xml:space="preserve"> </w:t>
            </w:r>
            <w:r>
              <w:t xml:space="preserve">but it is blocked: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constant in the counterfactual world,</w:t>
            </w:r>
            <w:r>
              <w:t xml:space="preserve"> </w:t>
            </w:r>
            <w:r>
              <w:t xml:space="preserve">and a path through a constant intervention node is always blocked,</w:t>
            </w:r>
            <w:r>
              <w:t xml:space="preserve"> </w:t>
            </w:r>
            <w:r>
              <w:t xml:space="preserve">because a constant is implicitly conditioned on.</w:t>
            </w:r>
          </w:p>
          <w:bookmarkEnd w:id="65"/>
        </w:tc>
      </w:tr>
    </w:tbl>
    <w:p>
      <w:pPr>
        <w:pStyle w:val="BodyText"/>
      </w:pPr>
      <w:ins w:id="82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6" w:name="prp-swig-to-observed-exchangeability"/>
          <w:p>
            <w:pPr>
              <w:pStyle w:val="BodyText"/>
            </w:pPr>
            <w:r>
              <w:rPr>
                <w:b/>
                <w:bCs/>
              </w:rPr>
              <w:t xml:space="preserve">Proposition 3 (From a SWIG independence to an observed-data independence)</w:t>
            </w:r>
            <w:r>
              <w:t xml:space="preserve"> </w:t>
            </w:r>
            <w:r>
              <w:t xml:space="preserve">Fix a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and consistency holds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6"/>
        </w:tc>
      </w:tr>
    </w:tbl>
    <w:p>
      <w:pPr>
        <w:pStyle w:val="BodyText"/>
      </w:pPr>
      <w:ins w:id="83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(From the SWIG statement to an observed-data statement)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(From the SWIG statement to an observed-data statement).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implies, in particular,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(restrict to those who received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consistency gives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Substituting: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def-static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8 (Static sequential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Static sequential exchangeability</w:t>
            </w:r>
            <w:r>
              <w:t xml:space="preserve"> </w:t>
            </w:r>
            <w:r>
              <w:t xml:space="preserve">holds for a given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67"/>
        </w:tc>
      </w:tr>
    </w:tbl>
    <w:p>
      <w:pPr>
        <w:pStyle w:val="FirstParagraph"/>
      </w:pPr>
      <w:ins w:id="85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static-seq-exchangeability-weaker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(Static sequential exchangeability is weaker).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Static sequential exchangeability (</w:t>
            </w:r>
            <w:hyperlink w:anchor="def-static-seq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is</w:t>
            </w:r>
            <w:r>
              <w:t xml:space="preserve"> </w:t>
            </w:r>
            <w:r>
              <w:rPr>
                <w:b/>
                <w:bCs/>
              </w:rPr>
              <w:t xml:space="preserve">weaker</w:t>
            </w:r>
            <w:r>
              <w:t xml:space="preserve"> </w:t>
            </w:r>
            <w:r>
              <w:t xml:space="preserve">than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it concerns only counterfactual outcomes indexed by static strategies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it holds for every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it suffices, given sequential positivity and consistency,</w:t>
            </w:r>
            <w:r>
              <w:t xml:space="preserve"> </w:t>
            </w:r>
            <w:r>
              <w:t xml:space="preserve">to identify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for every static strategy.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It holds in Figure 19.6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 too (check d-separation on its SWIG, Figure 19.8),</w:t>
            </w:r>
            <w:r>
              <w:t xml:space="preserve"> </w:t>
            </w:r>
            <w:r>
              <w:t xml:space="preserve">so under Figure 19.6 (and given sequential positivity and consistency)</w:t>
            </w:r>
            <w:r>
              <w:t xml:space="preserve"> </w:t>
            </w:r>
            <w:r>
              <w:t xml:space="preserve">every static strategy is identified.</w:t>
            </w:r>
          </w:p>
          <w:bookmarkEnd w:id="6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9" w:name="exm-fig-19-5-variations"/>
          <w:p>
            <w:pPr>
              <w:pStyle w:val="BodyText"/>
            </w:pPr>
            <w:r>
              <w:rPr>
                <w:b/>
                <w:bCs/>
              </w:rPr>
              <w:t xml:space="preserve">Example 13 (Two variations on Figure 19.5)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Without the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SWIG would lack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rPr>
                <w:i/>
                <w:iCs/>
              </w:rPr>
              <w:t xml:space="preserve">unconditional</w:t>
            </w:r>
            <w:r>
              <w:t xml:space="preserve"> </w:t>
            </w:r>
            <w:r>
              <w:t xml:space="preserve">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would hold</w:t>
            </w:r>
            <w:r>
              <w:t xml:space="preserve"> </w:t>
            </w:r>
            <w:r>
              <w:t xml:space="preserve">and every static strategy could be identified without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(given positivity and consistency).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With an added arrow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SWIG would have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no form of sequential exchangeability would hold</w:t>
            </w:r>
            <w:r>
              <w:t xml:space="preserve"> </w:t>
            </w:r>
            <w:r>
              <w:t xml:space="preserve">(generically, that is, under faithfulness),</w:t>
            </w:r>
            <w:r>
              <w:t xml:space="preserve"> </w:t>
            </w:r>
            <w:r>
              <w:t xml:space="preserve">and the book states that no strategy would be identified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6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19.3: The Many Forms of Sequential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sequentially randomized experiment with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(a longer version of Figure 19.7), the SWIG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 the end of follow-up.</w:t>
            </w:r>
            <w:r>
              <w:t xml:space="preserve"> </w:t>
            </w:r>
            <w:r>
              <w:t xml:space="preserve">Restricting to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applying consistency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this holds for all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the book calls it sequential exchangeability;</w:t>
            </w:r>
            <w:r>
              <w:t xml:space="preserve"> </w:t>
            </w:r>
            <w:r>
              <w:t xml:space="preserve">these notes call it</w:t>
            </w:r>
            <w:r>
              <w:t xml:space="preserve"> </w:t>
            </w:r>
            <w:r>
              <w:rPr>
                <w:b/>
                <w:bCs/>
              </w:rPr>
              <w:t xml:space="preserve">joint sequential exchangeability</w:t>
            </w:r>
            <w:r>
              <w:t xml:space="preserve">,</w:t>
            </w:r>
            <w:r>
              <w:t xml:space="preserve"> </w:t>
            </w:r>
            <w:r>
              <w:t xml:space="preserve">to keep it distinct from</w:t>
            </w:r>
            <w:r>
              <w:t xml:space="preserve"> 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, which it implies.</w:t>
            </w:r>
            <w:r>
              <w:t xml:space="preserve"> </w:t>
            </w:r>
            <w:r>
              <w:t xml:space="preserve">Although it mentions only static strategies, it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so, with positivity and consistency, it identifies the outcome and covariate distributions</w:t>
            </w:r>
            <w:r>
              <w:t xml:space="preserve"> </w:t>
            </w:r>
            <w:r>
              <w:t xml:space="preserve">under every static and dynamic strategy (Robins 1986).</w:t>
            </w:r>
            <w:r>
              <w:t xml:space="preserve"> </w:t>
            </w:r>
            <w:r>
              <w:t xml:space="preserve">This rests on the</w:t>
            </w:r>
            <w:r>
              <w:t xml:space="preserve"> </w:t>
            </w:r>
            <w:r>
              <w:rPr>
                <w:i/>
                <w:iCs/>
              </w:rPr>
              <w:t xml:space="preserve">joint</w:t>
            </w:r>
            <w:r>
              <w:t xml:space="preserve"> </w:t>
            </w:r>
            <w:r>
              <w:t xml:space="preserve">independence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for dynamic strategies, the two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independences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and of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 not suffice.</w:t>
            </w:r>
          </w:p>
          <w:p>
            <w:pPr>
              <w:pStyle w:val="BodyText"/>
            </w:pPr>
            <w:r>
              <w:t xml:space="preserve">A sequentially randomized trial implies still stronger conditions,</w:t>
            </w:r>
            <w:r>
              <w:t xml:space="preserve"> </w:t>
            </w:r>
            <w:r>
              <w:t xml:space="preserve">which cannot be read from SWIGs and are not needed for identification, e.g.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m:oMath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L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bSup>
                    </m:e>
                  </m:d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all 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full sequential exchangeability</w:t>
            </w:r>
            <w:r>
              <w:t xml:space="preserve">: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</m:acc>
            </m:oMath>
            <w:r>
              <w:t xml:space="preserve"> </w:t>
            </w:r>
            <w:r>
              <w:t xml:space="preserve">is the set of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the corresponding sets of counterfactuals</w:t>
            </w:r>
            <w:r>
              <w:t xml:space="preserve"> </w:t>
            </w:r>
            <w:r>
              <w:t xml:space="preserve">(by analogy with Technical Point 2.1).</w:t>
            </w:r>
          </w:p>
          <w:p/>
        </w:tc>
      </w:tr>
    </w:tbl>
    <w:p>
      <w:pPr>
        <w:pStyle w:val="FirstParagraph"/>
      </w:pPr>
      <w:ins w:id="87" w:author="PR Preview" w:date="2024-01-01T00:00:00Z">
        <w:r>
          <w:t xml:space="preserve">We write</w:t>
        </w:r>
      </w:ins>
      <w:ins w:id="87" w:author="PR Preview" w:date="2024-01-01T00:00:00Z">
        <w:r>
          <w:t xml:space="preserve"> </w:t>
        </w:r>
      </w:ins>
      <m:oMath>
        <m:sSub>
          <m:e>
            <m:bar>
              <m:barPr>
                <m:pos m:val="bot"/>
              </m:barPr>
              <m:e>
                <m:r>
                  <m:t>L</m:t>
                </m:r>
              </m:e>
            </m:ba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ins w:id="87" w:author="PR Preview" w:date="2024-01-01T00:00:00Z">
        <w:r>
          <w:t xml:space="preserve"> </w:t>
        </w:r>
      </w:ins>
      <w:ins w:id="87" w:author="PR Preview" w:date="2024-01-01T00:00:00Z">
        <w:r>
          <w:t xml:space="preserve">(an underbar for</w:t>
        </w:r>
      </w:ins>
      <w:ins w:id="87" w:author="PR Preview" w:date="2024-01-01T00:00:00Z">
        <w:r>
          <w:t xml:space="preserve"> </w:t>
        </w:r>
      </w:ins>
      <w:ins w:id="87" w:author="PR Preview" w:date="2024-01-01T00:00:00Z">
        <w:r>
          <w:t xml:space="preserve">“from</w:t>
        </w:r>
      </w:ins>
      <w:ins w:id="87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+</m:t>
        </m:r>
        <m:r>
          <m:t>1</m:t>
        </m:r>
      </m:oMath>
      <w:ins w:id="87" w:author="PR Preview" w:date="2024-01-01T00:00:00Z">
        <w:r>
          <w:t xml:space="preserve"> </w:t>
        </w:r>
      </w:ins>
      <w:ins w:id="87" w:author="PR Preview" w:date="2024-01-01T00:00:00Z">
        <w:r>
          <w:t xml:space="preserve">onward”</w:t>
        </w:r>
      </w:ins>
      <w:ins w:id="87" w:author="PR Preview" w:date="2024-01-01T00:00:00Z">
        <w:r>
          <w:t xml:space="preserve">)</w:t>
        </w:r>
      </w:ins>
      <w:ins w:id="87" w:author="PR Preview" w:date="2024-01-01T00:00:00Z">
        <w:r>
          <w:t xml:space="preserve"> </w:t>
        </w:r>
      </w:ins>
      <w:ins w:id="87" w:author="PR Preview" w:date="2024-01-01T00:00:00Z">
        <w:r>
          <w:t xml:space="preserve">and</w:t>
        </w:r>
      </w:ins>
      <w:ins w:id="87" w:author="PR Preview" w:date="2024-01-01T00:00:00Z">
        <w:r>
          <w:t xml:space="preserve"> </w:t>
        </w:r>
      </w:ins>
      <m:oMath>
        <m:acc>
          <m:accPr>
            <m:chr m:val="‾"/>
          </m:accPr>
          <m:e>
            <m:r>
              <m:rPr>
                <m:scr m:val="script"/>
                <m:sty m:val="p"/>
              </m:rPr>
              <m:t>A</m:t>
            </m:r>
          </m:e>
        </m:acc>
      </m:oMath>
      <w:ins w:id="87" w:author="PR Preview" w:date="2024-01-01T00:00:00Z">
        <w:r>
          <w:t xml:space="preserve"> </w:t>
        </w:r>
      </w:ins>
      <w:ins w:id="87" w:author="PR Preview" w:date="2024-01-01T00:00:00Z">
        <w:r>
          <w:t xml:space="preserve">for the set of static strategies;</w:t>
        </w:r>
      </w:ins>
      <w:ins w:id="87" w:author="PR Preview" w:date="2024-01-01T00:00:00Z">
        <w:r>
          <w:t xml:space="preserve"> </w:t>
        </w:r>
      </w:ins>
      <w:ins w:id="87" w:author="PR Preview" w:date="2024-01-01T00:00:00Z">
        <w:r>
          <w:t xml:space="preserve">the book’s typography for these symbols differs slightly.</w:t>
        </w:r>
      </w:ins>
      <w:ins w:id="87" w:author="PR Preview" w:date="2024-01-01T00:00:00Z">
        <w:r>
          <w:t xml:space="preserve"> </w:t>
        </w:r>
      </w:ins>
      <w:ins w:id="87" w:author="PR Preview" w:date="2024-01-01T00:00:00Z">
        <w:r>
          <w:t xml:space="preserve">In the dynamic version we write the conditioning history as</w:t>
        </w:r>
      </w:ins>
      <w:ins w:id="87" w:author="PR Preview" w:date="2024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ins w:id="87" w:author="PR Preview" w:date="2024-01-01T00:00:00Z">
        <w:r>
          <w:t xml:space="preserve">,</w:t>
        </w:r>
      </w:ins>
      <w:ins w:id="87" w:author="PR Preview" w:date="2024-01-01T00:00:00Z">
        <w:r>
          <w:t xml:space="preserve"> </w:t>
        </w:r>
      </w:ins>
      <w:ins w:id="87" w:author="PR Preview" w:date="2024-01-01T00:00:00Z">
        <w:r>
          <w:t xml:space="preserve">matching</w:t>
        </w:r>
      </w:ins>
      <w:ins w:id="87" w:author="PR Preview" w:date="2024-01-01T00:00:00Z">
        <w:r>
          <w:t xml:space="preserve"> </w:t>
        </w:r>
      </w:ins>
      <w:hyperlink w:anchor="def-seq-exchangeability">
        <w:r>
          <w:rPr>
            <w:rStyle w:val="Hyperlink"/>
          </w:rPr>
          <w:t xml:space="preserve">Definition 6</w:t>
        </w:r>
      </w:hyperlink>
      <w:ins w:id="87" w:author="PR Preview" w:date="2024-01-01T00:00:00Z">
        <w:r>
          <w:t xml:space="preserve">.</w:t>
        </w:r>
      </w:ins>
    </w:p>
    <w:p>
      <w:r>
        <w:pict>
          <v:rect style="width:0;height:1.5pt" o:hralign="center" o:hrstd="t" o:hr="t"/>
        </w:pict>
      </w:r>
    </w:p>
    <w:bookmarkEnd w:id="72"/>
    <w:bookmarkStart w:id="75" w:name="swigs-for-dynamic-strategies"/>
    <w:p>
      <w:pPr>
        <w:pStyle w:val="Heading3"/>
      </w:pPr>
      <w:r>
        <w:t xml:space="preserve">5.4 SWIGs for Dynamic Strategies</w:t>
      </w:r>
    </w:p>
    <w:p>
      <w:pPr>
        <w:pStyle w:val="FirstParagraph"/>
      </w:pPr>
      <w:r>
        <w:t xml:space="preserve">Figure 19.9 represents Figure 19.5 under a dynamic strategy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set to a fixed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observed after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exm-dynamic-swig"/>
          <w:p>
            <w:pPr>
              <w:pStyle w:val="BodyText"/>
            </w:pPr>
            <w:r>
              <w:rPr>
                <w:b/>
                <w:bCs/>
              </w:rPr>
              <w:t xml:space="preserve">Example 14 (</w:t>
            </w:r>
            <w:r>
              <w:rPr>
                <w:b/>
                <w:bCs/>
              </w:rPr>
              <w:t xml:space="preserve">“Treat at time 1 only if CD4 is low”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Strategy: do not treat at time 0;</w:t>
            </w:r>
            <w:r>
              <w:t xml:space="preserve"> </w:t>
            </w:r>
            <w:r>
              <w:t xml:space="preserve">at time 1 treat only if the CD4 count is low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pPr>
        <w:pStyle w:val="BodyText"/>
      </w:pPr>
      <w:ins w:id="91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4" w:name="rem-dynamic-swig-arrow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SWIG of a dynamic strategy).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SWIG gains an arrow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→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is not in the original DAG;</w:t>
            </w:r>
            <w:r>
              <w:t xml:space="preserve"> </w:t>
            </w:r>
            <w:r>
              <w:t xml:space="preserve">it exists only in the counterfactual world of this strategy.</w:t>
            </w:r>
            <w:r>
              <w:t xml:space="preserve"> </w:t>
            </w:r>
            <w:r>
              <w:t xml:space="preserve">It is drawn differently but treated like any other arrow for d-separation.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outcome node is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.</w:t>
            </w:r>
          </w:p>
          <w:bookmarkEnd w:id="74"/>
        </w:tc>
      </w:tr>
    </w:tbl>
    <w:p>
      <w:r>
        <w:pict>
          <v:rect style="width:0;height:1.5pt" o:hralign="center" o:hrstd="t" o:hr="t"/>
        </w:pict>
      </w:r>
    </w:p>
    <w:bookmarkEnd w:id="75"/>
    <w:bookmarkStart w:id="79" w:name="figure-19.9-versus-figure-19.10"/>
    <w:p>
      <w:pPr>
        <w:pStyle w:val="Heading3"/>
      </w:pPr>
      <w:r>
        <w:t xml:space="preserve">5.5 Figure 19.9 Versus Figure 19.10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6" w:name="exm-fig-19-9-vs-19-10"/>
          <w:p>
            <w:pPr>
              <w:pStyle w:val="BodyText"/>
            </w:pPr>
            <w:r>
              <w:rPr>
                <w:b/>
                <w:bCs/>
              </w:rPr>
              <w:t xml:space="preserve">Example 15 (Dynamic strategies under Figures 19.5 and 19.6)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19.9</w:t>
            </w:r>
            <w:r>
              <w:t xml:space="preserve"> </w:t>
            </w:r>
            <w:r>
              <w:t xml:space="preserve">(from Figure 19.5,</w:t>
            </w:r>
            <w:r>
              <w:t xml:space="preserve"> 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d-separation 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Restricting the second to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applying consistency</w:t>
            </w:r>
            <w:r>
              <w:t xml:space="preserve"> </w:t>
            </w:r>
            <w:r>
              <w:t xml:space="preserve">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so (given sequential positivity and consistency)</w:t>
            </w:r>
            <w:r>
              <w:t xml:space="preserve"> </w:t>
            </w:r>
            <w:r>
              <w:rPr>
                <w:b/>
                <w:bCs/>
              </w:rPr>
              <w:t xml:space="preserve">all strategies, static and dynamic, are identified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19.10</w:t>
            </w:r>
            <w:r>
              <w:t xml:space="preserve"> </w:t>
            </w:r>
            <w:r>
              <w:t xml:space="preserve">(from Figure 19.6):</w:t>
            </w:r>
            <w:r>
              <w:t xml:space="preserve"> </w:t>
            </w:r>
            <w:r>
              <w:t xml:space="preserve">because of the open path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r>
                      <m:t>g</m:t>
                    </m:r>
                  </m:sup>
                </m:sSubSup>
                <m:r>
                  <m:rPr>
                    <m:sty m:val="p"/>
                  </m:rPr>
                  <m:t>→</m:t>
                </m:r>
                <m:sSub>
                  <m:e>
                    <m:r>
                      <m:t>g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r>
                      <m:t>g</m:t>
                    </m:r>
                  </m:sup>
                </m:sSub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→</m:t>
                </m:r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neither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holds</w:t>
            </w:r>
            <w:r>
              <w:t xml:space="preserve"> </w:t>
            </w:r>
            <w:r>
              <w:t xml:space="preserve">(generically, that is, under faithfulness).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then not identified for the dynamic strategy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ins w:id="94" w:author="PR Preview" w:date="2024-01-01T00:00:00Z">
        <w:r>
          <w:t xml:space="preserve">Another way to see the Figure 19.10 problem:</w:t>
        </w:r>
      </w:ins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the distribution of</w:t>
        </w:r>
      </w:ins>
      <w:ins w:id="94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g</m:t>
            </m:r>
          </m:sup>
        </m:sSup>
      </m:oMath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depends on that of</w:t>
        </w:r>
      </w:ins>
      <w:ins w:id="94" w:author="PR Preview" w:date="2024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ins w:id="94" w:author="PR Preview" w:date="2024-01-01T00:00:00Z">
        <w:r>
          <w:t xml:space="preserve">, hence on that of</w:t>
        </w:r>
      </w:ins>
      <w:ins w:id="94" w:author="PR Preview" w:date="2024-01-01T00:00:00Z">
        <w:r>
          <w:t xml:space="preserve"> </w:t>
        </w:r>
      </w:ins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ins w:id="94" w:author="PR Preview" w:date="2024-01-01T00:00:00Z">
        <w:r>
          <w:t xml:space="preserve">,</w:t>
        </w:r>
      </w:ins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and the open path</w:t>
        </w:r>
      </w:ins>
      <w:ins w:id="94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means that</w:t>
        </w:r>
      </w:ins>
      <w:ins w:id="94" w:author="PR Preview" w:date="2024-01-01T00:00:00Z">
        <w:r>
          <w:t xml:space="preserve"> </w:t>
        </w:r>
      </w:ins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generically (under faithfulness) fails,</w:t>
        </w:r>
      </w:ins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so the distribution of</w:t>
        </w:r>
      </w:ins>
      <w:ins w:id="94" w:author="PR Preview" w:date="2024-01-01T00:00:00Z">
        <w:r>
          <w:t xml:space="preserve"> </w:t>
        </w:r>
      </w:ins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cannot be read off the data among those with</w:t>
        </w:r>
      </w:ins>
      <w:ins w:id="94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ins w:id="94" w:author="PR Preview" w:date="2024-01-01T00:00:00Z">
        <w:r>
          <w:t xml:space="preserve">;</w:t>
        </w:r>
      </w:ins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the book concludes that it is not identified</w:t>
        </w:r>
      </w:ins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(Hernán and Robins 2020, sec. 19.5)</w:t>
        </w:r>
      </w:ins>
      <w:ins w:id="94" w:author="PR Preview" w:date="2024-01-01T00:00:00Z">
        <w:r>
          <w:t xml:space="preserve">.</w:t>
        </w:r>
      </w:ins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Under a static strategy, no arrow from</w:t>
        </w:r>
      </w:ins>
      <w:ins w:id="94" w:author="PR Preview" w:date="2024-01-01T00:00:00Z">
        <w:r>
          <w:t xml:space="preserve"> </w:t>
        </w:r>
      </w:ins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into the treatment node feeds</w:t>
        </w:r>
      </w:ins>
      <w:ins w:id="94" w:author="PR Preview" w:date="2024-01-01T00:00:00Z">
        <w:r>
          <w:t xml:space="preserve"> </w:t>
        </w:r>
      </w:ins>
      <m:oMath>
        <m:r>
          <m:t>Y</m:t>
        </m:r>
      </m:oMath>
      <w:ins w:id="94" w:author="PR Preview" w:date="2024-01-01T00:00:00Z">
        <w:r>
          <w:t xml:space="preserve">,</w:t>
        </w:r>
      </w:ins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which is why static strategies remain identified under Figure 19.6.</w:t>
        </w:r>
      </w:ins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19.2: Arrows From Intervention Nodes in SWIGs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SWIGs include arrows from intervention nodes such as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later variables,</w:t>
            </w:r>
            <w:r>
              <w:t xml:space="preserve"> </w:t>
            </w:r>
            <w:r>
              <w:t xml:space="preserve">even though in a single intervention world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that cannot affect anything.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arrows record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Without them, the SWIGs of Figure 7.14 and of Figure 7.14 plus 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would be identical,</w:t>
            </w:r>
            <w:r>
              <w:t xml:space="preserve"> </w:t>
            </w:r>
            <w:r>
              <w:t xml:space="preserve">and we could not tell that the effect is identified (by the front door formula)</w:t>
            </w:r>
            <w:r>
              <w:t xml:space="preserve"> </w:t>
            </w:r>
            <w:r>
              <w:t xml:space="preserve">in the first DAG but not the second.</w:t>
            </w:r>
          </w:p>
          <w:p>
            <w:pPr>
              <w:pStyle w:val="FirstParagraph"/>
            </w:pPr>
            <w:r>
              <w:t xml:space="preserve">So when applying d-separation to a SWIG,</w:t>
            </w:r>
            <w:r>
              <w:t xml:space="preserve"> </w:t>
            </w:r>
            <w:r>
              <w:rPr>
                <w:b/>
                <w:bCs/>
              </w:rPr>
              <w:t xml:space="preserve">every path through an intervention node is blocked</w:t>
            </w:r>
            <w:r>
              <w:t xml:space="preserve">,</w:t>
            </w:r>
            <w:r>
              <w:t xml:space="preserve"> </w:t>
            </w:r>
            <w:r>
              <w:t xml:space="preserve">even though the node is not written in the conditioning event.</w:t>
            </w:r>
          </w:p>
          <w:p>
            <w:pPr>
              <w:pStyle w:val="BodyText"/>
            </w:pPr>
            <w:r>
              <w:t xml:space="preserve">The same holds for deterministic strategies that depend on a baseline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(replace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Figure 19.9):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constant, so paths through it are blocked,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becomes, after setting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using consistency,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strategy that draws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from a distribution that may depend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appears on the SWIG and must be conditioned on explicitly.</w:t>
            </w:r>
            <w:r>
              <w:t xml:space="preserve"> </w:t>
            </w:r>
            <w:r>
              <w:t xml:space="preserve">The book reports that Richardson and Robins (2013) showed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is a necessary condition for identification by the g-formula for such a strategy</w:t>
            </w:r>
            <w:r>
              <w:t xml:space="preserve"> </w:t>
            </w:r>
            <w:r>
              <w:t xml:space="preserve">(Hernán and Robins 2020, Fine Point 19.2)</w:t>
            </w:r>
            <w:r>
              <w:t xml:space="preserve">.</w:t>
            </w:r>
            <w:r>
              <w:t xml:space="preserve"> </w:t>
            </w:r>
            <w:r>
              <w:t xml:space="preserve">They also treated strategies that depend on the</w:t>
            </w:r>
            <w:r>
              <w:t xml:space="preserve"> </w:t>
            </w:r>
            <w:r>
              <w:rPr>
                <w:i/>
                <w:iCs/>
              </w:rPr>
              <w:t xml:space="preserve">natural value of treatment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(Robins et al. 2004),</w:t>
            </w:r>
            <w:r>
              <w:t xml:space="preserve"> </w:t>
            </w:r>
            <w:r>
              <w:t xml:space="preserve">recently called</w:t>
            </w:r>
            <w:r>
              <w:t xml:space="preserve"> </w:t>
            </w:r>
            <w:r>
              <w:t xml:space="preserve">“modified treatment policies”</w:t>
            </w:r>
            <w:r>
              <w:t xml:space="preserve"> </w:t>
            </w:r>
            <w:r>
              <w:t xml:space="preserve">(Diaz et al. 2021).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9"/>
    <w:bookmarkStart w:id="82" w:name="one-last-example"/>
    <w:p>
      <w:pPr>
        <w:pStyle w:val="Heading3"/>
      </w:pPr>
      <w:r>
        <w:t xml:space="preserve">5.6 One Last Example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fig-19-11-no-identification"/>
          <w:p>
            <w:pPr>
              <w:pStyle w:val="BodyText"/>
            </w:pPr>
            <w:r>
              <w:rPr>
                <w:b/>
                <w:bCs/>
              </w:rPr>
              <w:t xml:space="preserve">Example 16 (Adding an arrow from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Figure 19.11 is Figure 19.6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 plus an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19.12 is its SWIG under a static strategy).</w:t>
            </w:r>
            <w:r>
              <w:t xml:space="preserve"> </w:t>
            </w:r>
            <w:r>
              <w:t xml:space="preserve">Here neither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nor static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tatic-seq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holds</w:t>
            </w:r>
            <w:r>
              <w:t xml:space="preserve"> </w:t>
            </w:r>
            <w:r>
              <w:t xml:space="preserve">(generically, that is, under faithfulness).</w:t>
            </w:r>
            <w:r>
              <w:t xml:space="preserve"> </w:t>
            </w:r>
            <w:r>
              <w:t xml:space="preserve">The book states that then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strategy’s effect is identified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80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tbl-ch19-identification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Identification of static strategies and of dynamic strategies whose assignment 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under Figures 19.5, 19.6, and 19.11.</w:t>
            </w:r>
            <w:r>
              <w:t xml:space="preserve"> </w:t>
            </w:r>
            <w:r>
              <w:t xml:space="preserve">“Not identified”</w:t>
            </w:r>
            <w:r>
              <w:t xml:space="preserve"> </w:t>
            </w:r>
            <w:r>
              <w:t xml:space="preserve">is the book’s conclusion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;</w:t>
            </w:r>
            <w:r>
              <w:t xml:space="preserve"> </w:t>
            </w:r>
            <w:r>
              <w:t xml:space="preserve">the exchangeability conditions behind it fail generically, that is, under faithfulness.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Diagram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Static strategies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Dynamic strategies depending on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</w:tr>
          </w:tbl>
          <w:bookmarkEnd w:id="81"/>
          <w:p/>
        </w:tc>
      </w:tr>
    </w:tbl>
    <w:p>
      <w:pPr>
        <w:pStyle w:val="BodyText"/>
      </w:pPr>
      <w:ins w:id="98" w:author="PR Preview" w:date="2024-01-01T00:00:00Z">
        <w:r>
          <w:t xml:space="preserve">Why Figure 19.11 fails even for static strategies:</w:t>
        </w:r>
      </w:ins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in its SWIG,</w:t>
        </w:r>
      </w:ins>
      <w:ins w:id="98" w:author="PR Preview" w:date="2024-01-01T00:00:00Z">
        <w:r>
          <w:t xml:space="preserve"> </w:t>
        </w:r>
      </w:ins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is now a cause of</w:t>
        </w:r>
      </w:ins>
      <w:ins w:id="98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ins w:id="98" w:author="PR Preview" w:date="2024-01-01T00:00:00Z">
        <w:r>
          <w:t xml:space="preserve">,</w:t>
        </w:r>
      </w:ins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so the path</w:t>
        </w:r>
      </w:ins>
      <w:ins w:id="98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is open,</w:t>
        </w:r>
      </w:ins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and</w:t>
        </w:r>
      </w:ins>
      <w:ins w:id="98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generically (under faithfulness) fails;</w:t>
        </w:r>
      </w:ins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conditioning on</w:t>
        </w:r>
      </w:ins>
      <w:ins w:id="98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to block it is not allowed at time 0,</w:t>
        </w:r>
      </w:ins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because</w:t>
        </w:r>
      </w:ins>
      <w:ins w:id="98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comes after</w:t>
        </w:r>
      </w:ins>
      <w:ins w:id="98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98" w:author="PR Preview" w:date="2024-01-01T00:00:00Z">
        <w:r>
          <w:t xml:space="preserve">.</w:t>
        </w:r>
      </w:ins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This explanation is ours; the book states only the conclusion.</w:t>
        </w:r>
      </w:ins>
    </w:p>
    <w:bookmarkEnd w:id="82"/>
    <w:bookmarkEnd w:id="83"/>
    <w:bookmarkStart w:id="96" w:name="Xc633ba389689a77e11bfd25c123b2c4386c399f"/>
    <w:p>
      <w:pPr>
        <w:pStyle w:val="Heading2"/>
      </w:pPr>
      <w:r>
        <w:t xml:space="preserve">6 19.6 Time-Varying Confounding and Time-Varying Confounders (pp. 265-266)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Sequential Exchangeability Is Never Guaranteed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No form of sequential exchangeability is guaranteed in an observational study.</w:t>
            </w:r>
            <w:r>
              <w:t xml:space="preserve"> </w:t>
            </w:r>
            <w:r>
              <w:t xml:space="preserve">Approximating it requires expert knowledge</w:t>
            </w:r>
            <w:r>
              <w:t xml:space="preserve"> </w:t>
            </w:r>
            <w:r>
              <w:t xml:space="preserve">to decide which time-varying variables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to measure</w:t>
            </w:r>
            <w:r>
              <w:t xml:space="preserve"> </w:t>
            </w:r>
            <w:r>
              <w:t xml:space="preserve">(in HIV: CD4 count, viral load, symptoms).</w:t>
            </w:r>
            <w:r>
              <w:t xml:space="preserve"> </w:t>
            </w:r>
            <w:r>
              <w:t xml:space="preserve">Whether the measured covariates suffice can never be known with certainty,</w:t>
            </w:r>
            <w:r>
              <w:t xml:space="preserve"> </w:t>
            </w:r>
            <w:r>
              <w:t xml:space="preserve">but causal diagrams such as Figures 19.1-19.4 organize our beliefs.</w:t>
            </w:r>
          </w:p>
          <w:p/>
        </w:tc>
      </w:tr>
    </w:tbl>
    <w:p>
      <w:pPr>
        <w:pStyle w:val="BodyText"/>
      </w:pPr>
      <w:ins w:id="101" w:author="PR Preview" w:date="2024-01-01T00:00:00Z">
        <w:r>
          <w:t xml:space="preserve">These diagrams were drawn without selection (e.g., censoring) so as to focus on confounding.</w:t>
        </w:r>
      </w:ins>
    </w:p>
    <w:p>
      <w:r>
        <w:pict>
          <v:rect style="width:0;height:1.5pt" o:hralign="center" o:hrstd="t" o:hr="t"/>
        </w:pict>
      </w:r>
    </w:p>
    <w:bookmarkStart w:id="95" w:name="l_1-as-a-confounder-for-a_1"/>
    <w:p>
      <w:pPr>
        <w:pStyle w:val="Heading3"/>
      </w:pPr>
      <w:r>
        <w:t xml:space="preserve">6.1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6" w:name="exm-l1-confounder-for-a1"/>
          <w:p>
            <w:pPr>
              <w:pStyle w:val="BodyText"/>
            </w:pPr>
            <w:r>
              <w:rPr>
                <w:b/>
                <w:bCs/>
              </w:rPr>
              <w:t xml:space="preserve">Example 17 (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as a confounder for the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Figure 19.5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), consider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the cause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the backdoor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open, so there is confounding.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unmeasured, but conditioning on the measured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blocks the path.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measured, there is no unmeasured confounding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we call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for that effect,</w:t>
            </w:r>
            <w:r>
              <w:t xml:space="preserve"> </w:t>
            </w:r>
            <w:r>
              <w:t xml:space="preserve">even though the actual common cause is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(see Section 7.3)</w:t>
            </w:r>
            <w:r>
              <w:t xml:space="preserve"> </w:t>
            </w:r>
            <w:r>
              <w:t xml:space="preserve">and even though there is no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bookmarkEnd w:id="8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a Collider Opens Another Path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 collider, opens a second backdoor path,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That path can be blocked by also conditioning on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if it is available.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ins w:id="1105" w:author="PR Preview" w:date="2024-01-01T00:00:00Z">
        <w:r>
          <w:t xml:space="preserve">Now consider the long diagram over all times</w:t>
        </w:r>
      </w:ins>
      <w:ins w:id="1105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105" w:author="PR Preview" w:date="2024-01-01T00:00:00Z">
        <w:r>
          <w:t xml:space="preserve">,</w:t>
        </w:r>
      </w:ins>
      <w:ins w:id="1105" w:author="PR Preview" w:date="2024-01-01T00:00:00Z">
        <w:r>
          <w:t xml:space="preserve"> </w:t>
        </w:r>
      </w:ins>
      <w:ins w:id="1105" w:author="PR Preview" w:date="2024-01-01T00:00:00Z">
        <w:r>
          <w:t xml:space="preserve">in which each</w:t>
        </w:r>
      </w:ins>
      <w:ins w:id="1105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</m:oMath>
      <w:ins w:id="1105" w:author="PR Preview" w:date="2024-01-01T00:00:00Z">
        <w:r>
          <w:t xml:space="preserve"> </w:t>
        </w:r>
      </w:ins>
      <w:ins w:id="1105" w:author="PR Preview" w:date="2024-01-01T00:00:00Z">
        <w:r>
          <w:t xml:space="preserve">affects later treatments</w:t>
        </w:r>
      </w:ins>
      <w:ins w:id="1105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105" w:author="PR Preview" w:date="2024-01-01T00:00:00Z">
        <w:r>
          <w:t xml:space="preserve"> </w:t>
        </w:r>
      </w:ins>
      <w:ins w:id="1105" w:author="PR Preview" w:date="2024-01-01T00:00:00Z">
        <w:r>
          <w:t xml:space="preserve">and shares unmeasured causes</w:t>
        </w:r>
      </w:ins>
      <w:ins w:id="1105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k</m:t>
            </m:r>
          </m:sub>
        </m:sSub>
      </m:oMath>
      <w:ins w:id="1105" w:author="PR Preview" w:date="2024-01-01T00:00:00Z">
        <w:r>
          <w:t xml:space="preserve"> </w:t>
        </w:r>
      </w:ins>
      <w:ins w:id="1105" w:author="PR Preview" w:date="2024-01-01T00:00:00Z">
        <w:r>
          <w:t xml:space="preserve">with</w:t>
        </w:r>
      </w:ins>
      <w:ins w:id="1105" w:author="PR Preview" w:date="2024-01-01T00:00:00Z">
        <w:r>
          <w:t xml:space="preserve"> </w:t>
        </w:r>
      </w:ins>
      <m:oMath>
        <m:r>
          <m:t>Y</m:t>
        </m:r>
      </m:oMath>
      <w:ins w:id="1105" w:author="PR Preview" w:date="2024-01-01T00:00:00Z">
        <w:r>
          <w:t xml:space="preserve">.</w:t>
        </w:r>
      </w:ins>
      <w:ins w:id="1105" w:author="PR Preview" w:date="2024-01-01T00:00:00Z">
        <w:r>
          <w:t xml:space="preserve"> </w:t>
        </w:r>
      </w:ins>
      <w:ins w:id="1105" w:author="PR Preview" w:date="2024-01-01T00:00:00Z">
        <w:r>
          <w:t xml:space="preserve">To estimate the effects of strategies defined by interventions on</w:t>
        </w:r>
      </w:ins>
      <w:ins w:id="1105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105" w:author="PR Preview" w:date="2024-01-01T00:00:00Z">
        <w:r>
          <w:t xml:space="preserve">,</w:t>
        </w:r>
      </w:ins>
      <w:ins w:id="1105" w:author="PR Preview" w:date="2024-01-01T00:00:00Z">
        <w:r>
          <w:t xml:space="preserve"> </w:t>
        </w:r>
      </w:ins>
      <w:ins w:id="1105" w:author="PR Preview" w:date="2024-01-01T00:00:00Z">
        <w:r>
          <w:t xml:space="preserve">we must condition at each</w:t>
        </w:r>
      </w:ins>
      <w:ins w:id="1105" w:author="PR Preview" w:date="2024-01-01T00:00:00Z">
        <w:r>
          <w:t xml:space="preserve"> </w:t>
        </w:r>
      </w:ins>
      <m:oMath>
        <m:r>
          <m:t>k</m:t>
        </m:r>
      </m:oMath>
      <w:ins w:id="1105" w:author="PR Preview" w:date="2024-01-01T00:00:00Z">
        <w:r>
          <w:t xml:space="preserve"> </w:t>
        </w:r>
      </w:ins>
      <w:ins w:id="1105" w:author="PR Preview" w:date="2024-01-01T00:00:00Z">
        <w:r>
          <w:t xml:space="preserve">on the covariate history</w:t>
        </w:r>
      </w:ins>
      <w:ins w:id="1105" w:author="PR Preview" w:date="2024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ins w:id="1105" w:author="PR Preview" w:date="2024-01-01T00:00:00Z">
        <w:r>
          <w:t xml:space="preserve">, together with</w:t>
        </w:r>
      </w:ins>
      <w:ins w:id="1105" w:author="PR Preview" w:date="2024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1105" w:author="PR Preview" w:date="2024-01-01T00:00:00Z">
        <w:r>
          <w:t xml:space="preserve">,</w:t>
        </w:r>
      </w:ins>
      <w:ins w:id="1105" w:author="PR Preview" w:date="2024-01-01T00:00:00Z">
        <w:r>
          <w:t xml:space="preserve"> </w:t>
        </w:r>
      </w:ins>
      <w:ins w:id="1105" w:author="PR Preview" w:date="2024-01-01T00:00:00Z">
        <w:r>
          <w:t xml:space="preserve">to block the backdoor paths between</w:t>
        </w:r>
      </w:ins>
      <w:ins w:id="1105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</m:sub>
        </m:sSub>
      </m:oMath>
      <w:ins w:id="1105" w:author="PR Preview" w:date="2024-01-01T00:00:00Z">
        <w:r>
          <w:t xml:space="preserve"> </w:t>
        </w:r>
      </w:ins>
      <w:ins w:id="1105" w:author="PR Preview" w:date="2024-01-01T00:00:00Z">
        <w:r>
          <w:t xml:space="preserve">and</w:t>
        </w:r>
      </w:ins>
      <w:ins w:id="1105" w:author="PR Preview" w:date="2024-01-01T00:00:00Z">
        <w:r>
          <w:t xml:space="preserve"> </w:t>
        </w:r>
      </w:ins>
      <m:oMath>
        <m:r>
          <m:t>Y</m:t>
        </m:r>
      </m:oMath>
      <w:ins w:id="1105" w:author="PR Preview" w:date="2024-01-01T00:00:00Z">
        <w:r>
          <w:t xml:space="preserve">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tv-confounders"/>
          <w:p>
            <w:pPr>
              <w:pStyle w:val="BodyText"/>
            </w:pPr>
            <w:r>
              <w:rPr>
                <w:b/>
                <w:bCs/>
              </w:rPr>
              <w:t xml:space="preserve">Definition 9 (Time-varying confounders)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that, together with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are needed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block the backdoor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confounders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9"/>
        </w:tc>
      </w:tr>
    </w:tbl>
    <w:p>
      <w:pPr>
        <w:pStyle w:val="Compact"/>
        <w:numPr>
          <w:ilvl w:val="0"/>
          <w:numId w:val="1022"/>
        </w:numPr>
      </w:pPr>
      <w:r>
        <w:t xml:space="preserve">No unmeasured confounding for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requires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measured for everyone.</w:t>
      </w:r>
    </w:p>
    <w:p>
      <w:pPr>
        <w:pStyle w:val="Compact"/>
        <w:numPr>
          <w:ilvl w:val="0"/>
          <w:numId w:val="1022"/>
        </w:numPr>
      </w:pPr>
      <w:r>
        <w:t xml:space="preserve">Time-varying confounders are sometimes called</w:t>
      </w:r>
      <w:r>
        <w:t xml:space="preserve"> </w:t>
      </w:r>
      <w:r>
        <w:rPr>
          <w:b/>
          <w:bCs/>
        </w:rPr>
        <w:t xml:space="preserve">time-dependent confounders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Measuring the Confounders Is Not Enough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Whether all confounders are measured cannot be checked from the data:</w:t>
            </w:r>
            <w:r>
              <w:t xml:space="preserve"> </w:t>
            </w:r>
            <w:r>
              <w:t xml:space="preserve">as Section 19.3 noted, the data cannot distinguish Figure 19.2 from Figure 19.3.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Even with all confounders measured and modeled correctly,</w:t>
            </w:r>
            <w:r>
              <w:t xml:space="preserve"> </w:t>
            </w:r>
            <w:r>
              <w:t xml:space="preserve">most adjustment methods can give biased comparisons of strategies;</w:t>
            </w:r>
            <w:r>
              <w:t xml:space="preserve"> </w:t>
            </w:r>
            <w:r>
              <w:t xml:space="preserve">Chapter 20 explains why g-methods are needed.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19.3: A Definition of Time-Varying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Assume no selection bias.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for effects involving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The confounding is</w:t>
            </w:r>
            <w:r>
              <w:t xml:space="preserve"> </w:t>
            </w:r>
            <w:r>
              <w:rPr>
                <w:b/>
                <w:bCs/>
              </w:rPr>
              <w:t xml:space="preserve">solely time-fixed</w:t>
            </w:r>
            <w:r>
              <w:t xml:space="preserve"> </w:t>
            </w:r>
            <w:r>
              <w:t xml:space="preserve">(wholly due to baseline covariates) 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as when the only arrows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Figure 19.2 come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If the identifiability conditions hold but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confounding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If the identifiability conditions fail,</w:t>
            </w:r>
            <w:r>
              <w:t xml:space="preserve"> </w:t>
            </w:r>
            <w:r>
              <w:t xml:space="preserve">as they generically do in Figure 19.3 (under faithfulness),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unmeasured confounding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sufficient condition for no time-varying confounding is</w:t>
            </w:r>
            <w:r>
              <w:t xml:space="preserve"> </w:t>
            </w:r>
            <w:r>
              <w:t xml:space="preserve">unconditional 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in Figure 19.1.</w:t>
            </w:r>
            <w:r>
              <w:t xml:space="preserve"> </w:t>
            </w:r>
            <w:r>
              <w:t xml:space="preserve">That diagram can in fact be pruned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a common cause of two nodes, so drop it;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no longer common causes, so drop them;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either.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rem-tv-confounders-no-feedback-ye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(Treatment-confounder feedback is not yet required). </w:t>
            </w:r>
            <w:r>
              <w:t xml:space="preserve">Note what the chapter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yet require:</w:t>
            </w:r>
            <w:r>
              <w:t xml:space="preserve"> </w:t>
            </w:r>
            <w:r>
              <w:t xml:space="preserve">a time-varying confounder here is simply a covariate needed to block backdoor paths at some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that covariate is also</w:t>
            </w:r>
            <w:r>
              <w:t xml:space="preserve"> </w:t>
            </w:r>
            <w:r>
              <w:rPr>
                <w:i/>
                <w:iCs/>
              </w:rPr>
              <w:t xml:space="preserve">affected by earlier treatment</w:t>
            </w:r>
            <w:r>
              <w:t xml:space="preserve"> </w:t>
            </w:r>
            <w:r>
              <w:t xml:space="preserve">(treatment-confounder feedback) is the subject of Chapter 20,</w:t>
            </w:r>
            <w:r>
              <w:t xml:space="preserve"> </w:t>
            </w:r>
            <w:r>
              <w:t xml:space="preserve">and it is that feedback that makes conventional adjustment fail.</w:t>
            </w:r>
          </w:p>
          <w:bookmarkEnd w:id="94"/>
        </w:tc>
      </w:tr>
    </w:tbl>
    <w:bookmarkEnd w:id="95"/>
    <w:bookmarkEnd w:id="96"/>
    <w:bookmarkStart w:id="9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t xml:space="preserve">The average causal effect of a time-varying treatment is a contrast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;</w:t>
      </w:r>
      <w:r>
        <w:t xml:space="preserve"> </w:t>
      </w:r>
      <w:r>
        <w:t xml:space="preserve">it is not uniquely defined until the strategies are specified.</w:t>
      </w:r>
    </w:p>
    <w:p>
      <w:pPr>
        <w:pStyle w:val="Compact"/>
        <w:numPr>
          <w:ilvl w:val="0"/>
          <w:numId w:val="1025"/>
        </w:numPr>
      </w:pPr>
      <w:ins w:id="112" w:author="PR Preview" w:date="2024-01-01T00:00:00Z">
        <w:r>
          <w:t xml:space="preserve">Strategies are</w:t>
        </w:r>
      </w:ins>
      <w:ins w:id="112" w:author="PR Preview" w:date="2024-01-01T00:00:00Z">
        <w:r>
          <w:t xml:space="preserve"> </w:t>
        </w:r>
      </w:ins>
      <w:ins w:id="112" w:author="PR Preview" w:date="2024-01-01T00:00:00Z">
        <w:r>
          <w:rPr>
            <w:b/>
            <w:bCs/>
          </w:rPr>
          <w:t xml:space="preserve">static</w:t>
        </w:r>
      </w:ins>
      <w:ins w:id="112" w:author="PR Preview" w:date="2024-01-01T00:00:00Z">
        <w:r>
          <w:t xml:space="preserve"> </w:t>
        </w:r>
      </w:ins>
      <w:ins w:id="112" w:author="PR Preview" w:date="2024-01-01T00:00:00Z">
        <w:r>
          <w:t xml:space="preserve">(</w:t>
        </w:r>
      </w:ins>
      <m:oMath>
        <m:acc>
          <m:accPr>
            <m:chr m:val="‾"/>
          </m:accPr>
          <m:e>
            <m:r>
              <m:t>a</m:t>
            </m:r>
          </m:e>
        </m:acc>
      </m:oMath>
      <w:ins w:id="112" w:author="PR Preview" w:date="2024-01-01T00:00:00Z">
        <w:r>
          <w:t xml:space="preserve">, not depending on covariates)</w:t>
        </w:r>
      </w:ins>
      <w:ins w:id="112" w:author="PR Preview" w:date="2024-01-01T00:00:00Z">
        <w:r>
          <w:t xml:space="preserve"> </w:t>
        </w:r>
      </w:ins>
      <w:ins w:id="112" w:author="PR Preview" w:date="2024-01-01T00:00:00Z">
        <w:r>
          <w:t xml:space="preserve">or</w:t>
        </w:r>
      </w:ins>
      <w:ins w:id="112" w:author="PR Preview" w:date="2024-01-01T00:00:00Z">
        <w:r>
          <w:t xml:space="preserve"> </w:t>
        </w:r>
      </w:ins>
      <w:ins w:id="112" w:author="PR Preview" w:date="2024-01-01T00:00:00Z">
        <w:r>
          <w:rPr>
            <w:b/>
            <w:bCs/>
          </w:rPr>
          <w:t xml:space="preserve">dynamic</w:t>
        </w:r>
      </w:ins>
      <w:ins w:id="112" w:author="PR Preview" w:date="2024-01-01T00:00:00Z">
        <w:r>
          <w:t xml:space="preserve"> </w:t>
        </w:r>
      </w:ins>
      <w:ins w:id="112" w:author="PR Preview" w:date="2024-01-01T00:00:00Z">
        <w:r>
          <w:t xml:space="preserve">(</w:t>
        </w:r>
      </w:ins>
      <m:oMath>
        <m:r>
          <m:t>g</m:t>
        </m:r>
      </m:oMath>
      <w:ins w:id="112" w:author="PR Preview" w:date="2024-01-01T00:00:00Z">
        <w:r>
          <w:t xml:space="preserve">, depending on the evolving</w:t>
        </w:r>
      </w:ins>
      <w:ins w:id="112" w:author="PR Preview" w:date="2024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ins w:id="112" w:author="PR Preview" w:date="2024-01-01T00:00:00Z">
        <w:r>
          <w:t xml:space="preserve">) (</w:t>
        </w:r>
      </w:ins>
      <w:hyperlink w:anchor="def-dynamic-static">
        <w:r>
          <w:rPr>
            <w:rStyle w:val="Hyperlink"/>
          </w:rPr>
          <w:t xml:space="preserve">Definition 4</w:t>
        </w:r>
      </w:hyperlink>
      <w:ins w:id="112" w:author="PR Preview" w:date="2024-01-01T00:00:00Z">
        <w:r>
          <w:t xml:space="preserve">),</w:t>
        </w:r>
      </w:ins>
      <w:ins w:id="112" w:author="PR Preview" w:date="2024-01-01T00:00:00Z">
        <w:r>
          <w:t xml:space="preserve"> </w:t>
        </w:r>
      </w:ins>
      <w:ins w:id="112" w:author="PR Preview" w:date="2024-01-01T00:00:00Z">
        <w:r>
          <w:t xml:space="preserve">and deterministic or random.</w:t>
        </w:r>
      </w:ins>
    </w:p>
    <w:p>
      <w:pPr>
        <w:pStyle w:val="Compact"/>
        <w:numPr>
          <w:ilvl w:val="0"/>
          <w:numId w:val="1025"/>
        </w:numPr>
      </w:pPr>
      <w:ins w:id="113" w:author="PR Preview" w:date="2024-01-01T00:00:00Z">
        <w:r>
          <w:t xml:space="preserve">In a</w:t>
        </w:r>
      </w:ins>
      <w:ins w:id="113" w:author="PR Preview" w:date="2024-01-01T00:00:00Z">
        <w:r>
          <w:t xml:space="preserve"> </w:t>
        </w:r>
      </w:ins>
      <w:ins w:id="113" w:author="PR Preview" w:date="2024-01-01T00:00:00Z">
        <w:r>
          <w:rPr>
            <w:b/>
            <w:bCs/>
          </w:rPr>
          <w:t xml:space="preserve">sequentially randomized experiment</w:t>
        </w:r>
      </w:ins>
      <w:ins w:id="113" w:author="PR Preview" w:date="2024-01-01T00:00:00Z">
        <w:r>
          <w:t xml:space="preserve"> </w:t>
        </w:r>
      </w:ins>
      <w:ins w:id="113" w:author="PR Preview" w:date="2024-01-01T00:00:00Z">
        <w:r>
          <w:t xml:space="preserve">(</w:t>
        </w:r>
      </w:ins>
      <w:hyperlink w:anchor="def-seq-randomized">
        <w:r>
          <w:rPr>
            <w:rStyle w:val="Hyperlink"/>
          </w:rPr>
          <w:t xml:space="preserve">Definition 5</w:t>
        </w:r>
      </w:hyperlink>
      <w:ins w:id="113" w:author="PR Preview" w:date="2024-01-01T00:00:00Z">
        <w:r>
          <w:t xml:space="preserve">), treatment at each</w:t>
        </w:r>
      </w:ins>
      <w:ins w:id="113" w:author="PR Preview" w:date="2024-01-01T00:00:00Z">
        <w:r>
          <w:t xml:space="preserve"> </w:t>
        </w:r>
      </w:ins>
      <m:oMath>
        <m:r>
          <m:t>k</m:t>
        </m:r>
      </m:oMath>
      <w:ins w:id="113" w:author="PR Preview" w:date="2024-01-01T00:00:00Z">
        <w:r>
          <w:t xml:space="preserve"> </w:t>
        </w:r>
      </w:ins>
      <w:ins w:id="113" w:author="PR Preview" w:date="2024-01-01T00:00:00Z">
        <w:r>
          <w:t xml:space="preserve">is randomized</w:t>
        </w:r>
      </w:ins>
      <w:ins w:id="113" w:author="PR Preview" w:date="2024-01-01T00:00:00Z">
        <w:r>
          <w:t xml:space="preserve"> </w:t>
        </w:r>
      </w:ins>
      <w:ins w:id="113" w:author="PR Preview" w:date="2024-01-01T00:00:00Z">
        <w:r>
          <w:t xml:space="preserve">given</w:t>
        </w:r>
      </w:ins>
      <w:ins w:id="113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ins w:id="113" w:author="PR Preview" w:date="2024-01-01T00:00:00Z">
        <w:r>
          <w:t xml:space="preserve">;</w:t>
        </w:r>
      </w:ins>
      <w:ins w:id="113" w:author="PR Preview" w:date="2024-01-01T00:00:00Z">
        <w:r>
          <w:t xml:space="preserve"> </w:t>
        </w:r>
      </w:ins>
      <w:ins w:id="113" w:author="PR Preview" w:date="2024-01-01T00:00:00Z">
        <w:r>
          <w:t xml:space="preserve">such randomization implies</w:t>
        </w:r>
      </w:ins>
      <w:ins w:id="113" w:author="PR Preview" w:date="2024-01-01T00:00:00Z">
        <w:r>
          <w:t xml:space="preserve"> </w:t>
        </w:r>
      </w:ins>
      <w:ins w:id="113" w:author="PR Preview" w:date="2024-01-01T00:00:00Z">
        <w:r>
          <w:rPr>
            <w:b/>
            <w:bCs/>
          </w:rPr>
          <w:t xml:space="preserve">sequential exchangeability</w:t>
        </w:r>
      </w:ins>
      <w:ins w:id="113" w:author="PR Preview" w:date="2024-01-01T00:00:00Z">
        <w:r>
          <w:t xml:space="preserve"> </w:t>
        </w:r>
      </w:ins>
      <w:ins w:id="113" w:author="PR Preview" w:date="2024-01-01T00:00:00Z">
        <w:r>
          <w:t xml:space="preserve">(</w:t>
        </w:r>
      </w:ins>
      <w:hyperlink w:anchor="def-seq-exchangeability">
        <w:r>
          <w:rPr>
            <w:rStyle w:val="Hyperlink"/>
          </w:rPr>
          <w:t xml:space="preserve">Definition 6</w:t>
        </w:r>
      </w:hyperlink>
      <w:ins w:id="113" w:author="PR Preview" w:date="2024-01-01T00:00:00Z">
        <w:r>
          <w:t xml:space="preserve">).</w:t>
        </w:r>
      </w:ins>
    </w:p>
    <w:p>
      <w:pPr>
        <w:pStyle w:val="Compact"/>
        <w:numPr>
          <w:ilvl w:val="0"/>
          <w:numId w:val="1025"/>
        </w:numPr>
      </w:pPr>
      <w:ins w:id="114" w:author="PR Preview" w:date="2024-01-01T00:00:00Z">
        <w:r>
          <w:t xml:space="preserve">Identification of all strategies is guaranteed by sequential exchangeability, sequential positivity, and consistency.</w:t>
        </w:r>
      </w:ins>
    </w:p>
    <w:p>
      <w:pPr>
        <w:pStyle w:val="Compact"/>
        <w:numPr>
          <w:ilvl w:val="0"/>
          <w:numId w:val="1025"/>
        </w:numPr>
      </w:pPr>
      <w:ins w:id="115" w:author="PR Preview" w:date="2024-01-01T00:00:00Z">
        <w:r>
          <w:rPr>
            <w:b/>
            <w:bCs/>
          </w:rPr>
          <w:t xml:space="preserve">Static sequential exchangeability</w:t>
        </w:r>
      </w:ins>
      <w:ins w:id="115" w:author="PR Preview" w:date="2024-01-01T00:00:00Z">
        <w:r>
          <w:t xml:space="preserve"> </w:t>
        </w:r>
      </w:ins>
      <w:ins w:id="115" w:author="PR Preview" w:date="2024-01-01T00:00:00Z">
        <w:r>
          <w:t xml:space="preserve">(</w:t>
        </w:r>
      </w:ins>
      <w:hyperlink w:anchor="def-static-seq-exchangeability">
        <w:r>
          <w:rPr>
            <w:rStyle w:val="Hyperlink"/>
          </w:rPr>
          <w:t xml:space="preserve">Definition 8</w:t>
        </w:r>
      </w:hyperlink>
      <w:ins w:id="115" w:author="PR Preview" w:date="2024-01-01T00:00:00Z">
        <w:r>
          <w:t xml:space="preserve">) is weaker</w:t>
        </w:r>
      </w:ins>
      <w:ins w:id="115" w:author="PR Preview" w:date="2024-01-01T00:00:00Z">
        <w:r>
          <w:t xml:space="preserve"> </w:t>
        </w:r>
      </w:ins>
      <w:ins w:id="115" w:author="PR Preview" w:date="2024-01-01T00:00:00Z">
        <w:r>
          <w:t xml:space="preserve">and identifies only static strategies;</w:t>
        </w:r>
      </w:ins>
      <w:ins w:id="115" w:author="PR Preview" w:date="2024-01-01T00:00:00Z">
        <w:r>
          <w:t xml:space="preserve"> </w:t>
        </w:r>
      </w:ins>
      <w:ins w:id="115" w:author="PR Preview" w:date="2024-01-01T00:00:00Z">
        <w:r>
          <w:t xml:space="preserve">SWIGs show when a diagram (e.g., Figure 19.6) supports static but not dynamic strategies.</w:t>
        </w:r>
      </w:ins>
    </w:p>
    <w:p>
      <w:pPr>
        <w:pStyle w:val="Compact"/>
        <w:numPr>
          <w:ilvl w:val="0"/>
          <w:numId w:val="1025"/>
        </w:numPr>
      </w:pPr>
      <w:ins w:id="116" w:author="PR Preview" w:date="2024-01-01T00:00:00Z">
        <w:r>
          <w:rPr>
            <w:b/>
            <w:bCs/>
          </w:rPr>
          <w:t xml:space="preserve">Time-varying confounders</w:t>
        </w:r>
      </w:ins>
      <w:ins w:id="116" w:author="PR Preview" w:date="2024-01-01T00:00:00Z">
        <w:r>
          <w:t xml:space="preserve"> </w:t>
        </w:r>
      </w:ins>
      <w:ins w:id="116" w:author="PR Preview" w:date="2024-01-01T00:00:00Z">
        <w:r>
          <w:t xml:space="preserve">are covariates</w:t>
        </w:r>
      </w:ins>
      <w:ins w:id="116" w:author="PR Preview" w:date="2024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ins w:id="116" w:author="PR Preview" w:date="2024-01-01T00:00:00Z">
        <w:r>
          <w:t xml:space="preserve"> </w:t>
        </w:r>
      </w:ins>
      <w:ins w:id="116" w:author="PR Preview" w:date="2024-01-01T00:00:00Z">
        <w:r>
          <w:t xml:space="preserve">needed at each time to block backdoor paths;</w:t>
        </w:r>
      </w:ins>
      <w:ins w:id="116" w:author="PR Preview" w:date="2024-01-01T00:00:00Z">
        <w:r>
          <w:t xml:space="preserve"> </w:t>
        </w:r>
      </w:ins>
      <w:ins w:id="116" w:author="PR Preview" w:date="2024-01-01T00:00:00Z">
        <w:r>
          <w:t xml:space="preserve">Chapter 20 explains why conventional methods may fail to adjust for them</w:t>
        </w:r>
      </w:ins>
      <w:ins w:id="116" w:author="PR Preview" w:date="2024-01-01T00:00:00Z">
        <w:r>
          <w:t xml:space="preserve"> </w:t>
        </w:r>
      </w:ins>
      <w:ins w:id="116" w:author="PR Preview" w:date="2024-01-01T00:00:00Z">
        <w:r>
          <w:t xml:space="preserve">when there is treatment-confounder feedback.</w:t>
        </w:r>
      </w:ins>
    </w:p>
    <w:bookmarkEnd w:id="97"/>
    <w:bookmarkStart w:id="10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0" w:name="refs"/>
    <w:bookmarkStart w:id="9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33" Type="http://schemas.openxmlformats.org/officeDocument/2006/relationships/image" Target="media/rId33.png"/><Relationship Id="rId47" Type="http://schemas.openxmlformats.org/officeDocument/2006/relationships/hyperlink" Target="06-graphical-representation.qmd#from-d-separation-to-independence" TargetMode="External"/><Relationship Id="rId9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06-graphical-representation.qmd#from-d-separation-to-independence" TargetMode="External"/><Relationship Id="rId9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2026-10-08T08:14:58Z</dcterms:created>
  <dcterms:modified xsi:type="dcterms:W3CDTF">2026-10-08T08:14:58Z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