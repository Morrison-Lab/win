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Chapter 19 identified sequential exchangeability as a key condition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for identifying the causal effects of time-varying treatments.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Suppose a study satisfies the strongest form of sequential exchangeability,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so the measured time-varying confounders suffice to estimate the effect of any treatment strategy.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Which confounding adjustment method should we then use?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The answer exposes a central problem for time-varying treatments: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treatment-confounder feedback</w:t>
        </w:r>
      </w:ins>
      <w:ins w:id="1" w:author="PR Preview" w:date="2024-01-01T00:00:00Z">
        <w:r>
          <w:t xml:space="preserve">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When it is present, traditional adjustment methods can be biased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even though all the information needed for valid estimation is available.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This chapter describes the structure of treatment-confounder feedback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and explains why traditional methods fail.</w:t>
        </w:r>
      </w:ins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ins w:id="3" w:author="PR Preview" w:date="2024-01-01T00:00:00Z">
        <w:r>
          <w:rPr>
            <w:b/>
            <w:bCs/>
          </w:rPr>
          <w:t xml:space="preserve">Key insight</w:t>
        </w:r>
      </w:ins>
      <w:ins w:id="3" w:author="PR Preview" w:date="2024-01-01T00:00:00Z">
        <w:r>
          <w:t xml:space="preserve">: with treatment-confounder feedback,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a time-varying confounder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is also affected by (or shares causes with) earlier treatment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3" w:author="PR Preview" w:date="2024-01-01T00:00:00Z">
        <w:r>
          <w:t xml:space="preserve">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Stratifying on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removes confounding for the later treatment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but opens a collider path that creates selection bias for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3" w:author="PR Preview" w:date="2024-01-01T00:00:00Z">
        <w:r>
          <w:t xml:space="preserve">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Not adjusting for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leaves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confounded.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Either way the estimate of a treatment-strategy effect is biased;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g-methods (Chapter 21) avoid both problems.</w:t>
        </w:r>
      </w:ins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6" w:author="PR Preview" w:date="2024-01-01T00:00:00Z">
        <w:r>
          <w:t xml:space="preserve">Return to the sequentially randomized HIV trial of Chapter 19:</w:t>
        </w:r>
      </w:ins>
    </w:p>
    <w:p>
      <w:pPr>
        <w:pStyle w:val="Compact"/>
        <w:numPr>
          <w:ilvl w:val="0"/>
          <w:numId w:val="1001"/>
        </w:numPr>
      </w:pPr>
      <w:ins w:id="7" w:author="PR Preview" w:date="2024-01-01T00:00:00Z">
        <w:r>
          <w:t xml:space="preserve">treatment</w:t>
        </w:r>
      </w:ins>
      <w:ins w:id="7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(1: treated, 0: untreated) at each month</w:t>
        </w:r>
      </w:ins>
      <w:ins w:id="7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7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8" w:author="PR Preview" w:date="2024-01-01T00:00:00Z">
        <w:r>
          <w:t xml:space="preserve">covariates</w:t>
        </w:r>
      </w:ins>
      <w:ins w:id="8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(CD4 cell count) at each month;</w:t>
        </w:r>
      </w:ins>
    </w:p>
    <w:p>
      <w:pPr>
        <w:pStyle w:val="Compact"/>
        <w:numPr>
          <w:ilvl w:val="0"/>
          <w:numId w:val="1001"/>
        </w:numPr>
      </w:pPr>
      <w:ins w:id="9" w:author="PR Preview" w:date="2024-01-01T00:00:00Z">
        <w:r>
          <w:t xml:space="preserve">an outcome</w:t>
        </w:r>
      </w:ins>
      <w:ins w:id="9" w:author="PR Preview" w:date="2024-01-01T00:00:00Z">
        <w:r>
          <w:t xml:space="preserve"> </w:t>
        </w:r>
      </w:ins>
      <m:oMath>
        <m:r>
          <m:t>Y</m:t>
        </m:r>
      </m:oMath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measuring health status at month</w:t>
        </w:r>
      </w:ins>
      <w:ins w:id="9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9" w:author="PR Preview" w:date="2024-01-01T00:00:00Z">
        <w:r>
          <w:t xml:space="preserve">.</w:t>
        </w:r>
      </w:ins>
    </w:p>
    <w:p>
      <w:pPr>
        <w:pStyle w:val="FirstParagraph"/>
      </w:pPr>
      <w:ins w:id="10" w:author="PR Preview" w:date="2024-01-01T00:00:00Z">
        <w:r>
          <w:t xml:space="preserve">The time-varying covariates</w:t>
        </w:r>
      </w:ins>
      <w:ins w:id="1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are time-varying confounders: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CD4 count</w:t>
        </w:r>
      </w:ins>
      <w:ins w:id="1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affects treatment</w:t>
        </w:r>
      </w:ins>
      <w:ins w:id="1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10" w:author="PR Preview" w:date="2024-01-01T00:00:00Z">
        <w:r>
          <w:t xml:space="preserve">.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In addition, treatment</w:t>
        </w:r>
      </w:ins>
      <w:ins w:id="1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raises future CD4 count</w:t>
        </w:r>
      </w:ins>
      <w:ins w:id="1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0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ins w:id="14" w:author="PR Preview" w:date="2024-01-01T00:00:00Z">
        <w:r>
          <w:t xml:space="preserve">Time-varying confounding can occur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rPr>
            <w:i/>
            <w:iCs/>
          </w:rPr>
          <w:t xml:space="preserve">without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treatment-confounder feedback.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In the book’s Figure 20.2, the arrows from</w:t>
        </w:r>
      </w:ins>
      <w:ins w:id="1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to</w:t>
        </w:r>
      </w:ins>
      <w:ins w:id="1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and to</w:t>
        </w:r>
      </w:ins>
      <w:ins w:id="14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k</m:t>
            </m:r>
          </m:sub>
        </m:sSub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are deleted:</w:t>
        </w:r>
      </w:ins>
      <w:ins w:id="1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still confounds the effect of</w:t>
        </w:r>
      </w:ins>
      <w:ins w:id="1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14" w:author="PR Preview" w:date="2024-01-01T00:00:00Z">
        <w:r>
          <w:t xml:space="preserve">,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but it is not affected by prior treatment.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There is time-varying confounding but no feedback.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ins w:id="1017" w:author="PR Preview" w:date="2024-01-01T00:00:00Z">
        <w:r>
          <w:t xml:space="preserve">The smallest diagram that shows treatment-confounder feedback in a two-time-point</w:t>
        </w:r>
      </w:ins>
      <w:ins w:id="1017" w:author="PR Preview" w:date="2024-01-01T00:00:00Z">
        <w:r>
          <w:t xml:space="preserve"> </w:t>
        </w:r>
      </w:ins>
      <w:ins w:id="1017" w:author="PR Preview" w:date="2024-01-01T00:00:00Z">
        <w:r>
          <w:t xml:space="preserve">sequentially randomized trial is the book’s Figure 20.3.</w:t>
        </w:r>
      </w:ins>
      <w:ins w:id="1017" w:author="PR Preview" w:date="2024-01-01T00:00:00Z">
        <w:r>
          <w:t xml:space="preserve"> </w:t>
        </w:r>
      </w:ins>
      <w:ins w:id="1017" w:author="PR Preview" w:date="2024-01-01T00:00:00Z">
        <w:r>
          <w:t xml:space="preserve">Its arrows include, among others,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019" w:author="PR Preview" w:date="2024-01-01T00:00:00Z">
        <w:r>
          <w:t xml:space="preserve">It makes four simplifications relative to Figure 20.1:</w:t>
        </w:r>
      </w:ins>
    </w:p>
    <w:p>
      <w:pPr>
        <w:pStyle w:val="Compact"/>
        <w:numPr>
          <w:ilvl w:val="0"/>
          <w:numId w:val="1002"/>
        </w:numPr>
      </w:pPr>
      <w:ins w:id="1020" w:author="PR Preview" w:date="2024-01-01T00:00:00Z">
        <w:r>
          <w:t xml:space="preserve">no baseline node</w:t>
        </w:r>
      </w:ins>
      <w:ins w:id="102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0</m:t>
            </m:r>
          </m:sub>
        </m:sSub>
      </m:oMath>
      <w:ins w:id="1020" w:author="PR Preview" w:date="2024-01-01T00:00:00Z">
        <w:r>
          <w:t xml:space="preserve">:</w:t>
        </w:r>
      </w:ins>
      <w:ins w:id="102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020" w:author="PR Preview" w:date="2024-01-01T00:00:00Z">
        <w:r>
          <w:t xml:space="preserve"> </w:t>
        </w:r>
      </w:ins>
      <w:ins w:id="1020" w:author="PR Preview" w:date="2024-01-01T00:00:00Z">
        <w:r>
          <w:t xml:space="preserve">is marginally randomized and</w:t>
        </w:r>
      </w:ins>
      <w:ins w:id="102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020" w:author="PR Preview" w:date="2024-01-01T00:00:00Z">
        <w:r>
          <w:t xml:space="preserve"> </w:t>
        </w:r>
      </w:ins>
      <w:ins w:id="1020" w:author="PR Preview" w:date="2024-01-01T00:00:00Z">
        <w:r>
          <w:t xml:space="preserve">is randomized conditional on</w:t>
        </w:r>
      </w:ins>
      <w:ins w:id="102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20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1021" w:author="PR Preview" w:date="2024-01-01T00:00:00Z">
        <w:r>
          <w:t xml:space="preserve">no unmeasured</w:t>
        </w:r>
      </w:ins>
      <w:ins w:id="1021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0</m:t>
            </m:r>
          </m:sub>
        </m:sSub>
      </m:oMath>
      <w:ins w:id="1021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1022" w:author="PR Preview" w:date="2024-01-01T00:00:00Z">
        <w:r>
          <w:t xml:space="preserve">no arrow</w:t>
        </w:r>
      </w:ins>
      <w:ins w:id="1022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ins w:id="1022" w:author="PR Preview" w:date="2024-01-01T00:00:00Z">
        <w:r>
          <w:t xml:space="preserve">: treatment at time 1 is assigned using</w:t>
        </w:r>
      </w:ins>
      <w:ins w:id="102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22" w:author="PR Preview" w:date="2024-01-01T00:00:00Z">
        <w:r>
          <w:t xml:space="preserve"> </w:t>
        </w:r>
      </w:ins>
      <w:ins w:id="1022" w:author="PR Preview" w:date="2024-01-01T00:00:00Z">
        <w:r>
          <w:t xml:space="preserve">only;</w:t>
        </w:r>
      </w:ins>
    </w:p>
    <w:p>
      <w:pPr>
        <w:pStyle w:val="Compact"/>
        <w:numPr>
          <w:ilvl w:val="0"/>
          <w:numId w:val="1002"/>
        </w:numPr>
      </w:pPr>
      <w:ins w:id="1023" w:author="PR Preview" w:date="2024-01-01T00:00:00Z">
        <w:r>
          <w:t xml:space="preserve">no arrows from</w:t>
        </w:r>
      </w:ins>
      <w:ins w:id="102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023" w:author="PR Preview" w:date="2024-01-01T00:00:00Z">
        <w:r>
          <w:t xml:space="preserve">,</w:t>
        </w:r>
      </w:ins>
      <w:ins w:id="102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23" w:author="PR Preview" w:date="2024-01-01T00:00:00Z">
        <w:r>
          <w:t xml:space="preserve">, or</w:t>
        </w:r>
      </w:ins>
      <w:ins w:id="102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023" w:author="PR Preview" w:date="2024-01-01T00:00:00Z">
        <w:r>
          <w:t xml:space="preserve"> </w:t>
        </w:r>
      </w:ins>
      <w:ins w:id="1023" w:author="PR Preview" w:date="2024-01-01T00:00:00Z">
        <w:r>
          <w:t xml:space="preserve">into</w:t>
        </w:r>
      </w:ins>
      <w:ins w:id="1023" w:author="PR Preview" w:date="2024-01-01T00:00:00Z">
        <w:r>
          <w:t xml:space="preserve"> </w:t>
        </w:r>
      </w:ins>
      <m:oMath>
        <m:r>
          <m:t>Y</m:t>
        </m:r>
      </m:oMath>
      <w:ins w:id="1023" w:author="PR Preview" w:date="2024-01-01T00:00:00Z">
        <w:r>
          <w:t xml:space="preserve">: the</w:t>
        </w:r>
      </w:ins>
      <w:ins w:id="1023" w:author="PR Preview" w:date="2024-01-01T00:00:00Z">
        <w:r>
          <w:t xml:space="preserve"> </w:t>
        </w:r>
      </w:ins>
      <w:ins w:id="1023" w:author="PR Preview" w:date="2024-01-01T00:00:00Z">
        <w:r>
          <w:rPr>
            <w:b/>
            <w:bCs/>
          </w:rPr>
          <w:t xml:space="preserve">sharp null</w:t>
        </w:r>
      </w:ins>
      <w:ins w:id="1023" w:author="PR Preview" w:date="2024-01-01T00:00:00Z">
        <w:r>
          <w:t xml:space="preserve"> </w:t>
        </w:r>
      </w:ins>
      <w:ins w:id="1023" w:author="PR Preview" w:date="2024-01-01T00:00:00Z">
        <w:r>
          <w:t xml:space="preserve">holds.</w:t>
        </w:r>
      </w:ins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ins w:id="1025" w:author="PR Preview" w:date="2024-01-01T00:00:00Z">
        <w:r>
          <w:t xml:space="preserve">Because Figure 20.3 has no forward-directed path from</w:t>
        </w:r>
      </w:ins>
      <w:ins w:id="102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025" w:author="PR Preview" w:date="2024-01-01T00:00:00Z">
        <w:r>
          <w:t xml:space="preserve"> </w:t>
        </w:r>
      </w:ins>
      <w:ins w:id="1025" w:author="PR Preview" w:date="2024-01-01T00:00:00Z">
        <w:r>
          <w:t xml:space="preserve">or</w:t>
        </w:r>
      </w:ins>
      <w:ins w:id="102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025" w:author="PR Preview" w:date="2024-01-01T00:00:00Z">
        <w:r>
          <w:t xml:space="preserve"> </w:t>
        </w:r>
      </w:ins>
      <w:ins w:id="1025" w:author="PR Preview" w:date="2024-01-01T00:00:00Z">
        <w:r>
          <w:t xml:space="preserve">to</w:t>
        </w:r>
      </w:ins>
      <w:ins w:id="1025" w:author="PR Preview" w:date="2024-01-01T00:00:00Z">
        <w:r>
          <w:t xml:space="preserve"> </w:t>
        </w:r>
      </w:ins>
      <m:oMath>
        <m:r>
          <m:t>Y</m:t>
        </m:r>
      </m:oMath>
      <w:ins w:id="1025" w:author="PR Preview" w:date="2024-01-01T00:00:00Z">
        <w:r>
          <w:t xml:space="preserve">,</w:t>
        </w:r>
      </w:ins>
      <w:ins w:id="1025" w:author="PR Preview" w:date="2024-01-01T00:00:00Z">
        <w:r>
          <w:t xml:space="preserve"> </w:t>
        </w:r>
      </w:ins>
      <w:ins w:id="1025" w:author="PR Preview" w:date="2024-01-01T00:00:00Z">
        <w:r>
          <w:t xml:space="preserve">the true average causal effect of</w:t>
        </w:r>
      </w:ins>
      <w:ins w:id="1025" w:author="PR Preview" w:date="2024-01-01T00:00:00Z">
        <w:r>
          <w:t xml:space="preserve"> </w:t>
        </w:r>
      </w:ins>
      <w:ins w:id="1025" w:author="PR Preview" w:date="2024-01-01T00:00:00Z">
        <w:r>
          <w:t xml:space="preserve">“always treat”</w:t>
        </w:r>
      </w:ins>
      <w:ins w:id="1025" w:author="PR Preview" w:date="2024-01-01T00:00:00Z">
        <w:r>
          <w:t xml:space="preserve"> </w:t>
        </w:r>
      </w:ins>
      <w:ins w:id="1025" w:author="PR Preview" w:date="2024-01-01T00:00:00Z">
        <w:r>
          <w:t xml:space="preserve">versus</w:t>
        </w:r>
      </w:ins>
      <w:ins w:id="1025" w:author="PR Preview" w:date="2024-01-01T00:00:00Z">
        <w:r>
          <w:t xml:space="preserve"> </w:t>
        </w:r>
      </w:ins>
      <w:ins w:id="1025" w:author="PR Preview" w:date="2024-01-01T00:00:00Z">
        <w:r>
          <w:t xml:space="preserve">“never treat”</w:t>
        </w:r>
      </w:ins>
      <w:ins w:id="1025" w:author="PR Preview" w:date="2024-01-01T00:00:00Z">
        <w:r>
          <w:t xml:space="preserve"> </w:t>
        </w:r>
      </w:ins>
      <w:ins w:id="1025" w:author="PR Preview" w:date="2024-01-01T00:00:00Z">
        <w:r>
          <w:t xml:space="preserve">is zero: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027" w:author="PR Preview" w:date="2024-01-01T00:00:00Z">
        <w:r>
          <w:t xml:space="preserve">There are no arrows from the unmeasured</w:t>
        </w:r>
      </w:ins>
      <w:ins w:id="1027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</m:oMath>
      <w:ins w:id="1027" w:author="PR Preview" w:date="2024-01-01T00:00:00Z">
        <w:r>
          <w:t xml:space="preserve"> </w:t>
        </w:r>
      </w:ins>
      <w:ins w:id="1027" w:author="PR Preview" w:date="2024-01-01T00:00:00Z">
        <w:r>
          <w:t xml:space="preserve">into the treatments,</w:t>
        </w:r>
      </w:ins>
      <w:ins w:id="1027" w:author="PR Preview" w:date="2024-01-01T00:00:00Z">
        <w:r>
          <w:t xml:space="preserve"> </w:t>
        </w:r>
      </w:ins>
      <w:ins w:id="1027" w:author="PR Preview" w:date="2024-01-01T00:00:00Z">
        <w:r>
          <w:t xml:space="preserve">so Figure 20.3 can represent a sequentially randomized trial</w:t>
        </w:r>
      </w:ins>
      <w:ins w:id="1027" w:author="PR Preview" w:date="2024-01-01T00:00:00Z">
        <w:r>
          <w:t xml:space="preserve"> </w:t>
        </w:r>
      </w:ins>
      <w:ins w:id="1027" w:author="PR Preview" w:date="2024-01-01T00:00:00Z">
        <w:r>
          <w:t xml:space="preserve">(or an observational study with no unmeasured confounding),</w:t>
        </w:r>
      </w:ins>
      <w:ins w:id="1027" w:author="PR Preview" w:date="2024-01-01T00:00:00Z">
        <w:r>
          <w:t xml:space="preserve"> </w:t>
        </w:r>
      </w:ins>
      <w:ins w:id="1027" w:author="PR Preview" w:date="2024-01-01T00:00:00Z">
        <w:r>
          <w:t xml:space="preserve">and Chapter 19’s results say the observed data on</w:t>
        </w:r>
      </w:ins>
      <w:ins w:id="1027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027" w:author="PR Preview" w:date="2024-01-01T00:00:00Z">
        <w:r>
          <w:t xml:space="preserve"> </w:t>
        </w:r>
      </w:ins>
      <w:ins w:id="1027" w:author="PR Preview" w:date="2024-01-01T00:00:00Z">
        <w:r>
          <w:t xml:space="preserve">should identify this effect as 0.</w:t>
        </w:r>
      </w:ins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ins w:id="30" w:author="PR Preview" w:date="2024-01-01T00:00:00Z">
        <w:r>
          <w:t xml:space="preserve">The same problem arises when the time-varying confounder is not affected by prior treatment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but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rPr>
            <w:b/>
            <w:bCs/>
          </w:rPr>
          <w:t xml:space="preserve">shares a cause</w:t>
        </w:r>
      </w:ins>
      <w:ins w:id="30" w:author="PR Preview" w:date="2024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0</m:t>
            </m:r>
          </m:sub>
        </m:sSub>
      </m:oMath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with it (the book’s Figure 20.4, a subset of Figure 19.4).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Its arrows include, among others,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2" w:author="PR Preview" w:date="2024-01-01T00:00:00Z">
        <w:r>
          <w:t xml:space="preserve">Figure 20.4 represents an observational study.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The book refers to both Figures 20.3 and 20.4 (and 19.2 and 19.4)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as examples of treatment-confounder feedback.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35" w:author="PR Preview" w:date="2024-01-01T00:00:00Z">
        <w:r>
          <w:t xml:space="preserve">A hypothetical sequentially randomized trial with 32,000 individuals with HIV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and two time points</w:t>
        </w:r>
      </w:ins>
      <w:ins w:id="35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(full adherence, no loss to follow-up):</w:t>
        </w:r>
      </w:ins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is randomly assigned at baseline with probability 0.5;</w:t>
        </w:r>
      </w:ins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is randomly assigned at month 1 with probability 0.4 if</w:t>
        </w:r>
      </w:ins>
      <w:ins w:id="37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(high CD4)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and 0.8 if</w:t>
        </w:r>
      </w:ins>
      <w:ins w:id="37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(low CD4);</w:t>
        </w:r>
      </w:ins>
    </w:p>
    <w:p>
      <w:pPr>
        <w:pStyle w:val="Compact"/>
        <w:numPr>
          <w:ilvl w:val="0"/>
          <w:numId w:val="1003"/>
        </w:numPr>
      </w:pPr>
      <w:ins w:id="38" w:author="PR Preview" w:date="2024-01-01T00:00:00Z">
        <w:r>
          <w:t xml:space="preserve">the outcome</w:t>
        </w:r>
      </w:ins>
      <w:ins w:id="38" w:author="PR Preview" w:date="2024-01-01T00:00:00Z">
        <w:r>
          <w:t xml:space="preserve"> </w:t>
        </w:r>
      </w:ins>
      <m:oMath>
        <m:r>
          <m:t>Y</m:t>
        </m:r>
      </m:oMath>
      <w:ins w:id="38" w:author="PR Preview" w:date="2024-01-01T00:00:00Z">
        <w:r>
          <w:t xml:space="preserve">, measured at the end of follow-up, is a health score (higher is better).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ins w:id="39" w:author="PR Preview" w:date="2024-01-01T00:00:00Z">
        <w:r>
          <w:t xml:space="preserve">The design probabilities can be read back from the table.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Within</w:t>
        </w:r>
      </w:ins>
      <w:ins w:id="39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39" w:author="PR Preview" w:date="2024-01-01T00:00:00Z">
        <w:r>
          <w:t xml:space="preserve">:</w:t>
        </w:r>
      </w:ins>
      <w:ins w:id="39" w:author="PR Preview" w:date="2024-01-01T00:00:00Z">
        <w:r>
          <w:t xml:space="preserve"> </w:t>
        </w:r>
      </w:ins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and</w:t>
        </w:r>
      </w:ins>
      <w:ins w:id="39" w:author="PR Preview" w:date="2024-01-01T00:00:00Z">
        <w:r>
          <w:t xml:space="preserve"> </w:t>
        </w:r>
      </w:ins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ins w:id="39" w:author="PR Preview" w:date="2024-01-01T00:00:00Z">
        <w:r>
          <w:t xml:space="preserve">.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Within</w:t>
        </w:r>
      </w:ins>
      <w:ins w:id="39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39" w:author="PR Preview" w:date="2024-01-01T00:00:00Z">
        <w:r>
          <w:t xml:space="preserve">:</w:t>
        </w:r>
      </w:ins>
      <w:ins w:id="39" w:author="PR Preview" w:date="2024-01-01T00:00:00Z">
        <w:r>
          <w:t xml:space="preserve"> </w:t>
        </w:r>
      </w:ins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and</w:t>
        </w:r>
      </w:ins>
      <w:ins w:id="39" w:author="PR Preview" w:date="2024-01-01T00:00:00Z">
        <w:r>
          <w:t xml:space="preserve"> </w:t>
        </w:r>
      </w:ins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ins w:id="39" w:author="PR Preview" w:date="2024-01-01T00:00:00Z">
        <w:r>
          <w:t xml:space="preserve">.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Also,</w:t>
        </w:r>
      </w:ins>
      <w:ins w:id="39" w:author="PR Preview" w:date="2024-01-01T00:00:00Z">
        <w:r>
          <w:t xml:space="preserve"> </w:t>
        </w:r>
      </w:ins>
      <m:oMath>
        <m:r>
          <m:t>16</m:t>
        </m:r>
        <m:r>
          <m:rPr>
            <m:sty m:val="p"/>
          </m:rPr>
          <m:t>,</m:t>
        </m:r>
        <m:r>
          <m:t>000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of the</w:t>
        </w:r>
      </w:ins>
      <w:ins w:id="39" w:author="PR Preview" w:date="2024-01-01T00:00:00Z">
        <w:r>
          <w:t xml:space="preserve"> </w:t>
        </w:r>
      </w:ins>
      <m:oMath>
        <m:r>
          <m:t>32</m:t>
        </m:r>
        <m:r>
          <m:rPr>
            <m:sty m:val="p"/>
          </m:rPr>
          <m:t>,</m:t>
        </m:r>
        <m:r>
          <m:t>000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individuals have</w:t>
        </w:r>
      </w:ins>
      <w:ins w:id="39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39" w:author="PR Preview" w:date="2024-01-01T00:00:00Z">
        <w:r>
          <w:t xml:space="preserve">, matching probability 0.5.</w:t>
        </w:r>
      </w:ins>
    </w:p>
    <w:p>
      <w:pPr>
        <w:pStyle w:val="BodyText"/>
      </w:pPr>
      <w:ins w:id="40" w:author="PR Preview" w:date="2024-01-01T00:00:00Z">
        <w:r>
          <w:t xml:space="preserve">The identifiability conditions hold by design: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there are no confounders for</w:t>
        </w:r>
      </w:ins>
      <w:ins w:id="4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40" w:author="PR Preview" w:date="2024-01-01T00:00:00Z">
        <w:r>
          <w:t xml:space="preserve">,</w:t>
        </w:r>
      </w:ins>
      <w:ins w:id="4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is the only confounder for</w:t>
        </w:r>
      </w:ins>
      <w:ins w:id="4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(so sequential exchangeability holds given</w:t>
        </w:r>
      </w:ins>
      <w:ins w:id="4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40" w:author="PR Preview" w:date="2024-01-01T00:00:00Z">
        <w:r>
          <w:t xml:space="preserve">),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and positivity holds because no row of the table is empty.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If treatment at later times</w:t>
        </w:r>
      </w:ins>
      <w:ins w:id="40" w:author="PR Preview" w:date="2024-01-01T00:00:00Z">
        <w:r>
          <w:t xml:space="preserve"> </w:t>
        </w:r>
      </w:ins>
      <m:oMath>
        <m:r>
          <m:t>k</m:t>
        </m:r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were also affected by</w:t>
        </w:r>
      </w:ins>
      <w:ins w:id="4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40" w:author="PR Preview" w:date="2024-01-01T00:00:00Z">
        <w:r>
          <w:t xml:space="preserve">,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then</w:t>
        </w:r>
      </w:ins>
      <w:ins w:id="4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would be a time-varying confounder too.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Random variability is ignored throughout.</w:t>
        </w:r>
      </w:ins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ins w:id="1043" w:author="PR Preview" w:date="2024-01-01T00:00:00Z">
        <w:r>
          <w:rPr>
            <w:b/>
            <w:bCs/>
          </w:rPr>
          <w:t xml:space="preserve">Effect of</w:t>
        </w:r>
      </w:ins>
      <w:ins w:id="1043" w:author="PR Preview" w:date="2024-01-01T00:00:00Z">
        <w:r>
          <w:rPr>
            <w:b/>
            <w:bCs/>
          </w:rP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043" w:author="PR Preview" w:date="2024-01-01T00:00:00Z">
        <w:r>
          <w:rPr>
            <w:b/>
            <w:bCs/>
          </w:rPr>
          <w:t xml:space="preserve">.</w:t>
        </w:r>
      </w:ins>
      <w:ins w:id="1043" w:author="PR Preview" w:date="2024-01-01T00:00:00Z">
        <w:r>
          <w:t xml:space="preserve"> </w:t>
        </w:r>
      </w:ins>
      <w:ins w:id="1043" w:author="PR Preview" w:date="2024-01-01T00:00:00Z">
        <w:r>
          <w:t xml:space="preserve">In every stratum of</w:t>
        </w:r>
      </w:ins>
      <w:ins w:id="1043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1043" w:author="PR Preview" w:date="2024-01-01T00:00:00Z">
        <w:r>
          <w:t xml:space="preserve">, the mean outcome is the same for</w:t>
        </w:r>
      </w:ins>
      <w:ins w:id="104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1043" w:author="PR Preview" w:date="2024-01-01T00:00:00Z">
        <w:r>
          <w:t xml:space="preserve"> </w:t>
        </w:r>
      </w:ins>
      <w:ins w:id="1043" w:author="PR Preview" w:date="2024-01-01T00:00:00Z">
        <w:r>
          <w:t xml:space="preserve">and</w:t>
        </w:r>
      </w:ins>
      <w:ins w:id="104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043" w:author="PR Preview" w:date="2024-01-01T00:00:00Z">
        <w:r>
          <w:t xml:space="preserve"> </w:t>
        </w:r>
      </w:ins>
      <w:ins w:id="1043" w:author="PR Preview" w:date="2024-01-01T00:00:00Z">
        <w:r>
          <w:t xml:space="preserve">(rows 1 vs 2, 3 vs 4, 5 vs 6, 7 vs 8).</w:t>
        </w:r>
      </w:ins>
      <w:ins w:id="1043" w:author="PR Preview" w:date="2024-01-01T00:00:00Z">
        <w:r>
          <w:t xml:space="preserve"> </w:t>
        </w:r>
      </w:ins>
      <w:ins w:id="1043" w:author="PR Preview" w:date="2024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45" w:author="PR Preview" w:date="2024-01-01T00:00:00Z">
        <w:r>
          <w:t xml:space="preserve">and because the identifiability conditions hold this equals</w:t>
        </w:r>
      </w:ins>
      <w:ins w:id="45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ins w:id="45" w:author="PR Preview" w:date="2024-01-01T00:00:00Z">
        <w:r>
          <w:t xml:space="preserve">.</w:t>
        </w:r>
      </w:ins>
    </w:p>
    <w:p>
      <w:ins w:id="46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47" w:author="PR Preview" w:date="2024-01-01T00:00:00Z">
        <w:r>
          <w:rPr>
            <w:b/>
            <w:bCs/>
          </w:rPr>
          <w:t xml:space="preserve">Effect of</w:t>
        </w:r>
      </w:ins>
      <w:ins w:id="47" w:author="PR Preview" w:date="2024-01-01T00:00:00Z">
        <w:r>
          <w:rPr>
            <w:b/>
            <w:bCs/>
          </w:rP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47" w:author="PR Preview" w:date="2024-01-01T00:00:00Z">
        <w:r>
          <w:rPr>
            <w:b/>
            <w:bCs/>
          </w:rPr>
          <w:t xml:space="preserve">.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Because</w:t>
        </w:r>
      </w:ins>
      <w:ins w:id="47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is randomized,</w:t>
        </w:r>
      </w:ins>
      <w:ins w:id="47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estimates</w:t>
        </w:r>
      </w:ins>
      <w:ins w:id="47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47" w:author="PR Preview" w:date="2024-01-01T00:00:00Z">
        <w:r>
          <w:t xml:space="preserve">.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Averaging rows 1-4 (16,000 individuals with</w:t>
        </w:r>
      </w:ins>
      <w:ins w:id="47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47" w:author="PR Preview" w:date="2024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49" w:author="PR Preview" w:date="2024-01-01T00:00:00Z">
        <w:r>
          <w:t xml:space="preserve">Averaging rows 5-8 (16,000 individuals with</w:t>
        </w:r>
      </w:ins>
      <w:ins w:id="49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49" w:author="PR Preview" w:date="2024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1" w:author="PR Preview" w:date="2024-01-01T00:00:00Z">
        <w:r>
          <w:t xml:space="preserve">So the average causal effect of</w:t>
        </w:r>
      </w:ins>
      <w:ins w:id="51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is</w:t>
        </w:r>
      </w:ins>
      <w:ins w:id="51" w:author="PR Preview" w:date="2024-01-01T00:00:00Z">
        <w:r>
          <w:t xml:space="preserve"> </w:t>
        </w:r>
      </w:ins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ins w:id="51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ins w:id="54" w:author="PR Preview" w:date="2024-01-01T00:00:00Z">
        <w:r>
          <w:t xml:space="preserve">Since the effects of</w:t>
        </w:r>
      </w:ins>
      <w:ins w:id="5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and</w:t>
        </w:r>
      </w:ins>
      <w:ins w:id="5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are each null,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the g-null theorem implies</w:t>
        </w:r>
      </w:ins>
      <w:ins w:id="54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ins w:id="54" w:author="PR Preview" w:date="2024-01-01T00:00:00Z">
        <w:r>
          <w:t xml:space="preserve">.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Do conventional analyses recover this?</w:t>
        </w:r>
      </w:ins>
    </w:p>
    <w:p>
      <w:pPr>
        <w:pStyle w:val="BodyText"/>
      </w:pPr>
      <w:ins w:id="55" w:author="PR Preview" w:date="2024-01-01T00:00:00Z">
        <w:r>
          <w:rPr>
            <w:b/>
            <w:bCs/>
          </w:rPr>
          <w:t xml:space="preserve">Analysis 1: no adjustment for</w:t>
        </w:r>
      </w:ins>
      <w:ins w:id="55" w:author="PR Preview" w:date="2024-01-01T00:00:00Z">
        <w:r>
          <w:rPr>
            <w:b/>
            <w:bCs/>
          </w:rP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55" w:author="PR Preview" w:date="2024-01-01T00:00:00Z">
        <w:r>
          <w:rPr>
            <w:b/>
            <w:bCs/>
          </w:rPr>
          <w:t xml:space="preserve">.</w:t>
        </w:r>
      </w:ins>
      <w:ins w:id="55" w:author="PR Preview" w:date="2024-01-01T00:00:00Z">
        <w:r>
          <w:t xml:space="preserve"> </w:t>
        </w:r>
      </w:ins>
      <w:ins w:id="55" w:author="PR Preview" w:date="2024-01-01T00:00:00Z">
        <w:r>
          <w:t xml:space="preserve">Compare the 9600 individuals treated at both times (rows 6 and 8)</w:t>
        </w:r>
      </w:ins>
      <w:ins w:id="55" w:author="PR Preview" w:date="2024-01-01T00:00:00Z">
        <w:r>
          <w:t xml:space="preserve"> </w:t>
        </w:r>
      </w:ins>
      <w:ins w:id="55" w:author="PR Preview" w:date="2024-01-01T00:00:00Z">
        <w:r>
          <w:t xml:space="preserve">with the 4800 untreated at both times (rows 1 and 3):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7" w:author="PR Preview" w:date="2024-01-01T00:00:00Z">
        <w:r>
          <w:t xml:space="preserve">The difference</w:t>
        </w:r>
      </w:ins>
      <w:ins w:id="57" w:author="PR Preview" w:date="2024-01-01T00:00:00Z">
        <w:r>
          <w:t xml:space="preserve"> </w:t>
        </w:r>
      </w:ins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is non-null,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because</w:t>
        </w:r>
      </w:ins>
      <w:ins w:id="57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is not a valid estimator of</w:t>
        </w:r>
      </w:ins>
      <w:ins w:id="57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ins w:id="57" w:author="PR Preview" w:date="2024-01-01T00:00:00Z">
        <w:r>
          <w:t xml:space="preserve">: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adjustment for the confounder</w:t>
        </w:r>
      </w:ins>
      <w:ins w:id="57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is needed.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59" w:author="PR Preview" w:date="2024-01-01T00:00:00Z">
        <w:r>
          <w:rPr>
            <w:b/>
            <w:bCs/>
          </w:rPr>
          <w:t xml:space="preserve">Analysis 2: stratification on</w:t>
        </w:r>
      </w:ins>
      <w:ins w:id="59" w:author="PR Preview" w:date="2024-01-01T00:00:00Z">
        <w:r>
          <w:rPr>
            <w:b/>
            <w:bCs/>
          </w:rP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59" w:author="PR Preview" w:date="2024-01-01T00:00:00Z">
        <w:r>
          <w:rPr>
            <w:b/>
            <w:bCs/>
          </w:rPr>
          <w:t xml:space="preserve">.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Within</w:t>
        </w:r>
      </w:ins>
      <w:ins w:id="59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59" w:author="PR Preview" w:date="2024-01-01T00:00:00Z">
        <w:r>
          <w:t xml:space="preserve">, compare treated at both times (row 6) with untreated at both times (row 1):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61" w:author="PR Preview" w:date="2024-01-01T00:00:00Z">
        <w:r>
          <w:t xml:space="preserve">Within</w:t>
        </w:r>
      </w:ins>
      <w:ins w:id="61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(rows 8 and 3):</w:t>
        </w:r>
      </w:ins>
      <w:ins w:id="61" w:author="PR Preview" w:date="2024-01-01T00:00:00Z">
        <w:r>
          <w:t xml:space="preserve"> </w:t>
        </w:r>
      </w:ins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ins w:id="61" w:author="PR Preview" w:date="2024-01-01T00:00:00Z">
        <w:r>
          <w:t xml:space="preserve">.</w:t>
        </w:r>
      </w:ins>
    </w:p>
    <w:p>
      <w:pPr>
        <w:pStyle w:val="BodyText"/>
      </w:pPr>
      <w:ins w:id="62" w:author="PR Preview" w:date="2024-01-01T00:00:00Z">
        <w:r>
          <w:t xml:space="preserve">The analysis adjusted for the confounder also gives the wrong answer.</w:t>
        </w:r>
      </w:ins>
    </w:p>
    <w:p>
      <w:pPr>
        <w:pStyle w:val="BodyText"/>
      </w:pPr>
      <w:ins w:id="63" w:author="PR Preview" w:date="2024-01-01T00:00:00Z">
        <w:r>
          <w:t xml:space="preserve">Because the stratum-specific difference is</w:t>
        </w:r>
      </w:ins>
      <w:ins w:id="63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8</m:t>
        </m:r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in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rPr>
            <w:i/>
            <w:iCs/>
          </w:rPr>
          <w:t xml:space="preserve">both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strata of</w:t>
        </w:r>
      </w:ins>
      <w:ins w:id="6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63" w:author="PR Preview" w:date="2024-01-01T00:00:00Z">
        <w:r>
          <w:t xml:space="preserve">,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no weighted average of the stratum-specific differences can equal the correct value 0.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This estimate reflects the bias of traditional methods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when there is treatment-confounder feedback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(Hernán and Robins 2020, 271)</w:t>
        </w:r>
      </w:ins>
      <w:ins w:id="63" w:author="PR Preview" w:date="2024-01-01T00:00:00Z">
        <w:r>
          <w:t xml:space="preserve">.</w:t>
        </w:r>
      </w:ins>
    </w:p>
    <w:p>
      <w:pPr>
        <w:pStyle w:val="BodyText"/>
      </w:pPr>
      <w:ins w:id="64" w:author="PR Preview" w:date="2024-01-01T00:00:00Z">
        <w:r>
          <w:rPr>
            <w:b/>
            <w:bCs/>
          </w:rPr>
          <w:t xml:space="preserve">Preview of Chapter 21.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The correct answer can be recovered from the same table by the g-formula,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which standardizes over the distribution of</w:t>
        </w:r>
      </w:ins>
      <w:ins w:id="6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rPr>
            <w:i/>
            <w:iCs/>
          </w:rPr>
          <w:t xml:space="preserve">given</w:t>
        </w:r>
      </w:ins>
      <w:ins w:id="6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rather than conditioning on</w:t>
        </w:r>
      </w:ins>
      <w:ins w:id="6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64" w:author="PR Preview" w:date="2024-01-01T00:00:00Z">
        <w:r>
          <w:t xml:space="preserve">.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From Table 20.1,</w:t>
        </w:r>
      </w:ins>
      <w:ins w:id="64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and</w:t>
        </w:r>
      </w:ins>
      <w:ins w:id="64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ins w:id="64" w:author="PR Preview" w:date="2024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6" w:author="PR Preview" w:date="2024-01-01T00:00:00Z">
        <w:r>
          <w:t xml:space="preserve">and the difference is</w:t>
        </w:r>
      </w:ins>
      <w:ins w:id="66" w:author="PR Preview" w:date="2024-01-01T00:00:00Z">
        <w:r>
          <w:t xml:space="preserve"> </w:t>
        </w:r>
      </w:ins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ins w:id="66" w:author="PR Preview" w:date="2024-01-01T00:00:00Z">
        <w:r>
          <w:t xml:space="preserve">, as it should be.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Chapter 21 develops this computation.</w:t>
        </w:r>
      </w:ins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1069" w:author="PR Preview" w:date="2024-01-01T00:00:00Z">
        <w:r>
          <w:t xml:space="preserve">All three identifiability conditions hold in Table 20.1;</w:t>
        </w:r>
      </w:ins>
      <w:ins w:id="1069" w:author="PR Preview" w:date="2024-01-01T00:00:00Z">
        <w:r>
          <w:t xml:space="preserve"> </w:t>
        </w:r>
      </w:ins>
      <w:ins w:id="1069" w:author="PR Preview" w:date="2024-01-01T00:00:00Z">
        <w:r>
          <w:t xml:space="preserve">the unmeasured</w:t>
        </w:r>
      </w:ins>
      <w:ins w:id="1069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</m:oMath>
      <w:ins w:id="1069" w:author="PR Preview" w:date="2024-01-01T00:00:00Z">
        <w:r>
          <w:t xml:space="preserve"> </w:t>
        </w:r>
      </w:ins>
      <w:ins w:id="1069" w:author="PR Preview" w:date="2024-01-01T00:00:00Z">
        <w:r>
          <w:t xml:space="preserve">(immunosuppression level) is not needed</w:t>
        </w:r>
      </w:ins>
      <w:ins w:id="1069" w:author="PR Preview" w:date="2024-01-01T00:00:00Z">
        <w:r>
          <w:t xml:space="preserve"> </w:t>
        </w:r>
      </w:ins>
      <w:ins w:id="1069" w:author="PR Preview" w:date="2024-01-01T00:00:00Z">
        <w:r>
          <w:t xml:space="preserve">because we have data on</w:t>
        </w:r>
      </w:ins>
      <w:ins w:id="1069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69" w:author="PR Preview" w:date="2024-01-01T00:00:00Z">
        <w:r>
          <w:t xml:space="preserve">.</w:t>
        </w:r>
      </w:ins>
      <w:ins w:id="1069" w:author="PR Preview" w:date="2024-01-01T00:00:00Z">
        <w:r>
          <w:t xml:space="preserve"> </w:t>
        </w:r>
      </w:ins>
      <w:ins w:id="1069" w:author="PR Preview" w:date="2024-01-01T00:00:00Z">
        <w:r>
          <w:t xml:space="preserve">Yet neither analysis gave the correct answer.</w:t>
        </w:r>
      </w:ins>
      <w:ins w:id="1069" w:author="PR Preview" w:date="2024-01-01T00:00:00Z">
        <w:r>
          <w:t xml:space="preserve"> </w:t>
        </w:r>
      </w:ins>
      <w:ins w:id="1069" w:author="PR Preview" w:date="2024-01-01T00:00:00Z">
        <w:r>
          <w:t xml:space="preserve">The problem is the</w:t>
        </w:r>
      </w:ins>
      <w:ins w:id="1069" w:author="PR Preview" w:date="2024-01-01T00:00:00Z">
        <w:r>
          <w:t xml:space="preserve"> </w:t>
        </w:r>
      </w:ins>
      <w:ins w:id="1069" w:author="PR Preview" w:date="2024-01-01T00:00:00Z">
        <w:r>
          <w:rPr>
            <w:b/>
            <w:bCs/>
          </w:rPr>
          <w:t xml:space="preserve">adjustment method</w:t>
        </w:r>
      </w:ins>
      <w:ins w:id="1069" w:author="PR Preview" w:date="2024-01-01T00:00:00Z">
        <w:r>
          <w:t xml:space="preserve">: stratification cannot handle treatment-confounder feedback.</w:t>
        </w:r>
      </w:ins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ins w:id="1072" w:author="PR Preview" w:date="2024-01-01T00:00:00Z">
        <w:r>
          <w:t xml:space="preserve">Stratifying on</w:t>
        </w:r>
      </w:ins>
      <w:ins w:id="107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72" w:author="PR Preview" w:date="2024-01-01T00:00:00Z">
        <w:r>
          <w:t xml:space="preserve"> </w:t>
        </w:r>
      </w:ins>
      <w:ins w:id="1072" w:author="PR Preview" w:date="2024-01-01T00:00:00Z">
        <w:r>
          <w:t xml:space="preserve">means estimating the treatment-outcome association</w:t>
        </w:r>
      </w:ins>
      <w:ins w:id="1072" w:author="PR Preview" w:date="2024-01-01T00:00:00Z">
        <w:r>
          <w:t xml:space="preserve"> </w:t>
        </w:r>
      </w:ins>
      <w:ins w:id="1072" w:author="PR Preview" w:date="2024-01-01T00:00:00Z">
        <w:r>
          <w:t xml:space="preserve">separately in the subsets</w:t>
        </w:r>
      </w:ins>
      <w:ins w:id="107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072" w:author="PR Preview" w:date="2024-01-01T00:00:00Z">
        <w:r>
          <w:t xml:space="preserve"> </w:t>
        </w:r>
      </w:ins>
      <w:ins w:id="1072" w:author="PR Preview" w:date="2024-01-01T00:00:00Z">
        <w:r>
          <w:t xml:space="preserve">(high CD4) and</w:t>
        </w:r>
      </w:ins>
      <w:ins w:id="107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1072" w:author="PR Preview" w:date="2024-01-01T00:00:00Z">
        <w:r>
          <w:t xml:space="preserve"> </w:t>
        </w:r>
      </w:ins>
      <w:ins w:id="1072" w:author="PR Preview" w:date="2024-01-01T00:00:00Z">
        <w:r>
          <w:t xml:space="preserve">(low CD4).</w:t>
        </w:r>
      </w:ins>
      <w:ins w:id="1072" w:author="PR Preview" w:date="2024-01-01T00:00:00Z">
        <w:r>
          <w:t xml:space="preserve"> </w:t>
        </w:r>
      </w:ins>
      <w:ins w:id="1072" w:author="PR Preview" w:date="2024-01-01T00:00:00Z">
        <w:r>
          <w:t xml:space="preserve">But</w:t>
        </w:r>
      </w:ins>
      <w:ins w:id="107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72" w:author="PR Preview" w:date="2024-01-01T00:00:00Z">
        <w:r>
          <w:t xml:space="preserve"> </w:t>
        </w:r>
      </w:ins>
      <w:ins w:id="1072" w:author="PR Preview" w:date="2024-01-01T00:00:00Z">
        <w:r>
          <w:t xml:space="preserve">is affected by prior treatment</w:t>
        </w:r>
      </w:ins>
      <w:ins w:id="1072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072" w:author="PR Preview" w:date="2024-01-01T00:00:00Z">
        <w:r>
          <w:t xml:space="preserve">,</w:t>
        </w:r>
      </w:ins>
      <w:ins w:id="1072" w:author="PR Preview" w:date="2024-01-01T00:00:00Z">
        <w:r>
          <w:t xml:space="preserve"> </w:t>
        </w:r>
      </w:ins>
      <w:ins w:id="1072" w:author="PR Preview" w:date="2024-01-01T00:00:00Z">
        <w:r>
          <w:t xml:space="preserve">so it is a</w:t>
        </w:r>
      </w:ins>
      <w:ins w:id="1072" w:author="PR Preview" w:date="2024-01-01T00:00:00Z">
        <w:r>
          <w:t xml:space="preserve"> </w:t>
        </w:r>
      </w:ins>
      <w:ins w:id="1072" w:author="PR Preview" w:date="2024-01-01T00:00:00Z">
        <w:r>
          <w:rPr>
            <w:b/>
            <w:bCs/>
          </w:rPr>
          <w:t xml:space="preserve">collider</w:t>
        </w:r>
      </w:ins>
      <w:ins w:id="1072" w:author="PR Preview" w:date="2024-01-01T00:00:00Z">
        <w:r>
          <w:t xml:space="preserve"> </w:t>
        </w:r>
      </w:ins>
      <w:ins w:id="1072" w:author="PR Preview" w:date="2024-01-01T00:00:00Z">
        <w:r>
          <w:t xml:space="preserve">on the path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ins w:id="1074" w:author="PR Preview" w:date="2024-01-01T00:00:00Z">
        <w:r>
          <w:t xml:space="preserve">(the book’s Figure 20.5: Figure 20.3 with</w:t>
        </w:r>
      </w:ins>
      <w:ins w:id="107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74" w:author="PR Preview" w:date="2024-01-01T00:00:00Z">
        <w:r>
          <w:t xml:space="preserve"> </w:t>
        </w:r>
      </w:ins>
      <w:ins w:id="1074" w:author="PR Preview" w:date="2024-01-01T00:00:00Z">
        <w:r>
          <w:t xml:space="preserve">conditioned on).</w:t>
        </w:r>
      </w:ins>
      <w:ins w:id="1074" w:author="PR Preview" w:date="2024-01-01T00:00:00Z">
        <w:r>
          <w:t xml:space="preserve"> </w:t>
        </w:r>
      </w:ins>
      <w:ins w:id="1074" w:author="PR Preview" w:date="2024-01-01T00:00:00Z">
        <w:r>
          <w:t xml:space="preserve">Conditioning on</w:t>
        </w:r>
      </w:ins>
      <w:ins w:id="107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74" w:author="PR Preview" w:date="2024-01-01T00:00:00Z">
        <w:r>
          <w:t xml:space="preserve"> </w:t>
        </w:r>
      </w:ins>
      <w:ins w:id="1074" w:author="PR Preview" w:date="2024-01-01T00:00:00Z">
        <w:r>
          <w:t xml:space="preserve">opens this path</w:t>
        </w:r>
      </w:ins>
      <w:ins w:id="1074" w:author="PR Preview" w:date="2024-01-01T00:00:00Z">
        <w:r>
          <w:t xml:space="preserve"> </w:t>
        </w:r>
      </w:ins>
      <w:ins w:id="1074" w:author="PR Preview" w:date="2024-01-01T00:00:00Z">
        <w:r>
          <w:t xml:space="preserve">and induces a noncausal association between</w:t>
        </w:r>
      </w:ins>
      <w:ins w:id="107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074" w:author="PR Preview" w:date="2024-01-01T00:00:00Z">
        <w:r>
          <w:t xml:space="preserve"> </w:t>
        </w:r>
      </w:ins>
      <w:ins w:id="1074" w:author="PR Preview" w:date="2024-01-01T00:00:00Z">
        <w:r>
          <w:t xml:space="preserve">and</w:t>
        </w:r>
      </w:ins>
      <w:ins w:id="1074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</m:oMath>
      <w:ins w:id="1074" w:author="PR Preview" w:date="2024-01-01T00:00:00Z">
        <w:r>
          <w:t xml:space="preserve">,</w:t>
        </w:r>
      </w:ins>
      <w:ins w:id="1074" w:author="PR Preview" w:date="2024-01-01T00:00:00Z">
        <w:r>
          <w:t xml:space="preserve"> </w:t>
        </w:r>
      </w:ins>
      <w:ins w:id="1074" w:author="PR Preview" w:date="2024-01-01T00:00:00Z">
        <w:r>
          <w:t xml:space="preserve">and hence between</w:t>
        </w:r>
      </w:ins>
      <w:ins w:id="107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074" w:author="PR Preview" w:date="2024-01-01T00:00:00Z">
        <w:r>
          <w:t xml:space="preserve"> </w:t>
        </w:r>
      </w:ins>
      <w:ins w:id="1074" w:author="PR Preview" w:date="2024-01-01T00:00:00Z">
        <w:r>
          <w:t xml:space="preserve">and</w:t>
        </w:r>
      </w:ins>
      <w:ins w:id="1074" w:author="PR Preview" w:date="2024-01-01T00:00:00Z">
        <w:r>
          <w:t xml:space="preserve"> </w:t>
        </w:r>
      </w:ins>
      <m:oMath>
        <m:r>
          <m:t>Y</m:t>
        </m:r>
      </m:oMath>
      <w:ins w:id="1074" w:author="PR Preview" w:date="2024-01-01T00:00:00Z">
        <w:r>
          <w:t xml:space="preserve">, within levels of</w:t>
        </w:r>
      </w:ins>
      <w:ins w:id="107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74" w:author="PR Preview" w:date="2024-01-01T00:00:00Z">
        <w:r>
          <w:t xml:space="preserve">.</w:t>
        </w:r>
      </w:ins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ins w:id="1078" w:author="PR Preview" w:date="2024-01-01T00:00:00Z">
        <w:r>
          <w:t xml:space="preserve">The same bias arises when the confounder shares an unmeasured cause</w:t>
        </w:r>
      </w:ins>
      <w:ins w:id="1078" w:author="PR Preview" w:date="2024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0</m:t>
            </m:r>
          </m:sub>
        </m:sSub>
      </m:oMath>
      <w:ins w:id="1078" w:author="PR Preview" w:date="2024-01-01T00:00:00Z">
        <w:r>
          <w:t xml:space="preserve"> </w:t>
        </w:r>
      </w:ins>
      <w:ins w:id="1078" w:author="PR Preview" w:date="2024-01-01T00:00:00Z">
        <w:r>
          <w:t xml:space="preserve">with prior treatment</w:t>
        </w:r>
      </w:ins>
      <w:ins w:id="1078" w:author="PR Preview" w:date="2024-01-01T00:00:00Z">
        <w:r>
          <w:t xml:space="preserve"> </w:t>
        </w:r>
      </w:ins>
      <w:ins w:id="1078" w:author="PR Preview" w:date="2024-01-01T00:00:00Z">
        <w:r>
          <w:t xml:space="preserve">(an observational study, the book’s Figure 20.6):</w:t>
        </w:r>
      </w:ins>
      <w:ins w:id="1078" w:author="PR Preview" w:date="2024-01-01T00:00:00Z">
        <w:r>
          <w:t xml:space="preserve"> </w:t>
        </w:r>
      </w:ins>
      <w:ins w:id="1078" w:author="PR Preview" w:date="2024-01-01T00:00:00Z">
        <w:r>
          <w:t xml:space="preserve">conditioning on the collider</w:t>
        </w:r>
      </w:ins>
      <w:ins w:id="1078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78" w:author="PR Preview" w:date="2024-01-01T00:00:00Z">
        <w:r>
          <w:t xml:space="preserve"> </w:t>
        </w:r>
      </w:ins>
      <w:ins w:id="1078" w:author="PR Preview" w:date="2024-01-01T00:00:00Z">
        <w:r>
          <w:t xml:space="preserve">opens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080" w:author="PR Preview" w:date="2024-01-01T00:00:00Z">
        <w:r>
          <w:t xml:space="preserve">The settings of Figures 20.3 and 20.4 cannot be distinguished using the observed data,</w:t>
        </w:r>
      </w:ins>
      <w:ins w:id="1080" w:author="PR Preview" w:date="2024-01-01T00:00:00Z">
        <w:r>
          <w:t xml:space="preserve"> </w:t>
        </w:r>
      </w:ins>
      <w:ins w:id="1080" w:author="PR Preview" w:date="2024-01-01T00:00:00Z">
        <w:r>
          <w:t xml:space="preserve">which is why both are called treatment-confounder feedback.</w:t>
        </w:r>
      </w:ins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ins w:id="83" w:author="PR Preview" w:date="2024-01-01T00:00:00Z">
        <w:r>
          <w:t xml:space="preserve">The bias is not limited to the sharp null.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With a non-null effect (the book’s Figure 20.7, where</w:t>
        </w:r>
      </w:ins>
      <w:ins w:id="8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ins w:id="83" w:author="PR Preview" w:date="2024-01-01T00:00:00Z">
        <w:r>
          <w:t xml:space="preserve">),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arrows from</w:t>
        </w:r>
      </w:ins>
      <w:ins w:id="8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83" w:author="PR Preview" w:date="2024-01-01T00:00:00Z">
        <w:r>
          <w:t xml:space="preserve">,</w:t>
        </w:r>
      </w:ins>
      <w:ins w:id="8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83" w:author="PR Preview" w:date="2024-01-01T00:00:00Z">
        <w:r>
          <w:t xml:space="preserve">, or</w:t>
        </w:r>
      </w:ins>
      <w:ins w:id="8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into</w:t>
        </w:r>
      </w:ins>
      <w:ins w:id="83" w:author="PR Preview" w:date="2024-01-01T00:00:00Z">
        <w:r>
          <w:t xml:space="preserve"> </w:t>
        </w:r>
      </w:ins>
      <m:oMath>
        <m:r>
          <m:t>Y</m:t>
        </m:r>
      </m:oMath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do not change the fact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that conditioning on</w:t>
        </w:r>
      </w:ins>
      <w:ins w:id="8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creates a noncausal association between</w:t>
        </w:r>
      </w:ins>
      <w:ins w:id="8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and</w:t>
        </w:r>
      </w:ins>
      <w:ins w:id="83" w:author="PR Preview" w:date="2024-01-01T00:00:00Z">
        <w:r>
          <w:t xml:space="preserve"> </w:t>
        </w:r>
      </w:ins>
      <m:oMath>
        <m:r>
          <m:t>Y</m:t>
        </m:r>
      </m:oMath>
      <w:ins w:id="83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84" w:author="PR Preview" w:date="2024-01-01T00:00:00Z">
        <w:r>
          <w:t xml:space="preserve">With many time points and variables, the bias still arises;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confounders affected by prior treatment at multiple times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increase the possibility of a large bias.</w:t>
        </w:r>
      </w:ins>
    </w:p>
    <w:p>
      <w:pPr>
        <w:pStyle w:val="Compact"/>
        <w:numPr>
          <w:ilvl w:val="0"/>
          <w:numId w:val="1004"/>
        </w:numPr>
      </w:pPr>
      <w:ins w:id="85" w:author="PR Preview" w:date="2024-01-01T00:00:00Z">
        <w:r>
          <w:t xml:space="preserve">Valid estimation of a treatment-strategy effect requires estimating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the joint effect of all treatment components</w:t>
        </w:r>
      </w:ins>
      <w:ins w:id="8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simultaneously and without bias,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which stratification may be unable to do even with data on all time-varying confounders.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ins w:id="1089" w:author="PR Preview" w:date="2024-01-01T00:00:00Z">
        <w:r>
          <w:t xml:space="preserve">With two time points there are</w:t>
        </w:r>
      </w:ins>
      <w:ins w:id="1089" w:author="PR Preview" w:date="2024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ins w:id="1089" w:author="PR Preview" w:date="2024-01-01T00:00:00Z">
        <w:r>
          <w:t xml:space="preserve"> </w:t>
        </w:r>
      </w:ins>
      <w:ins w:id="1089" w:author="PR Preview" w:date="2024-01-01T00:00:00Z">
        <w:r>
          <w:t xml:space="preserve">static strategies</w:t>
        </w:r>
      </w:ins>
      <w:ins w:id="1089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1089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1090" w:author="PR Preview" w:date="2024-01-01T00:00:00Z">
        <w:r>
          <w:t xml:space="preserve">With</w:t>
        </w:r>
      </w:ins>
      <w:ins w:id="1090" w:author="PR Preview" w:date="2024-01-01T00:00:00Z">
        <w:r>
          <w:t xml:space="preserve"> </w:t>
        </w:r>
      </w:ins>
      <m:oMath>
        <m:r>
          <m:t>K</m:t>
        </m:r>
      </m:oMath>
      <w:ins w:id="1090" w:author="PR Preview" w:date="2024-01-01T00:00:00Z">
        <w:r>
          <w:t xml:space="preserve"> </w:t>
        </w:r>
      </w:ins>
      <w:ins w:id="1090" w:author="PR Preview" w:date="2024-01-01T00:00:00Z">
        <w:r>
          <w:t xml:space="preserve">of the order of 100 (not unusual in practice),</w:t>
        </w:r>
      </w:ins>
      <w:ins w:id="1090" w:author="PR Preview" w:date="2024-01-01T00:00:00Z">
        <w:r>
          <w:t xml:space="preserve"> </w:t>
        </w:r>
      </w:ins>
      <w:ins w:id="1090" w:author="PR Preview" w:date="2024-01-01T00:00:00Z">
        <w:r>
          <w:t xml:space="preserve">there are</w:t>
        </w:r>
      </w:ins>
      <w:ins w:id="1090" w:author="PR Preview" w:date="2024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100</m:t>
            </m:r>
          </m:sup>
        </m:sSup>
      </m:oMath>
      <w:ins w:id="1090" w:author="PR Preview" w:date="2024-01-01T00:00:00Z">
        <w:r>
          <w:t xml:space="preserve"> </w:t>
        </w:r>
      </w:ins>
      <w:ins w:id="1090" w:author="PR Preview" w:date="2024-01-01T00:00:00Z">
        <w:r>
          <w:t xml:space="preserve">static strategies,</w:t>
        </w:r>
      </w:ins>
      <w:ins w:id="1090" w:author="PR Preview" w:date="2024-01-01T00:00:00Z">
        <w:r>
          <w:t xml:space="preserve"> </w:t>
        </w:r>
      </w:ins>
      <w:ins w:id="1090" w:author="PR Preview" w:date="2024-01-01T00:00:00Z">
        <w:r>
          <w:t xml:space="preserve">far more than the sample size of any study,</w:t>
        </w:r>
      </w:ins>
      <w:ins w:id="1090" w:author="PR Preview" w:date="2024-01-01T00:00:00Z">
        <w:r>
          <w:t xml:space="preserve"> </w:t>
        </w:r>
      </w:ins>
      <w:ins w:id="1090" w:author="PR Preview" w:date="2024-01-01T00:00:00Z">
        <w:r>
          <w:t xml:space="preserve">and even more once dynamic strategies are considered.</w:t>
        </w:r>
      </w:ins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ins w:id="94" w:author="PR Preview" w:date="2024-01-01T00:00:00Z">
        <w:r>
          <w:t xml:space="preserve">As argued since Chapter 11, many possible strategies require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rPr>
            <w:b/>
            <w:bCs/>
          </w:rPr>
          <w:t xml:space="preserve">modeling</w:t>
        </w:r>
      </w:ins>
      <w:ins w:id="94" w:author="PR Preview" w:date="2024-01-01T00:00:00Z">
        <w:r>
          <w:t xml:space="preserve">: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a dose-response function for the effect of treatment history</w:t>
        </w:r>
      </w:ins>
      <w:ins w:id="94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on the mean outcome.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For example, assume the effect is linear in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rPr>
            <w:b/>
            <w:bCs/>
          </w:rPr>
          <w:t xml:space="preserve">cumulative treatment</w:t>
        </w:r>
      </w:ins>
      <w:ins w:id="94" w:author="PR Preview" w:date="2024-01-01T00:00:00Z">
        <w:r>
          <w:t xml:space="preserve">,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so every strategy with exactly three months of treatment has the same effect,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whenever those three months occur.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The price is a new threat to validity: misspecification of the dose-response model.</w:t>
        </w:r>
      </w:ins>
    </w:p>
    <w:p>
      <w:pPr>
        <w:pStyle w:val="BodyText"/>
      </w:pPr>
      <w:ins w:id="95" w:author="PR Preview" w:date="2024-01-01T00:00:00Z">
        <w:r>
          <w:t xml:space="preserve">Paying that price buys no protection.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Regression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rPr>
            <w:b/>
            <w:bCs/>
          </w:rPr>
          <w:t xml:space="preserve">is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a conventional stratification-based method,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so it cannot remove the bias of stratification under treatment-confounder feedback.</w:t>
        </w:r>
      </w:ins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ins w:id="98" w:author="PR Preview" w:date="2024-01-01T00:00:00Z">
        <w:r>
          <w:t xml:space="preserve">For data generated under Figure 20.5, define</w:t>
        </w:r>
      </w:ins>
      <w:ins w:id="98" w:author="PR Preview" w:date="2024-01-01T00:00:00Z">
        <w:r>
          <w:t xml:space="preserve"> </w:t>
        </w:r>
      </w:ins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ins w:id="98" w:author="PR Preview" w:date="2024-01-01T00:00:00Z">
        <w:r>
          <w:t xml:space="preserve">.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“Always treat”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is</w:t>
        </w:r>
      </w:ins>
      <w:ins w:id="98" w:author="PR Preview" w:date="2024-01-01T00:00:00Z">
        <w:r>
          <w:t xml:space="preserve"> </w:t>
        </w:r>
      </w:ins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and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“never treat”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is</w:t>
        </w:r>
      </w:ins>
      <w:ins w:id="98" w:author="PR Preview" w:date="2024-01-01T00:00:00Z">
        <w:r>
          <w:t xml:space="preserve"> </w:t>
        </w:r>
      </w:ins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98" w:author="PR Preview" w:date="2024-01-01T00:00:00Z">
        <w:r>
          <w:t xml:space="preserve">;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the target is</w:t>
        </w:r>
      </w:ins>
      <w:ins w:id="98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98" w:author="PR Preview" w:date="2024-01-01T00:00:00Z">
        <w:r>
          <w:t xml:space="preserve">, whose true value is 0.</w:t>
        </w:r>
      </w:ins>
    </w:p>
    <w:p>
      <w:pPr>
        <w:pStyle w:val="BodyText"/>
      </w:pPr>
      <w:ins w:id="99" w:author="PR Preview" w:date="2024-01-01T00:00:00Z">
        <w:r>
          <w:t xml:space="preserve">Fit the outcome regression model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01" w:author="PR Preview" w:date="2024-01-01T00:00:00Z">
        <w:r>
          <w:t xml:space="preserve">Within either level</w:t>
        </w:r>
      </w:ins>
      <w:ins w:id="101" w:author="PR Preview" w:date="2024-01-01T00:00:00Z">
        <w:r>
          <w:t xml:space="preserve"> </w:t>
        </w:r>
      </w:ins>
      <m:oMath>
        <m:r>
          <m:t>l</m:t>
        </m:r>
      </m:oMath>
      <w:ins w:id="101" w:author="PR Preview" w:date="2024-01-01T00:00:00Z">
        <w:r>
          <w:t xml:space="preserve"> </w:t>
        </w:r>
      </w:ins>
      <w:ins w:id="101" w:author="PR Preview" w:date="2024-01-01T00:00:00Z">
        <w:r>
          <w:t xml:space="preserve">of</w:t>
        </w:r>
      </w:ins>
      <w:ins w:id="101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1" w:author="PR Preview" w:date="2024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03" w:author="PR Preview" w:date="2024-01-01T00:00:00Z">
        <w:r>
          <w:t xml:space="preserve">It is tempting to read</w:t>
        </w:r>
      </w:ins>
      <w:ins w:id="103" w:author="PR Preview" w:date="2024-01-01T00:00:00Z">
        <w:r>
          <w:t xml:space="preserve"> </w:t>
        </w:r>
      </w:ins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as the effect of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“always treat”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versus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“never treat”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within levels of</w:t>
        </w:r>
      </w:ins>
      <w:ins w:id="10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3" w:author="PR Preview" w:date="2024-01-01T00:00:00Z">
        <w:r>
          <w:t xml:space="preserve">.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But conditioning on</w:t>
        </w:r>
      </w:ins>
      <w:ins w:id="10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induces an association between</w:t>
        </w:r>
      </w:ins>
      <w:ins w:id="10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(a component of</w:t>
        </w:r>
      </w:ins>
      <w:ins w:id="103" w:author="PR Preview" w:date="2024-01-01T00:00:00Z">
        <w:r>
          <w:t xml:space="preserve"> </w:t>
        </w:r>
      </w:ins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ins w:id="103" w:author="PR Preview" w:date="2024-01-01T00:00:00Z">
        <w:r>
          <w:t xml:space="preserve">) and</w:t>
        </w:r>
      </w:ins>
      <w:ins w:id="103" w:author="PR Preview" w:date="2024-01-01T00:00:00Z">
        <w:r>
          <w:t xml:space="preserve"> </w:t>
        </w:r>
      </w:ins>
      <m:oMath>
        <m:r>
          <m:t>Y</m:t>
        </m:r>
      </m:oMath>
      <w:ins w:id="103" w:author="PR Preview" w:date="2024-01-01T00:00:00Z">
        <w:r>
          <w:t xml:space="preserve">,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so</w:t>
        </w:r>
      </w:ins>
      <w:ins w:id="103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even though the true effect is zero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(Hernán and Robins 2020, 274)</w:t>
        </w:r>
      </w:ins>
      <w:ins w:id="103" w:author="PR Preview" w:date="2024-01-01T00:00:00Z">
        <w:r>
          <w:t xml:space="preserve">.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The bias comes from conditioning on the collider</w:t>
        </w:r>
      </w:ins>
      <w:ins w:id="10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3" w:author="PR Preview" w:date="2024-01-01T00:00:00Z">
        <w:r>
          <w:t xml:space="preserve">,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not from the form of the model or from the sample size: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it would persist with unlimited data.</w:t>
        </w:r>
      </w:ins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ins w:id="1105" w:author="PR Preview" w:date="2024-01-01T00:00:00Z">
        <w:r>
          <w:t xml:space="preserve">The book states that</w:t>
        </w:r>
      </w:ins>
      <w:ins w:id="1105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is non-zero</w:t>
        </w:r>
      </w:ins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“even if the true causal effect is zero and the regression model for</w:t>
        </w:r>
      </w:ins>
      <w:ins w:id="1105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is correct”</w:t>
        </w:r>
      </w:ins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(Hernán and Robins 2020, 274)</w:t>
        </w:r>
      </w:ins>
      <w:ins w:id="1105" w:author="PR Preview" w:date="2024-01-01T00:00:00Z">
        <w:r>
          <w:t xml:space="preserve">.</w:t>
        </w:r>
      </w:ins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Under Figure 20.5, the cumulative-treatment model itself cannot be the correct one.</w:t>
        </w:r>
      </w:ins>
      <w:ins w:id="1105" w:author="PR Preview" w:date="2024-01-01T00:00:00Z">
        <w:r>
          <w:t xml:space="preserve"> </w:t>
        </w:r>
      </w:ins>
      <m:oMath>
        <m:r>
          <m:t>Y</m:t>
        </m:r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is independent of</w:t>
        </w:r>
      </w:ins>
      <w:ins w:id="110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given</w:t>
        </w:r>
      </w:ins>
      <w:ins w:id="1105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1105" w:author="PR Preview" w:date="2024-01-01T00:00:00Z">
        <w:r>
          <w:t xml:space="preserve">,</w:t>
        </w:r>
      </w:ins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so a correct model for</w:t>
        </w:r>
      </w:ins>
      <w:ins w:id="1105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has no</w:t>
        </w:r>
      </w:ins>
      <w:ins w:id="110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term,</w:t>
        </w:r>
      </w:ins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whereas</w:t>
        </w:r>
      </w:ins>
      <w:ins w:id="1105" w:author="PR Preview" w:date="2024-01-01T00:00:00Z">
        <w:r>
          <w:t xml:space="preserve"> </w:t>
        </w:r>
      </w:ins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forces</w:t>
        </w:r>
      </w:ins>
      <w:ins w:id="110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and</w:t>
        </w:r>
      </w:ins>
      <w:ins w:id="110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to share the coefficient</w:t>
        </w:r>
      </w:ins>
      <w:ins w:id="1105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1105" w:author="PR Preview" w:date="2024-01-01T00:00:00Z">
        <w:r>
          <w:t xml:space="preserve">.</w:t>
        </w:r>
      </w:ins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The data in Table 20.1 illustrate this.</w:t>
        </w:r>
      </w:ins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Their cell means depend on</w:t>
        </w:r>
      </w:ins>
      <w:ins w:id="1105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only, and they are fit exactly by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107" w:author="PR Preview" w:date="2024-01-01T00:00:00Z">
        <w:r>
          <w:t xml:space="preserve">which reproduces all four distinct cell means: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108" w:author="PR Preview" w:date="2024-01-01T00:00:00Z">
        <w:r>
          <w:t xml:space="preserve">:</w:t>
        </w:r>
      </w:ins>
      <w:ins w:id="1108" w:author="PR Preview" w:date="2024-01-01T00:00:00Z">
        <w:r>
          <w:t xml:space="preserve"> </w:t>
        </w:r>
      </w:ins>
      <m:oMath>
        <m:r>
          <m:t>84</m:t>
        </m:r>
      </m:oMath>
      <w:ins w:id="1108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1109" w:author="PR Preview" w:date="2024-01-01T00:00:00Z">
        <w:r>
          <w:t xml:space="preserve">:</w:t>
        </w:r>
      </w:ins>
      <w:ins w:id="1109" w:author="PR Preview" w:date="2024-01-01T00:00:00Z">
        <w:r>
          <w:t xml:space="preserve"> </w:t>
        </w:r>
      </w:ins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ins w:id="1109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110" w:author="PR Preview" w:date="2024-01-01T00:00:00Z">
        <w:r>
          <w:t xml:space="preserve">:</w:t>
        </w:r>
      </w:ins>
      <w:ins w:id="1110" w:author="PR Preview" w:date="2024-01-01T00:00:00Z">
        <w:r>
          <w:t xml:space="preserve"> </w:t>
        </w:r>
      </w:ins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ins w:id="1110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1111" w:author="PR Preview" w:date="2024-01-01T00:00:00Z">
        <w:r>
          <w:t xml:space="preserve">:</w:t>
        </w:r>
      </w:ins>
      <w:ins w:id="1111" w:author="PR Preview" w:date="2024-01-01T00:00:00Z">
        <w:r>
          <w:t xml:space="preserve"> </w:t>
        </w:r>
      </w:ins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ins w:id="1111" w:author="PR Preview" w:date="2024-01-01T00:00:00Z">
        <w:r>
          <w:t xml:space="preserve">.</w:t>
        </w:r>
      </w:ins>
    </w:p>
    <w:p>
      <w:pPr>
        <w:pStyle w:val="FirstParagraph"/>
      </w:pPr>
      <w:ins w:id="1112" w:author="PR Preview" w:date="2024-01-01T00:00:00Z">
        <w:r>
          <w:t xml:space="preserve">The conclusion is unchanged:</w:t>
        </w:r>
      </w:ins>
      <w:ins w:id="1112" w:author="PR Preview" w:date="2024-01-01T00:00:00Z">
        <w:r>
          <w:t xml:space="preserve"> </w:t>
        </w:r>
      </w:ins>
      <w:ins w:id="1112" w:author="PR Preview" w:date="2024-01-01T00:00:00Z">
        <w:r>
          <w:t xml:space="preserve">even this correctly specified model gives</w:t>
        </w:r>
      </w:ins>
      <w:ins w:id="1112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112" w:author="PR Preview" w:date="2024-01-01T00:00:00Z">
        <w:r>
          <w:t xml:space="preserve"> </w:t>
        </w:r>
      </w:ins>
      <w:ins w:id="1112" w:author="PR Preview" w:date="2024-01-01T00:00:00Z">
        <w:r>
          <w:t xml:space="preserve">a non-zero coefficient (</w:t>
        </w:r>
      </w:ins>
      <m:oMath>
        <m:r>
          <m:rPr>
            <m:sty m:val="p"/>
          </m:rPr>
          <m:t>−</m:t>
        </m:r>
        <m:r>
          <m:t>8</m:t>
        </m:r>
      </m:oMath>
      <w:ins w:id="1112" w:author="PR Preview" w:date="2024-01-01T00:00:00Z">
        <w:r>
          <w:t xml:space="preserve">)</w:t>
        </w:r>
      </w:ins>
      <w:ins w:id="1112" w:author="PR Preview" w:date="2024-01-01T00:00:00Z">
        <w:r>
          <w:t xml:space="preserve"> </w:t>
        </w:r>
      </w:ins>
      <w:ins w:id="1112" w:author="PR Preview" w:date="2024-01-01T00:00:00Z">
        <w:r>
          <w:t xml:space="preserve">although the true effect of</w:t>
        </w:r>
      </w:ins>
      <w:ins w:id="1112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112" w:author="PR Preview" w:date="2024-01-01T00:00:00Z">
        <w:r>
          <w:t xml:space="preserve"> </w:t>
        </w:r>
      </w:ins>
      <w:ins w:id="1112" w:author="PR Preview" w:date="2024-01-01T00:00:00Z">
        <w:r>
          <w:t xml:space="preserve">is zero,</w:t>
        </w:r>
      </w:ins>
      <w:ins w:id="1112" w:author="PR Preview" w:date="2024-01-01T00:00:00Z">
        <w:r>
          <w:t xml:space="preserve"> </w:t>
        </w:r>
      </w:ins>
      <w:ins w:id="1112" w:author="PR Preview" w:date="2024-01-01T00:00:00Z">
        <w:r>
          <w:t xml:space="preserve">because the model conditions on the collider</w:t>
        </w:r>
      </w:ins>
      <w:ins w:id="111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112" w:author="PR Preview" w:date="2024-01-01T00:00:00Z">
        <w:r>
          <w:t xml:space="preserve">.</w:t>
        </w:r>
      </w:ins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115" w:author="PR Preview" w:date="2024-01-01T00:00:00Z">
        <w:r>
          <w:t xml:space="preserve">So far the diagrams had no arrow</w:t>
        </w:r>
      </w:ins>
      <w:ins w:id="11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ins w:id="115" w:author="PR Preview" w:date="2024-01-01T00:00:00Z">
        <w:r>
          <w:t xml:space="preserve">.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Now suppose doctors use past treatment history</w:t>
        </w:r>
      </w:ins>
      <w:ins w:id="115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when deciding on treatment</w:t>
        </w:r>
      </w:ins>
      <w:ins w:id="11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115" w:author="PR Preview" w:date="2024-01-01T00:00:00Z">
        <w:r>
          <w:t xml:space="preserve">.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Adding</w:t>
        </w:r>
      </w:ins>
      <w:ins w:id="11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to Figures 20.3 and 20.4 gives the book’s Figures 20.8 and 20.9.</w:t>
        </w:r>
      </w:ins>
    </w:p>
    <w:p>
      <w:pPr>
        <w:pStyle w:val="BodyText"/>
      </w:pPr>
      <w:ins w:id="116" w:author="PR Preview" w:date="2024-01-01T00:00:00Z">
        <w:r>
          <w:t xml:space="preserve">With treatment-confounder feedback, conditioning on</w:t>
        </w:r>
      </w:ins>
      <w:ins w:id="116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alone no longer blocks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all backdoor paths between</w:t>
        </w:r>
      </w:ins>
      <w:ins w:id="116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and</w:t>
        </w:r>
      </w:ins>
      <w:ins w:id="116" w:author="PR Preview" w:date="2024-01-01T00:00:00Z">
        <w:r>
          <w:t xml:space="preserve"> </w:t>
        </w:r>
      </w:ins>
      <m:oMath>
        <m:r>
          <m:t>Y</m:t>
        </m:r>
      </m:oMath>
      <w:ins w:id="116" w:author="PR Preview" w:date="2024-01-01T00:00:00Z">
        <w:r>
          <w:t xml:space="preserve">; it opens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18" w:author="PR Preview" w:date="2024-01-01T00:00:00Z">
        <w:r>
          <w:t xml:space="preserve">And whenever past treatment affects the outcome (Figure 20.10),</w:t>
        </w:r>
      </w:ins>
      <w:ins w:id="118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is a confounder for the effect of</w:t>
        </w:r>
      </w:ins>
      <w:ins w:id="118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18" w:author="PR Preview" w:date="2024-01-01T00:00:00Z">
        <w:r>
          <w:t xml:space="preserve">, feedback or not.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ins w:id="121" w:author="PR Preview" w:date="2024-01-01T00:00:00Z">
        <w:r>
          <w:t xml:space="preserve">Suppose the target is the effect of the time-fixed treatment</w:t>
        </w:r>
      </w:ins>
      <w:ins w:id="121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alone on</w:t>
        </w:r>
      </w:ins>
      <w:ins w:id="121" w:author="PR Preview" w:date="2024-01-01T00:00:00Z">
        <w:r>
          <w:t xml:space="preserve"> </w:t>
        </w:r>
      </w:ins>
      <m:oMath>
        <m:r>
          <m:t>Y</m:t>
        </m:r>
      </m:oMath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(sometimes called the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rPr>
            <w:b/>
            <w:bCs/>
          </w:rPr>
          <w:t xml:space="preserve">short-term effect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of</w:t>
        </w:r>
      </w:ins>
      <w:ins w:id="121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121" w:author="PR Preview" w:date="2024-01-01T00:00:00Z">
        <w:r>
          <w:t xml:space="preserve">).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Without adjustment for</w:t>
        </w:r>
      </w:ins>
      <w:ins w:id="121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21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07"/>
        </w:numPr>
      </w:pPr>
      <w:ins w:id="122" w:author="PR Preview" w:date="2024-01-01T00:00:00Z">
        <w:r>
          <w:t xml:space="preserve">with treatment-confounder feedback, there is selection bias;</w:t>
        </w:r>
      </w:ins>
    </w:p>
    <w:p>
      <w:pPr>
        <w:pStyle w:val="Compact"/>
        <w:numPr>
          <w:ilvl w:val="0"/>
          <w:numId w:val="1007"/>
        </w:numPr>
      </w:pPr>
      <w:ins w:id="123" w:author="PR Preview" w:date="2024-01-01T00:00:00Z">
        <w:r>
          <w:t xml:space="preserve">if</w:t>
        </w:r>
      </w:ins>
      <w:ins w:id="12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23" w:author="PR Preview" w:date="2024-01-01T00:00:00Z">
        <w:r>
          <w:t xml:space="preserve"> </w:t>
        </w:r>
      </w:ins>
      <w:ins w:id="123" w:author="PR Preview" w:date="2024-01-01T00:00:00Z">
        <w:r>
          <w:t xml:space="preserve">affects</w:t>
        </w:r>
      </w:ins>
      <w:ins w:id="123" w:author="PR Preview" w:date="2024-01-01T00:00:00Z">
        <w:r>
          <w:t xml:space="preserve"> </w:t>
        </w:r>
      </w:ins>
      <m:oMath>
        <m:r>
          <m:t>Y</m:t>
        </m:r>
      </m:oMath>
      <w:ins w:id="123" w:author="PR Preview" w:date="2024-01-01T00:00:00Z">
        <w:r>
          <w:t xml:space="preserve"> </w:t>
        </w:r>
      </w:ins>
      <w:ins w:id="123" w:author="PR Preview" w:date="2024-01-01T00:00:00Z">
        <w:r>
          <w:t xml:space="preserve">directly, there is confounding.</w:t>
        </w:r>
      </w:ins>
    </w:p>
    <w:p>
      <w:pPr>
        <w:pStyle w:val="FirstParagraph"/>
      </w:pPr>
      <w:ins w:id="124" w:author="PR Preview" w:date="2024-01-01T00:00:00Z">
        <w:r>
          <w:t xml:space="preserve">So</w:t>
        </w:r>
      </w:ins>
      <w:ins w:id="124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need not be zero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even if</w:t>
        </w:r>
      </w:ins>
      <w:ins w:id="12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has no effect on anyone’s outcome (Figures 20.8-20.10).</w:t>
        </w:r>
      </w:ins>
    </w:p>
    <w:p>
      <w:pPr>
        <w:pStyle w:val="BodyText"/>
      </w:pPr>
      <w:ins w:id="125" w:author="PR Preview" w:date="2024-01-01T00:00:00Z">
        <w:r>
          <w:t xml:space="preserve">In practice, this bias can arise in analyses comparing current users (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125" w:author="PR Preview" w:date="2024-01-01T00:00:00Z">
        <w:r>
          <w:t xml:space="preserve">)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with nonusers (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25" w:author="PR Preview" w:date="2024-01-01T00:00:00Z">
        <w:r>
          <w:t xml:space="preserve">) of a time-fixed treatment.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It can be avoided by adjusting for prior treatment history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or by restricting to individuals with a particular treatment history.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This restriction is the idea behind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rPr>
            <w:b/>
            <w:bCs/>
          </w:rPr>
          <w:t xml:space="preserve">new-user designs</w:t>
        </w:r>
      </w:ins>
      <w:ins w:id="125" w:author="PR Preview" w:date="2024-01-01T00:00:00Z">
        <w:r>
          <w:t xml:space="preserve">: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restrict the analysis to individuals with no past use of the treatment.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If past treatment could be correctly adjusted for,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the restriction to new users would be unnecessary.</w:t>
        </w:r>
      </w:ins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ins w:id="128" w:author="PR Preview" w:date="2024-01-01T00:00:00Z">
        <w:r>
          <w:t xml:space="preserve">The need to adjust for past treatment matters when past treatment is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rPr>
            <w:b/>
            <w:bCs/>
          </w:rPr>
          <w:t xml:space="preserve">mismeasured</w:t>
        </w:r>
      </w:ins>
      <w:ins w:id="128" w:author="PR Preview" w:date="2024-01-01T00:00:00Z">
        <w:r>
          <w:t xml:space="preserve">.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t xml:space="preserve">As in Section 9.3, adjusting for a mismeasured confounder can leave bias in either direction.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ins w:id="129" w:author="PR Preview" w:date="2024-01-01T00:00:00Z">
        <w:r>
          <w:t xml:space="preserve">Contrary to a widespread belief, mismeasurement of a time-varying treatment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(even independent, non-differential measurement error)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rPr>
            <w:b/>
            <w:bCs/>
          </w:rPr>
          <w:t xml:space="preserve">may cause bias under the null</w:t>
        </w:r>
      </w:ins>
      <w:ins w:id="129" w:author="PR Preview" w:date="2024-01-01T00:00:00Z">
        <w:r>
          <w:t xml:space="preserve">,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because past treatment confounds the effect of later treatment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even when past treatment has no effect on the outcome.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Under the alternative, the imperfect adjustment may exaggerate the effect estimate.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Robins (1987) showed that randomly mismeasured treatment may lead to bias away from the null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(Hernán and Robins 2020, 275)</w:t>
        </w:r>
      </w:ins>
      <w:ins w:id="129" w:author="PR Preview" w:date="2024-01-01T00:00:00Z">
        <w:r>
          <w:t xml:space="preserve">.</w:t>
        </w:r>
      </w:ins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ins w:id="132" w:author="PR Preview" w:date="2024-01-01T00:00:00Z">
        <w:r>
          <w:rPr>
            <w:b/>
            <w:bCs/>
          </w:rPr>
          <w:t xml:space="preserve">Treatment-confounder feedback</w:t>
        </w:r>
      </w:ins>
      <w:ins w:id="132" w:author="PR Preview" w:date="2024-01-01T00:00:00Z">
        <w:r>
          <w:t xml:space="preserve">: a time-varying confounder</w:t>
        </w:r>
      </w:ins>
      <w:ins w:id="13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affects later treatment</w:t>
        </w:r>
      </w:ins>
      <w:ins w:id="132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and is affected by (or shares causes with) earlier treatment.</w:t>
        </w:r>
      </w:ins>
    </w:p>
    <w:p>
      <w:pPr>
        <w:pStyle w:val="Compact"/>
        <w:numPr>
          <w:ilvl w:val="0"/>
          <w:numId w:val="1008"/>
        </w:numPr>
      </w:pPr>
      <w:ins w:id="133" w:author="PR Preview" w:date="2024-01-01T00:00:00Z">
        <w:r>
          <w:t xml:space="preserve">In Table 20.1 the true effect of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“always treat”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vs. </w:t>
        </w:r>
      </w:ins>
      <w:ins w:id="133" w:author="PR Preview" w:date="2024-01-01T00:00:00Z">
        <w:r>
          <w:t xml:space="preserve">“never treat”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is 0,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yet the unadjusted analysis gives</w:t>
        </w:r>
      </w:ins>
      <w:ins w:id="133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13.3</m:t>
        </m:r>
      </m:oMath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and stratification on</w:t>
        </w:r>
      </w:ins>
      <w:ins w:id="13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gives</w:t>
        </w:r>
      </w:ins>
      <w:ins w:id="133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8</m:t>
        </m:r>
      </m:oMath>
      <w:ins w:id="133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ins w:id="135" w:author="PR Preview" w:date="2024-01-01T00:00:00Z">
        <w:r>
          <w:t xml:space="preserve">Outcome regression and matching are stratification-based too,</w:t>
        </w:r>
      </w:ins>
      <w:ins w:id="135" w:author="PR Preview" w:date="2024-01-01T00:00:00Z">
        <w:r>
          <w:t xml:space="preserve"> </w:t>
        </w:r>
      </w:ins>
      <w:ins w:id="135" w:author="PR Preview" w:date="2024-01-01T00:00:00Z">
        <w:r>
          <w:t xml:space="preserve">so they are biased even when the regression model is correct.</w:t>
        </w:r>
      </w:ins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2026-10-08T05:32:13Z</dcterms:created>
  <dcterms:modified xsi:type="dcterms:W3CDTF">2026-10-08T05:32:13Z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