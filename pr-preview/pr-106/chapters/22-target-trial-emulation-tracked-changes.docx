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ins w:id="16" w:author="PR Preview" w:date="2024-01-01T00:00:00Z">
        <w:r>
          <w:t xml:space="preserve">Because</w:t>
        </w:r>
      </w:ins>
      <w:ins w:id="16" w:author="PR Preview" w:date="2024-01-01T00:00:00Z">
        <w:r>
          <w:t xml:space="preserve"> </w:t>
        </w:r>
      </w:ins>
      <m:oMath>
        <m:r>
          <m:t>Z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is randomized, there are no backdoor paths from</w:t>
        </w:r>
      </w:ins>
      <w:ins w:id="16" w:author="PR Preview" w:date="2024-01-01T00:00:00Z">
        <w:r>
          <w:t xml:space="preserve"> </w:t>
        </w:r>
      </w:ins>
      <m:oMath>
        <m:r>
          <m:t>Z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to</w:t>
        </w:r>
      </w:ins>
      <w:ins w:id="16" w:author="PR Preview" w:date="2024-01-01T00:00:00Z">
        <w:r>
          <w:t xml:space="preserve"> </w:t>
        </w:r>
      </w:ins>
      <m:oMath>
        <m:r>
          <m:t>Y</m:t>
        </m:r>
      </m:oMath>
      <w:ins w:id="16" w:author="PR Preview" w:date="2024-01-01T00:00:00Z">
        <w:r>
          <w:t xml:space="preserve">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so</w:t>
        </w:r>
      </w:ins>
      <w:ins w:id="1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ins w:id="16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ins w:id="1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ins w:id="1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ins w:id="1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ins w:id="22" w:author="PR Preview" w:date="2024-01-01T00:00:00Z">
        <w:r>
          <w:t xml:space="preserve">Unlike the ITT effect, the PP effect is generally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rPr>
            <w:b/>
            <w:bCs/>
          </w:rPr>
          <w:t xml:space="preserve">confounded</w:t>
        </w:r>
      </w:ins>
      <w:ins w:id="22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ins w:id="2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ins w:id="2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ins w:id="29" w:author="PR Preview" w:date="2024-01-01T00:00:00Z">
        <w:r>
          <w:t xml:space="preserve">Because the goal is to emulate target trials with real-world data,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we consider pragmatic trials with these features:</w:t>
        </w:r>
      </w:ins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ins w:id="3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5" w:author="PR Preview" w:date="2024-01-01T00:00:00Z">
        <w:r>
          <w:t xml:space="preserve">When a pragmatic trial (</w:t>
        </w:r>
      </w:ins>
      <w:hyperlink w:anchor="def-pragmatic-trial">
        <w:r>
          <w:rPr>
            <w:rStyle w:val="Hyperlink"/>
          </w:rPr>
          <w:t xml:space="preserve">Definition 4</w:t>
        </w:r>
      </w:hyperlink>
      <w:ins w:id="45" w:author="PR Preview" w:date="2024-01-01T00:00:00Z">
        <w:r>
          <w:t xml:space="preserve">) is not possible,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we emulate it with existing observational data;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the trial is then the target trial of the observational analysis.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ins w:id="5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ins w:id="5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ins w:id="56" w:author="PR Preview" w:date="2024-01-01T00:00:00Z">
        <w:r>
          <w:t xml:space="preserve">Options for time zero: (a) the first eligible time, (b) a random eligible time,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or (c)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rPr>
            <w:b/>
            <w:bCs/>
          </w:rPr>
          <w:t xml:space="preserve">every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eligible time.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bookmarkStart w:id="84" w:name="alg-cloning-censoring-weighting"/>
    <w:p>
      <w:pPr>
        <w:pStyle w:val="BodyText"/>
      </w:pPr>
      <w:ins w:id="59" w:author="PR Preview" w:date="2024-01-01T00:00:00Z">
        <w:r>
          <w:rPr>
            <w:b/>
            <w:bCs/>
          </w:rPr>
          <w:t xml:space="preserve">Algorithm 1 (Cloning, censoring, and weighting)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Copy each individual whose data are compatible with more than one strategy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(as in</w:t>
        </w:r>
      </w:ins>
      <w:ins w:id="59" w:author="PR Preview" w:date="2024-01-01T00:00:00Z">
        <w:r>
          <w:t xml:space="preserve"> </w:t>
        </w:r>
      </w:ins>
      <w:hyperlink w:anchor="exm-several-compatible-strategies">
        <w:r>
          <w:rPr>
            <w:rStyle w:val="Hyperlink"/>
          </w:rPr>
          <w:t xml:space="preserve">Example 6</w:t>
        </w:r>
      </w:hyperlink>
      <w:ins w:id="59" w:author="PR Preview" w:date="2024-01-01T00:00:00Z">
        <w:r>
          <w:t xml:space="preserve">)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into one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rPr>
            <w:b/>
            <w:bCs/>
          </w:rPr>
          <w:t xml:space="preserve">clone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per compatible strategy,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and censor each clone when its data stop being consistent with its strategy.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The likely informative censoring is corrected by IP weighting for time-varying factors.</w:t>
        </w:r>
      </w:ins>
    </w:p>
    <w:bookmarkEnd w:id="84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2" w:author="PR Preview" w:date="2024-01-01T00:00:00Z">
        <w:r>
          <w:t xml:space="preserve">The book’s chapter does not use the term,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but misaligned time zero classically produces a bias that has its own name.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ins w:id="6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ins w:id="7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ins w:id="73" w:author="PR Preview" w:date="2024-01-01T00:00:00Z">
        <w:r>
          <w:t xml:space="preserve">Fine Point 22.2’s unadjusted ITT analysis (</w:t>
        </w:r>
      </w:ins>
      <w:hyperlink w:anchor="def-itt-analysis">
        <w:r>
          <w:rPr>
            <w:rStyle w:val="Hyperlink"/>
          </w:rPr>
          <w:t xml:space="preserve">Definition 2</w:t>
        </w:r>
      </w:hyperlink>
      <w:ins w:id="73" w:author="PR Preview" w:date="2024-01-01T00:00:00Z">
        <w:r>
          <w:t xml:space="preserve">) is the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rPr>
            <w:b/>
            <w:bCs/>
          </w:rPr>
          <w:t xml:space="preserve">pseudo-intention-to-treat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analysis,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and Fine Point 22.3’s unadjusted per-protocol analysis is the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rPr>
            <w:b/>
            <w:bCs/>
          </w:rPr>
          <w:t xml:space="preserve">naive per-protocol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analysis.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7" w:author="PR Preview" w:date="2024-01-01T00:00:00Z">
        <w:r>
          <w:t xml:space="preserve">Randomized trials may be expensive, infeasible, unethical, or too slow for an urgent decision,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so many decisions must be made without them.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ins w:id="87" w:author="PR Preview" w:date="2024-01-01T00:00:00Z">
        <w:r>
          <w:t xml:space="preserve">A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rPr>
            <w:b/>
            <w:bCs/>
          </w:rPr>
          <w:t xml:space="preserve">target trial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protocol specifies eligibility, follow-up, strategies,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assignment procedures, outcomes, causal contrast, and analysis plan;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observational analogs are the comparison of initiators (ITT) and the PP effect.</w:t>
        </w:r>
      </w:ins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2026-10-02T19:18:49Z</dcterms:created>
  <dcterms:modified xsi:type="dcterms:W3CDTF">2026-10-02T19:18:49Z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