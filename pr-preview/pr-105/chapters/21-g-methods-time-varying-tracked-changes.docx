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ins w:id="1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ins w:id="18" w:author="PR Preview" w:date="2024-01-01T00:00:00Z">
        <w:r>
          <w:t xml:space="preserve">In the pseudo-population, the probability of treatment at each</w:t>
        </w:r>
      </w:ins>
      <w:ins w:id="18" w:author="PR Preview" w:date="2024-01-01T00:00:00Z">
        <w:r>
          <w:t xml:space="preserve"> </w:t>
        </w:r>
      </w:ins>
      <m:oMath>
        <m:r>
          <m:t>k</m:t>
        </m:r>
      </m:oMath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is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the constant</w:t>
        </w:r>
      </w:ins>
      <w:ins w:id="18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(nonstabilized weights)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or depends at most on past treatment (stabilized weights),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so sequential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rPr>
            <w:i/>
            <w:iCs/>
          </w:rPr>
          <w:t xml:space="preserve">unconditional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exchangeability holds there,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and</w:t>
        </w:r>
      </w:ins>
      <w:ins w:id="1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ins w:id="18" w:author="PR Preview" w:date="2024-01-01T00:00:00Z">
        <w:r>
          <w:t xml:space="preserve">.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In a true sequentially randomized trial the treatment probabilities are known by design,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so nonstabilized-weight estimates are unbiased;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in observational studies they must be estimated,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for example by a pooled logistic model for</w:t>
        </w:r>
      </w:ins>
      <w:ins w:id="1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that includes functions of time</w:t>
        </w:r>
      </w:ins>
      <w:ins w:id="18" w:author="PR Preview" w:date="2024-01-01T00:00:00Z">
        <w:r>
          <w:t xml:space="preserve"> </w:t>
        </w:r>
      </w:ins>
      <m:oMath>
        <m:r>
          <m:t>k</m:t>
        </m:r>
      </m:oMath>
      <w:ins w:id="18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ins w:id="2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2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bookmarkStart w:id="56" w:name="alg-dr-time-fixed"/>
    <w:p>
      <w:pPr>
        <w:pStyle w:val="FirstParagraph"/>
      </w:pPr>
      <w:ins w:id="29" w:author="PR Preview" w:date="2024-01-01T00:00:00Z">
        <w:r>
          <w:rPr>
            <w:b/>
            <w:bCs/>
          </w:rPr>
          <w:t xml:space="preserve">Algorithm 1 (Doubly robust plug-in estimator for a time-fixed treatment)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For a binary</w:t>
        </w:r>
      </w:ins>
      <w:ins w:id="29" w:author="PR Preview" w:date="2024-01-01T00:00:00Z">
        <w:r>
          <w:t xml:space="preserve"> </w:t>
        </w:r>
      </w:ins>
      <m:oMath>
        <m:r>
          <m:t>A</m:t>
        </m:r>
      </m:oMath>
      <w:ins w:id="29" w:author="PR Preview" w:date="2024-01-01T00:00:00Z">
        <w:r>
          <w:t xml:space="preserve">, binary</w:t>
        </w:r>
      </w:ins>
      <w:ins w:id="29" w:author="PR Preview" w:date="2024-01-01T00:00:00Z">
        <w:r>
          <w:t xml:space="preserve"> </w:t>
        </w:r>
      </w:ins>
      <m:oMath>
        <m:r>
          <m:t>Y</m:t>
        </m:r>
      </m:oMath>
      <w:ins w:id="29" w:author="PR Preview" w:date="2024-01-01T00:00:00Z">
        <w:r>
          <w:t xml:space="preserve">, and many confounders</w:t>
        </w:r>
      </w:ins>
      <w:ins w:id="29" w:author="PR Preview" w:date="2024-01-01T00:00:00Z">
        <w:r>
          <w:t xml:space="preserve"> </w:t>
        </w:r>
      </w:ins>
      <m:oMath>
        <m:r>
          <m:t>L</m:t>
        </m:r>
      </m:oMath>
      <w:ins w:id="29" w:author="PR Preview" w:date="2024-01-01T00:00:00Z">
        <w:r>
          <w:t xml:space="preserve">, estimate</w:t>
        </w:r>
      </w:ins>
      <w:ins w:id="2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in three steps:</w:t>
        </w:r>
      </w:ins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56"/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bookmarkStart w:id="58" w:name="alg-dr-time-varying"/>
    <w:p>
      <w:pPr>
        <w:pStyle w:val="FirstParagraph"/>
      </w:pPr>
      <w:ins w:id="35" w:author="PR Preview" w:date="2024-01-01T00:00:00Z">
        <w:r>
          <w:rPr>
            <w:b/>
            <w:bCs/>
          </w:rPr>
          <w:t xml:space="preserve">Algorithm 2 (Doubly robust plug-in estimator for a time-varying treatment)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To estimate</w:t>
        </w:r>
      </w:ins>
      <w:ins w:id="3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(</w:t>
        </w:r>
      </w:ins>
      <w:ins w:id="35" w:author="PR Preview" w:date="2024-01-01T00:00:00Z">
        <w:r>
          <w:t xml:space="preserve">“always treated”</w:t>
        </w:r>
      </w:ins>
      <w:ins w:id="35" w:author="PR Preview" w:date="2024-01-01T00:00:00Z">
        <w:r>
          <w:t xml:space="preserve">):</w:t>
        </w:r>
      </w:ins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bookmarkEnd w:id="5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ins w:id="4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ins w:id="4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ins w:id="5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ins w:id="5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ins w:id="6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bookmarkStart w:id="87" w:name="alg-g-estimation-one-parameter"/>
    <w:p>
      <w:pPr>
        <w:pStyle w:val="FirstParagraph"/>
      </w:pPr>
      <w:ins w:id="63" w:author="PR Preview" w:date="2024-01-01T00:00:00Z">
        <w:r>
          <w:rPr>
            <w:b/>
            <w:bCs/>
          </w:rPr>
          <w:t xml:space="preserve">Algorithm 3 (G-estimation of a one-parameter SNMM)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Take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(true value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63" w:author="PR Preview" w:date="2024-01-01T00:00:00Z">
        <w:r>
          <w:t xml:space="preserve">), so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6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expit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α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α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W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nary>
                  </m:e>
                </m:nary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ins w:id="6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ins w:id="7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4" w:author="PR Preview" w:date="2024-01-01T00:00:00Z">
        <w:r>
          <w:t xml:space="preserve">Part II treated censoring</w:t>
        </w:r>
      </w:ins>
      <w:ins w:id="74" w:author="PR Preview" w:date="2024-01-01T00:00:00Z">
        <w:r>
          <w:t xml:space="preserve"> </w:t>
        </w:r>
      </w:ins>
      <m:oMath>
        <m:r>
          <m:t>C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as time-fixed.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ins w:id="7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ins w:id="77" w:author="PR Preview" w:date="2024-01-01T00:00:00Z">
        <w:r>
          <w:t xml:space="preserve">The superscript</w:t>
        </w:r>
      </w:ins>
      <w:ins w:id="77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makes explicit the contrast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many investigators have in mind when they speak of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“the effect of treatment”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(Hernán and Robins 2020, 298)</w:t>
        </w:r>
      </w:ins>
      <w:ins w:id="77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bookmarkStart w:id="104" w:name="alg-ipw-censoring-tv"/>
    <w:p>
      <w:pPr>
        <w:pStyle w:val="FirstParagraph"/>
      </w:pPr>
      <w:ins w:id="79" w:author="PR Preview" w:date="2024-01-01T00:00:00Z">
        <w:r>
          <w:rPr>
            <w:b/>
            <w:bCs/>
          </w:rPr>
          <w:t xml:space="preserve">Algorithm 4 (IP weighting with time-varying censoring)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Fit, for example,</w:t>
        </w:r>
      </w:ins>
      <w:ins w:id="7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in the pseudo-population created by</w:t>
        </w:r>
      </w:ins>
      <w:ins w:id="79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or</w:t>
        </w:r>
      </w:ins>
      <w:ins w:id="79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ins w:id="79" w:author="PR Preview" w:date="2024-01-01T00:00:00Z">
        <w:r>
          <w:t xml:space="preserve">, where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bookmarkEnd w:id="104"/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ins w:id="8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ins w:id="8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ins w:id="8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ins w:id="8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ins w:id="9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2026-10-02T19:03:44Z</dcterms:created>
  <dcterms:modified xsi:type="dcterms:W3CDTF">2026-10-02T19:03:44Z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