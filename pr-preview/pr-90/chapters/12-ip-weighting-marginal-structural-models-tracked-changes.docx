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ins w:id="1" w:author="PR Preview" w:date="2024-01-01T00:00:00Z">
        <w:r>
          <w:t xml:space="preserve">This chapter uses</w:t>
        </w:r>
      </w:ins>
      <w:ins w:id="1" w:author="PR Preview" w:date="2024-01-01T00:00:00Z">
        <w:r>
          <w:t xml:space="preserve"> </w:t>
        </w:r>
      </w:ins>
      <w:ins w:id="1" w:author="PR Preview" w:date="2024-01-01T00:00:00Z">
        <w:r>
          <w:rPr>
            <w:b/>
            <w:bCs/>
          </w:rPr>
          <w:t xml:space="preserve">inverse probability (IP) weighting</w:t>
        </w:r>
      </w:ins>
      <w:ins w:id="1" w:author="PR Preview" w:date="2024-01-01T00:00:00Z">
        <w:r>
          <w:t xml:space="preserve"> </w:t>
        </w:r>
      </w:ins>
      <w:ins w:id="1" w:author="PR Preview" w:date="2024-01-01T00:00:00Z">
        <w:r>
          <w:t xml:space="preserve">to estimate the average causal effect of smoking cessation on weight gain from the observational NHEFS data.</w:t>
        </w:r>
      </w:ins>
      <w:ins w:id="1" w:author="PR Preview" w:date="2024-01-01T00:00:00Z">
        <w:r>
          <w:t xml:space="preserve"> </w:t>
        </w:r>
      </w:ins>
      <w:ins w:id="1" w:author="PR Preview" w:date="2024-01-01T00:00:00Z">
        <w:r>
          <w:t xml:space="preserve">Chapter 2 introduced IP weighting as a nonparametric method;</w:t>
        </w:r>
      </w:ins>
      <w:ins w:id="1" w:author="PR Preview" w:date="2024-01-01T00:00:00Z">
        <w:r>
          <w:t xml:space="preserve"> </w:t>
        </w:r>
      </w:ins>
      <w:ins w:id="1" w:author="PR Preview" w:date="2024-01-01T00:00:00Z">
        <w:r>
          <w:t xml:space="preserve">here IP weights are estimated with</w:t>
        </w:r>
      </w:ins>
      <w:ins w:id="1" w:author="PR Preview" w:date="2024-01-01T00:00:00Z">
        <w:r>
          <w:t xml:space="preserve"> </w:t>
        </w:r>
      </w:ins>
      <w:ins w:id="1" w:author="PR Preview" w:date="2024-01-01T00:00:00Z">
        <w:r>
          <w:rPr>
            <w:b/>
            <w:bCs/>
          </w:rPr>
          <w:t xml:space="preserve">models</w:t>
        </w:r>
      </w:ins>
      <w:ins w:id="1" w:author="PR Preview" w:date="2024-01-01T00:00:00Z">
        <w:r>
          <w:t xml:space="preserve">, which lets us handle many covariates and nondichotomous treatments, and the weighted analysis is interpreted as fitting a</w:t>
        </w:r>
      </w:ins>
      <w:ins w:id="1" w:author="PR Preview" w:date="2024-01-01T00:00:00Z">
        <w:r>
          <w:t xml:space="preserve"> </w:t>
        </w:r>
      </w:ins>
      <w:ins w:id="1" w:author="PR Preview" w:date="2024-01-01T00:00:00Z">
        <w:r>
          <w:rPr>
            <w:b/>
            <w:bCs/>
          </w:rPr>
          <w:t xml:space="preserve">marginal structural model</w:t>
        </w:r>
      </w:ins>
      <w:ins w:id="1" w:author="PR Preview" w:date="2024-01-01T00:00:00Z">
        <w:r>
          <w:t xml:space="preserve">.</w:t>
        </w:r>
      </w:ins>
    </w:p>
    <w:p>
      <w:pPr>
        <w:pStyle w:val="BodyText"/>
      </w:pPr>
      <w:ins w:id="2" w:author="PR Preview" w:date="2024-01-01T00:00:00Z">
        <w:r>
          <w:t xml:space="preserve">This chapter is based on</w:t>
        </w:r>
      </w:ins>
      <w:ins w:id="2" w:author="PR Preview" w:date="2024-01-01T00:00:00Z">
        <w:r>
          <w:t xml:space="preserve"> </w:t>
        </w:r>
      </w:ins>
      <w:ins w:id="2" w:author="PR Preview" w:date="2024-01-01T00:00:00Z">
        <w:r>
          <w:t xml:space="preserve">Hernán and Robins (2020, chap. 12, pp. 163-174)</w:t>
        </w:r>
      </w:ins>
      <w:ins w:id="2" w:author="PR Preview" w:date="2024-01-01T00:00:00Z">
        <w:r>
          <w:t xml:space="preserve">.</w:t>
        </w:r>
      </w:ins>
    </w:p>
    <w:p>
      <w:pPr>
        <w:pStyle w:val="BodyText"/>
      </w:pPr>
      <w:ins w:id="3" w:author="PR Preview" w:date="2024-01-01T00:00:00Z">
        <w:r>
          <w:t xml:space="preserve">R and Stata code for this chapter’s programs (Programs 12.x) is in Tom Palmer’s</w:t>
        </w:r>
      </w:ins>
      <w:ins w:id="3" w:author="PR Preview" w:date="2024-01-01T00:00:00Z">
        <w:r>
          <w:t xml:space="preserve"> </w:t>
        </w:r>
      </w:ins>
      <w:hyperlink r:id="rId9">
        <w:r>
          <w:rPr>
            <w:rStyle w:val="Hyperlink"/>
          </w:rPr>
          <w:t xml:space="preserve">cibookex-r</w:t>
        </w:r>
      </w:hyperlink>
      <w:ins w:id="3" w:author="PR Preview" w:date="2024-01-01T00:00:00Z">
        <w:r>
          <w:t xml:space="preserve"> </w:t>
        </w:r>
      </w:ins>
      <w:ins w:id="3" w:author="PR Preview" w:date="2024-01-01T00:00:00Z">
        <w:r>
          <w:t xml:space="preserve">companion (GPL-3.0),</w:t>
        </w:r>
      </w:ins>
      <w:ins w:id="3" w:author="PR Preview" w:date="2024-01-01T00:00:00Z">
        <w:r>
          <w:t xml:space="preserve"> </w:t>
        </w:r>
      </w:ins>
      <w:ins w:id="3" w:author="PR Preview" w:date="2024-01-01T00:00:00Z">
        <w:r>
          <w:t xml:space="preserve">which descends from the authors’ own code.</w:t>
        </w:r>
      </w:ins>
    </w:p>
    <w:p>
      <w:pPr>
        <w:pStyle w:val="BodyText"/>
      </w:pPr>
      <w:ins w:id="4" w:author="PR Preview" w:date="2024-01-01T00:00:00Z">
        <w:r>
          <w:rPr>
            <w:b/>
            <w:bCs/>
          </w:rPr>
          <w:t xml:space="preserve">Key concepts</w:t>
        </w:r>
      </w:ins>
      <w:ins w:id="4" w:author="PR Preview" w:date="2024-01-01T00:00:00Z">
        <w:r>
          <w:t xml:space="preserve">: IP weighting creates a pseudo-population in which the measured confounders</w:t>
        </w:r>
      </w:ins>
      <w:ins w:id="4" w:author="PR Preview" w:date="2024-01-01T00:00:00Z">
        <w:r>
          <w:t xml:space="preserve"> </w:t>
        </w:r>
      </w:ins>
      <m:oMath>
        <m:r>
          <m:t>L</m:t>
        </m:r>
      </m:oMath>
      <w:ins w:id="4" w:author="PR Preview" w:date="2024-01-01T00:00:00Z">
        <w:r>
          <w:t xml:space="preserve"> </w:t>
        </w:r>
      </w:ins>
      <w:ins w:id="4" w:author="PR Preview" w:date="2024-01-01T00:00:00Z">
        <w:r>
          <w:t xml:space="preserve">no longer predict treatment</w:t>
        </w:r>
      </w:ins>
      <w:ins w:id="4" w:author="PR Preview" w:date="2024-01-01T00:00:00Z">
        <w:r>
          <w:t xml:space="preserve"> </w:t>
        </w:r>
      </w:ins>
      <m:oMath>
        <m:r>
          <m:t>A</m:t>
        </m:r>
      </m:oMath>
      <w:ins w:id="4" w:author="PR Preview" w:date="2024-01-01T00:00:00Z">
        <w:r>
          <w:t xml:space="preserve">.</w:t>
        </w:r>
      </w:ins>
      <w:ins w:id="4" w:author="PR Preview" w:date="2024-01-01T00:00:00Z">
        <w:r>
          <w:t xml:space="preserve"> </w:t>
        </w:r>
      </w:ins>
      <w:ins w:id="4" w:author="PR Preview" w:date="2024-01-01T00:00:00Z">
        <w:r>
          <w:t xml:space="preserve">Under conditional exchangeability, positivity, and consistency, association is causation in that pseudo-population, so a simple weighted regression of</w:t>
        </w:r>
      </w:ins>
      <w:ins w:id="4" w:author="PR Preview" w:date="2024-01-01T00:00:00Z">
        <w:r>
          <w:t xml:space="preserve"> </w:t>
        </w:r>
      </w:ins>
      <m:oMath>
        <m:r>
          <m:t>Y</m:t>
        </m:r>
      </m:oMath>
      <w:ins w:id="4" w:author="PR Preview" w:date="2024-01-01T00:00:00Z">
        <w:r>
          <w:t xml:space="preserve"> </w:t>
        </w:r>
      </w:ins>
      <w:ins w:id="4" w:author="PR Preview" w:date="2024-01-01T00:00:00Z">
        <w:r>
          <w:t xml:space="preserve">on</w:t>
        </w:r>
      </w:ins>
      <w:ins w:id="4" w:author="PR Preview" w:date="2024-01-01T00:00:00Z">
        <w:r>
          <w:t xml:space="preserve"> </w:t>
        </w:r>
      </w:ins>
      <m:oMath>
        <m:r>
          <m:t>A</m:t>
        </m:r>
      </m:oMath>
      <w:ins w:id="4" w:author="PR Preview" w:date="2024-01-01T00:00:00Z">
        <w:r>
          <w:t xml:space="preserve"> </w:t>
        </w:r>
      </w:ins>
      <w:ins w:id="4" w:author="PR Preview" w:date="2024-01-01T00:00:00Z">
        <w:r>
          <w:t xml:space="preserve">estimates the parameters of a marginal structural model.</w:t>
        </w:r>
      </w:ins>
    </w:p>
    <w:p>
      <w:pPr>
        <w:pStyle w:val="BodyText"/>
      </w:pPr>
      <w:ins w:id="5" w:author="PR Preview" w:date="2024-01-01T00:00:00Z">
        <w:r>
          <w:t xml:space="preserve">NHEFS stands for the National Health and Nutrition Examination Survey Data I Epidemiologic Follow-up Study.</w:t>
        </w:r>
      </w:ins>
      <w:ins w:id="5" w:author="PR Preview" w:date="2024-01-01T00:00:00Z">
        <w:r>
          <w:t xml:space="preserve"> </w:t>
        </w:r>
      </w:ins>
      <w:ins w:id="5" w:author="PR Preview" w:date="2024-01-01T00:00:00Z">
        <w:r>
          <w:t xml:space="preserve">The book’s website provides the subset of the NHEFS data used in Part II</w:t>
        </w:r>
      </w:ins>
      <w:ins w:id="5" w:author="PR Preview" w:date="2024-01-01T00:00:00Z">
        <w:r>
          <w:t xml:space="preserve"> </w:t>
        </w:r>
      </w:ins>
      <w:ins w:id="5" w:author="PR Preview" w:date="2024-01-01T00:00:00Z">
        <w:r>
          <w:t xml:space="preserve">(Hernán and Robins 2020, chap. 12, p. 163)</w:t>
        </w:r>
      </w:ins>
      <w:ins w:id="5" w:author="PR Preview" w:date="2024-01-01T00:00:00Z">
        <w:r>
          <w:t xml:space="preserve">.</w:t>
        </w:r>
      </w:ins>
    </w:p>
    <w:bookmarkStart w:id="17" w:name="the-causal-question-pp.-163-164"/>
    <w:p>
      <w:pPr>
        <w:pStyle w:val="Heading2"/>
      </w:pPr>
      <w:ins w:id="6" w:author="PR Preview" w:date="2024-01-01T00:00:00Z">
        <w:r>
          <w:t xml:space="preserve">1 12.1 The Causal Question (pp. 163-164)</w:t>
        </w:r>
      </w:ins>
    </w:p>
    <w:p>
      <w:ins w:id="7" w:author="PR Preview" w:date="2024-01-01T00:00:00Z">
        <w:r>
          <w:pict>
            <v:rect style="width:0;height:1.5pt" o:hralign="center" o:hrstd="t" o:hr="t"/>
          </w:pict>
        </w:r>
      </w:ins>
    </w:p>
    <w:p>
      <w:pPr>
        <w:pStyle w:val="FirstParagraph"/>
      </w:pPr>
      <w:ins w:id="8" w:author="PR Preview" w:date="2024-01-01T00:00:00Z">
        <w:r>
          <w:t xml:space="preserve">Part II is organized around one question: on average, how much does quitting smoking change body weight?</w:t>
        </w:r>
      </w:ins>
    </w:p>
    <w:bookmarkStart w:id="10" w:name="research-question"/>
    <w:p>
      <w:pPr>
        <w:pStyle w:val="Heading3"/>
      </w:pPr>
      <w:r>
        <w:t xml:space="preserve">1.1 Research Question</w:t>
      </w:r>
    </w:p>
    <w:p>
      <w:pPr>
        <w:pStyle w:val="FirstParagraph"/>
      </w:pPr>
      <w:ins w:id="10" w:author="PR Preview" w:date="2024-01-01T00:00:00Z">
        <w:r>
          <w:rPr>
            <w:b/>
            <w:bCs/>
          </w:rPr>
          <w:t xml:space="preserve">Population</w:t>
        </w:r>
      </w:ins>
      <w:ins w:id="10" w:author="PR Preview" w:date="2024-01-01T00:00:00Z">
        <w:r>
          <w:t xml:space="preserve">: 1566 cigarette smokers aged 25-74 years who had an NHEFS baseline visit (1971-75) and a follow-up visit about 10 years later (1982).</w:t>
        </w:r>
      </w:ins>
    </w:p>
    <w:p>
      <w:pPr>
        <w:pStyle w:val="BodyText"/>
      </w:pPr>
      <w:ins w:id="11" w:author="PR Preview" w:date="2024-01-01T00:00:00Z">
        <w:r>
          <w:rPr>
            <w:b/>
            <w:bCs/>
          </w:rPr>
          <w:t xml:space="preserve">Treatment</w:t>
        </w:r>
      </w:ins>
      <w:ins w:id="11" w:author="PR Preview" w:date="2024-01-01T00:00:00Z">
        <w:r>
          <w:t xml:space="preserve">:</w:t>
        </w:r>
      </w:ins>
      <w:ins w:id="11" w:author="PR Preview" w:date="2024-01-01T00:00:00Z">
        <w:r>
          <w:t xml:space="preserve"> </w:t>
        </w:r>
      </w:ins>
      <m:oMath>
        <m:r>
          <m:t>A</m:t>
        </m:r>
        <m:r>
          <m:rPr>
            <m:sty m:val="p"/>
          </m:rPr>
          <m:t>=</m:t>
        </m:r>
        <m:r>
          <m:t>1</m:t>
        </m:r>
      </m:oMath>
      <w:ins w:id="11" w:author="PR Preview" w:date="2024-01-01T00:00:00Z">
        <w:r>
          <w:t xml:space="preserve"> </w:t>
        </w:r>
      </w:ins>
      <w:ins w:id="11" w:author="PR Preview" w:date="2024-01-01T00:00:00Z">
        <w:r>
          <w:t xml:space="preserve">if the individual reported quitting smoking before the follow-up visit,</w:t>
        </w:r>
      </w:ins>
      <w:ins w:id="11" w:author="PR Preview" w:date="2024-01-01T00:00:00Z">
        <w:r>
          <w:t xml:space="preserve"> </w:t>
        </w:r>
      </w:ins>
      <m:oMath>
        <m:r>
          <m:t>A</m:t>
        </m:r>
        <m:r>
          <m:rPr>
            <m:sty m:val="p"/>
          </m:rPr>
          <m:t>=</m:t>
        </m:r>
        <m:r>
          <m:t>0</m:t>
        </m:r>
      </m:oMath>
      <w:ins w:id="11" w:author="PR Preview" w:date="2024-01-01T00:00:00Z">
        <w:r>
          <w:t xml:space="preserve"> </w:t>
        </w:r>
      </w:ins>
      <w:ins w:id="11" w:author="PR Preview" w:date="2024-01-01T00:00:00Z">
        <w:r>
          <w:t xml:space="preserve">otherwise.</w:t>
        </w:r>
      </w:ins>
    </w:p>
    <w:p>
      <w:pPr>
        <w:pStyle w:val="BodyText"/>
      </w:pPr>
      <w:ins w:id="12" w:author="PR Preview" w:date="2024-01-01T00:00:00Z">
        <w:r>
          <w:rPr>
            <w:b/>
            <w:bCs/>
          </w:rPr>
          <w:t xml:space="preserve">Outcome</w:t>
        </w:r>
      </w:ins>
      <w:ins w:id="12" w:author="PR Preview" w:date="2024-01-01T00:00:00Z">
        <w:r>
          <w:t xml:space="preserve">:</w:t>
        </w:r>
      </w:ins>
      <w:ins w:id="12" w:author="PR Preview" w:date="2024-01-01T00:00:00Z">
        <w:r>
          <w:t xml:space="preserve"> </w:t>
        </w:r>
      </w:ins>
      <m:oMath>
        <m:r>
          <m:t>Y</m:t>
        </m:r>
      </m:oMath>
      <w:ins w:id="12" w:author="PR Preview" w:date="2024-01-01T00:00:00Z">
        <w:r>
          <w:t xml:space="preserve"> </w:t>
        </w:r>
      </w:ins>
      <w:ins w:id="12" w:author="PR Preview" w:date="2024-01-01T00:00:00Z">
        <w:r>
          <w:t xml:space="preserve">= body weight at follow-up minus body weight at baseline (kg).</w:t>
        </w:r>
      </w:ins>
    </w:p>
    <w:p>
      <w:pPr>
        <w:pStyle w:val="BodyText"/>
      </w:pPr>
      <w:ins w:id="13" w:author="PR Preview" w:date="2024-01-01T00:00:00Z">
        <w:r>
          <w:rPr>
            <w:b/>
            <w:bCs/>
          </w:rPr>
          <w:t xml:space="preserve">Causal estimand</w:t>
        </w:r>
      </w:ins>
      <w:ins w:id="13" w:author="PR Preview" w:date="2024-01-01T00:00:00Z">
        <w:r>
          <w:t xml:space="preserve"> </w:t>
        </w:r>
      </w:ins>
      <w:ins w:id="13" w:author="PR Preview" w:date="2024-01-01T00:00:00Z">
        <w:r>
          <w:t xml:space="preserve">(average causal effect on the additive scale):</w:t>
        </w:r>
      </w:ins>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ins w:id="15" w:author="PR Preview" w:date="2024-01-01T00:00:00Z">
        <w:r>
          <w:pict>
            <v:rect style="width:0;height:1.5pt" o:hralign="center" o:hrstd="t" o:hr="t"/>
          </w:pict>
        </w:r>
      </w:ins>
    </w:p>
    <w:bookmarkEnd w:id="10"/>
    <w:bookmarkStart w:id="11" w:name="unadjusted-comparison"/>
    <w:p>
      <w:pPr>
        <w:pStyle w:val="Heading3"/>
      </w:pPr>
      <w:ins w:id="16" w:author="PR Preview" w:date="2024-01-01T00:00:00Z">
        <w:r>
          <w:t xml:space="preserve">1.2 Unadjusted Comparison</w:t>
        </w:r>
      </w:ins>
    </w:p>
    <w:p>
      <w:pPr>
        <w:pStyle w:val="FirstParagraph"/>
      </w:pPr>
      <w:ins w:id="17" w:author="PR Preview" w:date="2024-01-01T00:00:00Z">
        <w:r>
          <w:t xml:space="preserve">Most people gained weight, but quitters gained more on average:</w:t>
        </w:r>
      </w:ins>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ins w:id="18" w:author="PR Preview" w:date="2024-01-01T00:00:00Z">
        <w:r>
          <w:t xml:space="preserve"> </w:t>
        </w:r>
      </w:ins>
      <w:ins w:id="18" w:author="PR Preview" w:date="2024-01-01T00:00:00Z">
        <w:r>
          <w:t xml:space="preserve">kg among quitters</w:t>
        </w:r>
      </w:ins>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ins w:id="19" w:author="PR Preview" w:date="2024-01-01T00:00:00Z">
        <w:r>
          <w:t xml:space="preserve"> </w:t>
        </w:r>
      </w:ins>
      <w:ins w:id="19" w:author="PR Preview" w:date="2024-01-01T00:00:00Z">
        <w:r>
          <w:t xml:space="preserve">kg among non-quitters</w:t>
        </w:r>
      </w:ins>
    </w:p>
    <w:p>
      <w:pPr>
        <w:pStyle w:val="Compact"/>
        <w:numPr>
          <w:ilvl w:val="0"/>
          <w:numId w:val="1001"/>
        </w:numPr>
      </w:pPr>
      <w:ins w:id="20" w:author="PR Preview" w:date="2024-01-01T00:00:00Z">
        <w:r>
          <w:t xml:space="preserve">Associational difference:</w:t>
        </w:r>
      </w:ins>
      <w:ins w:id="20" w:author="PR Preview" w:date="2024-01-01T00:00:00Z">
        <w:r>
          <w:t xml:space="preserve"> </w:t>
        </w:r>
      </w:ins>
      <m:oMath>
        <m:r>
          <m:t>4.5</m:t>
        </m:r>
        <m:r>
          <m:rPr>
            <m:sty m:val="p"/>
          </m:rPr>
          <m:t>−</m:t>
        </m:r>
        <m:r>
          <m:t>2.0</m:t>
        </m:r>
        <m:r>
          <m:rPr>
            <m:sty m:val="p"/>
          </m:rPr>
          <m:t>=</m:t>
        </m:r>
        <m:r>
          <m:t>2.5</m:t>
        </m:r>
      </m:oMath>
      <w:ins w:id="20" w:author="PR Preview" w:date="2024-01-01T00:00:00Z">
        <w:r>
          <w:t xml:space="preserve"> </w:t>
        </w:r>
      </w:ins>
      <w:ins w:id="20" w:author="PR Preview" w:date="2024-01-01T00:00:00Z">
        <w:r>
          <w:t xml:space="preserve">kg (95% CI: 1.7, 3.4)</w:t>
        </w:r>
      </w:ins>
    </w:p>
    <w:p>
      <w:pPr>
        <w:pStyle w:val="FirstParagraph"/>
      </w:pPr>
      <w:ins w:id="21" w:author="PR Preview" w:date="2024-01-01T00:00:00Z">
        <w:r>
          <w:t xml:space="preserve">The associational difference</w:t>
        </w:r>
      </w:ins>
      <w:ins w:id="21" w:author="PR Preview" w:date="2024-01-01T00:00:00Z">
        <w:r>
          <w:t xml:space="preserve"> </w:t>
        </w:r>
      </w:ins>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ins w:id="21" w:author="PR Preview" w:date="2024-01-01T00:00:00Z">
        <w:r>
          <w:t xml:space="preserve"> </w:t>
        </w:r>
      </w:ins>
      <w:ins w:id="21" w:author="PR Preview" w:date="2024-01-01T00:00:00Z">
        <w:r>
          <w:t xml:space="preserve">need not equal the causal difference if quitters and non-quitters differ in characteristics that affect weight gain.</w:t>
        </w:r>
      </w:ins>
    </w:p>
    <w:p>
      <w:pPr>
        <w:pStyle w:val="BodyText"/>
      </w:pPr>
      <w:ins w:id="22" w:author="PR Preview" w:date="2024-01-01T00:00:00Z">
        <w:r>
          <w:rPr>
            <w:b/>
            <w:bCs/>
          </w:rPr>
          <w:t xml:space="preserve">Age as an example</w:t>
        </w:r>
      </w:ins>
      <w:ins w:id="22" w:author="PR Preview" w:date="2024-01-01T00:00:00Z">
        <w:r>
          <w:t xml:space="preserve">: quitters were on average 4 years older than non-quitters, and older people gained less weight than younger people whether or not they quit.</w:t>
        </w:r>
      </w:ins>
      <w:ins w:id="22" w:author="PR Preview" w:date="2024-01-01T00:00:00Z">
        <w:r>
          <w:t xml:space="preserve"> </w:t>
        </w:r>
      </w:ins>
      <w:ins w:id="22" w:author="PR Preview" w:date="2024-01-01T00:00:00Z">
        <w:r>
          <w:t xml:space="preserve">Age is therefore a (surrogate) confounder, and the unadjusted estimate of 2.5 kg might underestimate the causal effect</w:t>
        </w:r>
      </w:ins>
      <w:ins w:id="22" w:author="PR Preview" w:date="2024-01-01T00:00:00Z">
        <w:r>
          <w:t xml:space="preserve"> </w:t>
        </w:r>
      </w:ins>
      <w:ins w:id="22" w:author="PR Preview" w:date="2024-01-01T00:00:00Z">
        <w:r>
          <w:t xml:space="preserve">(Hernán and Robins 2020, chap. 12, pp. 163-164)</w:t>
        </w:r>
      </w:ins>
      <w:ins w:id="22" w:author="PR Preview" w:date="2024-01-01T00:00:00Z">
        <w:r>
          <w:t xml:space="preserve">.</w:t>
        </w:r>
      </w:ins>
    </w:p>
    <w:p>
      <w:ins w:id="23" w:author="PR Preview" w:date="2024-01-01T00:00:00Z">
        <w:r>
          <w:pict>
            <v:rect style="width:0;height:1.5pt" o:hralign="center" o:hrstd="t" o:hr="t"/>
          </w:pict>
        </w:r>
      </w:ins>
    </w:p>
    <w:bookmarkEnd w:id="11"/>
    <w:bookmarkStart w:id="12" w:name="baseline-characteristics-table-12.1"/>
    <w:p>
      <w:pPr>
        <w:pStyle w:val="Heading3"/>
      </w:pPr>
      <w:ins w:id="24" w:author="PR Preview" w:date="2024-01-01T00:00:00Z">
        <w:r>
          <w:t xml:space="preserve">1.3 Baseline Characteristics (Table 12.1)</w:t>
        </w:r>
      </w:ins>
    </w:p>
    <w:p>
      <w:pPr>
        <w:pStyle w:val="TableCaption"/>
      </w:pPr>
      <w:ins w:id="25" w:author="PR Preview" w:date="2024-01-01T00:00:00Z">
        <w:r>
          <w:t xml:space="preserve">Source:</w:t>
        </w:r>
      </w:ins>
      <w:ins w:id="25" w:author="PR Preview" w:date="2024-01-01T00:00:00Z">
        <w:r>
          <w:t xml:space="preserve"> </w:t>
        </w:r>
      </w:ins>
      <w:ins w:id="25" w:author="PR Preview" w:date="2024-01-01T00:00:00Z">
        <w:r>
          <w:t xml:space="preserve">Hernán and Robins (2020, Table 12.1, p. 163)</w:t>
        </w:r>
      </w:ins>
      <w:ins w:id="25" w:author="PR Preview" w:date="2024-01-01T00:00:00Z">
        <w:r>
          <w:t xml:space="preserve">.</w:t>
        </w:r>
      </w:ins>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ins w:id="26" w:author="PR Preview" w:date="2024-01-01T00:00:00Z">
        <w:r>
          <w:pict>
            <v:rect style="width:0;height:1.5pt" o:hralign="center" o:hrstd="t" o:hr="t"/>
          </w:pict>
        </w:r>
      </w:ins>
    </w:p>
    <w:bookmarkEnd w:id="12"/>
    <w:bookmarkStart w:id="16" w:name="measured-confounders"/>
    <w:p>
      <w:pPr>
        <w:pStyle w:val="Heading3"/>
      </w:pPr>
      <w:ins w:id="27" w:author="PR Preview" w:date="2024-01-01T00:00:00Z">
        <w:r>
          <w:t xml:space="preserve">1.4 Measured Confounders</w:t>
        </w:r>
      </w:ins>
    </w:p>
    <w:p>
      <w:pPr>
        <w:pStyle w:val="FirstParagraph"/>
      </w:pPr>
      <w:ins w:id="28" w:author="PR Preview" w:date="2024-01-01T00:00:00Z">
        <w:r>
          <w:t xml:space="preserve">We assume that these 9 baseline variables, collected in the vector</w:t>
        </w:r>
      </w:ins>
      <w:ins w:id="28" w:author="PR Preview" w:date="2024-01-01T00:00:00Z">
        <w:r>
          <w:t xml:space="preserve"> </w:t>
        </w:r>
      </w:ins>
      <m:oMath>
        <m:r>
          <m:t>L</m:t>
        </m:r>
      </m:oMath>
      <w:ins w:id="28" w:author="PR Preview" w:date="2024-01-01T00:00:00Z">
        <w:r>
          <w:t xml:space="preserve">, suffice to adjust for confounding:</w:t>
        </w:r>
      </w:ins>
    </w:p>
    <w:p>
      <w:pPr>
        <w:pStyle w:val="Compact"/>
        <w:numPr>
          <w:ilvl w:val="0"/>
          <w:numId w:val="1002"/>
        </w:numPr>
      </w:pPr>
      <w:ins w:id="29" w:author="PR Preview" w:date="2024-01-01T00:00:00Z">
        <w:r>
          <w:t xml:space="preserve">Sex (0: male, 1: female)</w:t>
        </w:r>
      </w:ins>
    </w:p>
    <w:p>
      <w:pPr>
        <w:pStyle w:val="Compact"/>
        <w:numPr>
          <w:ilvl w:val="0"/>
          <w:numId w:val="1002"/>
        </w:numPr>
      </w:pPr>
      <w:ins w:id="30" w:author="PR Preview" w:date="2024-01-01T00:00:00Z">
        <w:r>
          <w:t xml:space="preserve">Age (years)</w:t>
        </w:r>
      </w:ins>
    </w:p>
    <w:p>
      <w:pPr>
        <w:pStyle w:val="Compact"/>
        <w:numPr>
          <w:ilvl w:val="0"/>
          <w:numId w:val="1002"/>
        </w:numPr>
      </w:pPr>
      <w:ins w:id="31" w:author="PR Preview" w:date="2024-01-01T00:00:00Z">
        <w:r>
          <w:t xml:space="preserve">Race (0: white, 1: other)</w:t>
        </w:r>
      </w:ins>
    </w:p>
    <w:p>
      <w:pPr>
        <w:pStyle w:val="Compact"/>
        <w:numPr>
          <w:ilvl w:val="0"/>
          <w:numId w:val="1002"/>
        </w:numPr>
      </w:pPr>
      <w:ins w:id="32" w:author="PR Preview" w:date="2024-01-01T00:00:00Z">
        <w:r>
          <w:t xml:space="preserve">Education (5 categories)</w:t>
        </w:r>
      </w:ins>
    </w:p>
    <w:p>
      <w:pPr>
        <w:pStyle w:val="Compact"/>
        <w:numPr>
          <w:ilvl w:val="0"/>
          <w:numId w:val="1002"/>
        </w:numPr>
      </w:pPr>
      <w:ins w:id="33" w:author="PR Preview" w:date="2024-01-01T00:00:00Z">
        <w:r>
          <w:t xml:space="preserve">Intensity of smoking (cigarettes per day)</w:t>
        </w:r>
      </w:ins>
    </w:p>
    <w:p>
      <w:pPr>
        <w:pStyle w:val="Compact"/>
        <w:numPr>
          <w:ilvl w:val="0"/>
          <w:numId w:val="1002"/>
        </w:numPr>
      </w:pPr>
      <w:ins w:id="34" w:author="PR Preview" w:date="2024-01-01T00:00:00Z">
        <w:r>
          <w:t xml:space="preserve">Duration of smoking (years)</w:t>
        </w:r>
      </w:ins>
    </w:p>
    <w:p>
      <w:pPr>
        <w:pStyle w:val="Compact"/>
        <w:numPr>
          <w:ilvl w:val="0"/>
          <w:numId w:val="1002"/>
        </w:numPr>
      </w:pPr>
      <w:ins w:id="35" w:author="PR Preview" w:date="2024-01-01T00:00:00Z">
        <w:r>
          <w:t xml:space="preserve">Physical activity in daily life (3 categories)</w:t>
        </w:r>
      </w:ins>
    </w:p>
    <w:p>
      <w:pPr>
        <w:pStyle w:val="Compact"/>
        <w:numPr>
          <w:ilvl w:val="0"/>
          <w:numId w:val="1002"/>
        </w:numPr>
      </w:pPr>
      <w:ins w:id="36" w:author="PR Preview" w:date="2024-01-01T00:00:00Z">
        <w:r>
          <w:t xml:space="preserve">Recreational exercise (3 categories)</w:t>
        </w:r>
      </w:ins>
    </w:p>
    <w:p>
      <w:pPr>
        <w:pStyle w:val="Compact"/>
        <w:numPr>
          <w:ilvl w:val="0"/>
          <w:numId w:val="1002"/>
        </w:numPr>
      </w:pPr>
      <w:ins w:id="37" w:author="PR Preview" w:date="2024-01-01T00:00:00Z">
        <w:r>
          <w:t xml:space="preserve">Weight (kg)</w:t>
        </w:r>
      </w:ins>
    </w:p>
    <w:p>
      <w:pPr>
        <w:pStyle w:val="FirstParagraph"/>
      </w:pPr>
      <w:ins w:id="38" w:author="PR Preview" w:date="2024-01-01T00:00:00Z">
        <w:r>
          <w:rPr>
            <w:b/>
            <w:bCs/>
          </w:rPr>
          <w:t xml:space="preserve">Assumption</w:t>
        </w:r>
      </w:ins>
      <w:ins w:id="38" w:author="PR Preview" w:date="2024-01-01T00:00:00Z">
        <w:r>
          <w:t xml:space="preserve">: conditional exchangeability given</w:t>
        </w:r>
      </w:ins>
      <w:ins w:id="38" w:author="PR Preview" w:date="2024-01-01T00:00:00Z">
        <w:r>
          <w:t xml:space="preserve"> </w:t>
        </w:r>
      </w:ins>
      <m:oMath>
        <m:r>
          <m:t>L</m:t>
        </m:r>
      </m:oMath>
      <w:ins w:id="38" w:author="PR Preview" w:date="2024-01-01T00:00:00Z">
        <w:r>
          <w:t xml:space="preserve">:</w:t>
        </w:r>
      </w:ins>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ins w:id="40" w:author="PR Preview" w:date="2024-01-01T00:00:00Z">
        <w:r>
          <w:t xml:space="preserve">Chapter 18 discusses how to select confounders; here the 9-variable adjustment set is taken as given</w:t>
        </w:r>
      </w:ins>
      <w:ins w:id="40" w:author="PR Preview" w:date="2024-01-01T00:00:00Z">
        <w:r>
          <w:t xml:space="preserve"> </w:t>
        </w:r>
      </w:ins>
      <w:ins w:id="40" w:author="PR Preview" w:date="2024-01-01T00:00:00Z">
        <w:r>
          <w:t xml:space="preserve">(Hernán and Robins 2020, chap. 12, p. 164)</w:t>
        </w:r>
      </w:ins>
      <w:ins w:id="40" w:author="PR Preview" w:date="2024-01-01T00:00:00Z">
        <w:r>
          <w:t xml:space="preserv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ins w:id="41" w:author="PR Preview" w:date="2024-01-01T00:00:00Z">
        <w:r>
          <w:t xml:space="preserve">2 12.2 Estimating IP Weights via Modeling (pp. 164-167)</w:t>
        </w:r>
      </w:ins>
    </w:p>
    <w:p>
      <w:ins w:id="42" w:author="PR Preview" w:date="2024-01-01T00:00:00Z">
        <w:r>
          <w:pict>
            <v:rect style="width:0;height:1.5pt" o:hralign="center" o:hrstd="t" o:hr="t"/>
          </w:pict>
        </w:r>
      </w:ins>
    </w:p>
    <w:p>
      <w:pPr>
        <w:pStyle w:val="FirstParagraph"/>
      </w:pPr>
      <w:ins w:id="43" w:author="PR Preview" w:date="2024-01-01T00:00:00Z">
        <w:r>
          <w:t xml:space="preserve">IP weighting creates a pseudo-population in which the arrow from</w:t>
        </w:r>
      </w:ins>
      <w:ins w:id="43" w:author="PR Preview" w:date="2024-01-01T00:00:00Z">
        <w:r>
          <w:t xml:space="preserve"> </w:t>
        </w:r>
      </w:ins>
      <m:oMath>
        <m:r>
          <m:t>L</m:t>
        </m:r>
      </m:oMath>
      <w:ins w:id="43" w:author="PR Preview" w:date="2024-01-01T00:00:00Z">
        <w:r>
          <w:t xml:space="preserve"> </w:t>
        </w:r>
      </w:ins>
      <w:ins w:id="43" w:author="PR Preview" w:date="2024-01-01T00:00:00Z">
        <w:r>
          <w:t xml:space="preserve">to</w:t>
        </w:r>
      </w:ins>
      <w:ins w:id="43" w:author="PR Preview" w:date="2024-01-01T00:00:00Z">
        <w:r>
          <w:t xml:space="preserve"> </w:t>
        </w:r>
      </w:ins>
      <m:oMath>
        <m:r>
          <m:t>A</m:t>
        </m:r>
      </m:oMath>
      <w:ins w:id="43" w:author="PR Preview" w:date="2024-01-01T00:00:00Z">
        <w:r>
          <w:t xml:space="preserve"> </w:t>
        </w:r>
      </w:ins>
      <w:ins w:id="43" w:author="PR Preview" w:date="2024-01-01T00:00:00Z">
        <w:r>
          <w:t xml:space="preserve">is removed.</w:t>
        </w:r>
      </w:ins>
      <w:ins w:id="43" w:author="PR Preview" w:date="2024-01-01T00:00:00Z">
        <w:r>
          <w:t xml:space="preserve"> </w:t>
        </w:r>
      </w:ins>
      <w:ins w:id="43" w:author="PR Preview" w:date="2024-01-01T00:00:00Z">
        <w:r>
          <w:t xml:space="preserve">In the pseudo-population:</w:t>
        </w:r>
      </w:ins>
    </w:p>
    <w:p>
      <w:pPr>
        <w:pStyle w:val="Compact"/>
        <w:numPr>
          <w:ilvl w:val="0"/>
          <w:numId w:val="1004"/>
        </w:numPr>
      </w:pPr>
      <m:oMath>
        <m:r>
          <m:t>A</m:t>
        </m:r>
      </m:oMath>
      <w:ins w:id="44" w:author="PR Preview" w:date="2024-01-01T00:00:00Z">
        <w:r>
          <w:t xml:space="preserve"> </w:t>
        </w:r>
      </w:ins>
      <w:ins w:id="44" w:author="PR Preview" w:date="2024-01-01T00:00:00Z">
        <w:r>
          <w:t xml:space="preserve">and</w:t>
        </w:r>
      </w:ins>
      <w:ins w:id="44" w:author="PR Preview" w:date="2024-01-01T00:00:00Z">
        <w:r>
          <w:t xml:space="preserve"> </w:t>
        </w:r>
      </w:ins>
      <m:oMath>
        <m:r>
          <m:t>L</m:t>
        </m:r>
      </m:oMath>
      <w:ins w:id="44" w:author="PR Preview" w:date="2024-01-01T00:00:00Z">
        <w:r>
          <w:t xml:space="preserve"> </w:t>
        </w:r>
      </w:ins>
      <w:ins w:id="44" w:author="PR Preview" w:date="2024-01-01T00:00:00Z">
        <w:r>
          <w:t xml:space="preserve">are statistically independent, and</w:t>
        </w:r>
      </w:ins>
    </w:p>
    <w:p>
      <w:pPr>
        <w:pStyle w:val="Compact"/>
        <w:numPr>
          <w:ilvl w:val="0"/>
          <w:numId w:val="1004"/>
        </w:numPr>
      </w:pPr>
      <w:ins w:id="45" w:author="PR Preview" w:date="2024-01-01T00:00:00Z">
        <w:r>
          <w:t xml:space="preserve">the mean</w:t>
        </w:r>
      </w:ins>
      <w:ins w:id="45" w:author="PR Preview" w:date="2024-01-01T00:00:00Z">
        <w:r>
          <w:t xml:space="preserve"> </w:t>
        </w:r>
      </w:ins>
      <m:oMath>
        <m:sSub>
          <m:e>
            <m:r>
              <m:rPr>
                <m:nor/>
                <m:sty m:val="p"/>
              </m:rPr>
              <m:t>E</m:t>
            </m:r>
          </m:e>
          <m:sub>
            <m:r>
              <m:t>p</m:t>
            </m:r>
            <m:r>
              <m:t>s</m:t>
            </m:r>
          </m:sub>
        </m:sSub>
        <m:r>
          <m:rPr>
            <m:sty m:val="p"/>
          </m:rPr>
          <m:t>[</m:t>
        </m:r>
        <m:r>
          <m:t>Y</m:t>
        </m:r>
        <m:r>
          <m:rPr>
            <m:sty m:val="p"/>
          </m:rPr>
          <m:t>∣</m:t>
        </m:r>
        <m:r>
          <m:t>A</m:t>
        </m:r>
        <m:r>
          <m:rPr>
            <m:sty m:val="p"/>
          </m:rPr>
          <m:t>=</m:t>
        </m:r>
        <m:r>
          <m:t>a</m:t>
        </m:r>
        <m:r>
          <m:rPr>
            <m:sty m:val="p"/>
          </m:rPr>
          <m:t>]</m:t>
        </m:r>
      </m:oMath>
      <w:ins w:id="45" w:author="PR Preview" w:date="2024-01-01T00:00:00Z">
        <w:r>
          <w:t xml:space="preserve"> </w:t>
        </w:r>
      </w:ins>
      <w:ins w:id="45" w:author="PR Preview" w:date="2024-01-01T00:00:00Z">
        <w:r>
          <w:t xml:space="preserve">equals the standardized mean</w:t>
        </w:r>
      </w:ins>
      <w:ins w:id="45" w:author="PR Preview" w:date="2024-01-01T00:00:00Z">
        <w:r>
          <w:t xml:space="preserve"> </w:t>
        </w:r>
      </w:ins>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ins w:id="45" w:author="PR Preview" w:date="2024-01-01T00:00:00Z">
        <w:r>
          <w:t xml:space="preserve"> </w:t>
        </w:r>
      </w:ins>
      <w:ins w:id="45" w:author="PR Preview" w:date="2024-01-01T00:00:00Z">
        <w:r>
          <w:t xml:space="preserve">in the actual population.</w:t>
        </w:r>
      </w:ins>
    </w:p>
    <w:p>
      <w:pPr>
        <w:pStyle w:val="FirstParagraph"/>
      </w:pPr>
      <w:ins w:id="46" w:author="PR Preview" w:date="2024-01-01T00:00:00Z">
        <w:r>
          <w:t xml:space="preserve">These two properties hold even if conditional exchangeability fails.</w:t>
        </w:r>
      </w:ins>
      <w:ins w:id="46" w:author="PR Preview" w:date="2024-01-01T00:00:00Z">
        <w:r>
          <w:t xml:space="preserve"> </w:t>
        </w:r>
      </w:ins>
      <w:ins w:id="46" w:author="PR Preview" w:date="2024-01-01T00:00:00Z">
        <w:r>
          <w:t xml:space="preserve">If</w:t>
        </w:r>
      </w:ins>
      <w:ins w:id="46" w:author="PR Preview" w:date="2024-01-01T00:00:00Z">
        <w:r>
          <w:t xml:space="preserve"> </w:t>
        </w:r>
      </w:ins>
      <m:oMath>
        <m:sSup>
          <m:e>
            <m:r>
              <m:t>Y</m:t>
            </m:r>
          </m:e>
          <m:sup>
            <m:r>
              <m:t>a</m:t>
            </m:r>
          </m:sup>
        </m:sSup>
        <m:r>
          <m:rPr>
            <m:sty m:val="p"/>
          </m:rPr>
          <m:t>⟂</m:t>
        </m:r>
        <m:r>
          <m:t>​</m:t>
        </m:r>
        <m:r>
          <m:t>​</m:t>
        </m:r>
        <m:r>
          <m:t>​</m:t>
        </m:r>
        <m:r>
          <m:rPr>
            <m:sty m:val="p"/>
          </m:rPr>
          <m:t>⟂</m:t>
        </m:r>
        <m:r>
          <m:t>A</m:t>
        </m:r>
        <m:r>
          <m:rPr>
            <m:sty m:val="p"/>
          </m:rPr>
          <m:t>∣</m:t>
        </m:r>
        <m:r>
          <m:t>L</m:t>
        </m:r>
      </m:oMath>
      <w:ins w:id="46" w:author="PR Preview" w:date="2024-01-01T00:00:00Z">
        <w:r>
          <w:t xml:space="preserve"> </w:t>
        </w:r>
      </w:ins>
      <w:ins w:id="46" w:author="PR Preview" w:date="2024-01-01T00:00:00Z">
        <w:r>
          <w:t xml:space="preserve">does hold in the actual population, then additionally:</w:t>
        </w:r>
      </w:ins>
    </w:p>
    <w:p>
      <w:pPr>
        <w:pStyle w:val="Compact"/>
        <w:numPr>
          <w:ilvl w:val="0"/>
          <w:numId w:val="1005"/>
        </w:numPr>
      </w:pPr>
      <w:ins w:id="47" w:author="PR Preview" w:date="2024-01-01T00:00:00Z">
        <w:r>
          <w:t xml:space="preserve">unconditional exchangeability (no confounding) holds in the pseudo-population,</w:t>
        </w:r>
      </w:ins>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r>
          <m:rPr>
            <m:sty m:val="p"/>
          </m:rPr>
          <m:t>[</m:t>
        </m:r>
        <m:r>
          <m:t>Y</m:t>
        </m:r>
        <m:r>
          <m:rPr>
            <m:sty m:val="p"/>
          </m:rPr>
          <m:t>∣</m:t>
        </m:r>
        <m:r>
          <m:t>A</m:t>
        </m:r>
        <m:r>
          <m:rPr>
            <m:sty m:val="p"/>
          </m:rPr>
          <m:t>=</m:t>
        </m:r>
        <m:r>
          <m:t>a</m:t>
        </m:r>
        <m:r>
          <m:rPr>
            <m:sty m:val="p"/>
          </m:rPr>
          <m:t>]</m:t>
        </m:r>
      </m:oMath>
      <w:ins w:id="48" w:author="PR Preview" w:date="2024-01-01T00:00:00Z">
        <w:r>
          <w:t xml:space="preserve">, and</w:t>
        </w:r>
      </w:ins>
    </w:p>
    <w:p>
      <w:pPr>
        <w:pStyle w:val="Compact"/>
        <w:numPr>
          <w:ilvl w:val="0"/>
          <w:numId w:val="1005"/>
        </w:numPr>
      </w:pPr>
      <w:ins w:id="49" w:author="PR Preview" w:date="2024-01-01T00:00:00Z">
        <w:r>
          <w:t xml:space="preserve">association is causation in the pseudo-population.</w:t>
        </w:r>
      </w:ins>
    </w:p>
    <w:p>
      <w:ins w:id="50" w:author="PR Preview" w:date="2024-01-01T00:00:00Z">
        <w:r>
          <w:pict>
            <v:rect style="width:0;height:1.5pt" o:hralign="center" o:hrstd="t" o:hr="t"/>
          </w:pict>
        </w:r>
      </w:ins>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ins w:id="52" w:author="PR Preview" w:date="2024-01-01T00:00:00Z">
        <w:r>
          <w:t xml:space="preserve">The conditional probability of treatment</w:t>
        </w:r>
      </w:ins>
      <w:ins w:id="52" w:author="PR Preview" w:date="2024-01-01T00:00:00Z">
        <w:r>
          <w:t xml:space="preserve"> </w:t>
        </w:r>
      </w:ins>
      <m:oMath>
        <m:r>
          <m:rPr>
            <m:sty m:val="p"/>
          </m:rPr>
          <m:t>Pr</m:t>
        </m:r>
        <m:r>
          <m:rPr>
            <m:sty m:val="p"/>
          </m:rPr>
          <m:t>[</m:t>
        </m:r>
        <m:r>
          <m:t>A</m:t>
        </m:r>
        <m:r>
          <m:rPr>
            <m:sty m:val="p"/>
          </m:rPr>
          <m:t>=</m:t>
        </m:r>
        <m:r>
          <m:t>1</m:t>
        </m:r>
        <m:r>
          <m:rPr>
            <m:sty m:val="p"/>
          </m:rPr>
          <m:t>∣</m:t>
        </m:r>
        <m:r>
          <m:t>L</m:t>
        </m:r>
        <m:r>
          <m:rPr>
            <m:sty m:val="p"/>
          </m:rPr>
          <m:t>]</m:t>
        </m:r>
      </m:oMath>
      <w:ins w:id="52" w:author="PR Preview" w:date="2024-01-01T00:00:00Z">
        <w:r>
          <w:t xml:space="preserve"> </w:t>
        </w:r>
      </w:ins>
      <w:ins w:id="52" w:author="PR Preview" w:date="2024-01-01T00:00:00Z">
        <w:r>
          <w:t xml:space="preserve">is the</w:t>
        </w:r>
      </w:ins>
      <w:ins w:id="52" w:author="PR Preview" w:date="2024-01-01T00:00:00Z">
        <w:r>
          <w:t xml:space="preserve"> </w:t>
        </w:r>
      </w:ins>
      <w:ins w:id="52" w:author="PR Preview" w:date="2024-01-01T00:00:00Z">
        <w:r>
          <w:rPr>
            <w:b/>
            <w:bCs/>
          </w:rPr>
          <w:t xml:space="preserve">propensity score</w:t>
        </w:r>
      </w:ins>
      <w:ins w:id="52" w:author="PR Preview" w:date="2024-01-01T00:00:00Z">
        <w:r>
          <w:t xml:space="preserve">; Chapter 15 discusses propensity scores in detail</w:t>
        </w:r>
      </w:ins>
      <w:ins w:id="52" w:author="PR Preview" w:date="2024-01-01T00:00:00Z">
        <w:r>
          <w:t xml:space="preserve"> </w:t>
        </w:r>
      </w:ins>
      <w:ins w:id="52" w:author="PR Preview" w:date="2024-01-01T00:00:00Z">
        <w:r>
          <w:t xml:space="preserve">(Hernán and Robins 2020, chap. 12, p. 165)</w:t>
        </w:r>
      </w:ins>
      <w:ins w:id="52" w:author="PR Preview" w:date="2024-01-01T00:00:00Z">
        <w:r>
          <w:t xml:space="preserve">.</w:t>
        </w:r>
      </w:ins>
      <w:ins w:id="52" w:author="PR Preview" w:date="2024-01-01T00:00:00Z">
        <w:r>
          <w:t xml:space="preserve"> </w:t>
        </w:r>
      </w:ins>
      <w:ins w:id="52" w:author="PR Preview" w:date="2024-01-01T00:00:00Z">
        <w:r>
          <w:t xml:space="preserve">Note that the propensity score is</w:t>
        </w:r>
      </w:ins>
      <w:ins w:id="52" w:author="PR Preview" w:date="2024-01-01T00:00:00Z">
        <w:r>
          <w:t xml:space="preserve"> </w:t>
        </w:r>
      </w:ins>
      <m:oMath>
        <m:r>
          <m:rPr>
            <m:sty m:val="p"/>
          </m:rPr>
          <m:t>Pr</m:t>
        </m:r>
        <m:r>
          <m:rPr>
            <m:sty m:val="p"/>
          </m:rPr>
          <m:t>[</m:t>
        </m:r>
        <m:r>
          <m:t>A</m:t>
        </m:r>
        <m:r>
          <m:rPr>
            <m:sty m:val="p"/>
          </m:rPr>
          <m:t>=</m:t>
        </m:r>
        <m:r>
          <m:t>1</m:t>
        </m:r>
        <m:r>
          <m:rPr>
            <m:sty m:val="p"/>
          </m:rPr>
          <m:t>∣</m:t>
        </m:r>
        <m:r>
          <m:t>L</m:t>
        </m:r>
        <m:r>
          <m:rPr>
            <m:sty m:val="p"/>
          </m:rPr>
          <m:t>]</m:t>
        </m:r>
      </m:oMath>
      <w:ins w:id="52" w:author="PR Preview" w:date="2024-01-01T00:00:00Z">
        <w:r>
          <w:t xml:space="preserve">, not</w:t>
        </w:r>
      </w:ins>
      <w:ins w:id="52" w:author="PR Preview" w:date="2024-01-01T00:00:00Z">
        <w:r>
          <w:t xml:space="preserve"> </w:t>
        </w:r>
      </w:ins>
      <m:oMath>
        <m:r>
          <m:t>f</m:t>
        </m:r>
        <m:r>
          <m:rPr>
            <m:sty m:val="p"/>
          </m:rPr>
          <m:t>(</m:t>
        </m:r>
        <m:r>
          <m:t>A</m:t>
        </m:r>
        <m:r>
          <m:rPr>
            <m:sty m:val="p"/>
          </m:rPr>
          <m:t>∣</m:t>
        </m:r>
        <m:r>
          <m:t>L</m:t>
        </m:r>
        <m:r>
          <m:rPr>
            <m:sty m:val="p"/>
          </m:rPr>
          <m:t>)</m:t>
        </m:r>
      </m:oMath>
      <w:ins w:id="52" w:author="PR Preview" w:date="2024-01-01T00:00:00Z">
        <w:r>
          <w:t xml:space="preserve">: for an untreated individual, the denominator of</w:t>
        </w:r>
      </w:ins>
      <w:ins w:id="52" w:author="PR Preview" w:date="2024-01-01T00:00:00Z">
        <w:r>
          <w:t xml:space="preserve"> </w:t>
        </w:r>
      </w:ins>
      <m:oMath>
        <m:sSup>
          <m:e>
            <m:r>
              <m:t>W</m:t>
            </m:r>
          </m:e>
          <m:sup>
            <m:r>
              <m:t>A</m:t>
            </m:r>
          </m:sup>
        </m:sSup>
      </m:oMath>
      <w:ins w:id="52" w:author="PR Preview" w:date="2024-01-01T00:00:00Z">
        <w:r>
          <w:t xml:space="preserve"> </w:t>
        </w:r>
      </w:ins>
      <w:ins w:id="52" w:author="PR Preview" w:date="2024-01-01T00:00:00Z">
        <w:r>
          <w:t xml:space="preserve">is one minus the propensity score.</w:t>
        </w:r>
      </w:ins>
    </w:p>
    <w:p>
      <w:ins w:id="53" w:author="PR Preview" w:date="2024-01-01T00:00:00Z">
        <w:r>
          <w:pict>
            <v:rect style="width:0;height:1.5pt" o:hralign="center" o:hrstd="t" o:hr="t"/>
          </w:pict>
        </w:r>
      </w:ins>
    </w:p>
    <w:bookmarkEnd w:id="19"/>
    <w:bookmarkStart w:id="20" w:name="why-modeling-is-needed"/>
    <w:p>
      <w:pPr>
        <w:pStyle w:val="Heading3"/>
      </w:pPr>
      <w:ins w:id="54" w:author="PR Preview" w:date="2024-01-01T00:00:00Z">
        <w:r>
          <w:t xml:space="preserve">2.2 Why Modeling Is Needed</w:t>
        </w:r>
      </w:ins>
    </w:p>
    <w:p>
      <w:pPr>
        <w:pStyle w:val="FirstParagraph"/>
      </w:pPr>
      <w:ins w:id="55" w:author="PR Preview" w:date="2024-01-01T00:00:00Z">
        <w:r>
          <w:t xml:space="preserve">In Section 2.4,</w:t>
        </w:r>
      </w:ins>
      <w:ins w:id="55" w:author="PR Preview" w:date="2024-01-01T00:00:00Z">
        <w:r>
          <w:t xml:space="preserve"> </w:t>
        </w:r>
      </w:ins>
      <m:oMath>
        <m:r>
          <m:rPr>
            <m:sty m:val="p"/>
          </m:rPr>
          <m:t>Pr</m:t>
        </m:r>
        <m:r>
          <m:rPr>
            <m:sty m:val="p"/>
          </m:rPr>
          <m:t>[</m:t>
        </m:r>
        <m:r>
          <m:t>A</m:t>
        </m:r>
        <m:r>
          <m:rPr>
            <m:sty m:val="p"/>
          </m:rPr>
          <m:t>=</m:t>
        </m:r>
        <m:r>
          <m:t>1</m:t>
        </m:r>
        <m:r>
          <m:rPr>
            <m:sty m:val="p"/>
          </m:rPr>
          <m:t>∣</m:t>
        </m:r>
        <m:r>
          <m:t>L</m:t>
        </m:r>
        <m:r>
          <m:rPr>
            <m:sty m:val="p"/>
          </m:rPr>
          <m:t>]</m:t>
        </m:r>
      </m:oMath>
      <w:ins w:id="55" w:author="PR Preview" w:date="2024-01-01T00:00:00Z">
        <w:r>
          <w:t xml:space="preserve"> </w:t>
        </w:r>
      </w:ins>
      <w:ins w:id="55" w:author="PR Preview" w:date="2024-01-01T00:00:00Z">
        <w:r>
          <w:t xml:space="preserve">was estimated nonparametrically, by the proportion treated within each stratum of</w:t>
        </w:r>
      </w:ins>
      <w:ins w:id="55" w:author="PR Preview" w:date="2024-01-01T00:00:00Z">
        <w:r>
          <w:t xml:space="preserve"> </w:t>
        </w:r>
      </w:ins>
      <m:oMath>
        <m:r>
          <m:t>L</m:t>
        </m:r>
      </m:oMath>
      <w:ins w:id="55" w:author="PR Preview" w:date="2024-01-01T00:00:00Z">
        <w:r>
          <w:t xml:space="preserve">.</w:t>
        </w:r>
      </w:ins>
      <w:ins w:id="55" w:author="PR Preview" w:date="2024-01-01T00:00:00Z">
        <w:r>
          <w:t xml:space="preserve"> </w:t>
        </w:r>
      </w:ins>
      <w:ins w:id="55" w:author="PR Preview" w:date="2024-01-01T00:00:00Z">
        <w:r>
          <w:t xml:space="preserve">That is impossible here:</w:t>
        </w:r>
      </w:ins>
    </w:p>
    <w:p>
      <w:pPr>
        <w:pStyle w:val="Compact"/>
        <w:numPr>
          <w:ilvl w:val="0"/>
          <w:numId w:val="1007"/>
        </w:numPr>
      </w:pPr>
      <w:ins w:id="56" w:author="PR Preview" w:date="2024-01-01T00:00:00Z">
        <w:r>
          <w:t xml:space="preserve">Even recoding all 9 confounders except age to at most 6 categories each gives a tree with over 2 million branches.</w:t>
        </w:r>
      </w:ins>
    </w:p>
    <w:p>
      <w:pPr>
        <w:pStyle w:val="Compact"/>
        <w:numPr>
          <w:ilvl w:val="0"/>
          <w:numId w:val="1007"/>
        </w:numPr>
      </w:pPr>
      <w:ins w:id="57" w:author="PR Preview" w:date="2024-01-01T00:00:00Z">
        <w:r>
          <w:t xml:space="preserve">With the actual ranges of smoking intensity, duration, and weight, there are many millions of strata.</w:t>
        </w:r>
      </w:ins>
    </w:p>
    <w:p>
      <w:pPr>
        <w:pStyle w:val="Compact"/>
        <w:numPr>
          <w:ilvl w:val="0"/>
          <w:numId w:val="1007"/>
        </w:numPr>
      </w:pPr>
      <w:ins w:id="58" w:author="PR Preview" w:date="2024-01-01T00:00:00Z">
        <w:r>
          <w:t xml:space="preserve">1566 individuals cannot yield meaningful stratum-specific estimates across millions of strata.</w:t>
        </w:r>
      </w:ins>
    </w:p>
    <w:p>
      <w:pPr>
        <w:pStyle w:val="FirstParagraph"/>
      </w:pPr>
      <w:ins w:id="59" w:author="PR Preview" w:date="2024-01-01T00:00:00Z">
        <w:r>
          <w:t xml:space="preserve">This is the curse of dimensionality introduced in Chapter 10, so we resort to a model.</w:t>
        </w:r>
      </w:ins>
    </w:p>
    <w:p>
      <w:ins w:id="60" w:author="PR Preview" w:date="2024-01-01T00:00:00Z">
        <w:r>
          <w:pict>
            <v:rect style="width:0;height:1.5pt" o:hralign="center" o:hrstd="t" o:hr="t"/>
          </w:pict>
        </w:r>
      </w:ins>
    </w:p>
    <w:bookmarkEnd w:id="20"/>
    <w:bookmarkStart w:id="21" w:name="the-treatment-model"/>
    <w:p>
      <w:pPr>
        <w:pStyle w:val="Heading3"/>
      </w:pPr>
      <w:ins w:id="61" w:author="PR Preview" w:date="2024-01-01T00:00:00Z">
        <w:r>
          <w:t xml:space="preserve">2.3 The Treatment Model</w:t>
        </w:r>
      </w:ins>
    </w:p>
    <w:p>
      <w:pPr>
        <w:pStyle w:val="FirstParagraph"/>
      </w:pPr>
      <w:ins w:id="62" w:author="PR Preview" w:date="2024-01-01T00:00:00Z">
        <w:r>
          <w:t xml:space="preserve">Fit a logistic regression model for</w:t>
        </w:r>
      </w:ins>
      <w:ins w:id="62" w:author="PR Preview" w:date="2024-01-01T00:00:00Z">
        <w:r>
          <w:t xml:space="preserve"> </w:t>
        </w:r>
      </w:ins>
      <m:oMath>
        <m:r>
          <m:rPr>
            <m:sty m:val="p"/>
          </m:rPr>
          <m:t>Pr</m:t>
        </m:r>
        <m:r>
          <m:rPr>
            <m:sty m:val="p"/>
          </m:rPr>
          <m:t>[</m:t>
        </m:r>
        <m:r>
          <m:t>A</m:t>
        </m:r>
        <m:r>
          <m:rPr>
            <m:sty m:val="p"/>
          </m:rPr>
          <m:t>=</m:t>
        </m:r>
        <m:r>
          <m:t>1</m:t>
        </m:r>
        <m:r>
          <m:rPr>
            <m:sty m:val="p"/>
          </m:rPr>
          <m:t>∣</m:t>
        </m:r>
        <m:r>
          <m:t>L</m:t>
        </m:r>
        <m:r>
          <m:rPr>
            <m:sty m:val="p"/>
          </m:rPr>
          <m:t>]</m:t>
        </m:r>
      </m:oMath>
      <w:ins w:id="62" w:author="PR Preview" w:date="2024-01-01T00:00:00Z">
        <w:r>
          <w:t xml:space="preserve"> </w:t>
        </w:r>
      </w:ins>
      <w:ins w:id="62" w:author="PR Preview" w:date="2024-01-01T00:00:00Z">
        <w:r>
          <w:t xml:space="preserve">including all 9 confounders:</w:t>
        </w:r>
      </w:ins>
    </w:p>
    <w:p>
      <w:pPr>
        <w:pStyle w:val="Compact"/>
        <w:numPr>
          <w:ilvl w:val="0"/>
          <w:numId w:val="1008"/>
        </w:numPr>
      </w:pPr>
      <w:ins w:id="63" w:author="PR Preview" w:date="2024-01-01T00:00:00Z">
        <w:r>
          <w:t xml:space="preserve">linear and quadratic terms for the (quasi-)continuous covariates age, weight, intensity of smoking, and duration of smoking;</w:t>
        </w:r>
      </w:ins>
    </w:p>
    <w:p>
      <w:pPr>
        <w:pStyle w:val="Compact"/>
        <w:numPr>
          <w:ilvl w:val="0"/>
          <w:numId w:val="1008"/>
        </w:numPr>
      </w:pPr>
      <w:ins w:id="64" w:author="PR Preview" w:date="2024-01-01T00:00:00Z">
        <w:r>
          <w:t xml:space="preserve">no product terms between covariates.</w:t>
        </w:r>
      </w:ins>
    </w:p>
    <w:p>
      <w:pPr>
        <w:pStyle w:val="FirstParagraph"/>
      </w:pPr>
      <w:ins w:id="65" w:author="PR Preview" w:date="2024-01-01T00:00:00Z">
        <w:r>
          <w:t xml:space="preserve">Then, for each individual:</w:t>
        </w:r>
      </w:ins>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ins w:id="66" w:author="PR Preview" w:date="2024-01-01T00:00:00Z">
        <w:r>
          <w:t xml:space="preserve"> </w:t>
        </w:r>
      </w:ins>
      <w:ins w:id="66" w:author="PR Preview" w:date="2024-01-01T00:00:00Z">
        <w:r>
          <w:t xml:space="preserve">if</w:t>
        </w:r>
      </w:ins>
      <w:ins w:id="66" w:author="PR Preview" w:date="2024-01-01T00:00:00Z">
        <w:r>
          <w:t xml:space="preserve"> </w:t>
        </w:r>
      </w:ins>
      <m:oMath>
        <m:r>
          <m:t>A</m:t>
        </m:r>
        <m:r>
          <m:rPr>
            <m:sty m:val="p"/>
          </m:rPr>
          <m:t>=</m:t>
        </m:r>
        <m:r>
          <m:t>1</m:t>
        </m:r>
      </m:oMath>
      <w:ins w:id="66" w:author="PR Preview" w:date="2024-01-01T00:00:00Z">
        <w:r>
          <w:t xml:space="preserve">,</w:t>
        </w:r>
      </w:ins>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ins w:id="67" w:author="PR Preview" w:date="2024-01-01T00:00:00Z">
        <w:r>
          <w:t xml:space="preserve"> </w:t>
        </w:r>
      </w:ins>
      <w:ins w:id="67" w:author="PR Preview" w:date="2024-01-01T00:00:00Z">
        <w:r>
          <w:t xml:space="preserve">if</w:t>
        </w:r>
      </w:ins>
      <w:ins w:id="67" w:author="PR Preview" w:date="2024-01-01T00:00:00Z">
        <w:r>
          <w:t xml:space="preserve"> </w:t>
        </w:r>
      </w:ins>
      <m:oMath>
        <m:r>
          <m:t>A</m:t>
        </m:r>
        <m:r>
          <m:rPr>
            <m:sty m:val="p"/>
          </m:rPr>
          <m:t>=</m:t>
        </m:r>
        <m:r>
          <m:t>0</m:t>
        </m:r>
      </m:oMath>
      <w:ins w:id="67" w:author="PR Preview" w:date="2024-01-01T00:00:00Z">
        <w:r>
          <w:t xml:space="preserve">,</w:t>
        </w:r>
      </w:ins>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ins w:id="68" w:author="PR Preview" w:date="2024-01-01T00:00:00Z">
        <w:r>
          <w:t xml:space="preserve">.</w:t>
        </w:r>
      </w:ins>
    </w:p>
    <w:p>
      <w:pPr>
        <w:pStyle w:val="FirstParagraph"/>
      </w:pPr>
      <w:ins w:id="69" w:author="PR Preview" w:date="2024-01-01T00:00:00Z">
        <w:r>
          <w:rPr>
            <w:b/>
            <w:bCs/>
          </w:rPr>
          <w:t xml:space="preserve">What the model assumes</w:t>
        </w:r>
      </w:ins>
      <w:ins w:id="69" w:author="PR Preview" w:date="2024-01-01T00:00:00Z">
        <w:r>
          <w:t xml:space="preserve">: on the logit scale, the relation between each continuous covariate and the probability of quitting is a parabola, and each covariate contributes to the logit independently of the others.</w:t>
        </w:r>
      </w:ins>
      <w:ins w:id="69" w:author="PR Preview" w:date="2024-01-01T00:00:00Z">
        <w:r>
          <w:t xml:space="preserve"> </w:t>
        </w:r>
      </w:ins>
      <w:ins w:id="69" w:author="PR Preview" w:date="2024-01-01T00:00:00Z">
        <w:r>
          <w:t xml:space="preserve">Under these parametric restrictions, we get an estimate</w:t>
        </w:r>
      </w:ins>
      <w:ins w:id="69" w:author="PR Preview" w:date="2024-01-01T00:00:00Z">
        <w:r>
          <w:t xml:space="preserve"> </w:t>
        </w:r>
      </w:ins>
      <m:oMath>
        <m:acc>
          <m:accPr>
            <m:chr m:val="̂"/>
          </m:accPr>
          <m:e>
            <m:r>
              <m:rPr>
                <m:sty m:val="p"/>
              </m:rPr>
              <m:t>Pr</m:t>
            </m:r>
          </m:e>
        </m:acc>
        <m:r>
          <m:rPr>
            <m:sty m:val="p"/>
          </m:rPr>
          <m:t>[</m:t>
        </m:r>
        <m:r>
          <m:t>A</m:t>
        </m:r>
        <m:r>
          <m:rPr>
            <m:sty m:val="p"/>
          </m:rPr>
          <m:t>=</m:t>
        </m:r>
        <m:r>
          <m:t>1</m:t>
        </m:r>
        <m:r>
          <m:rPr>
            <m:sty m:val="p"/>
          </m:rPr>
          <m:t>∣</m:t>
        </m:r>
        <m:r>
          <m:t>L</m:t>
        </m:r>
        <m:r>
          <m:rPr>
            <m:sty m:val="p"/>
          </m:rPr>
          <m:t>]</m:t>
        </m:r>
      </m:oMath>
      <w:ins w:id="69" w:author="PR Preview" w:date="2024-01-01T00:00:00Z">
        <w:r>
          <w:t xml:space="preserve"> </w:t>
        </w:r>
      </w:ins>
      <w:ins w:id="69" w:author="PR Preview" w:date="2024-01-01T00:00:00Z">
        <w:r>
          <w:t xml:space="preserve">for every combination of</w:t>
        </w:r>
      </w:ins>
      <w:ins w:id="69" w:author="PR Preview" w:date="2024-01-01T00:00:00Z">
        <w:r>
          <w:t xml:space="preserve"> </w:t>
        </w:r>
      </w:ins>
      <m:oMath>
        <m:r>
          <m:t>L</m:t>
        </m:r>
      </m:oMath>
      <w:ins w:id="69" w:author="PR Preview" w:date="2024-01-01T00:00:00Z">
        <w:r>
          <w:t xml:space="preserve"> </w:t>
        </w:r>
      </w:ins>
      <w:ins w:id="69" w:author="PR Preview" w:date="2024-01-01T00:00:00Z">
        <w:r>
          <w:t xml:space="preserve">values, and hence for each of the 1566 individuals</w:t>
        </w:r>
      </w:ins>
      <w:ins w:id="69" w:author="PR Preview" w:date="2024-01-01T00:00:00Z">
        <w:r>
          <w:t xml:space="preserve"> </w:t>
        </w:r>
      </w:ins>
      <w:ins w:id="69" w:author="PR Preview" w:date="2024-01-01T00:00:00Z">
        <w:r>
          <w:t xml:space="preserve">(Hernán and Robins 2020, chap. 12, p. 165)</w:t>
        </w:r>
      </w:ins>
      <w:ins w:id="69" w:author="PR Preview" w:date="2024-01-01T00:00:00Z">
        <w:r>
          <w:t xml:space="preserve">.</w:t>
        </w:r>
      </w:ins>
    </w:p>
    <w:p>
      <w:ins w:id="70" w:author="PR Preview" w:date="2024-01-01T00:00:00Z">
        <w:r>
          <w:pict>
            <v:rect style="width:0;height:1.5pt" o:hralign="center" o:hrstd="t" o:hr="t"/>
          </w:pict>
        </w:r>
      </w:ins>
    </w:p>
    <w:bookmarkEnd w:id="21"/>
    <w:bookmarkStart w:id="23" w:name="X769832556f4f0e733779e589d8bcc3c98c535f9"/>
    <w:p>
      <w:pPr>
        <w:pStyle w:val="Heading3"/>
      </w:pPr>
      <w:ins w:id="71" w:author="PR Preview" w:date="2024-01-01T00:00:00Z">
        <w:r>
          <w:t xml:space="preserve">2.4 Estimating the Effect in the Pseudo-Population</w:t>
        </w:r>
      </w:ins>
    </w:p>
    <w:p>
      <w:pPr>
        <w:pStyle w:val="FirstParagraph"/>
      </w:pPr>
      <w:ins w:id="72" w:author="PR Preview" w:date="2024-01-01T00:00:00Z">
        <w:r>
          <w:t xml:space="preserve">Fit the (saturated) linear mean model</w:t>
        </w:r>
      </w:ins>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ins w:id="74" w:author="PR Preview" w:date="2024-01-01T00:00:00Z">
        <w:r>
          <w:t xml:space="preserve">by</w:t>
        </w:r>
      </w:ins>
      <w:ins w:id="74" w:author="PR Preview" w:date="2024-01-01T00:00:00Z">
        <w:r>
          <w:t xml:space="preserve"> </w:t>
        </w:r>
      </w:ins>
      <w:ins w:id="74" w:author="PR Preview" w:date="2024-01-01T00:00:00Z">
        <w:r>
          <w:rPr>
            <w:b/>
            <w:bCs/>
          </w:rPr>
          <w:t xml:space="preserve">weighted least squares</w:t>
        </w:r>
      </w:ins>
      <w:ins w:id="74" w:author="PR Preview" w:date="2024-01-01T00:00:00Z">
        <w:r>
          <w:t xml:space="preserve"> </w:t>
        </w:r>
      </w:ins>
      <w:ins w:id="74" w:author="PR Preview" w:date="2024-01-01T00:00:00Z">
        <w:r>
          <w:t xml:space="preserve">with weights</w:t>
        </w:r>
      </w:ins>
      <w:ins w:id="74" w:author="PR Preview" w:date="2024-01-01T00:00:00Z">
        <w:r>
          <w:t xml:space="preserve"> </w:t>
        </w:r>
      </w:ins>
      <m:oMath>
        <m:sSup>
          <m:e>
            <m:acc>
              <m:accPr>
                <m:chr m:val="̂"/>
              </m:accPr>
              <m:e>
                <m:r>
                  <m:t>W</m:t>
                </m:r>
              </m:e>
            </m:acc>
          </m:e>
          <m:sup>
            <m:r>
              <m:t>A</m:t>
            </m:r>
          </m:sup>
        </m:sSup>
      </m:oMath>
      <w:ins w:id="74" w:author="PR Preview" w:date="2024-01-01T00:00:00Z">
        <w:r>
          <w:t xml:space="preserve">, i.e., choose</w:t>
        </w:r>
      </w:ins>
      <w:ins w:id="74" w:author="PR Preview" w:date="2024-01-01T00:00:00Z">
        <w:r>
          <w:t xml:space="preserve"> </w:t>
        </w:r>
      </w:ins>
      <m:oMath>
        <m:sSub>
          <m:e>
            <m:acc>
              <m:accPr>
                <m:chr m:val="̂"/>
              </m:accPr>
              <m:e>
                <m:r>
                  <m:t>θ</m:t>
                </m:r>
              </m:e>
            </m:acc>
          </m:e>
          <m:sub>
            <m:r>
              <m:t>0</m:t>
            </m:r>
          </m:sub>
        </m:sSub>
        <m:r>
          <m:rPr>
            <m:sty m:val="p"/>
          </m:rPr>
          <m:t>,</m:t>
        </m:r>
        <m:sSub>
          <m:e>
            <m:acc>
              <m:accPr>
                <m:chr m:val="̂"/>
              </m:accPr>
              <m:e>
                <m:r>
                  <m:t>θ</m:t>
                </m:r>
              </m:e>
            </m:acc>
          </m:e>
          <m:sub>
            <m:r>
              <m:t>1</m:t>
            </m:r>
          </m:sub>
        </m:sSub>
      </m:oMath>
      <w:ins w:id="74" w:author="PR Preview" w:date="2024-01-01T00:00:00Z">
        <w:r>
          <w:t xml:space="preserve"> </w:t>
        </w:r>
      </w:ins>
      <w:ins w:id="74" w:author="PR Preview" w:date="2024-01-01T00:00:00Z">
        <w:r>
          <w:t xml:space="preserve">to minimize</w:t>
        </w:r>
      </w:ins>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ins w:id="76" w:author="PR Preview" w:date="2024-01-01T00:00:00Z">
        <w:r>
          <w:t xml:space="preserve">The model</w:t>
        </w:r>
      </w:ins>
      <w:ins w:id="76" w:author="PR Preview" w:date="2024-01-01T00:00:00Z">
        <w:r>
          <w:t xml:space="preserve"> </w:t>
        </w:r>
      </w:ins>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ins w:id="76" w:author="PR Preview" w:date="2024-01-01T00:00:00Z">
        <w:r>
          <w:t xml:space="preserve"> </w:t>
        </w:r>
      </w:ins>
      <w:ins w:id="76" w:author="PR Preview" w:date="2024-01-01T00:00:00Z">
        <w:r>
          <w:t xml:space="preserve">is saturated: it has two parameters for the two quantities</w:t>
        </w:r>
      </w:ins>
      <w:ins w:id="76" w:author="PR Preview" w:date="2024-01-01T00:00:00Z">
        <w:r>
          <w:t xml:space="preserve"> </w:t>
        </w:r>
      </w:ins>
      <m:oMath>
        <m:r>
          <m:rPr>
            <m:nor/>
            <m:sty m:val="p"/>
          </m:rPr>
          <m:t>E</m:t>
        </m:r>
        <m:d>
          <m:dPr>
            <m:begChr m:val="["/>
            <m:sepChr m:val=""/>
            <m:endChr m:val="]"/>
            <m:grow/>
          </m:dPr>
          <m:e>
            <m:r>
              <m:t>Y</m:t>
            </m:r>
            <m:r>
              <m:rPr>
                <m:sty m:val="p"/>
              </m:rPr>
              <m:t>∣</m:t>
            </m:r>
            <m:r>
              <m:t>A</m:t>
            </m:r>
            <m:r>
              <m:rPr>
                <m:sty m:val="p"/>
              </m:rPr>
              <m:t>=</m:t>
            </m:r>
            <m:r>
              <m:t>1</m:t>
            </m:r>
          </m:e>
        </m:d>
      </m:oMath>
      <w:ins w:id="76" w:author="PR Preview" w:date="2024-01-01T00:00:00Z">
        <w:r>
          <w:t xml:space="preserve"> </w:t>
        </w:r>
      </w:ins>
      <w:ins w:id="76" w:author="PR Preview" w:date="2024-01-01T00:00:00Z">
        <w:r>
          <w:t xml:space="preserve">and</w:t>
        </w:r>
      </w:ins>
      <w:ins w:id="76" w:author="PR Preview" w:date="2024-01-01T00:00:00Z">
        <w:r>
          <w:t xml:space="preserve"> </w:t>
        </w:r>
      </w:ins>
      <m:oMath>
        <m:r>
          <m:rPr>
            <m:nor/>
            <m:sty m:val="p"/>
          </m:rPr>
          <m:t>E</m:t>
        </m:r>
        <m:d>
          <m:dPr>
            <m:begChr m:val="["/>
            <m:sepChr m:val=""/>
            <m:endChr m:val="]"/>
            <m:grow/>
          </m:dPr>
          <m:e>
            <m:r>
              <m:t>Y</m:t>
            </m:r>
            <m:r>
              <m:rPr>
                <m:sty m:val="p"/>
              </m:rPr>
              <m:t>∣</m:t>
            </m:r>
            <m:r>
              <m:t>A</m:t>
            </m:r>
            <m:r>
              <m:rPr>
                <m:sty m:val="p"/>
              </m:rPr>
              <m:t>=</m:t>
            </m:r>
            <m:r>
              <m:t>0</m:t>
            </m:r>
          </m:e>
        </m:d>
      </m:oMath>
      <w:ins w:id="76" w:author="PR Preview" w:date="2024-01-01T00:00:00Z">
        <w:r>
          <w:t xml:space="preserve">, and</w:t>
        </w:r>
      </w:ins>
      <w:ins w:id="76" w:author="PR Preview" w:date="2024-01-01T00:00:00Z">
        <w:r>
          <w:t xml:space="preserve"> </w:t>
        </w:r>
      </w:ins>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ins w:id="76" w:author="PR Preview" w:date="2024-01-01T00:00:00Z">
        <w:r>
          <w:t xml:space="preserve">.</w:t>
        </w:r>
      </w:ins>
      <w:ins w:id="76" w:author="PR Preview" w:date="2024-01-01T00:00:00Z">
        <w:r>
          <w:t xml:space="preserve"> </w:t>
        </w:r>
      </w:ins>
      <w:ins w:id="76" w:author="PR Preview" w:date="2024-01-01T00:00:00Z">
        <w:r>
          <w:t xml:space="preserve">With</w:t>
        </w:r>
      </w:ins>
      <w:ins w:id="76" w:author="PR Preview" w:date="2024-01-01T00:00:00Z">
        <w:r>
          <w:t xml:space="preserve"> </w:t>
        </w:r>
      </w:ins>
      <m:oMath>
        <m:sSub>
          <m:e>
            <m:acc>
              <m:accPr>
                <m:chr m:val="̂"/>
              </m:accPr>
              <m:e>
                <m:r>
                  <m:t>W</m:t>
                </m:r>
              </m:e>
            </m:acc>
          </m:e>
          <m:sub>
            <m:r>
              <m:t>i</m:t>
            </m:r>
          </m:sub>
        </m:sSub>
        <m:r>
          <m:rPr>
            <m:sty m:val="p"/>
          </m:rPr>
          <m:t>=</m:t>
        </m:r>
        <m:r>
          <m:t>1</m:t>
        </m:r>
      </m:oMath>
      <w:ins w:id="76" w:author="PR Preview" w:date="2024-01-01T00:00:00Z">
        <w:r>
          <w:t xml:space="preserve"> </w:t>
        </w:r>
      </w:ins>
      <w:ins w:id="76" w:author="PR Preview" w:date="2024-01-01T00:00:00Z">
        <w:r>
          <w:t xml:space="preserve">for everyone, weighted least squares reduces to the ordinary least squares of Chapter 11</w:t>
        </w:r>
      </w:ins>
      <w:ins w:id="76" w:author="PR Preview" w:date="2024-01-01T00:00:00Z">
        <w:r>
          <w:t xml:space="preserve"> </w:t>
        </w:r>
      </w:ins>
      <w:ins w:id="76" w:author="PR Preview" w:date="2024-01-01T00:00:00Z">
        <w:r>
          <w:t xml:space="preserve">(Hernán and Robins 2020, chap. 12, pp. 165-166)</w:t>
        </w:r>
      </w:ins>
      <w:ins w:id="76" w:author="PR Preview" w:date="2024-01-01T00:00:00Z">
        <w:r>
          <w:t xml:space="preserve">.</w:t>
        </w:r>
      </w:ins>
    </w:p>
    <w:p>
      <w:pPr>
        <w:pStyle w:val="BodyText"/>
      </w:pPr>
      <w:ins w:id="77" w:author="PR Preview" w:date="2024-01-01T00:00:00Z">
        <w:r>
          <w:t xml:space="preserve">If there is no confounding in the pseudo-population and the model for</w:t>
        </w:r>
      </w:ins>
      <w:ins w:id="77" w:author="PR Preview" w:date="2024-01-01T00:00:00Z">
        <w:r>
          <w:t xml:space="preserve"> </w:t>
        </w:r>
      </w:ins>
      <m:oMath>
        <m:r>
          <m:rPr>
            <m:sty m:val="p"/>
          </m:rPr>
          <m:t>Pr</m:t>
        </m:r>
        <m:r>
          <m:rPr>
            <m:sty m:val="p"/>
          </m:rPr>
          <m:t>[</m:t>
        </m:r>
        <m:r>
          <m:t>A</m:t>
        </m:r>
        <m:r>
          <m:rPr>
            <m:sty m:val="p"/>
          </m:rPr>
          <m:t>=</m:t>
        </m:r>
        <m:r>
          <m:t>1</m:t>
        </m:r>
        <m:r>
          <m:rPr>
            <m:sty m:val="p"/>
          </m:rPr>
          <m:t>∣</m:t>
        </m:r>
        <m:r>
          <m:t>L</m:t>
        </m:r>
        <m:r>
          <m:rPr>
            <m:sty m:val="p"/>
          </m:rPr>
          <m:t>]</m:t>
        </m:r>
      </m:oMath>
      <w:ins w:id="77" w:author="PR Preview" w:date="2024-01-01T00:00:00Z">
        <w:r>
          <w:t xml:space="preserve"> </w:t>
        </w:r>
      </w:ins>
      <w:ins w:id="77" w:author="PR Preview" w:date="2024-01-01T00:00:00Z">
        <w:r>
          <w:t xml:space="preserve">is correct, an unbiased estimator of</w:t>
        </w:r>
      </w:ins>
      <w:ins w:id="77" w:author="PR Preview" w:date="2024-01-01T00:00:00Z">
        <w:r>
          <w:t xml:space="preserve"> </w:t>
        </w:r>
      </w:ins>
      <m:oMath>
        <m:sSub>
          <m:e>
            <m:r>
              <m:rPr>
                <m:nor/>
                <m:sty m:val="p"/>
              </m:rPr>
              <m:t>E</m:t>
            </m:r>
          </m:e>
          <m:sub>
            <m:r>
              <m:t>p</m:t>
            </m:r>
            <m:r>
              <m:t>s</m:t>
            </m:r>
          </m:sub>
        </m:sSub>
        <m:r>
          <m:rPr>
            <m:sty m:val="p"/>
          </m:rPr>
          <m:t>[</m:t>
        </m:r>
        <m:r>
          <m:t>Y</m:t>
        </m:r>
        <m:r>
          <m:rPr>
            <m:sty m:val="p"/>
          </m:rPr>
          <m:t>∣</m:t>
        </m:r>
        <m:r>
          <m:t>A</m:t>
        </m:r>
        <m:r>
          <m:rPr>
            <m:sty m:val="p"/>
          </m:rPr>
          <m:t>=</m:t>
        </m:r>
        <m:r>
          <m:t>1</m:t>
        </m:r>
        <m:r>
          <m:rPr>
            <m:sty m:val="p"/>
          </m:rPr>
          <m:t>]</m:t>
        </m:r>
        <m:r>
          <m:rPr>
            <m:sty m:val="p"/>
          </m:rPr>
          <m:t>−</m:t>
        </m:r>
        <m:sSub>
          <m:e>
            <m:r>
              <m:rPr>
                <m:nor/>
                <m:sty m:val="p"/>
              </m:rPr>
              <m:t>E</m:t>
            </m:r>
          </m:e>
          <m:sub>
            <m:r>
              <m:t>p</m:t>
            </m:r>
            <m:r>
              <m:t>s</m:t>
            </m:r>
          </m:sub>
        </m:sSub>
        <m:r>
          <m:rPr>
            <m:sty m:val="p"/>
          </m:rPr>
          <m:t>[</m:t>
        </m:r>
        <m:r>
          <m:t>Y</m:t>
        </m:r>
        <m:r>
          <m:rPr>
            <m:sty m:val="p"/>
          </m:rPr>
          <m:t>∣</m:t>
        </m:r>
        <m:r>
          <m:t>A</m:t>
        </m:r>
        <m:r>
          <m:rPr>
            <m:sty m:val="p"/>
          </m:rPr>
          <m:t>=</m:t>
        </m:r>
        <m:r>
          <m:t>0</m:t>
        </m:r>
        <m:r>
          <m:rPr>
            <m:sty m:val="p"/>
          </m:rPr>
          <m:t>]</m:t>
        </m:r>
      </m:oMath>
      <w:ins w:id="77" w:author="PR Preview" w:date="2024-01-01T00:00:00Z">
        <w:r>
          <w:t xml:space="preserve"> </w:t>
        </w:r>
      </w:ins>
      <w:ins w:id="77" w:author="PR Preview" w:date="2024-01-01T00:00:00Z">
        <w:r>
          <w:t xml:space="preserve">is also an unbiased estimator of</w:t>
        </w:r>
      </w:ins>
      <w:ins w:id="77" w:author="PR Preview" w:date="2024-01-01T00:00:00Z">
        <w:r>
          <w:t xml:space="preserve"> </w:t>
        </w:r>
      </w:ins>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ins w:id="77" w:author="PR Preview" w:date="2024-01-01T00:00:00Z">
        <w:r>
          <w:t xml:space="preserve">.</w:t>
        </w:r>
      </w:ins>
    </w:p>
    <w:p>
      <w:ins w:id="78"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ins w:id="79" w:author="PR Preview" w:date="2024-01-01T00:00:00Z">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ins>
    </w:p>
    <w:p>
      <w:ins w:id="80" w:author="PR Preview" w:date="2024-01-01T00:00:00Z">
        <w:r>
          <w:pict>
            <v:rect style="width:0;height:1.5pt" o:hralign="center" o:hrstd="t" o:hr="t"/>
          </w:pict>
        </w:r>
      </w:ins>
    </w:p>
    <w:bookmarkEnd w:id="23"/>
    <w:bookmarkStart w:id="27" w:name="X465bf72047e5e9d757ab7c7ef0f658173e39e2a"/>
    <w:p>
      <w:pPr>
        <w:pStyle w:val="Heading3"/>
      </w:pPr>
      <w:ins w:id="81" w:author="PR Preview" w:date="2024-01-01T00:00:00Z">
        <w:r>
          <w:t xml:space="preserve">2.5 Confidence Intervals for IP Weighted Estimates</w:t>
        </w:r>
      </w:ins>
    </w:p>
    <w:p>
      <w:pPr>
        <w:pStyle w:val="FirstParagraph"/>
      </w:pPr>
      <w:ins w:id="82" w:author="PR Preview" w:date="2024-01-01T00:00:00Z">
        <w:r>
          <w:t xml:space="preserve">The confidence interval must account for the weighting.</w:t>
        </w:r>
      </w:ins>
      <w:ins w:id="82" w:author="PR Preview" w:date="2024-01-01T00:00:00Z">
        <w:r>
          <w:t xml:space="preserve"> </w:t>
        </w:r>
      </w:ins>
      <w:ins w:id="82" w:author="PR Preview" w:date="2024-01-01T00:00:00Z">
        <w:r>
          <w:t xml:space="preserve">Three options</w:t>
        </w:r>
      </w:ins>
      <w:ins w:id="82" w:author="PR Preview" w:date="2024-01-01T00:00:00Z">
        <w:r>
          <w:t xml:space="preserve"> </w:t>
        </w:r>
      </w:ins>
      <w:ins w:id="82" w:author="PR Preview" w:date="2024-01-01T00:00:00Z">
        <w:r>
          <w:t xml:space="preserve">(Hernán and Robins 2020, chap. 12, p. 166)</w:t>
        </w:r>
      </w:ins>
      <w:ins w:id="82" w:author="PR Preview" w:date="2024-01-01T00:00:00Z">
        <w:r>
          <w:t xml:space="preserve">:</w:t>
        </w:r>
      </w:ins>
    </w:p>
    <w:p>
      <w:pPr>
        <w:pStyle w:val="Compact"/>
        <w:numPr>
          <w:ilvl w:val="0"/>
          <w:numId w:val="1011"/>
        </w:numPr>
      </w:pPr>
      <w:ins w:id="83" w:author="PR Preview" w:date="2024-01-01T00:00:00Z">
        <w:r>
          <w:rPr>
            <w:b/>
            <w:bCs/>
          </w:rPr>
          <w:t xml:space="preserve">Derive the variance analytically</w:t>
        </w:r>
      </w:ins>
      <w:ins w:id="83" w:author="PR Preview" w:date="2024-01-01T00:00:00Z">
        <w:r>
          <w:t xml:space="preserve"> </w:t>
        </w:r>
      </w:ins>
      <w:ins w:id="83" w:author="PR Preview" w:date="2024-01-01T00:00:00Z">
        <w:r>
          <w:t xml:space="preserve">from statistical theory;</w:t>
        </w:r>
      </w:ins>
      <w:ins w:id="83" w:author="PR Preview" w:date="2024-01-01T00:00:00Z">
        <w:r>
          <w:t xml:space="preserve"> </w:t>
        </w:r>
      </w:ins>
      <w:ins w:id="83" w:author="PR Preview" w:date="2024-01-01T00:00:00Z">
        <w:r>
          <w:t xml:space="preserve">the analyst must program the estimator, which standard software generally does not provide.</w:t>
        </w:r>
      </w:ins>
    </w:p>
    <w:p>
      <w:pPr>
        <w:pStyle w:val="Compact"/>
        <w:numPr>
          <w:ilvl w:val="0"/>
          <w:numId w:val="1011"/>
        </w:numPr>
      </w:pPr>
      <w:ins w:id="84" w:author="PR Preview" w:date="2024-01-01T00:00:00Z">
        <w:r>
          <w:rPr>
            <w:b/>
            <w:bCs/>
          </w:rPr>
          <w:t xml:space="preserve">Nonparametric bootstrap</w:t>
        </w:r>
      </w:ins>
      <w:ins w:id="84" w:author="PR Preview" w:date="2024-01-01T00:00:00Z">
        <w:r>
          <w:t xml:space="preserve">;</w:t>
        </w:r>
      </w:ins>
      <w:ins w:id="84" w:author="PR Preview" w:date="2024-01-01T00:00:00Z">
        <w:r>
          <w:t xml:space="preserve"> </w:t>
        </w:r>
      </w:ins>
      <w:ins w:id="84" w:author="PR Preview" w:date="2024-01-01T00:00:00Z">
        <w:r>
          <w:t xml:space="preserve">requires computing resources (or patience) for large data sets.</w:t>
        </w:r>
      </w:ins>
    </w:p>
    <w:p>
      <w:pPr>
        <w:pStyle w:val="Compact"/>
        <w:numPr>
          <w:ilvl w:val="0"/>
          <w:numId w:val="1011"/>
        </w:numPr>
      </w:pPr>
      <w:ins w:id="85" w:author="PR Preview" w:date="2024-01-01T00:00:00Z">
        <w:r>
          <w:rPr>
            <w:b/>
            <w:bCs/>
          </w:rPr>
          <w:t xml:space="preserve">Robust (</w:t>
        </w:r>
      </w:ins>
      <w:ins w:id="85" w:author="PR Preview" w:date="2024-01-01T00:00:00Z">
        <w:r>
          <w:rPr>
            <w:b/>
            <w:bCs/>
          </w:rPr>
          <w:t xml:space="preserve">“sandwich”</w:t>
        </w:r>
      </w:ins>
      <w:ins w:id="85" w:author="PR Preview" w:date="2024-01-01T00:00:00Z">
        <w:r>
          <w:rPr>
            <w:b/>
            <w:bCs/>
          </w:rPr>
          <w:t xml:space="preserve">) variance estimator</w:t>
        </w:r>
      </w:ins>
      <w:ins w:id="85" w:author="PR Preview" w:date="2024-01-01T00:00:00Z">
        <w:r>
          <w:t xml:space="preserve">, as used for GEE models with an independent working correlation;</w:t>
        </w:r>
      </w:ins>
      <w:ins w:id="85" w:author="PR Preview" w:date="2024-01-01T00:00:00Z">
        <w:r>
          <w:t xml:space="preserve"> </w:t>
        </w:r>
      </w:ins>
      <w:ins w:id="85" w:author="PR Preview" w:date="2024-01-01T00:00:00Z">
        <w:r>
          <w:t xml:space="preserve">a standard option in most software.</w:t>
        </w:r>
      </w:ins>
    </w:p>
    <w:p>
      <w:pPr>
        <w:pStyle w:val="FirstParagraph"/>
      </w:pPr>
      <w:ins w:id="86" w:author="PR Preview" w:date="2024-01-01T00:00:00Z">
        <w:r>
          <w:t xml:space="preserve">The robust-variance intervals are valid but</w:t>
        </w:r>
      </w:ins>
      <w:ins w:id="86" w:author="PR Preview" w:date="2024-01-01T00:00:00Z">
        <w:r>
          <w:t xml:space="preserve"> </w:t>
        </w:r>
      </w:ins>
      <w:ins w:id="86" w:author="PR Preview" w:date="2024-01-01T00:00:00Z">
        <w:r>
          <w:rPr>
            <w:b/>
            <w:bCs/>
          </w:rPr>
          <w:t xml:space="preserve">conservative</w:t>
        </w:r>
      </w:ins>
      <w:ins w:id="86" w:author="PR Preview" w:date="2024-01-01T00:00:00Z">
        <w:r>
          <w:t xml:space="preserve">: their actual coverage of the super-population parameter exceeds the nominal 95%.</w:t>
        </w:r>
      </w:ins>
      <w:ins w:id="86" w:author="PR Preview" w:date="2024-01-01T00:00:00Z">
        <w:r>
          <w:t xml:space="preserve"> </w:t>
        </w:r>
      </w:ins>
      <w:ins w:id="86" w:author="PR Preview" w:date="2024-01-01T00:00:00Z">
        <w:r>
          <w:t xml:space="preserve">All confidence intervals for IP weighted estimates in this chapter are of this conservative kind.</w:t>
        </w:r>
      </w:ins>
    </w:p>
    <w:p>
      <w:pPr>
        <w:pStyle w:val="BodyText"/>
      </w:pPr>
      <w:ins w:id="87" w:author="PR Preview" w:date="2024-01-01T00:00:00Z">
        <w:r>
          <w:t xml:space="preserve">If the model for</w:t>
        </w:r>
      </w:ins>
      <w:ins w:id="87" w:author="PR Preview" w:date="2024-01-01T00:00:00Z">
        <w:r>
          <w:t xml:space="preserve"> </w:t>
        </w:r>
      </w:ins>
      <m:oMath>
        <m:r>
          <m:rPr>
            <m:sty m:val="p"/>
          </m:rPr>
          <m:t>Pr</m:t>
        </m:r>
        <m:r>
          <m:rPr>
            <m:sty m:val="p"/>
          </m:rPr>
          <m:t>[</m:t>
        </m:r>
        <m:r>
          <m:t>A</m:t>
        </m:r>
        <m:r>
          <m:rPr>
            <m:sty m:val="p"/>
          </m:rPr>
          <m:t>=</m:t>
        </m:r>
        <m:r>
          <m:t>1</m:t>
        </m:r>
        <m:r>
          <m:rPr>
            <m:sty m:val="p"/>
          </m:rPr>
          <m:t>∣</m:t>
        </m:r>
        <m:r>
          <m:t>L</m:t>
        </m:r>
        <m:r>
          <m:rPr>
            <m:sty m:val="p"/>
          </m:rPr>
          <m:t>]</m:t>
        </m:r>
      </m:oMath>
      <w:ins w:id="87" w:author="PR Preview" w:date="2024-01-01T00:00:00Z">
        <w:r>
          <w:t xml:space="preserve"> </w:t>
        </w:r>
      </w:ins>
      <w:ins w:id="87" w:author="PR Preview" w:date="2024-01-01T00:00:00Z">
        <w:r>
          <w:t xml:space="preserve">is misspecified, the estimates of</w:t>
        </w:r>
      </w:ins>
      <w:ins w:id="87" w:author="PR Preview" w:date="2024-01-01T00:00:00Z">
        <w:r>
          <w:t xml:space="preserve"> </w:t>
        </w:r>
      </w:ins>
      <m:oMath>
        <m:sSub>
          <m:e>
            <m:r>
              <m:t>θ</m:t>
            </m:r>
          </m:e>
          <m:sub>
            <m:r>
              <m:t>0</m:t>
            </m:r>
          </m:sub>
        </m:sSub>
      </m:oMath>
      <w:ins w:id="87" w:author="PR Preview" w:date="2024-01-01T00:00:00Z">
        <w:r>
          <w:t xml:space="preserve"> </w:t>
        </w:r>
      </w:ins>
      <w:ins w:id="87" w:author="PR Preview" w:date="2024-01-01T00:00:00Z">
        <w:r>
          <w:t xml:space="preserve">and</w:t>
        </w:r>
      </w:ins>
      <w:ins w:id="87" w:author="PR Preview" w:date="2024-01-01T00:00:00Z">
        <w:r>
          <w:t xml:space="preserve"> </w:t>
        </w:r>
      </w:ins>
      <m:oMath>
        <m:sSub>
          <m:e>
            <m:r>
              <m:t>θ</m:t>
            </m:r>
          </m:e>
          <m:sub>
            <m:r>
              <m:t>1</m:t>
            </m:r>
          </m:sub>
        </m:sSub>
      </m:oMath>
      <w:ins w:id="87" w:author="PR Preview" w:date="2024-01-01T00:00:00Z">
        <w:r>
          <w:t xml:space="preserve"> </w:t>
        </w:r>
      </w:ins>
      <w:ins w:id="87" w:author="PR Preview" w:date="2024-01-01T00:00:00Z">
        <w:r>
          <w:t xml:space="preserve">will be biased and, as in Chapter 11, the intervals may fall short of their nominal 95% coverage</w:t>
        </w:r>
      </w:ins>
      <w:ins w:id="87" w:author="PR Preview" w:date="2024-01-01T00:00:00Z">
        <w:r>
          <w:t xml:space="preserve"> </w:t>
        </w:r>
      </w:ins>
      <w:ins w:id="87" w:author="PR Preview" w:date="2024-01-01T00:00:00Z">
        <w:r>
          <w:t xml:space="preserve">(Hernán and Robins 2020, chap. 12, p. 167)</w:t>
        </w:r>
      </w:ins>
      <w:ins w:id="87" w:author="PR Preview" w:date="2024-01-01T00:00:00Z">
        <w:r>
          <w:t xml:space="preserve">.</w:t>
        </w:r>
      </w:ins>
    </w:p>
    <w:p>
      <w:ins w:id="88" w:author="PR Preview" w:date="2024-01-01T00:00:00Z">
        <w:r>
          <w:pict>
            <v:rect style="width:0;height:1.5pt" o:hralign="center" o:hrstd="t" o:hr="t"/>
          </w:pic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ins w:id="89"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ins w:id="90" w:author="PR Preview" w:date="2024-01-01T00:00:00Z">
        <w:r>
          <w:rPr>
            <w:b/>
            <w:bCs/>
          </w:rPr>
          <w:t xml:space="preserve">Why the two agree in the limit under positivity</w:t>
        </w:r>
      </w:ins>
      <w:ins w:id="90" w:author="PR Preview" w:date="2024-01-01T00:00:00Z">
        <w:r>
          <w:t xml:space="preserve"> </w:t>
        </w:r>
      </w:ins>
      <w:ins w:id="90" w:author="PR Preview" w:date="2024-01-01T00:00:00Z">
        <w:r>
          <w:t xml:space="preserve">(Hernán and Robins 2020, Technical Point 12.1, p. 166)</w:t>
        </w:r>
      </w:ins>
      <w:ins w:id="90" w:author="PR Preview" w:date="2024-01-01T00:00:00Z">
        <w:r>
          <w:t xml:space="preserve">.</w:t>
        </w:r>
      </w:ins>
      <w:ins w:id="90" w:author="PR Preview" w:date="2024-01-01T00:00:00Z">
        <w:r>
          <w:t xml:space="preserve"> </w:t>
        </w:r>
      </w:ins>
      <w:ins w:id="90" w:author="PR Preview" w:date="2024-01-01T00:00:00Z">
        <w:r>
          <w:t xml:space="preserve">The Hajek estimator is (asymptotically) unbiased for the ratio</w:t>
        </w:r>
      </w:ins>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ins w:id="92" w:author="PR Preview" w:date="2024-01-01T00:00:00Z">
        <w:r>
          <w:t xml:space="preserve">Under positivity, the denominator equals 1:</w:t>
        </w:r>
      </w:ins>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ins w:id="94" w:author="PR Preview" w:date="2024-01-01T00:00:00Z">
        <w:r>
          <w:t xml:space="preserve">so the ratio equals the IP weighted mean</w:t>
        </w:r>
      </w:ins>
      <w:ins w:id="94" w:author="PR Preview" w:date="2024-01-01T00:00:00Z">
        <w:r>
          <w:t xml:space="preserve"> </w:t>
        </w:r>
      </w:ins>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ins w:id="94" w:author="PR Preview" w:date="2024-01-01T00:00:00Z">
        <w:r>
          <w:t xml:space="preserve">, which equals</w:t>
        </w:r>
      </w:ins>
      <w:ins w:id="94" w:author="PR Preview" w:date="2024-01-01T00:00:00Z">
        <w:r>
          <w:t xml:space="preserve"> </w:t>
        </w:r>
      </w:ins>
      <m:oMath>
        <m:r>
          <m:rPr>
            <m:nor/>
            <m:sty m:val="p"/>
          </m:rPr>
          <m:t>E</m:t>
        </m:r>
        <m:d>
          <m:dPr>
            <m:begChr m:val="["/>
            <m:sepChr m:val=""/>
            <m:endChr m:val="]"/>
            <m:grow/>
          </m:dPr>
          <m:e>
            <m:sSup>
              <m:e>
                <m:r>
                  <m:t>Y</m:t>
                </m:r>
              </m:e>
              <m:sup>
                <m:r>
                  <m:t>a</m:t>
                </m:r>
              </m:sup>
            </m:sSup>
          </m:e>
        </m:d>
      </m:oMath>
      <w:ins w:id="94" w:author="PR Preview" w:date="2024-01-01T00:00:00Z">
        <w:r>
          <w:t xml:space="preserve"> </w:t>
        </w:r>
      </w:ins>
      <w:ins w:id="94" w:author="PR Preview" w:date="2024-01-01T00:00:00Z">
        <w:r>
          <w:t xml:space="preserve">under exchangeability and positivity (Technical Point 3.1).</w:t>
        </w:r>
      </w:ins>
    </w:p>
    <w:p>
      <w:pPr>
        <w:pStyle w:val="BodyText"/>
      </w:pPr>
      <w:ins w:id="95" w:author="PR Preview" w:date="2024-01-01T00:00:00Z">
        <w:r>
          <w:rPr>
            <w:b/>
            <w:bCs/>
          </w:rPr>
          <w:t xml:space="preserve">Why the Hajek estimator is preferred in practice</w:t>
        </w:r>
      </w:ins>
      <w:ins w:id="95" w:author="PR Preview" w:date="2024-01-01T00:00:00Z">
        <w:r>
          <w:t xml:space="preserve">: even when</w:t>
        </w:r>
      </w:ins>
      <w:ins w:id="95" w:author="PR Preview" w:date="2024-01-01T00:00:00Z">
        <w:r>
          <w:t xml:space="preserve"> </w:t>
        </w:r>
      </w:ins>
      <m:oMath>
        <m:r>
          <m:t>f</m:t>
        </m:r>
        <m:r>
          <m:rPr>
            <m:sty m:val="p"/>
          </m:rPr>
          <m:t>(</m:t>
        </m:r>
        <m:r>
          <m:t>A</m:t>
        </m:r>
        <m:r>
          <m:rPr>
            <m:sty m:val="p"/>
          </m:rPr>
          <m:t>∣</m:t>
        </m:r>
        <m:r>
          <m:t>L</m:t>
        </m:r>
        <m:r>
          <m:rPr>
            <m:sty m:val="p"/>
          </m:rPr>
          <m:t>)</m:t>
        </m:r>
      </m:oMath>
      <w:ins w:id="95" w:author="PR Preview" w:date="2024-01-01T00:00:00Z">
        <w:r>
          <w:t xml:space="preserve"> </w:t>
        </w:r>
      </w:ins>
      <w:ins w:id="95" w:author="PR Preview" w:date="2024-01-01T00:00:00Z">
        <w:r>
          <w:t xml:space="preserve">is replaced by predictions from a misspecified model, the Hajek estimator stays within</w:t>
        </w:r>
      </w:ins>
      <w:ins w:id="95" w:author="PR Preview" w:date="2024-01-01T00:00:00Z">
        <w:r>
          <w:t xml:space="preserve"> </w:t>
        </w:r>
      </w:ins>
      <m:oMath>
        <m:r>
          <m:rPr>
            <m:sty m:val="p"/>
          </m:rPr>
          <m:t>[</m:t>
        </m:r>
        <m:r>
          <m:t>0</m:t>
        </m:r>
        <m:r>
          <m:rPr>
            <m:sty m:val="p"/>
          </m:rPr>
          <m:t>,</m:t>
        </m:r>
        <m:r>
          <m:t>1</m:t>
        </m:r>
        <m:r>
          <m:rPr>
            <m:sty m:val="p"/>
          </m:rPr>
          <m:t>]</m:t>
        </m:r>
      </m:oMath>
      <w:ins w:id="95" w:author="PR Preview" w:date="2024-01-01T00:00:00Z">
        <w:r>
          <w:t xml:space="preserve"> </w:t>
        </w:r>
      </w:ins>
      <w:ins w:id="95" w:author="PR Preview" w:date="2024-01-01T00:00:00Z">
        <w:r>
          <w:t xml:space="preserve">for a dichotomous</w:t>
        </w:r>
      </w:ins>
      <w:ins w:id="95" w:author="PR Preview" w:date="2024-01-01T00:00:00Z">
        <w:r>
          <w:t xml:space="preserve"> </w:t>
        </w:r>
      </w:ins>
      <m:oMath>
        <m:r>
          <m:t>Y</m:t>
        </m:r>
      </m:oMath>
      <w:ins w:id="95" w:author="PR Preview" w:date="2024-01-01T00:00:00Z">
        <w:r>
          <w:t xml:space="preserve">;</w:t>
        </w:r>
      </w:ins>
      <w:ins w:id="95" w:author="PR Preview" w:date="2024-01-01T00:00:00Z">
        <w:r>
          <w:t xml:space="preserve"> </w:t>
        </w:r>
      </w:ins>
      <w:ins w:id="95" w:author="PR Preview" w:date="2024-01-01T00:00:00Z">
        <w:r>
          <w:t xml:space="preserve">the Horvitz-Thompson estimator need not.</w:t>
        </w:r>
      </w:ins>
    </w:p>
    <w:p>
      <w:pPr>
        <w:pStyle w:val="BodyText"/>
      </w:pPr>
      <w:ins w:id="96" w:author="PR Preview" w:date="2024-01-01T00:00:00Z">
        <w:r>
          <w:rPr>
            <w:b/>
            <w:bCs/>
          </w:rPr>
          <w:t xml:space="preserve">Without positivity</w:t>
        </w:r>
      </w:ins>
      <w:ins w:id="96" w:author="PR Preview" w:date="2024-01-01T00:00:00Z">
        <w:r>
          <w:t xml:space="preserve">: let</w:t>
        </w:r>
      </w:ins>
      <w:ins w:id="96" w:author="PR Preview" w:date="2024-01-01T00:00:00Z">
        <w:r>
          <w:t xml:space="preserve"> </w:t>
        </w:r>
      </w:ins>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ins w:id="96" w:author="PR Preview" w:date="2024-01-01T00:00:00Z">
        <w:r>
          <w:t xml:space="preserve">.</w:t>
        </w:r>
      </w:ins>
      <w:ins w:id="96" w:author="PR Preview" w:date="2024-01-01T00:00:00Z">
        <w:r>
          <w:t xml:space="preserve"> </w:t>
        </w:r>
      </w:ins>
      <w:ins w:id="96" w:author="PR Preview" w:date="2024-01-01T00:00:00Z">
        <w:r>
          <w:t xml:space="preserve">The Hajek ratio then equals</w:t>
        </w:r>
      </w:ins>
      <w:ins w:id="96" w:author="PR Preview" w:date="2024-01-01T00:00:00Z">
        <w:r>
          <w:t xml:space="preserve"> </w:t>
        </w:r>
      </w:ins>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ins w:id="96" w:author="PR Preview" w:date="2024-01-01T00:00:00Z">
        <w:r>
          <w:t xml:space="preserve">, which under exchangeability is</w:t>
        </w:r>
      </w:ins>
      <w:ins w:id="96" w:author="PR Preview" w:date="2024-01-01T00:00:00Z">
        <w:r>
          <w:t xml:space="preserve"> </w:t>
        </w:r>
      </w:ins>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ins w:id="96" w:author="PR Preview" w:date="2024-01-01T00:00:00Z">
        <w:r>
          <w:t xml:space="preserve">.</w:t>
        </w:r>
      </w:ins>
      <w:ins w:id="96" w:author="PR Preview" w:date="2024-01-01T00:00:00Z">
        <w:r>
          <w:t xml:space="preserve"> </w:t>
        </w:r>
      </w:ins>
      <w:ins w:id="96" w:author="PR Preview" w:date="2024-01-01T00:00:00Z">
        <w:r>
          <w:t xml:space="preserve">Its denominator converges to</w:t>
        </w:r>
      </w:ins>
      <w:ins w:id="96" w:author="PR Preview" w:date="2024-01-01T00:00:00Z">
        <w:r>
          <w:t xml:space="preserve"> </w:t>
        </w:r>
      </w:ins>
      <m:oMath>
        <m:r>
          <m:rPr>
            <m:sty m:val="p"/>
          </m:rPr>
          <m:t>Pr</m:t>
        </m:r>
        <m:r>
          <m:rPr>
            <m:sty m:val="p"/>
          </m:rPr>
          <m:t>[</m:t>
        </m:r>
        <m:r>
          <m:t>Q</m:t>
        </m:r>
        <m:r>
          <m:rPr>
            <m:sty m:val="p"/>
          </m:rPr>
          <m:t>(</m:t>
        </m:r>
        <m:r>
          <m:t>a</m:t>
        </m:r>
        <m:r>
          <m:rPr>
            <m:sty m:val="p"/>
          </m:rPr>
          <m:t>)</m:t>
        </m:r>
        <m:r>
          <m:rPr>
            <m:sty m:val="p"/>
          </m:rPr>
          <m:t>]</m:t>
        </m:r>
      </m:oMath>
      <w:ins w:id="96" w:author="PR Preview" w:date="2024-01-01T00:00:00Z">
        <w:r>
          <w:t xml:space="preserve"> </w:t>
        </w:r>
      </w:ins>
      <w:ins w:id="96" w:author="PR Preview" w:date="2024-01-01T00:00:00Z">
        <w:r>
          <w:t xml:space="preserve">rather than 1, so the ratio of the Horvitz-Thompson limit to the Hajek limit is</w:t>
        </w:r>
      </w:ins>
      <w:ins w:id="96" w:author="PR Preview" w:date="2024-01-01T00:00:00Z">
        <w:r>
          <w:t xml:space="preserve"> </w:t>
        </w:r>
      </w:ins>
      <m:oMath>
        <m:r>
          <m:rPr>
            <m:sty m:val="p"/>
          </m:rPr>
          <m:t>Pr</m:t>
        </m:r>
        <m:r>
          <m:rPr>
            <m:sty m:val="p"/>
          </m:rPr>
          <m:t>[</m:t>
        </m:r>
        <m:r>
          <m:t>Q</m:t>
        </m:r>
        <m:r>
          <m:rPr>
            <m:sty m:val="p"/>
          </m:rPr>
          <m:t>(</m:t>
        </m:r>
        <m:r>
          <m:t>a</m:t>
        </m:r>
        <m:r>
          <m:rPr>
            <m:sty m:val="p"/>
          </m:rPr>
          <m:t>)</m:t>
        </m:r>
        <m:r>
          <m:rPr>
            <m:sty m:val="p"/>
          </m:rPr>
          <m:t>]</m:t>
        </m:r>
      </m:oMath>
      <w:ins w:id="96" w:author="PR Preview" w:date="2024-01-01T00:00:00Z">
        <w:r>
          <w:t xml:space="preserve">, and the difference of Hajek estimators for</w:t>
        </w:r>
      </w:ins>
      <w:ins w:id="96" w:author="PR Preview" w:date="2024-01-01T00:00:00Z">
        <w:r>
          <w:t xml:space="preserve"> </w:t>
        </w:r>
      </w:ins>
      <m:oMath>
        <m:r>
          <m:t>a</m:t>
        </m:r>
        <m:r>
          <m:rPr>
            <m:sty m:val="p"/>
          </m:rPr>
          <m:t>=</m:t>
        </m:r>
        <m:r>
          <m:t>1</m:t>
        </m:r>
      </m:oMath>
      <w:ins w:id="96" w:author="PR Preview" w:date="2024-01-01T00:00:00Z">
        <w:r>
          <w:t xml:space="preserve"> </w:t>
        </w:r>
      </w:ins>
      <w:ins w:id="96" w:author="PR Preview" w:date="2024-01-01T00:00:00Z">
        <w:r>
          <w:t xml:space="preserve">versus</w:t>
        </w:r>
      </w:ins>
      <w:ins w:id="96" w:author="PR Preview" w:date="2024-01-01T00:00:00Z">
        <w:r>
          <w:t xml:space="preserve"> </w:t>
        </w:r>
      </w:ins>
      <m:oMath>
        <m:r>
          <m:t>a</m:t>
        </m:r>
        <m:r>
          <m:rPr>
            <m:sty m:val="p"/>
          </m:rPr>
          <m:t>=</m:t>
        </m:r>
        <m:r>
          <m:t>0</m:t>
        </m:r>
      </m:oMath>
      <w:ins w:id="96" w:author="PR Preview" w:date="2024-01-01T00:00:00Z">
        <w:r>
          <w:t xml:space="preserve"> </w:t>
        </w:r>
      </w:ins>
      <w:ins w:id="96" w:author="PR Preview" w:date="2024-01-01T00:00:00Z">
        <w:r>
          <w:t xml:space="preserve">has no causal interpretation.</w:t>
        </w:r>
      </w:ins>
    </w:p>
    <w:bookmarkEnd w:id="27"/>
    <w:bookmarkEnd w:id="28"/>
    <w:bookmarkStart w:id="37" w:name="stabilized-ip-weights-pp.-167-169"/>
    <w:p>
      <w:pPr>
        <w:pStyle w:val="Heading2"/>
      </w:pPr>
      <w:ins w:id="97" w:author="PR Preview" w:date="2024-01-01T00:00:00Z">
        <w:r>
          <w:t xml:space="preserve">3 12.3 Stabilized IP Weights (pp. 167-169)</w:t>
        </w:r>
      </w:ins>
    </w:p>
    <w:p>
      <w:ins w:id="98" w:author="PR Preview" w:date="2024-01-01T00:00:00Z">
        <w:r>
          <w:pict>
            <v:rect style="width:0;height:1.5pt" o:hralign="center" o:hrstd="t" o:hr="t"/>
          </w:pict>
        </w:r>
      </w:ins>
    </w:p>
    <w:p>
      <w:pPr>
        <w:pStyle w:val="FirstParagraph"/>
      </w:pPr>
      <w:ins w:id="99" w:author="PR Preview" w:date="2024-01-01T00:00:00Z">
        <w:r>
          <w:t xml:space="preserve">The goal of IP weighting is a pseudo-population in which</w:t>
        </w:r>
      </w:ins>
      <w:ins w:id="99" w:author="PR Preview" w:date="2024-01-01T00:00:00Z">
        <w:r>
          <w:t xml:space="preserve"> </w:t>
        </w:r>
      </w:ins>
      <m:oMath>
        <m:r>
          <m:t>L</m:t>
        </m:r>
      </m:oMath>
      <w:ins w:id="99" w:author="PR Preview" w:date="2024-01-01T00:00:00Z">
        <w:r>
          <w:t xml:space="preserve"> </w:t>
        </w:r>
      </w:ins>
      <w:ins w:id="99" w:author="PR Preview" w:date="2024-01-01T00:00:00Z">
        <w:r>
          <w:t xml:space="preserve">does not predict</w:t>
        </w:r>
      </w:ins>
      <w:ins w:id="99" w:author="PR Preview" w:date="2024-01-01T00:00:00Z">
        <w:r>
          <w:t xml:space="preserve"> </w:t>
        </w:r>
      </w:ins>
      <m:oMath>
        <m:r>
          <m:t>A</m:t>
        </m:r>
      </m:oMath>
      <w:ins w:id="99" w:author="PR Preview" w:date="2024-01-01T00:00:00Z">
        <w:r>
          <w:t xml:space="preserve">.</w:t>
        </w:r>
      </w:ins>
      <w:ins w:id="99" w:author="PR Preview" w:date="2024-01-01T00:00:00Z">
        <w:r>
          <w:t xml:space="preserve"> </w:t>
        </w:r>
      </w:ins>
      <w:ins w:id="99" w:author="PR Preview" w:date="2024-01-01T00:00:00Z">
        <w:r>
          <w:t xml:space="preserve">The weights</w:t>
        </w:r>
      </w:ins>
      <w:ins w:id="99" w:author="PR Preview" w:date="2024-01-01T00:00:00Z">
        <w:r>
          <w:t xml:space="preserve"> </w:t>
        </w:r>
      </w:ins>
      <m:oMath>
        <m:r>
          <m:t>1</m:t>
        </m:r>
        <m:r>
          <m:rPr>
            <m:sty m:val="p"/>
          </m:rPr>
          <m:t>/</m:t>
        </m:r>
        <m:r>
          <m:t>f</m:t>
        </m:r>
        <m:r>
          <m:rPr>
            <m:sty m:val="p"/>
          </m:rPr>
          <m:t>(</m:t>
        </m:r>
        <m:r>
          <m:t>A</m:t>
        </m:r>
        <m:r>
          <m:rPr>
            <m:sty m:val="p"/>
          </m:rPr>
          <m:t>∣</m:t>
        </m:r>
        <m:r>
          <m:t>L</m:t>
        </m:r>
        <m:r>
          <m:rPr>
            <m:sty m:val="p"/>
          </m:rPr>
          <m:t>)</m:t>
        </m:r>
      </m:oMath>
      <w:ins w:id="99" w:author="PR Preview" w:date="2024-01-01T00:00:00Z">
        <w:r>
          <w:t xml:space="preserve"> </w:t>
        </w:r>
      </w:ins>
      <w:ins w:id="99" w:author="PR Preview" w:date="2024-01-01T00:00:00Z">
        <w:r>
          <w:t xml:space="preserve">are only one way to get there.</w:t>
        </w:r>
      </w:ins>
    </w:p>
    <w:p>
      <w:pPr>
        <w:pStyle w:val="Compact"/>
        <w:numPr>
          <w:ilvl w:val="0"/>
          <w:numId w:val="1013"/>
        </w:numPr>
      </w:pPr>
      <w:ins w:id="100" w:author="PR Preview" w:date="2024-01-01T00:00:00Z">
        <w:r>
          <w:t xml:space="preserve">With weights</w:t>
        </w:r>
      </w:ins>
      <w:ins w:id="100" w:author="PR Preview" w:date="2024-01-01T00:00:00Z">
        <w:r>
          <w:t xml:space="preserve"> </w:t>
        </w:r>
      </w:ins>
      <m:oMath>
        <m:r>
          <m:t>1</m:t>
        </m:r>
        <m:r>
          <m:rPr>
            <m:sty m:val="p"/>
          </m:rPr>
          <m:t>/</m:t>
        </m:r>
        <m:r>
          <m:t>f</m:t>
        </m:r>
        <m:r>
          <m:rPr>
            <m:sty m:val="p"/>
          </m:rPr>
          <m:t>(</m:t>
        </m:r>
        <m:r>
          <m:t>A</m:t>
        </m:r>
        <m:r>
          <m:rPr>
            <m:sty m:val="p"/>
          </m:rPr>
          <m:t>∣</m:t>
        </m:r>
        <m:r>
          <m:t>L</m:t>
        </m:r>
        <m:r>
          <m:rPr>
            <m:sty m:val="p"/>
          </m:rPr>
          <m:t>)</m:t>
        </m:r>
      </m:oMath>
      <w:ins w:id="100" w:author="PR Preview" w:date="2024-01-01T00:00:00Z">
        <w:r>
          <w:t xml:space="preserve">, a dichotomous treatment yields a pseudo-population twice the size of the study population (mean weight 2): one treated copy and one untreated copy.</w:t>
        </w:r>
      </w:ins>
    </w:p>
    <w:p>
      <w:pPr>
        <w:pStyle w:val="Compact"/>
        <w:numPr>
          <w:ilvl w:val="0"/>
          <w:numId w:val="1013"/>
        </w:numPr>
      </w:pPr>
      <w:ins w:id="101" w:author="PR Preview" w:date="2024-01-01T00:00:00Z">
        <w:r>
          <w:t xml:space="preserve">With weights</w:t>
        </w:r>
      </w:ins>
      <w:ins w:id="101" w:author="PR Preview" w:date="2024-01-01T00:00:00Z">
        <w:r>
          <w:t xml:space="preserve"> </w:t>
        </w:r>
      </w:ins>
      <m:oMath>
        <m:r>
          <m:t>0.5</m:t>
        </m:r>
        <m:r>
          <m:rPr>
            <m:sty m:val="p"/>
          </m:rPr>
          <m:t>/</m:t>
        </m:r>
        <m:r>
          <m:t>f</m:t>
        </m:r>
        <m:r>
          <m:rPr>
            <m:sty m:val="p"/>
          </m:rPr>
          <m:t>(</m:t>
        </m:r>
        <m:r>
          <m:t>A</m:t>
        </m:r>
        <m:r>
          <m:rPr>
            <m:sty m:val="p"/>
          </m:rPr>
          <m:t>∣</m:t>
        </m:r>
        <m:r>
          <m:t>L</m:t>
        </m:r>
        <m:r>
          <m:rPr>
            <m:sty m:val="p"/>
          </m:rPr>
          <m:t>)</m:t>
        </m:r>
      </m:oMath>
      <w:ins w:id="101" w:author="PR Preview" w:date="2024-01-01T00:00:00Z">
        <w:r>
          <w:t xml:space="preserve">, everyone has probability 0.5 of each treatment level regardless of</w:t>
        </w:r>
      </w:ins>
      <w:ins w:id="101" w:author="PR Preview" w:date="2024-01-01T00:00:00Z">
        <w:r>
          <w:t xml:space="preserve"> </w:t>
        </w:r>
      </w:ins>
      <m:oMath>
        <m:r>
          <m:t>L</m:t>
        </m:r>
      </m:oMath>
      <w:ins w:id="101" w:author="PR Preview" w:date="2024-01-01T00:00:00Z">
        <w:r>
          <w:t xml:space="preserve">;</w:t>
        </w:r>
      </w:ins>
      <w:ins w:id="101" w:author="PR Preview" w:date="2024-01-01T00:00:00Z">
        <w:r>
          <w:t xml:space="preserve"> </w:t>
        </w:r>
      </w:ins>
      <w:ins w:id="101" w:author="PR Preview" w:date="2024-01-01T00:00:00Z">
        <w:r>
          <w:t xml:space="preserve">this pseudo-population is the same size as the study population (mean weight 1).</w:t>
        </w:r>
      </w:ins>
    </w:p>
    <w:p>
      <w:pPr>
        <w:pStyle w:val="Compact"/>
        <w:numPr>
          <w:ilvl w:val="0"/>
          <w:numId w:val="1013"/>
        </w:numPr>
      </w:pPr>
      <w:ins w:id="102" w:author="PR Preview" w:date="2024-01-01T00:00:00Z">
        <w:r>
          <w:t xml:space="preserve">More generally, any weights</w:t>
        </w:r>
      </w:ins>
      <w:ins w:id="102" w:author="PR Preview" w:date="2024-01-01T00:00:00Z">
        <w:r>
          <w:t xml:space="preserve"> </w:t>
        </w:r>
      </w:ins>
      <m:oMath>
        <m:r>
          <m:t>p</m:t>
        </m:r>
        <m:r>
          <m:rPr>
            <m:sty m:val="p"/>
          </m:rPr>
          <m:t>/</m:t>
        </m:r>
        <m:r>
          <m:t>f</m:t>
        </m:r>
        <m:r>
          <m:rPr>
            <m:sty m:val="p"/>
          </m:rPr>
          <m:t>(</m:t>
        </m:r>
        <m:r>
          <m:t>A</m:t>
        </m:r>
        <m:r>
          <m:rPr>
            <m:sty m:val="p"/>
          </m:rPr>
          <m:t>∣</m:t>
        </m:r>
        <m:r>
          <m:t>L</m:t>
        </m:r>
        <m:r>
          <m:rPr>
            <m:sty m:val="p"/>
          </m:rPr>
          <m:t>)</m:t>
        </m:r>
      </m:oMath>
      <w:ins w:id="102" w:author="PR Preview" w:date="2024-01-01T00:00:00Z">
        <w:r>
          <w:t xml:space="preserve"> </w:t>
        </w:r>
      </w:ins>
      <w:ins w:id="102" w:author="PR Preview" w:date="2024-01-01T00:00:00Z">
        <w:r>
          <w:t xml:space="preserve">with</w:t>
        </w:r>
      </w:ins>
      <w:ins w:id="102" w:author="PR Preview" w:date="2024-01-01T00:00:00Z">
        <w:r>
          <w:t xml:space="preserve"> </w:t>
        </w:r>
      </w:ins>
      <m:oMath>
        <m:r>
          <m:t>0</m:t>
        </m:r>
        <m:r>
          <m:rPr>
            <m:sty m:val="p"/>
          </m:rPr>
          <m:t>&lt;</m:t>
        </m:r>
        <m:r>
          <m:t>p</m:t>
        </m:r>
        <m:r>
          <m:rPr>
            <m:sty m:val="p"/>
          </m:rPr>
          <m:t>≤</m:t>
        </m:r>
        <m:r>
          <m:t>1</m:t>
        </m:r>
      </m:oMath>
      <w:ins w:id="102" w:author="PR Preview" w:date="2024-01-01T00:00:00Z">
        <w:r>
          <w:t xml:space="preserve"> </w:t>
        </w:r>
      </w:ins>
      <w:ins w:id="102" w:author="PR Preview" w:date="2024-01-01T00:00:00Z">
        <w:r>
          <w:t xml:space="preserve">give the</w:t>
        </w:r>
      </w:ins>
      <w:ins w:id="102" w:author="PR Preview" w:date="2024-01-01T00:00:00Z">
        <w:r>
          <w:t xml:space="preserve"> </w:t>
        </w:r>
      </w:ins>
      <w:ins w:id="102" w:author="PR Preview" w:date="2024-01-01T00:00:00Z">
        <w:r>
          <w:rPr>
            <w:b/>
            <w:bCs/>
          </w:rPr>
          <w:t xml:space="preserve">same effect estimate</w:t>
        </w:r>
      </w:ins>
      <w:ins w:id="102" w:author="PR Preview" w:date="2024-01-01T00:00:00Z">
        <w:r>
          <w:t xml:space="preserve">.</w:t>
        </w:r>
      </w:ins>
    </w:p>
    <w:p>
      <w:ins w:id="103" w:author="PR Preview" w:date="2024-01-01T00:00:00Z">
        <w:r>
          <w:pict>
            <v:rect style="width:0;height:1.5pt" o:hralign="center" o:hrstd="t" o:hr="t"/>
          </w:pict>
        </w:r>
      </w:ins>
    </w:p>
    <w:bookmarkStart w:id="29" w:name="Xb874ec628c6dbc2d02a1384eafb4cba951bf3d2"/>
    <w:p>
      <w:pPr>
        <w:pStyle w:val="Heading3"/>
      </w:pPr>
      <w:ins w:id="104" w:author="PR Preview" w:date="2024-01-01T00:00:00Z">
        <w:r>
          <w:t xml:space="preserve">3.1 Why Rescaling Does Not Change the Estimate</w:t>
        </w:r>
      </w:ins>
    </w:p>
    <w:p>
      <w:pPr>
        <w:pStyle w:val="FirstParagraph"/>
      </w:pPr>
      <w:ins w:id="105" w:author="PR Preview" w:date="2024-01-01T00:00:00Z">
        <w:r>
          <w:t xml:space="preserve">For a constant</w:t>
        </w:r>
      </w:ins>
      <w:ins w:id="105" w:author="PR Preview" w:date="2024-01-01T00:00:00Z">
        <w:r>
          <w:t xml:space="preserve"> </w:t>
        </w:r>
      </w:ins>
      <m:oMath>
        <m:r>
          <m:t>p</m:t>
        </m:r>
        <m:r>
          <m:rPr>
            <m:sty m:val="p"/>
          </m:rPr>
          <m:t>&gt;</m:t>
        </m:r>
        <m:r>
          <m:t>0</m:t>
        </m:r>
      </m:oMath>
      <w:ins w:id="105" w:author="PR Preview" w:date="2024-01-01T00:00:00Z">
        <w:r>
          <w:t xml:space="preserve">, the Hajek (weighted least squares) mean for treatment level</w:t>
        </w:r>
      </w:ins>
      <w:ins w:id="105" w:author="PR Preview" w:date="2024-01-01T00:00:00Z">
        <w:r>
          <w:t xml:space="preserve"> </w:t>
        </w:r>
      </w:ins>
      <m:oMath>
        <m:r>
          <m:t>a</m:t>
        </m:r>
      </m:oMath>
      <w:ins w:id="105" w:author="PR Preview" w:date="2024-01-01T00:00:00Z">
        <w:r>
          <w:t xml:space="preserve"> </w:t>
        </w:r>
      </w:ins>
      <w:ins w:id="105" w:author="PR Preview" w:date="2024-01-01T00:00:00Z">
        <w:r>
          <w:t xml:space="preserve">is unchanged:</w:t>
        </w:r>
      </w:ins>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ins w:id="107" w:author="PR Preview" w:date="2024-01-01T00:00:00Z">
        <w:r>
          <w:t xml:space="preserve">so the difference between treatment levels is unchanged too.</w:t>
        </w:r>
      </w:ins>
    </w:p>
    <w:p>
      <w:ins w:id="108" w:author="PR Preview" w:date="2024-01-01T00:00:00Z">
        <w:r>
          <w:pict>
            <v:rect style="width:0;height:1.5pt" o:hralign="center" o:hrstd="t" o:hr="t"/>
          </w:pict>
        </w:r>
      </w:ins>
    </w:p>
    <w:bookmarkEnd w:id="29"/>
    <w:bookmarkStart w:id="31" w:name="stabilized-weights"/>
    <w:p>
      <w:pPr>
        <w:pStyle w:val="Heading3"/>
      </w:pPr>
      <w:ins w:id="109" w:author="PR Preview" w:date="2024-01-01T00:00:00Z">
        <w:r>
          <w:t xml:space="preserve">3.2 Stabilized Weights</w:t>
        </w:r>
      </w:ins>
    </w:p>
    <w:p>
      <w:pPr>
        <w:pStyle w:val="FirstParagraph"/>
      </w:pPr>
      <w:ins w:id="110" w:author="PR Preview" w:date="2024-01-01T00:00:00Z">
        <w:r>
          <w:t xml:space="preserve">The key requirement is only that treatment probability in the pseudo-population</w:t>
        </w:r>
      </w:ins>
      <w:ins w:id="110" w:author="PR Preview" w:date="2024-01-01T00:00:00Z">
        <w:r>
          <w:t xml:space="preserve"> </w:t>
        </w:r>
      </w:ins>
      <w:ins w:id="110" w:author="PR Preview" w:date="2024-01-01T00:00:00Z">
        <w:r>
          <w:rPr>
            <w:b/>
            <w:bCs/>
          </w:rPr>
          <w:t xml:space="preserve">not depend on</w:t>
        </w:r>
      </w:ins>
      <w:ins w:id="110" w:author="PR Preview" w:date="2024-01-01T00:00:00Z">
        <w:r>
          <w:t xml:space="preserve"> </w:t>
        </w:r>
      </w:ins>
      <m:oMath>
        <m:r>
          <m:t>L</m:t>
        </m:r>
      </m:oMath>
      <w:ins w:id="110" w:author="PR Preview" w:date="2024-01-01T00:00:00Z">
        <w:r>
          <w:t xml:space="preserve">;</w:t>
        </w:r>
      </w:ins>
      <w:ins w:id="110" w:author="PR Preview" w:date="2024-01-01T00:00:00Z">
        <w:r>
          <w:t xml:space="preserve"> </w:t>
        </w:r>
      </w:ins>
      <w:ins w:id="110" w:author="PR Preview" w:date="2024-01-01T00:00:00Z">
        <w:r>
          <w:t xml:space="preserve">it may differ between people.</w:t>
        </w:r>
      </w:ins>
      <w:ins w:id="110" w:author="PR Preview" w:date="2024-01-01T00:00:00Z">
        <w:r>
          <w:t xml:space="preserve"> </w:t>
        </w:r>
      </w:ins>
      <w:ins w:id="110" w:author="PR Preview" w:date="2024-01-01T00:00:00Z">
        <w:r>
          <w:t xml:space="preserve">A common choice gives the treated probability</w:t>
        </w:r>
      </w:ins>
      <w:ins w:id="110" w:author="PR Preview" w:date="2024-01-01T00:00:00Z">
        <w:r>
          <w:t xml:space="preserve"> </w:t>
        </w:r>
      </w:ins>
      <m:oMath>
        <m:r>
          <m:rPr>
            <m:sty m:val="p"/>
          </m:rPr>
          <m:t>Pr</m:t>
        </m:r>
        <m:r>
          <m:rPr>
            <m:sty m:val="p"/>
          </m:rPr>
          <m:t>[</m:t>
        </m:r>
        <m:r>
          <m:t>A</m:t>
        </m:r>
        <m:r>
          <m:rPr>
            <m:sty m:val="p"/>
          </m:rPr>
          <m:t>=</m:t>
        </m:r>
        <m:r>
          <m:t>1</m:t>
        </m:r>
        <m:r>
          <m:rPr>
            <m:sty m:val="p"/>
          </m:rPr>
          <m:t>]</m:t>
        </m:r>
      </m:oMath>
      <w:ins w:id="110" w:author="PR Preview" w:date="2024-01-01T00:00:00Z">
        <w:r>
          <w:t xml:space="preserve"> </w:t>
        </w:r>
      </w:ins>
      <w:ins w:id="110" w:author="PR Preview" w:date="2024-01-01T00:00:00Z">
        <w:r>
          <w:t xml:space="preserve">and the untreated</w:t>
        </w:r>
      </w:ins>
      <w:ins w:id="110" w:author="PR Preview" w:date="2024-01-01T00:00:00Z">
        <w:r>
          <w:t xml:space="preserve"> </w:t>
        </w:r>
      </w:ins>
      <m:oMath>
        <m:r>
          <m:rPr>
            <m:sty m:val="p"/>
          </m:rPr>
          <m:t>Pr</m:t>
        </m:r>
        <m:r>
          <m:rPr>
            <m:sty m:val="p"/>
          </m:rPr>
          <m:t>[</m:t>
        </m:r>
        <m:r>
          <m:t>A</m:t>
        </m:r>
        <m:r>
          <m:rPr>
            <m:sty m:val="p"/>
          </m:rPr>
          <m:t>=</m:t>
        </m:r>
        <m:r>
          <m:t>0</m:t>
        </m:r>
        <m:r>
          <m:rPr>
            <m:sty m:val="p"/>
          </m:rPr>
          <m:t>]</m:t>
        </m:r>
      </m:oMath>
      <w:ins w:id="110" w:author="PR Preview" w:date="2024-01-01T00:00:00Z">
        <w:r>
          <w:t xml:space="preserve">, as in the original population.</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ins w:id="111" w:author="PR Preview" w:date="2024-01-01T00:00:00Z">
        <w:r>
          <w:t xml:space="preserve">Applied to the data of Figure 2.1, where</w:t>
        </w:r>
      </w:ins>
      <w:ins w:id="111" w:author="PR Preview" w:date="2024-01-01T00:00:00Z">
        <w:r>
          <w:t xml:space="preserve"> </w:t>
        </w:r>
      </w:ins>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ins w:id="111" w:author="PR Preview" w:date="2024-01-01T00:00:00Z">
        <w:r>
          <w:t xml:space="preserve"> </w:t>
        </w:r>
      </w:ins>
      <w:ins w:id="111" w:author="PR Preview" w:date="2024-01-01T00:00:00Z">
        <w:r>
          <w:t xml:space="preserve">and</w:t>
        </w:r>
      </w:ins>
      <w:ins w:id="111" w:author="PR Preview" w:date="2024-01-01T00:00:00Z">
        <w:r>
          <w:t xml:space="preserve"> </w:t>
        </w:r>
      </w:ins>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ins w:id="111" w:author="PR Preview" w:date="2024-01-01T00:00:00Z">
        <w:r>
          <w:t xml:space="preserve">, the weights</w:t>
        </w:r>
      </w:ins>
      <w:ins w:id="111" w:author="PR Preview" w:date="2024-01-01T00:00:00Z">
        <w:r>
          <w:t xml:space="preserve"> </w:t>
        </w:r>
      </w:ins>
      <m:oMath>
        <m:r>
          <m:t>f</m:t>
        </m:r>
        <m:r>
          <m:rPr>
            <m:sty m:val="p"/>
          </m:rPr>
          <m:t>(</m:t>
        </m:r>
        <m:r>
          <m:t>A</m:t>
        </m:r>
        <m:r>
          <m:rPr>
            <m:sty m:val="p"/>
          </m:rPr>
          <m:t>)</m:t>
        </m:r>
        <m:r>
          <m:rPr>
            <m:sty m:val="p"/>
          </m:rPr>
          <m:t>/</m:t>
        </m:r>
        <m:r>
          <m:t>f</m:t>
        </m:r>
        <m:r>
          <m:rPr>
            <m:sty m:val="p"/>
          </m:rPr>
          <m:t>(</m:t>
        </m:r>
        <m:r>
          <m:t>A</m:t>
        </m:r>
        <m:r>
          <m:rPr>
            <m:sty m:val="p"/>
          </m:rPr>
          <m:t>∣</m:t>
        </m:r>
        <m:r>
          <m:t>L</m:t>
        </m:r>
        <m:r>
          <m:rPr>
            <m:sty m:val="p"/>
          </m:rPr>
          <m:t>)</m:t>
        </m:r>
      </m:oMath>
      <w:ins w:id="111" w:author="PR Preview" w:date="2024-01-01T00:00:00Z">
        <w:r>
          <w:t xml:space="preserve"> </w:t>
        </w:r>
      </w:ins>
      <w:ins w:id="111" w:author="PR Preview" w:date="2024-01-01T00:00:00Z">
        <w:r>
          <w:t xml:space="preserve">produce a pseudo-population (Figure 12.1 of the book) resembling a randomized experiment in which 65% of individuals are assigned to</w:t>
        </w:r>
      </w:ins>
      <w:ins w:id="111" w:author="PR Preview" w:date="2024-01-01T00:00:00Z">
        <w:r>
          <w:t xml:space="preserve"> </w:t>
        </w:r>
      </w:ins>
      <m:oMath>
        <m:r>
          <m:t>A</m:t>
        </m:r>
        <m:r>
          <m:rPr>
            <m:sty m:val="p"/>
          </m:rPr>
          <m:t>=</m:t>
        </m:r>
        <m:r>
          <m:t>1</m:t>
        </m:r>
      </m:oMath>
      <w:ins w:id="111" w:author="PR Preview" w:date="2024-01-01T00:00:00Z">
        <w:r>
          <w:t xml:space="preserve"> </w:t>
        </w:r>
      </w:ins>
      <w:ins w:id="111" w:author="PR Preview" w:date="2024-01-01T00:00:00Z">
        <w:r>
          <w:t xml:space="preserve">and 35% to</w:t>
        </w:r>
      </w:ins>
      <w:ins w:id="111" w:author="PR Preview" w:date="2024-01-01T00:00:00Z">
        <w:r>
          <w:t xml:space="preserve"> </w:t>
        </w:r>
      </w:ins>
      <m:oMath>
        <m:r>
          <m:t>A</m:t>
        </m:r>
        <m:r>
          <m:rPr>
            <m:sty m:val="p"/>
          </m:rPr>
          <m:t>=</m:t>
        </m:r>
        <m:r>
          <m:t>0</m:t>
        </m:r>
      </m:oMath>
      <w:ins w:id="111" w:author="PR Preview" w:date="2024-01-01T00:00:00Z">
        <w:r>
          <w:t xml:space="preserve">.</w:t>
        </w:r>
      </w:ins>
      <w:ins w:id="111" w:author="PR Preview" w:date="2024-01-01T00:00:00Z">
        <w:r>
          <w:t xml:space="preserve"> </w:t>
        </w:r>
      </w:ins>
      <w:ins w:id="111" w:author="PR Preview" w:date="2024-01-01T00:00:00Z">
        <w:r>
          <w:t xml:space="preserve">Preserving the 65/35 ratio requires non-integer numbers of individuals in some branches, which is no problem mathematically</w:t>
        </w:r>
      </w:ins>
      <w:ins w:id="111" w:author="PR Preview" w:date="2024-01-01T00:00:00Z">
        <w:r>
          <w:t xml:space="preserve"> </w:t>
        </w:r>
      </w:ins>
      <w:ins w:id="111" w:author="PR Preview" w:date="2024-01-01T00:00:00Z">
        <w:r>
          <w:t xml:space="preserve">(Hernán and Robins 2020, chap. 12, p. 167)</w:t>
        </w:r>
      </w:ins>
      <w:ins w:id="111" w:author="PR Preview" w:date="2024-01-01T00:00:00Z">
        <w:r>
          <w:t xml:space="preserve">.</w:t>
        </w:r>
      </w:ins>
    </w:p>
    <w:p>
      <w:pPr>
        <w:pStyle w:val="BodyText"/>
      </w:pPr>
      <w:ins w:id="112" w:author="PR Preview" w:date="2024-01-01T00:00:00Z">
        <w:r>
          <w:t xml:space="preserve">Because the pseudo-population created by</w:t>
        </w:r>
      </w:ins>
      <w:ins w:id="112" w:author="PR Preview" w:date="2024-01-01T00:00:00Z">
        <w:r>
          <w:t xml:space="preserve"> </w:t>
        </w:r>
      </w:ins>
      <m:oMath>
        <m:r>
          <m:t>S</m:t>
        </m:r>
        <m:sSup>
          <m:e>
            <m:r>
              <m:t>W</m:t>
            </m:r>
          </m:e>
          <m:sup>
            <m:r>
              <m:t>A</m:t>
            </m:r>
          </m:sup>
        </m:sSup>
      </m:oMath>
      <w:ins w:id="112" w:author="PR Preview" w:date="2024-01-01T00:00:00Z">
        <w:r>
          <w:t xml:space="preserve"> </w:t>
        </w:r>
      </w:ins>
      <w:ins w:id="112" w:author="PR Preview" w:date="2024-01-01T00:00:00Z">
        <w:r>
          <w:t xml:space="preserve">has the same size as the study population, the mean of the stabilized weights is</w:t>
        </w:r>
      </w:ins>
      <w:ins w:id="112" w:author="PR Preview" w:date="2024-01-01T00:00:00Z">
        <w:r>
          <w:t xml:space="preserve"> </w:t>
        </w:r>
      </w:ins>
      <w:ins w:id="112" w:author="PR Preview" w:date="2024-01-01T00:00:00Z">
        <w:r>
          <w:rPr>
            <w:b/>
            <w:bCs/>
          </w:rPr>
          <w:t xml:space="preserve">expected</w:t>
        </w:r>
      </w:ins>
      <w:ins w:id="112" w:author="PR Preview" w:date="2024-01-01T00:00:00Z">
        <w:r>
          <w:t xml:space="preserve"> </w:t>
        </w:r>
      </w:ins>
      <w:ins w:id="112" w:author="PR Preview" w:date="2024-01-01T00:00:00Z">
        <w:r>
          <w:t xml:space="preserve">to be 1.</w:t>
        </w:r>
      </w:ins>
      <w:ins w:id="112" w:author="PR Preview" w:date="2024-01-01T00:00:00Z">
        <w:r>
          <w:t xml:space="preserve"> </w:t>
        </w:r>
      </w:ins>
      <w:ins w:id="112" w:author="PR Preview" w:date="2024-01-01T00:00:00Z">
        <w:r>
          <w:t xml:space="preserve">In data analyses one should check this: a mean far from 1 suggests model misspecification or (near) violations of positivity</w:t>
        </w:r>
      </w:ins>
      <w:ins w:id="112" w:author="PR Preview" w:date="2024-01-01T00:00:00Z">
        <w:r>
          <w:t xml:space="preserve"> </w:t>
        </w:r>
      </w:ins>
      <w:ins w:id="112" w:author="PR Preview" w:date="2024-01-01T00:00:00Z">
        <w:r>
          <w:t xml:space="preserve">(Hernán and Robins 2020, chap. 12, p. 168)</w:t>
        </w:r>
      </w:ins>
      <w:ins w:id="112" w:author="PR Preview" w:date="2024-01-01T00:00:00Z">
        <w:r>
          <w:t xml:space="preserve">.</w:t>
        </w:r>
      </w:ins>
    </w:p>
    <w:p>
      <w:pPr>
        <w:pStyle w:val="BodyText"/>
      </w:pPr>
      <w:ins w:id="113" w:author="PR Preview" w:date="2024-01-01T00:00:00Z">
        <w:r>
          <w:t xml:space="preserve">To estimate the average causal effect in the treated rather than in the whole population, use</w:t>
        </w:r>
      </w:ins>
      <w:ins w:id="113" w:author="PR Preview" w:date="2024-01-01T00:00:00Z">
        <w:r>
          <w:t xml:space="preserve"> </w:t>
        </w:r>
      </w:ins>
      <m:oMath>
        <m:r>
          <m:rPr>
            <m:sty m:val="p"/>
          </m:rPr>
          <m:t>Pr</m:t>
        </m:r>
        <m:r>
          <m:rPr>
            <m:sty m:val="p"/>
          </m:rPr>
          <m:t>[</m:t>
        </m:r>
        <m:r>
          <m:t>A</m:t>
        </m:r>
        <m:r>
          <m:rPr>
            <m:sty m:val="p"/>
          </m:rPr>
          <m:t>=</m:t>
        </m:r>
        <m:r>
          <m:t>1</m:t>
        </m:r>
        <m:r>
          <m:rPr>
            <m:sty m:val="p"/>
          </m:rPr>
          <m:t>∣</m:t>
        </m:r>
        <m:r>
          <m:t>L</m:t>
        </m:r>
        <m:r>
          <m:rPr>
            <m:sty m:val="p"/>
          </m:rPr>
          <m:t>]</m:t>
        </m:r>
      </m:oMath>
      <w:ins w:id="113" w:author="PR Preview" w:date="2024-01-01T00:00:00Z">
        <w:r>
          <w:t xml:space="preserve"> </w:t>
        </w:r>
      </w:ins>
      <w:ins w:id="113" w:author="PR Preview" w:date="2024-01-01T00:00:00Z">
        <w:r>
          <w:t xml:space="preserve">as the numerator instead (Technical Point 4.1).</w:t>
        </w:r>
      </w:ins>
    </w:p>
    <w:p>
      <w:ins w:id="114" w:author="PR Preview" w:date="2024-01-01T00:00:00Z">
        <w:r>
          <w:pict>
            <v:rect style="width:0;height:1.5pt" o:hralign="center" o:hrstd="t" o:hr="t"/>
          </w:pict>
        </w:r>
      </w:ins>
    </w:p>
    <w:bookmarkEnd w:id="31"/>
    <w:bookmarkStart w:id="33" w:name="estimation"/>
    <w:p>
      <w:pPr>
        <w:pStyle w:val="Heading3"/>
      </w:pPr>
      <w:ins w:id="115" w:author="PR Preview" w:date="2024-01-01T00:00:00Z">
        <w:r>
          <w:t xml:space="preserve">3.3 Estimation</w:t>
        </w:r>
      </w:ins>
    </w:p>
    <w:p>
      <w:pPr>
        <w:pStyle w:val="Compact"/>
        <w:numPr>
          <w:ilvl w:val="0"/>
          <w:numId w:val="1015"/>
        </w:numPr>
      </w:pPr>
      <w:ins w:id="116" w:author="PR Preview" w:date="2024-01-01T00:00:00Z">
        <w:r>
          <w:rPr>
            <w:b/>
            <w:bCs/>
          </w:rPr>
          <w:t xml:space="preserve">Denominator</w:t>
        </w:r>
      </w:ins>
      <w:ins w:id="116" w:author="PR Preview" w:date="2024-01-01T00:00:00Z">
        <w:r>
          <w:t xml:space="preserve">: same logistic model for</w:t>
        </w:r>
      </w:ins>
      <w:ins w:id="116" w:author="PR Preview" w:date="2024-01-01T00:00:00Z">
        <w:r>
          <w:t xml:space="preserve"> </w:t>
        </w:r>
      </w:ins>
      <m:oMath>
        <m:r>
          <m:rPr>
            <m:sty m:val="p"/>
          </m:rPr>
          <m:t>Pr</m:t>
        </m:r>
        <m:r>
          <m:rPr>
            <m:sty m:val="p"/>
          </m:rPr>
          <m:t>[</m:t>
        </m:r>
        <m:r>
          <m:t>A</m:t>
        </m:r>
        <m:r>
          <m:rPr>
            <m:sty m:val="p"/>
          </m:rPr>
          <m:t>=</m:t>
        </m:r>
        <m:r>
          <m:t>1</m:t>
        </m:r>
        <m:r>
          <m:rPr>
            <m:sty m:val="p"/>
          </m:rPr>
          <m:t>∣</m:t>
        </m:r>
        <m:r>
          <m:t>L</m:t>
        </m:r>
        <m:r>
          <m:rPr>
            <m:sty m:val="p"/>
          </m:rPr>
          <m:t>]</m:t>
        </m:r>
      </m:oMath>
      <w:ins w:id="116" w:author="PR Preview" w:date="2024-01-01T00:00:00Z">
        <w:r>
          <w:t xml:space="preserve"> </w:t>
        </w:r>
      </w:ins>
      <w:ins w:id="116" w:author="PR Preview" w:date="2024-01-01T00:00:00Z">
        <w:r>
          <w:t xml:space="preserve">as in Section 12.2.</w:t>
        </w:r>
      </w:ins>
    </w:p>
    <w:p>
      <w:pPr>
        <w:pStyle w:val="Compact"/>
        <w:numPr>
          <w:ilvl w:val="0"/>
          <w:numId w:val="1015"/>
        </w:numPr>
      </w:pPr>
      <w:ins w:id="117" w:author="PR Preview" w:date="2024-01-01T00:00:00Z">
        <w:r>
          <w:rPr>
            <w:b/>
            <w:bCs/>
          </w:rPr>
          <w:t xml:space="preserve">Numerator</w:t>
        </w:r>
      </w:ins>
      <w:ins w:id="117" w:author="PR Preview" w:date="2024-01-01T00:00:00Z">
        <w:r>
          <w:t xml:space="preserve">:</w:t>
        </w:r>
      </w:ins>
      <w:ins w:id="117" w:author="PR Preview" w:date="2024-01-01T00:00:00Z">
        <w:r>
          <w:t xml:space="preserve"> </w:t>
        </w:r>
      </w:ins>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ins w:id="117" w:author="PR Preview" w:date="2024-01-01T00:00:00Z">
        <w:r>
          <w:t xml:space="preserve">, equivalently a saturated (intercept-only) logistic model.</w:t>
        </w:r>
      </w:ins>
    </w:p>
    <w:p>
      <w:pPr>
        <w:pStyle w:val="Compact"/>
        <w:numPr>
          <w:ilvl w:val="0"/>
          <w:numId w:val="1015"/>
        </w:numPr>
      </w:pPr>
      <w:ins w:id="118" w:author="PR Preview" w:date="2024-01-01T00:00:00Z">
        <w:r>
          <w:t xml:space="preserve">Fit</w:t>
        </w:r>
      </w:ins>
      <w:ins w:id="118" w:author="PR Preview" w:date="2024-01-01T00:00:00Z">
        <w:r>
          <w:t xml:space="preserve"> </w:t>
        </w:r>
      </w:ins>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ins w:id="118" w:author="PR Preview" w:date="2024-01-01T00:00:00Z">
        <w:r>
          <w:t xml:space="preserve"> </w:t>
        </w:r>
      </w:ins>
      <w:ins w:id="118" w:author="PR Preview" w:date="2024-01-01T00:00:00Z">
        <w:r>
          <w:t xml:space="preserve">by weighted least squares with weights</w:t>
        </w:r>
      </w:ins>
      <w:ins w:id="118" w:author="PR Preview" w:date="2024-01-01T00:00:00Z">
        <w:r>
          <w:t xml:space="preserve"> </w:t>
        </w:r>
      </w:ins>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ins w:id="118" w:author="PR Preview" w:date="2024-01-01T00:00:00Z">
        <w:r>
          <w:t xml:space="preserve"> </w:t>
        </w:r>
      </w:ins>
      <w:ins w:id="118" w:author="PR Preview" w:date="2024-01-01T00:00:00Z">
        <w:r>
          <w:t xml:space="preserve">for quitters and</w:t>
        </w:r>
      </w:ins>
      <w:ins w:id="118" w:author="PR Preview" w:date="2024-01-01T00:00:00Z">
        <w:r>
          <w:t xml:space="preserve"> </w:t>
        </w:r>
      </w:ins>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ins w:id="118" w:author="PR Preview" w:date="2024-01-01T00:00:00Z">
        <w:r>
          <w:t xml:space="preserve"> </w:t>
        </w:r>
      </w:ins>
      <w:ins w:id="118" w:author="PR Preview" w:date="2024-01-01T00:00:00Z">
        <w:r>
          <w:t xml:space="preserve">for non-quitters.</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ins w:id="119" w:author="PR Preview" w:date="2024-01-01T00:00:00Z">
        <w:r>
          <w:pict>
            <v:rect style="width:0;height:1.5pt" o:hralign="center" o:hrstd="t" o:hr="t"/>
          </w:pict>
        </w:r>
      </w:ins>
    </w:p>
    <w:bookmarkEnd w:id="33"/>
    <w:bookmarkStart w:id="36" w:name="why-stabilize"/>
    <w:p>
      <w:pPr>
        <w:pStyle w:val="Heading3"/>
      </w:pPr>
      <w:ins w:id="120" w:author="PR Preview" w:date="2024-01-01T00:00:00Z">
        <w:r>
          <w:t xml:space="preserve">3.4 Why Stabilize?</w:t>
        </w:r>
      </w:ins>
    </w:p>
    <w:p>
      <w:pPr>
        <w:pStyle w:val="FirstParagraph"/>
      </w:pPr>
      <w:ins w:id="121" w:author="PR Preview" w:date="2024-01-01T00:00:00Z">
        <w:r>
          <w:t xml:space="preserve">If both kinds of weights give the same estimate, why stabilize?</w:t>
        </w:r>
      </w:ins>
    </w:p>
    <w:p>
      <w:pPr>
        <w:pStyle w:val="Compact"/>
        <w:numPr>
          <w:ilvl w:val="0"/>
          <w:numId w:val="1017"/>
        </w:numPr>
      </w:pPr>
      <w:ins w:id="122" w:author="PR Preview" w:date="2024-01-01T00:00:00Z">
        <w:r>
          <w:t xml:space="preserve">Stabilized weights typically give</w:t>
        </w:r>
      </w:ins>
      <w:ins w:id="122" w:author="PR Preview" w:date="2024-01-01T00:00:00Z">
        <w:r>
          <w:t xml:space="preserve"> </w:t>
        </w:r>
      </w:ins>
      <w:ins w:id="122" w:author="PR Preview" w:date="2024-01-01T00:00:00Z">
        <w:r>
          <w:rPr>
            <w:b/>
            <w:bCs/>
          </w:rPr>
          <w:t xml:space="preserve">narrower confidence intervals</w:t>
        </w:r>
      </w:ins>
      <w:ins w:id="122" w:author="PR Preview" w:date="2024-01-01T00:00:00Z">
        <w:r>
          <w:t xml:space="preserve">.</w:t>
        </w:r>
      </w:ins>
    </w:p>
    <w:p>
      <w:pPr>
        <w:pStyle w:val="Compact"/>
        <w:numPr>
          <w:ilvl w:val="0"/>
          <w:numId w:val="1017"/>
        </w:numPr>
      </w:pPr>
      <w:ins w:id="123" w:author="PR Preview" w:date="2024-01-01T00:00:00Z">
        <w:r>
          <w:t xml:space="preserve">But this advantage can occur only when the weighted model is</w:t>
        </w:r>
      </w:ins>
      <w:ins w:id="123" w:author="PR Preview" w:date="2024-01-01T00:00:00Z">
        <w:r>
          <w:t xml:space="preserve"> </w:t>
        </w:r>
      </w:ins>
      <w:ins w:id="123" w:author="PR Preview" w:date="2024-01-01T00:00:00Z">
        <w:r>
          <w:rPr>
            <w:b/>
            <w:bCs/>
          </w:rPr>
          <w:t xml:space="preserve">not saturated</w:t>
        </w:r>
      </w:ins>
      <w:ins w:id="123" w:author="PR Preview" w:date="2024-01-01T00:00:00Z">
        <w:r>
          <w:t xml:space="preserve">.</w:t>
        </w:r>
      </w:ins>
    </w:p>
    <w:p>
      <w:pPr>
        <w:pStyle w:val="Compact"/>
        <w:numPr>
          <w:ilvl w:val="0"/>
          <w:numId w:val="1017"/>
        </w:numPr>
      </w:pPr>
      <w:ins w:id="124" w:author="PR Preview" w:date="2024-01-01T00:00:00Z">
        <w:r>
          <w:t xml:space="preserve">Here,</w:t>
        </w:r>
      </w:ins>
      <w:ins w:id="124" w:author="PR Preview" w:date="2024-01-01T00:00:00Z">
        <w:r>
          <w:t xml:space="preserve"> </w:t>
        </w:r>
      </w:ins>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ins w:id="124" w:author="PR Preview" w:date="2024-01-01T00:00:00Z">
        <w:r>
          <w:t xml:space="preserve"> </w:t>
        </w:r>
      </w:ins>
      <w:ins w:id="124" w:author="PR Preview" w:date="2024-01-01T00:00:00Z">
        <w:r>
          <w:t xml:space="preserve">is saturated because</w:t>
        </w:r>
      </w:ins>
      <w:ins w:id="124" w:author="PR Preview" w:date="2024-01-01T00:00:00Z">
        <w:r>
          <w:t xml:space="preserve"> </w:t>
        </w:r>
      </w:ins>
      <m:oMath>
        <m:r>
          <m:t>A</m:t>
        </m:r>
      </m:oMath>
      <w:ins w:id="124" w:author="PR Preview" w:date="2024-01-01T00:00:00Z">
        <w:r>
          <w:t xml:space="preserve"> </w:t>
        </w:r>
      </w:ins>
      <w:ins w:id="124" w:author="PR Preview" w:date="2024-01-01T00:00:00Z">
        <w:r>
          <w:t xml:space="preserve">is dichotomous, so the two sets of weights agree.</w:t>
        </w:r>
      </w:ins>
    </w:p>
    <w:p>
      <w:pPr>
        <w:pStyle w:val="Compact"/>
        <w:numPr>
          <w:ilvl w:val="0"/>
          <w:numId w:val="1017"/>
        </w:numPr>
      </w:pPr>
      <w:ins w:id="125" w:author="PR Preview" w:date="2024-01-01T00:00:00Z">
        <w:r>
          <w:t xml:space="preserve">With time-varying or continuous treatments the weighted model cannot be saturated, and stabilized weights are used (Section 12.4).</w:t>
        </w:r>
      </w:ins>
    </w:p>
    <w:p>
      <w:ins w:id="126" w:author="PR Preview" w:date="2024-01-01T00:00:00Z">
        <w:r>
          <w:pict>
            <v:rect style="width:0;height:1.5pt" o:hralign="center" o:hrstd="t" o:hr="t"/>
          </w:pic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ins w:id="127" w:author="PR Preview" w:date="2024-01-01T00:00:00Z">
        <w:r>
          <w:t xml:space="preserve">4 12.4 Marginal Structural Models (pp. 169-171)</w:t>
        </w:r>
      </w:ins>
    </w:p>
    <w:p>
      <w:ins w:id="128"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ins w:id="129" w:author="PR Preview" w:date="2024-01-01T00:00:00Z">
        <w:r>
          <w:t xml:space="preserve">The treatment parameters of a structural mean model are average causal effects:</w:t>
        </w:r>
      </w:ins>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ins w:id="131" w:author="PR Preview" w:date="2024-01-01T00:00:00Z">
        <w:r>
          <w:t xml:space="preserve">So Sections 12.2-12.3 were already estimating</w:t>
        </w:r>
      </w:ins>
      <w:ins w:id="131" w:author="PR Preview" w:date="2024-01-01T00:00:00Z">
        <w:r>
          <w:t xml:space="preserve"> </w:t>
        </w:r>
      </w:ins>
      <m:oMath>
        <m:sSub>
          <m:e>
            <m:r>
              <m:t>β</m:t>
            </m:r>
          </m:e>
          <m:sub>
            <m:r>
              <m:t>1</m:t>
            </m:r>
          </m:sub>
        </m:sSub>
      </m:oMath>
      <w:ins w:id="131" w:author="PR Preview" w:date="2024-01-01T00:00:00Z">
        <w:r>
          <w:t xml:space="preserve"> </w:t>
        </w:r>
      </w:ins>
      <w:ins w:id="131" w:author="PR Preview" w:date="2024-01-01T00:00:00Z">
        <w:r>
          <w:t xml:space="preserve">of a marginal structural model.</w:t>
        </w:r>
      </w:ins>
    </w:p>
    <w:p>
      <w:ins w:id="132" w:author="PR Preview" w:date="2024-01-01T00:00:00Z">
        <w:r>
          <w:pict>
            <v:rect style="width:0;height:1.5pt" o:hralign="center" o:hrstd="t" o:hr="t"/>
          </w:pict>
        </w:r>
      </w:ins>
    </w:p>
    <w:bookmarkStart w:id="39" w:name="Xe84582f68f8c1f71091cc7201b90d5a3c2b7dcb"/>
    <w:p>
      <w:pPr>
        <w:pStyle w:val="Heading3"/>
      </w:pPr>
      <w:ins w:id="133" w:author="PR Preview" w:date="2024-01-01T00:00:00Z">
        <w:r>
          <w:t xml:space="preserve">4.1 Fitting a Marginal Structural Model by IP Weighting</w:t>
        </w:r>
      </w:ins>
    </w:p>
    <w:p>
      <w:pPr>
        <w:pStyle w:val="Compact"/>
        <w:numPr>
          <w:ilvl w:val="0"/>
          <w:numId w:val="1020"/>
        </w:numPr>
      </w:pPr>
      <w:ins w:id="134" w:author="PR Preview" w:date="2024-01-01T00:00:00Z">
        <w:r>
          <w:t xml:space="preserve">Use IP weights to create a pseudo-population in which (under our assumptions) association is causation.</w:t>
        </w:r>
      </w:ins>
    </w:p>
    <w:p>
      <w:pPr>
        <w:pStyle w:val="Compact"/>
        <w:numPr>
          <w:ilvl w:val="0"/>
          <w:numId w:val="1020"/>
        </w:numPr>
      </w:pPr>
      <w:ins w:id="135" w:author="PR Preview" w:date="2024-01-01T00:00:00Z">
        <w:r>
          <w:t xml:space="preserve">Fit the associational model</w:t>
        </w:r>
      </w:ins>
      <w:ins w:id="135" w:author="PR Preview" w:date="2024-01-01T00:00:00Z">
        <w:r>
          <w:t xml:space="preserve"> </w:t>
        </w:r>
      </w:ins>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ins w:id="135" w:author="PR Preview" w:date="2024-01-01T00:00:00Z">
        <w:r>
          <w:t xml:space="preserve"> </w:t>
        </w:r>
      </w:ins>
      <w:ins w:id="135" w:author="PR Preview" w:date="2024-01-01T00:00:00Z">
        <w:r>
          <w:t xml:space="preserve">to the pseudo-population, i.e., by IP weighted least squares.</w:t>
        </w:r>
      </w:ins>
    </w:p>
    <w:p>
      <w:pPr>
        <w:pStyle w:val="Compact"/>
        <w:numPr>
          <w:ilvl w:val="0"/>
          <w:numId w:val="1020"/>
        </w:numPr>
      </w:pPr>
      <m:oMath>
        <m:sSub>
          <m:e>
            <m:r>
              <m:t>θ</m:t>
            </m:r>
          </m:e>
          <m:sub>
            <m:r>
              <m:t>1</m:t>
            </m:r>
          </m:sub>
        </m:sSub>
      </m:oMath>
      <w:ins w:id="136" w:author="PR Preview" w:date="2024-01-01T00:00:00Z">
        <w:r>
          <w:t xml:space="preserve"> </w:t>
        </w:r>
      </w:ins>
      <w:ins w:id="136" w:author="PR Preview" w:date="2024-01-01T00:00:00Z">
        <w:r>
          <w:t xml:space="preserve">then has the same causal interpretation as</w:t>
        </w:r>
      </w:ins>
      <w:ins w:id="136" w:author="PR Preview" w:date="2024-01-01T00:00:00Z">
        <w:r>
          <w:t xml:space="preserve"> </w:t>
        </w:r>
      </w:ins>
      <m:oMath>
        <m:sSub>
          <m:e>
            <m:r>
              <m:t>β</m:t>
            </m:r>
          </m:e>
          <m:sub>
            <m:r>
              <m:t>1</m:t>
            </m:r>
          </m:sub>
        </m:sSub>
      </m:oMath>
      <w:ins w:id="136" w:author="PR Preview" w:date="2024-01-01T00:00:00Z">
        <w:r>
          <w:t xml:space="preserve">, so a consistent estimator</w:t>
        </w:r>
      </w:ins>
      <w:ins w:id="136" w:author="PR Preview" w:date="2024-01-01T00:00:00Z">
        <w:r>
          <w:t xml:space="preserve"> </w:t>
        </w:r>
      </w:ins>
      <m:oMath>
        <m:sSub>
          <m:e>
            <m:acc>
              <m:accPr>
                <m:chr m:val="̂"/>
              </m:accPr>
              <m:e>
                <m:r>
                  <m:t>θ</m:t>
                </m:r>
              </m:e>
            </m:acc>
          </m:e>
          <m:sub>
            <m:r>
              <m:t>1</m:t>
            </m:r>
          </m:sub>
        </m:sSub>
      </m:oMath>
      <w:ins w:id="136" w:author="PR Preview" w:date="2024-01-01T00:00:00Z">
        <w:r>
          <w:t xml:space="preserve"> </w:t>
        </w:r>
      </w:ins>
      <w:ins w:id="136" w:author="PR Preview" w:date="2024-01-01T00:00:00Z">
        <w:r>
          <w:t xml:space="preserve">is a consistent estimator of</w:t>
        </w:r>
      </w:ins>
      <w:ins w:id="136" w:author="PR Preview" w:date="2024-01-01T00:00:00Z">
        <w:r>
          <w:t xml:space="preserve"> </w:t>
        </w:r>
      </w:ins>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ins w:id="136" w:author="PR Preview" w:date="2024-01-01T00:00:00Z">
        <w:r>
          <w:t xml:space="preserve">.</w:t>
        </w:r>
      </w:ins>
    </w:p>
    <w:p>
      <w:pPr>
        <w:pStyle w:val="FirstParagraph"/>
      </w:pPr>
      <w:ins w:id="137" w:author="PR Preview" w:date="2024-01-01T00:00:00Z">
        <w:r>
          <w:rPr>
            <w:b/>
            <w:bCs/>
          </w:rPr>
          <w:t xml:space="preserve">Pseudo-code</w:t>
        </w:r>
      </w:ins>
      <w:ins w:id="137" w:author="PR Preview" w:date="2024-01-01T00:00:00Z">
        <w:r>
          <w:t xml:space="preserve">:</w:t>
        </w:r>
      </w:ins>
    </w:p>
    <w:p>
      <w:pPr>
        <w:pStyle w:val="SourceCode"/>
      </w:pPr>
      <w:ins w:id="138" w:author="PR Preview" w:date="2024-01-01T00:00:00Z">
        <w:r>
          <w:rPr>
            <w:rStyle w:val="CommentTok"/>
          </w:rPr>
          <w:t xml:space="preserve"># weighted least squares; use robust (sandwich) standard errors</w:t>
        </w:r>
      </w:ins>
      <w:ins w:id="138" w:author="PR Preview" w:date="2024-01-01T00:00:00Z">
        <w:r>
          <w:br/>
        </w:r>
      </w:ins>
      <w:ins w:id="138" w:author="PR Preview" w:date="2024-01-01T00:00:00Z">
        <w:r>
          <w:rPr>
            <w:rStyle w:val="NormalTok"/>
          </w:rPr>
          <w:t xml:space="preserve">fit </w:t>
        </w:r>
      </w:ins>
      <w:ins w:id="138" w:author="PR Preview" w:date="2024-01-01T00:00:00Z">
        <w:r>
          <w:rPr>
            <w:rStyle w:val="OtherTok"/>
          </w:rPr>
          <w:t xml:space="preserve">&lt;-</w:t>
        </w:r>
      </w:ins>
      <w:ins w:id="138" w:author="PR Preview" w:date="2024-01-01T00:00:00Z">
        <w:r>
          <w:rPr>
            <w:rStyle w:val="NormalTok"/>
          </w:rPr>
          <w:t xml:space="preserve"> </w:t>
        </w:r>
      </w:ins>
      <w:ins w:id="138" w:author="PR Preview" w:date="2024-01-01T00:00:00Z">
        <w:r>
          <w:rPr>
            <w:rStyle w:val="FunctionTok"/>
          </w:rPr>
          <w:t xml:space="preserve">lm</w:t>
        </w:r>
      </w:ins>
      <w:ins w:id="138" w:author="PR Preview" w:date="2024-01-01T00:00:00Z">
        <w:r>
          <w:rPr>
            <w:rStyle w:val="NormalTok"/>
          </w:rPr>
          <w:t xml:space="preserve">(weight_change </w:t>
        </w:r>
      </w:ins>
      <w:ins w:id="138" w:author="PR Preview" w:date="2024-01-01T00:00:00Z">
        <w:r>
          <w:rPr>
            <w:rStyle w:val="SpecialCharTok"/>
          </w:rPr>
          <w:t xml:space="preserve">~</w:t>
        </w:r>
      </w:ins>
      <w:ins w:id="138" w:author="PR Preview" w:date="2024-01-01T00:00:00Z">
        <w:r>
          <w:rPr>
            <w:rStyle w:val="NormalTok"/>
          </w:rPr>
          <w:t xml:space="preserve"> quit_smoking,</w:t>
        </w:r>
      </w:ins>
      <w:ins w:id="138" w:author="PR Preview" w:date="2024-01-01T00:00:00Z">
        <w:r>
          <w:br/>
        </w:r>
      </w:ins>
      <w:ins w:id="138" w:author="PR Preview" w:date="2024-01-01T00:00:00Z">
        <w:r>
          <w:rPr>
            <w:rStyle w:val="NormalTok"/>
          </w:rPr>
          <w:t xml:space="preserve">          </w:t>
        </w:r>
      </w:ins>
      <w:ins w:id="138" w:author="PR Preview" w:date="2024-01-01T00:00:00Z">
        <w:r>
          <w:rPr>
            <w:rStyle w:val="AttributeTok"/>
          </w:rPr>
          <w:t xml:space="preserve">weights =</w:t>
        </w:r>
      </w:ins>
      <w:ins w:id="138" w:author="PR Preview" w:date="2024-01-01T00:00:00Z">
        <w:r>
          <w:rPr>
            <w:rStyle w:val="NormalTok"/>
          </w:rPr>
          <w:t xml:space="preserve"> stabilized_weights,</w:t>
        </w:r>
      </w:ins>
      <w:ins w:id="138" w:author="PR Preview" w:date="2024-01-01T00:00:00Z">
        <w:r>
          <w:br/>
        </w:r>
      </w:ins>
      <w:ins w:id="138" w:author="PR Preview" w:date="2024-01-01T00:00:00Z">
        <w:r>
          <w:rPr>
            <w:rStyle w:val="NormalTok"/>
          </w:rPr>
          <w:t xml:space="preserve">          </w:t>
        </w:r>
      </w:ins>
      <w:ins w:id="138" w:author="PR Preview" w:date="2024-01-01T00:00:00Z">
        <w:r>
          <w:rPr>
            <w:rStyle w:val="AttributeTok"/>
          </w:rPr>
          <w:t xml:space="preserve">data =</w:t>
        </w:r>
      </w:ins>
      <w:ins w:id="138" w:author="PR Preview" w:date="2024-01-01T00:00:00Z">
        <w:r>
          <w:rPr>
            <w:rStyle w:val="NormalTok"/>
          </w:rPr>
          <w:t xml:space="preserve"> nhefs)</w:t>
        </w:r>
      </w:ins>
    </w:p>
    <w:p>
      <w:pPr>
        <w:pStyle w:val="FirstParagraph"/>
      </w:pPr>
      <w:ins w:id="139" w:author="PR Preview" w:date="2024-01-01T00:00:00Z">
        <w:r>
          <w:t xml:space="preserve">The model</w:t>
        </w:r>
      </w:ins>
      <w:ins w:id="139" w:author="PR Preview" w:date="2024-01-01T00:00:00Z">
        <w:r>
          <w:t xml:space="preserve"> </w:t>
        </w:r>
      </w:ins>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ins w:id="139" w:author="PR Preview" w:date="2024-01-01T00:00:00Z">
        <w:r>
          <w:t xml:space="preserve"> </w:t>
        </w:r>
      </w:ins>
      <w:ins w:id="139" w:author="PR Preview" w:date="2024-01-01T00:00:00Z">
        <w:r>
          <w:t xml:space="preserve">is</w:t>
        </w:r>
      </w:ins>
      <w:ins w:id="139" w:author="PR Preview" w:date="2024-01-01T00:00:00Z">
        <w:r>
          <w:t xml:space="preserve"> </w:t>
        </w:r>
      </w:ins>
      <w:ins w:id="139" w:author="PR Preview" w:date="2024-01-01T00:00:00Z">
        <w:r>
          <w:rPr>
            <w:b/>
            <w:bCs/>
          </w:rPr>
          <w:t xml:space="preserve">saturated</w:t>
        </w:r>
      </w:ins>
      <w:ins w:id="139" w:author="PR Preview" w:date="2024-01-01T00:00:00Z">
        <w:r>
          <w:t xml:space="preserve"> </w:t>
        </w:r>
      </w:ins>
      <w:ins w:id="139" w:author="PR Preview" w:date="2024-01-01T00:00:00Z">
        <w:r>
          <w:t xml:space="preserve">because</w:t>
        </w:r>
      </w:ins>
      <w:ins w:id="139" w:author="PR Preview" w:date="2024-01-01T00:00:00Z">
        <w:r>
          <w:t xml:space="preserve"> </w:t>
        </w:r>
      </w:ins>
      <m:oMath>
        <m:r>
          <m:t>A</m:t>
        </m:r>
      </m:oMath>
      <w:ins w:id="139" w:author="PR Preview" w:date="2024-01-01T00:00:00Z">
        <w:r>
          <w:t xml:space="preserve"> </w:t>
        </w:r>
      </w:ins>
      <w:ins w:id="139" w:author="PR Preview" w:date="2024-01-01T00:00:00Z">
        <w:r>
          <w:t xml:space="preserve">is dichotomous: two unknowns on each side (</w:t>
        </w:r>
      </w:ins>
      <m:oMath>
        <m:r>
          <m:rPr>
            <m:nor/>
            <m:sty m:val="p"/>
          </m:rPr>
          <m:t>E</m:t>
        </m:r>
        <m:d>
          <m:dPr>
            <m:begChr m:val="["/>
            <m:sepChr m:val=""/>
            <m:endChr m:val="]"/>
            <m:grow/>
          </m:dPr>
          <m:e>
            <m:sSup>
              <m:e>
                <m:r>
                  <m:t>Y</m:t>
                </m:r>
              </m:e>
              <m:sup>
                <m:r>
                  <m:t>a</m:t>
                </m:r>
                <m:r>
                  <m:rPr>
                    <m:sty m:val="p"/>
                  </m:rPr>
                  <m:t>=</m:t>
                </m:r>
                <m:r>
                  <m:t>1</m:t>
                </m:r>
              </m:sup>
            </m:sSup>
          </m:e>
        </m:d>
      </m:oMath>
      <w:ins w:id="139" w:author="PR Preview" w:date="2024-01-01T00:00:00Z">
        <w:r>
          <w:t xml:space="preserve"> </w:t>
        </w:r>
      </w:ins>
      <w:ins w:id="139" w:author="PR Preview" w:date="2024-01-01T00:00:00Z">
        <w:r>
          <w:t xml:space="preserve">and</w:t>
        </w:r>
      </w:ins>
      <w:ins w:id="139" w:author="PR Preview" w:date="2024-01-01T00:00:00Z">
        <w:r>
          <w:t xml:space="preserve"> </w:t>
        </w:r>
      </w:ins>
      <m:oMath>
        <m:r>
          <m:rPr>
            <m:nor/>
            <m:sty m:val="p"/>
          </m:rPr>
          <m:t>E</m:t>
        </m:r>
        <m:d>
          <m:dPr>
            <m:begChr m:val="["/>
            <m:sepChr m:val=""/>
            <m:endChr m:val="]"/>
            <m:grow/>
          </m:dPr>
          <m:e>
            <m:sSup>
              <m:e>
                <m:r>
                  <m:t>Y</m:t>
                </m:r>
              </m:e>
              <m:sup>
                <m:r>
                  <m:t>a</m:t>
                </m:r>
                <m:r>
                  <m:rPr>
                    <m:sty m:val="p"/>
                  </m:rPr>
                  <m:t>=</m:t>
                </m:r>
                <m:r>
                  <m:t>0</m:t>
                </m:r>
              </m:sup>
            </m:sSup>
          </m:e>
        </m:d>
      </m:oMath>
      <w:ins w:id="139" w:author="PR Preview" w:date="2024-01-01T00:00:00Z">
        <w:r>
          <w:t xml:space="preserve"> </w:t>
        </w:r>
      </w:ins>
      <w:ins w:id="139" w:author="PR Preview" w:date="2024-01-01T00:00:00Z">
        <w:r>
          <w:t xml:space="preserve">on the left,</w:t>
        </w:r>
      </w:ins>
      <w:ins w:id="139" w:author="PR Preview" w:date="2024-01-01T00:00:00Z">
        <w:r>
          <w:t xml:space="preserve"> </w:t>
        </w:r>
      </w:ins>
      <m:oMath>
        <m:sSub>
          <m:e>
            <m:r>
              <m:t>β</m:t>
            </m:r>
          </m:e>
          <m:sub>
            <m:r>
              <m:t>0</m:t>
            </m:r>
          </m:sub>
        </m:sSub>
      </m:oMath>
      <w:ins w:id="139" w:author="PR Preview" w:date="2024-01-01T00:00:00Z">
        <w:r>
          <w:t xml:space="preserve"> </w:t>
        </w:r>
      </w:ins>
      <w:ins w:id="139" w:author="PR Preview" w:date="2024-01-01T00:00:00Z">
        <w:r>
          <w:t xml:space="preserve">and</w:t>
        </w:r>
      </w:ins>
      <w:ins w:id="139" w:author="PR Preview" w:date="2024-01-01T00:00:00Z">
        <w:r>
          <w:t xml:space="preserve"> </w:t>
        </w:r>
      </w:ins>
      <m:oMath>
        <m:sSub>
          <m:e>
            <m:r>
              <m:t>β</m:t>
            </m:r>
          </m:e>
          <m:sub>
            <m:r>
              <m:t>1</m:t>
            </m:r>
          </m:sub>
        </m:sSub>
      </m:oMath>
      <w:ins w:id="139" w:author="PR Preview" w:date="2024-01-01T00:00:00Z">
        <w:r>
          <w:t xml:space="preserve"> </w:t>
        </w:r>
      </w:ins>
      <w:ins w:id="139" w:author="PR Preview" w:date="2024-01-01T00:00:00Z">
        <w:r>
          <w:t xml:space="preserve">on the right).</w:t>
        </w:r>
      </w:ins>
      <w:ins w:id="139" w:author="PR Preview" w:date="2024-01-01T00:00:00Z">
        <w:r>
          <w:t xml:space="preserve"> </w:t>
        </w:r>
      </w:ins>
      <w:ins w:id="139" w:author="PR Preview" w:date="2024-01-01T00:00:00Z">
        <w:r>
          <w:t xml:space="preserve">That is why sample averages in the pseudo-population sufficed</w:t>
        </w:r>
      </w:ins>
      <w:ins w:id="139" w:author="PR Preview" w:date="2024-01-01T00:00:00Z">
        <w:r>
          <w:t xml:space="preserve"> </w:t>
        </w:r>
      </w:ins>
      <w:ins w:id="139" w:author="PR Preview" w:date="2024-01-01T00:00:00Z">
        <w:r>
          <w:t xml:space="preserve">(Hernán and Robins 2020, chap. 12, p. 170)</w:t>
        </w:r>
      </w:ins>
      <w:ins w:id="139" w:author="PR Preview" w:date="2024-01-01T00:00:00Z">
        <w:r>
          <w:t xml:space="preserve">.</w:t>
        </w:r>
      </w:ins>
    </w:p>
    <w:p>
      <w:pPr>
        <w:pStyle w:val="BodyText"/>
      </w:pPr>
      <w:ins w:id="140" w:author="PR Preview" w:date="2024-01-01T00:00:00Z">
        <w:r>
          <w:rPr>
            <w:b/>
            <w:bCs/>
          </w:rPr>
          <w:t xml:space="preserve">Null preservation</w:t>
        </w:r>
      </w:ins>
      <w:ins w:id="140" w:author="PR Preview" w:date="2024-01-01T00:00:00Z">
        <w:r>
          <w:t xml:space="preserve"> </w:t>
        </w:r>
      </w:ins>
      <w:ins w:id="140" w:author="PR Preview" w:date="2024-01-01T00:00:00Z">
        <w:r>
          <w:t xml:space="preserve">(Chapter 9): if treatment has no average causal effect, any model for the marginal mean</w:t>
        </w:r>
      </w:ins>
      <w:ins w:id="140" w:author="PR Preview" w:date="2024-01-01T00:00:00Z">
        <w:r>
          <w:t xml:space="preserve"> </w:t>
        </w:r>
      </w:ins>
      <m:oMath>
        <m:r>
          <m:rPr>
            <m:nor/>
            <m:sty m:val="p"/>
          </m:rPr>
          <m:t>E</m:t>
        </m:r>
        <m:d>
          <m:dPr>
            <m:begChr m:val="["/>
            <m:sepChr m:val=""/>
            <m:endChr m:val="]"/>
            <m:grow/>
          </m:dPr>
          <m:e>
            <m:sSup>
              <m:e>
                <m:r>
                  <m:t>Y</m:t>
                </m:r>
              </m:e>
              <m:sup>
                <m:r>
                  <m:t>a</m:t>
                </m:r>
              </m:sup>
            </m:sSup>
          </m:e>
        </m:d>
      </m:oMath>
      <w:ins w:id="140" w:author="PR Preview" w:date="2024-01-01T00:00:00Z">
        <w:r>
          <w:t xml:space="preserve"> </w:t>
        </w:r>
      </w:ins>
      <w:ins w:id="140" w:author="PR Preview" w:date="2024-01-01T00:00:00Z">
        <w:r>
          <w:t xml:space="preserve">that has an intercept, with treatment terms whose coefficients can all be 0, is correctly specified.</w:t>
        </w:r>
      </w:ins>
      <w:ins w:id="140" w:author="PR Preview" w:date="2024-01-01T00:00:00Z">
        <w:r>
          <w:t xml:space="preserve"> </w:t>
        </w:r>
      </w:ins>
      <w:ins w:id="140" w:author="PR Preview" w:date="2024-01-01T00:00:00Z">
        <w:r>
          <w:t xml:space="preserve">For example,</w:t>
        </w:r>
      </w:ins>
      <w:ins w:id="140" w:author="PR Preview" w:date="2024-01-01T00:00:00Z">
        <w:r>
          <w:t xml:space="preserve"> </w:t>
        </w:r>
      </w:ins>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ins w:id="140" w:author="PR Preview" w:date="2024-01-01T00:00:00Z">
        <w:r>
          <w:t xml:space="preserve"> </w:t>
        </w:r>
      </w:ins>
      <w:ins w:id="140" w:author="PR Preview" w:date="2024-01-01T00:00:00Z">
        <w:r>
          <w:t xml:space="preserve">is then correctly specified with</w:t>
        </w:r>
      </w:ins>
      <w:ins w:id="140" w:author="PR Preview" w:date="2024-01-01T00:00:00Z">
        <w:r>
          <w:t xml:space="preserve"> </w:t>
        </w:r>
      </w:ins>
      <m:oMath>
        <m:sSub>
          <m:e>
            <m:r>
              <m:t>β</m:t>
            </m:r>
          </m:e>
          <m:sub>
            <m:r>
              <m:t>1</m:t>
            </m:r>
          </m:sub>
        </m:sSub>
        <m:r>
          <m:rPr>
            <m:sty m:val="p"/>
          </m:rPr>
          <m:t>=</m:t>
        </m:r>
        <m:sSub>
          <m:e>
            <m:r>
              <m:t>β</m:t>
            </m:r>
          </m:e>
          <m:sub>
            <m:r>
              <m:t>2</m:t>
            </m:r>
          </m:sub>
        </m:sSub>
        <m:r>
          <m:rPr>
            <m:sty m:val="p"/>
          </m:rPr>
          <m:t>=</m:t>
        </m:r>
        <m:r>
          <m:t>0</m:t>
        </m:r>
      </m:oMath>
      <w:ins w:id="140" w:author="PR Preview" w:date="2024-01-01T00:00:00Z">
        <w:r>
          <w:t xml:space="preserve"> </w:t>
        </w:r>
      </w:ins>
      <w:ins w:id="140" w:author="PR Preview" w:date="2024-01-01T00:00:00Z">
        <w:r>
          <w:t xml:space="preserve">and</w:t>
        </w:r>
      </w:ins>
      <w:ins w:id="140" w:author="PR Preview" w:date="2024-01-01T00:00:00Z">
        <w:r>
          <w:t xml:space="preserve"> </w:t>
        </w:r>
      </w:ins>
      <m:oMath>
        <m:sSub>
          <m:e>
            <m:r>
              <m:t>β</m:t>
            </m:r>
          </m:e>
          <m:sub>
            <m:r>
              <m:t>0</m:t>
            </m:r>
          </m:sub>
        </m:sSub>
        <m:r>
          <m:rPr>
            <m:sty m:val="p"/>
          </m:rPr>
          <m:t>=</m:t>
        </m:r>
        <m:r>
          <m:rPr>
            <m:nor/>
            <m:sty m:val="p"/>
          </m:rPr>
          <m:t>E</m:t>
        </m:r>
        <m:d>
          <m:dPr>
            <m:begChr m:val="["/>
            <m:sepChr m:val=""/>
            <m:endChr m:val="]"/>
            <m:grow/>
          </m:dPr>
          <m:e>
            <m:sSup>
              <m:e>
                <m:r>
                  <m:t>Y</m:t>
                </m:r>
              </m:e>
              <m:sup>
                <m:r>
                  <m:t>a</m:t>
                </m:r>
              </m:sup>
            </m:sSup>
          </m:e>
        </m:d>
      </m:oMath>
      <w:ins w:id="140" w:author="PR Preview" w:date="2024-01-01T00:00:00Z">
        <w:r>
          <w:t xml:space="preserve"> </w:t>
        </w:r>
      </w:ins>
      <w:ins w:id="140" w:author="PR Preview" w:date="2024-01-01T00:00:00Z">
        <w:r>
          <w:t xml:space="preserve">for every</w:t>
        </w:r>
      </w:ins>
      <w:ins w:id="140" w:author="PR Preview" w:date="2024-01-01T00:00:00Z">
        <w:r>
          <w:t xml:space="preserve"> </w:t>
        </w:r>
      </w:ins>
      <m:oMath>
        <m:r>
          <m:t>a</m:t>
        </m:r>
      </m:oMath>
      <w:ins w:id="140" w:author="PR Preview" w:date="2024-01-01T00:00:00Z">
        <w:r>
          <w:t xml:space="preserve">.</w:t>
        </w:r>
      </w:ins>
    </w:p>
    <w:p>
      <w:ins w:id="141" w:author="PR Preview" w:date="2024-01-01T00:00:00Z">
        <w:r>
          <w:pict>
            <v:rect style="width:0;height:1.5pt" o:hralign="center" o:hrstd="t" o:hr="t"/>
          </w:pict>
        </w:r>
      </w:ins>
    </w:p>
    <w:bookmarkEnd w:id="39"/>
    <w:bookmarkStart w:id="41" w:name="X12296c4f520172fb40d8d6c4d99ed3c0f68f274"/>
    <w:p>
      <w:pPr>
        <w:pStyle w:val="Heading3"/>
      </w:pPr>
      <w:ins w:id="142" w:author="PR Preview" w:date="2024-01-01T00:00:00Z">
        <w:r>
          <w:t xml:space="preserve">4.2 Continuous Treatment: Change in Smoking Intensity</w:t>
        </w:r>
      </w:ins>
    </w:p>
    <w:p>
      <w:pPr>
        <w:pStyle w:val="FirstParagraph"/>
      </w:pPr>
      <w:ins w:id="143" w:author="PR Preview" w:date="2024-01-01T00:00:00Z">
        <w:r>
          <w:t xml:space="preserve">New treatment:</w:t>
        </w:r>
      </w:ins>
      <w:ins w:id="143" w:author="PR Preview" w:date="2024-01-01T00:00:00Z">
        <w:r>
          <w:t xml:space="preserve"> </w:t>
        </w:r>
      </w:ins>
      <m:oMath>
        <m:r>
          <m:t>A</m:t>
        </m:r>
      </m:oMath>
      <w:ins w:id="143" w:author="PR Preview" w:date="2024-01-01T00:00:00Z">
        <w:r>
          <w:t xml:space="preserve"> </w:t>
        </w:r>
      </w:ins>
      <w:ins w:id="143" w:author="PR Preview" w:date="2024-01-01T00:00:00Z">
        <w:r>
          <w:t xml:space="preserve">= cigarettes per day in 1982 minus cigarettes per day at baseline (e.g.,</w:t>
        </w:r>
      </w:ins>
      <w:ins w:id="143" w:author="PR Preview" w:date="2024-01-01T00:00:00Z">
        <w:r>
          <w:t xml:space="preserve"> </w:t>
        </w:r>
      </w:ins>
      <m:oMath>
        <m:r>
          <m:rPr>
            <m:sty m:val="p"/>
          </m:rPr>
          <m:t>−</m:t>
        </m:r>
        <m:r>
          <m:t>25</m:t>
        </m:r>
      </m:oMath>
      <w:ins w:id="143" w:author="PR Preview" w:date="2024-01-01T00:00:00Z">
        <w:r>
          <w:t xml:space="preserve"> </w:t>
        </w:r>
      </w:ins>
      <w:ins w:id="143" w:author="PR Preview" w:date="2024-01-01T00:00:00Z">
        <w:r>
          <w:t xml:space="preserve">or</w:t>
        </w:r>
      </w:ins>
      <w:ins w:id="143" w:author="PR Preview" w:date="2024-01-01T00:00:00Z">
        <w:r>
          <w:t xml:space="preserve"> </w:t>
        </w:r>
      </w:ins>
      <m:oMath>
        <m:r>
          <m:rPr>
            <m:sty m:val="p"/>
          </m:rPr>
          <m:t>+</m:t>
        </m:r>
        <m:r>
          <m:t>40</m:t>
        </m:r>
      </m:oMath>
      <w:ins w:id="143" w:author="PR Preview" w:date="2024-01-01T00:00:00Z">
        <w:r>
          <w:t xml:space="preserve">), restricted to the 1162 individuals whose baseline smoking was at most 25 cigarettes per day.</w:t>
        </w:r>
      </w:ins>
    </w:p>
    <w:p>
      <w:pPr>
        <w:pStyle w:val="BodyText"/>
      </w:pPr>
      <w:ins w:id="144" w:author="PR Preview" w:date="2024-01-01T00:00:00Z">
        <w:r>
          <w:t xml:space="preserve">Goal:</w:t>
        </w:r>
      </w:ins>
      <w:ins w:id="144" w:author="PR Preview" w:date="2024-01-01T00:00:00Z">
        <w:r>
          <w:t xml:space="preserve"> </w:t>
        </w:r>
      </w:ins>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ins w:id="144" w:author="PR Preview" w:date="2024-01-01T00:00:00Z">
        <w:r>
          <w:t xml:space="preserve"> </w:t>
        </w:r>
      </w:ins>
      <w:ins w:id="144" w:author="PR Preview" w:date="2024-01-01T00:00:00Z">
        <w:r>
          <w:t xml:space="preserve">for any</w:t>
        </w:r>
      </w:ins>
      <w:ins w:id="144" w:author="PR Preview" w:date="2024-01-01T00:00:00Z">
        <w:r>
          <w:t xml:space="preserve"> </w:t>
        </w:r>
      </w:ins>
      <m:oMath>
        <m:r>
          <m:t>a</m:t>
        </m:r>
        <m:r>
          <m:rPr>
            <m:sty m:val="p"/>
          </m:rPr>
          <m:t>,</m:t>
        </m:r>
        <m:sSup>
          <m:e>
            <m:r>
              <m:t>a</m:t>
            </m:r>
          </m:e>
          <m:sup>
            <m:r>
              <m:rPr>
                <m:sty m:val="p"/>
              </m:rPr>
              <m:t>′</m:t>
            </m:r>
          </m:sup>
        </m:sSup>
      </m:oMath>
      <w:ins w:id="144" w:author="PR Preview" w:date="2024-01-01T00:00:00Z">
        <w:r>
          <w:t xml:space="preserve">.</w:t>
        </w:r>
      </w:ins>
      <w:ins w:id="144" w:author="PR Preview" w:date="2024-01-01T00:00:00Z">
        <w:r>
          <w:t xml:space="preserve"> </w:t>
        </w:r>
      </w:ins>
      <w:ins w:id="144" w:author="PR Preview" w:date="2024-01-01T00:00:00Z">
        <w:r>
          <w:t xml:space="preserve">A saturated model is impractical with dozens of treatment values, so we posit a</w:t>
        </w:r>
      </w:ins>
      <w:ins w:id="144" w:author="PR Preview" w:date="2024-01-01T00:00:00Z">
        <w:r>
          <w:t xml:space="preserve"> </w:t>
        </w:r>
      </w:ins>
      <w:ins w:id="144" w:author="PR Preview" w:date="2024-01-01T00:00:00Z">
        <w:r>
          <w:rPr>
            <w:b/>
            <w:bCs/>
          </w:rPr>
          <w:t xml:space="preserve">nonsaturated</w:t>
        </w:r>
      </w:ins>
      <w:ins w:id="144" w:author="PR Preview" w:date="2024-01-01T00:00:00Z">
        <w:r>
          <w:t xml:space="preserve"> </w:t>
        </w:r>
      </w:ins>
      <w:ins w:id="144" w:author="PR Preview" w:date="2024-01-01T00:00:00Z">
        <w:r>
          <w:t xml:space="preserve">marginal structural model (a parabolic dose-response curve):</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ins w:id="145" w:author="PR Preview" w:date="2024-01-01T00:00:00Z">
        <w:r>
          <w:pict>
            <v:rect style="width:0;height:1.5pt" o:hralign="center" o:hrstd="t" o:hr="t"/>
          </w:pict>
        </w:r>
      </w:ins>
    </w:p>
    <w:bookmarkEnd w:id="41"/>
    <w:bookmarkStart w:id="42" w:name="Xbc3f19534599f45786ca228b19d146f3357f540"/>
    <w:p>
      <w:pPr>
        <w:pStyle w:val="Heading3"/>
      </w:pPr>
      <w:ins w:id="146" w:author="PR Preview" w:date="2024-01-01T00:00:00Z">
        <w:r>
          <w:t xml:space="preserve">4.3 Effect of Increasing Intensity by 20 Cigarettes/Day</w:t>
        </w:r>
      </w:ins>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ins w:id="148" w:author="PR Preview" w:date="2024-01-01T00:00:00Z">
        <w:r>
          <w:t xml:space="preserve">To estimate</w:t>
        </w:r>
      </w:ins>
      <w:ins w:id="148" w:author="PR Preview" w:date="2024-01-01T00:00:00Z">
        <w:r>
          <w:t xml:space="preserve"> </w:t>
        </w:r>
      </w:ins>
      <m:oMath>
        <m:sSub>
          <m:e>
            <m:r>
              <m:t>β</m:t>
            </m:r>
          </m:e>
          <m:sub>
            <m:r>
              <m:t>1</m:t>
            </m:r>
          </m:sub>
        </m:sSub>
        <m:r>
          <m:rPr>
            <m:sty m:val="p"/>
          </m:rPr>
          <m:t>,</m:t>
        </m:r>
        <m:sSub>
          <m:e>
            <m:r>
              <m:t>β</m:t>
            </m:r>
          </m:e>
          <m:sub>
            <m:r>
              <m:t>2</m:t>
            </m:r>
          </m:sub>
        </m:sSub>
      </m:oMath>
      <w:ins w:id="148" w:author="PR Preview" w:date="2024-01-01T00:00:00Z">
        <w:r>
          <w:t xml:space="preserve">: estimate</w:t>
        </w:r>
      </w:ins>
      <w:ins w:id="148" w:author="PR Preview" w:date="2024-01-01T00:00:00Z">
        <w:r>
          <w:t xml:space="preserve"> </w:t>
        </w:r>
      </w:ins>
      <m:oMath>
        <m:r>
          <m:t>S</m:t>
        </m:r>
        <m:sSup>
          <m:e>
            <m:r>
              <m:t>W</m:t>
            </m:r>
          </m:e>
          <m:sup>
            <m:r>
              <m:t>A</m:t>
            </m:r>
          </m:sup>
        </m:sSup>
      </m:oMath>
      <w:ins w:id="148" w:author="PR Preview" w:date="2024-01-01T00:00:00Z">
        <w:r>
          <w:t xml:space="preserve">, then fit</w:t>
        </w:r>
      </w:ins>
      <w:ins w:id="148" w:author="PR Preview" w:date="2024-01-01T00:00:00Z">
        <w:r>
          <w:t xml:space="preserve"> </w:t>
        </w:r>
      </w:ins>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ins w:id="148" w:author="PR Preview" w:date="2024-01-01T00:00:00Z">
        <w:r>
          <w:t xml:space="preserve"> </w:t>
        </w:r>
      </w:ins>
      <w:ins w:id="148" w:author="PR Preview" w:date="2024-01-01T00:00:00Z">
        <w:r>
          <w:t xml:space="preserve">to the pseudo-population.</w:t>
        </w:r>
      </w:ins>
    </w:p>
    <w:p>
      <w:ins w:id="149" w:author="PR Preview" w:date="2024-01-01T00:00:00Z">
        <w:r>
          <w:pict>
            <v:rect style="width:0;height:1.5pt" o:hralign="center" o:hrstd="t" o:hr="t"/>
          </w:pict>
        </w:r>
      </w:ins>
    </w:p>
    <w:bookmarkEnd w:id="42"/>
    <w:bookmarkStart w:id="44" w:name="weights-for-a-continuous-treatment"/>
    <w:p>
      <w:pPr>
        <w:pStyle w:val="Heading3"/>
      </w:pPr>
      <w:ins w:id="150" w:author="PR Preview" w:date="2024-01-01T00:00:00Z">
        <w:r>
          <w:t xml:space="preserve">4.4 Weights for a Continuous Treatment</w:t>
        </w:r>
      </w:ins>
    </w:p>
    <w:p>
      <w:pPr>
        <w:pStyle w:val="FirstParagraph"/>
      </w:pPr>
      <w:ins w:id="151" w:author="PR Preview" w:date="2024-01-01T00:00:00Z">
        <w:r>
          <w:t xml:space="preserve">For continuous</w:t>
        </w:r>
      </w:ins>
      <w:ins w:id="151" w:author="PR Preview" w:date="2024-01-01T00:00:00Z">
        <w:r>
          <w:t xml:space="preserve"> </w:t>
        </w:r>
      </w:ins>
      <m:oMath>
        <m:r>
          <m:t>A</m:t>
        </m:r>
      </m:oMath>
      <w:ins w:id="151" w:author="PR Preview" w:date="2024-01-01T00:00:00Z">
        <w:r>
          <w:t xml:space="preserve">,</w:t>
        </w:r>
      </w:ins>
      <w:ins w:id="151" w:author="PR Preview" w:date="2024-01-01T00:00:00Z">
        <w:r>
          <w:t xml:space="preserve"> </w:t>
        </w:r>
      </w:ins>
      <m:oMath>
        <m:r>
          <m:t>f</m:t>
        </m:r>
        <m:r>
          <m:rPr>
            <m:sty m:val="p"/>
          </m:rPr>
          <m:t>(</m:t>
        </m:r>
        <m:r>
          <m:t>A</m:t>
        </m:r>
        <m:r>
          <m:rPr>
            <m:sty m:val="p"/>
          </m:rPr>
          <m:t>∣</m:t>
        </m:r>
        <m:r>
          <m:t>L</m:t>
        </m:r>
        <m:r>
          <m:rPr>
            <m:sty m:val="p"/>
          </m:rPr>
          <m:t>)</m:t>
        </m:r>
      </m:oMath>
      <w:ins w:id="151" w:author="PR Preview" w:date="2024-01-01T00:00:00Z">
        <w:r>
          <w:t xml:space="preserve"> </w:t>
        </w:r>
      </w:ins>
      <w:ins w:id="151" w:author="PR Preview" w:date="2024-01-01T00:00:00Z">
        <w:r>
          <w:t xml:space="preserve">is a probability</w:t>
        </w:r>
      </w:ins>
      <w:ins w:id="151" w:author="PR Preview" w:date="2024-01-01T00:00:00Z">
        <w:r>
          <w:t xml:space="preserve"> </w:t>
        </w:r>
      </w:ins>
      <w:ins w:id="151" w:author="PR Preview" w:date="2024-01-01T00:00:00Z">
        <w:r>
          <w:rPr>
            <w:b/>
            <w:bCs/>
          </w:rPr>
          <w:t xml:space="preserve">density</w:t>
        </w:r>
      </w:ins>
      <w:ins w:id="151" w:author="PR Preview" w:date="2024-01-01T00:00:00Z">
        <w:r>
          <w:t xml:space="preserve"> </w:t>
        </w:r>
      </w:ins>
      <w:ins w:id="151" w:author="PR Preview" w:date="2024-01-01T00:00:00Z">
        <w:r>
          <w:t xml:space="preserve">function, which is generally hard to estimate when</w:t>
        </w:r>
      </w:ins>
      <w:ins w:id="151" w:author="PR Preview" w:date="2024-01-01T00:00:00Z">
        <w:r>
          <w:t xml:space="preserve"> </w:t>
        </w:r>
      </w:ins>
      <m:oMath>
        <m:r>
          <m:t>L</m:t>
        </m:r>
      </m:oMath>
      <w:ins w:id="151" w:author="PR Preview" w:date="2024-01-01T00:00:00Z">
        <w:r>
          <w:t xml:space="preserve"> </w:t>
        </w:r>
      </w:ins>
      <w:ins w:id="151" w:author="PR Preview" w:date="2024-01-01T00:00:00Z">
        <w:r>
          <w:t xml:space="preserve">is high-dimensional.</w:t>
        </w:r>
      </w:ins>
    </w:p>
    <w:p>
      <w:pPr>
        <w:pStyle w:val="BodyText"/>
      </w:pPr>
      <w:ins w:id="152" w:author="PR Preview" w:date="2024-01-01T00:00:00Z">
        <w:r>
          <w:t xml:space="preserve">In the NHEFS analysis:</w:t>
        </w:r>
      </w:ins>
    </w:p>
    <w:p>
      <w:pPr>
        <w:pStyle w:val="Compact"/>
        <w:numPr>
          <w:ilvl w:val="0"/>
          <w:numId w:val="1021"/>
        </w:numPr>
      </w:pPr>
      <m:oMath>
        <m:r>
          <m:t>f</m:t>
        </m:r>
        <m:r>
          <m:rPr>
            <m:sty m:val="p"/>
          </m:rPr>
          <m:t>(</m:t>
        </m:r>
        <m:r>
          <m:t>A</m:t>
        </m:r>
        <m:r>
          <m:rPr>
            <m:sty m:val="p"/>
          </m:rPr>
          <m:t>∣</m:t>
        </m:r>
        <m:r>
          <m:t>L</m:t>
        </m:r>
        <m:r>
          <m:rPr>
            <m:sty m:val="p"/>
          </m:rPr>
          <m:t>)</m:t>
        </m:r>
      </m:oMath>
      <w:ins w:id="153" w:author="PR Preview" w:date="2024-01-01T00:00:00Z">
        <w:r>
          <w:t xml:space="preserve">: normal with mean</w:t>
        </w:r>
      </w:ins>
      <w:ins w:id="153" w:author="PR Preview" w:date="2024-01-01T00:00:00Z">
        <w:r>
          <w:t xml:space="preserve"> </w:t>
        </w:r>
      </w:ins>
      <m:oMath>
        <m:sSub>
          <m:e>
            <m:r>
              <m:t>μ</m:t>
            </m:r>
          </m:e>
          <m:sub>
            <m:r>
              <m:t>L</m:t>
            </m:r>
          </m:sub>
        </m:sSub>
        <m:r>
          <m:rPr>
            <m:sty m:val="p"/>
          </m:rPr>
          <m:t>=</m:t>
        </m:r>
        <m:r>
          <m:rPr>
            <m:nor/>
            <m:sty m:val="p"/>
          </m:rPr>
          <m:t>E</m:t>
        </m:r>
        <m:d>
          <m:dPr>
            <m:begChr m:val="["/>
            <m:sepChr m:val=""/>
            <m:endChr m:val="]"/>
            <m:grow/>
          </m:dPr>
          <m:e>
            <m:r>
              <m:t>A</m:t>
            </m:r>
            <m:r>
              <m:rPr>
                <m:sty m:val="p"/>
              </m:rPr>
              <m:t>∣</m:t>
            </m:r>
            <m:r>
              <m:t>L</m:t>
            </m:r>
          </m:e>
        </m:d>
      </m:oMath>
      <w:ins w:id="153" w:author="PR Preview" w:date="2024-01-01T00:00:00Z">
        <w:r>
          <w:t xml:space="preserve"> </w:t>
        </w:r>
      </w:ins>
      <w:ins w:id="153" w:author="PR Preview" w:date="2024-01-01T00:00:00Z">
        <w:r>
          <w:t xml:space="preserve">(estimated by linear regression) and constant variance</w:t>
        </w:r>
      </w:ins>
      <w:ins w:id="153" w:author="PR Preview" w:date="2024-01-01T00:00:00Z">
        <w:r>
          <w:t xml:space="preserve"> </w:t>
        </w:r>
      </w:ins>
      <m:oMath>
        <m:sSup>
          <m:e>
            <m:r>
              <m:t>σ</m:t>
            </m:r>
          </m:e>
          <m:sup>
            <m:r>
              <m:t>2</m:t>
            </m:r>
          </m:sup>
        </m:sSup>
      </m:oMath>
      <w:ins w:id="153" w:author="PR Preview" w:date="2024-01-01T00:00:00Z">
        <w:r>
          <w:t xml:space="preserve"> </w:t>
        </w:r>
      </w:ins>
      <w:ins w:id="153" w:author="PR Preview" w:date="2024-01-01T00:00:00Z">
        <w:r>
          <w:t xml:space="preserve">(the residual variance);</w:t>
        </w:r>
      </w:ins>
    </w:p>
    <w:p>
      <w:pPr>
        <w:pStyle w:val="Compact"/>
        <w:numPr>
          <w:ilvl w:val="0"/>
          <w:numId w:val="1021"/>
        </w:numPr>
      </w:pPr>
      <m:oMath>
        <m:r>
          <m:t>f</m:t>
        </m:r>
        <m:r>
          <m:rPr>
            <m:sty m:val="p"/>
          </m:rPr>
          <m:t>(</m:t>
        </m:r>
        <m:r>
          <m:t>A</m:t>
        </m:r>
        <m:r>
          <m:rPr>
            <m:sty m:val="p"/>
          </m:rPr>
          <m:t>)</m:t>
        </m:r>
      </m:oMath>
      <w:ins w:id="154" w:author="PR Preview" w:date="2024-01-01T00:00:00Z">
        <w:r>
          <w:t xml:space="preserve"> </w:t>
        </w:r>
      </w:ins>
      <w:ins w:id="154" w:author="PR Preview" w:date="2024-01-01T00:00:00Z">
        <w:r>
          <w:t xml:space="preserve">in the numerator: also normal;</w:t>
        </w:r>
      </w:ins>
    </w:p>
    <w:p>
      <w:pPr>
        <w:pStyle w:val="Compact"/>
        <w:numPr>
          <w:ilvl w:val="0"/>
          <w:numId w:val="1021"/>
        </w:numPr>
      </w:pPr>
      <w:ins w:id="155" w:author="PR Preview" w:date="2024-01-01T00:00:00Z">
        <w:r>
          <w:t xml:space="preserve">estimated</w:t>
        </w:r>
      </w:ins>
      <w:ins w:id="155" w:author="PR Preview" w:date="2024-01-01T00:00:00Z">
        <w:r>
          <w:t xml:space="preserve"> </w:t>
        </w:r>
      </w:ins>
      <m:oMath>
        <m:sSup>
          <m:e>
            <m:acc>
              <m:accPr>
                <m:chr m:val="̂"/>
              </m:accPr>
              <m:e>
                <m:r>
                  <m:t>S</m:t>
                </m:r>
                <m:r>
                  <m:t>W</m:t>
                </m:r>
              </m:e>
            </m:acc>
          </m:e>
          <m:sup>
            <m:r>
              <m:t>A</m:t>
            </m:r>
          </m:sup>
        </m:sSup>
      </m:oMath>
      <w:ins w:id="155" w:author="PR Preview" w:date="2024-01-01T00:00:00Z">
        <w:r>
          <w:t xml:space="preserve"> </w:t>
        </w:r>
      </w:ins>
      <w:ins w:id="155" w:author="PR Preview" w:date="2024-01-01T00:00:00Z">
        <w:r>
          <w:t xml:space="preserve">ranged from 0.19 to 5.10, with mean 1.00.</w:t>
        </w:r>
      </w:ins>
    </w:p>
    <w:p>
      <w:pPr>
        <w:pStyle w:val="FirstParagraph"/>
      </w:pPr>
      <w:ins w:id="156" w:author="PR Preview" w:date="2024-01-01T00:00:00Z">
        <w:r>
          <w:t xml:space="preserve">IP weighting for continuous treatments is often dangerous: the estimates can change a great deal with the choice of model or algorithm for the conditional density</w:t>
        </w:r>
      </w:ins>
      <w:ins w:id="156" w:author="PR Preview" w:date="2024-01-01T00:00:00Z">
        <w:r>
          <w:t xml:space="preserve"> </w:t>
        </w:r>
      </w:ins>
      <m:oMath>
        <m:r>
          <m:t>f</m:t>
        </m:r>
        <m:r>
          <m:rPr>
            <m:sty m:val="p"/>
          </m:rPr>
          <m:t>(</m:t>
        </m:r>
        <m:r>
          <m:t>A</m:t>
        </m:r>
        <m:r>
          <m:rPr>
            <m:sty m:val="p"/>
          </m:rPr>
          <m:t>∣</m:t>
        </m:r>
        <m:r>
          <m:t>L</m:t>
        </m:r>
        <m:r>
          <m:rPr>
            <m:sty m:val="p"/>
          </m:rPr>
          <m:t>)</m:t>
        </m:r>
      </m:oMath>
      <w:ins w:id="156" w:author="PR Preview" w:date="2024-01-01T00:00:00Z">
        <w:r>
          <w:t xml:space="preserve">.</w:t>
        </w:r>
      </w:ins>
      <w:ins w:id="156" w:author="PR Preview" w:date="2024-01-01T00:00:00Z">
        <w:r>
          <w:t xml:space="preserve"> </w:t>
        </w:r>
      </w:ins>
      <w:ins w:id="156" w:author="PR Preview" w:date="2024-01-01T00:00:00Z">
        <w:r>
          <w:t xml:space="preserve">The constant-variance assumption seemed reasonable after inspecting a residuals plot, and other choices (e.g., a truncated normal with heteroscedasticity) gave similar estimates.</w:t>
        </w:r>
      </w:ins>
      <w:ins w:id="156" w:author="PR Preview" w:date="2024-01-01T00:00:00Z">
        <w:r>
          <w:t xml:space="preserve"> </w:t>
        </w:r>
      </w:ins>
      <w:ins w:id="156" w:author="PR Preview" w:date="2024-01-01T00:00:00Z">
        <w:r>
          <w:t xml:space="preserve">Finding more stable ways to estimate these weights is ongoing research</w:t>
        </w:r>
      </w:ins>
      <w:ins w:id="156" w:author="PR Preview" w:date="2024-01-01T00:00:00Z">
        <w:r>
          <w:t xml:space="preserve"> </w:t>
        </w:r>
      </w:ins>
      <w:ins w:id="156" w:author="PR Preview" w:date="2024-01-01T00:00:00Z">
        <w:r>
          <w:t xml:space="preserve">(Hernán and Robins 2020, chap. 12, pp. 170-171)</w:t>
        </w:r>
      </w:ins>
      <w:ins w:id="156" w:author="PR Preview" w:date="2024-01-01T00:00:00Z">
        <w:r>
          <w:t xml:space="preserve">.</w:t>
        </w:r>
      </w:ins>
    </w:p>
    <w:p>
      <w:ins w:id="157"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ins w:id="158" w:author="PR Preview" w:date="2024-01-01T00:00:00Z">
        <w:r>
          <w:t xml:space="preserve">The book reports these quantities from the unrounded coefficients.</w:t>
        </w:r>
      </w:ins>
      <w:ins w:id="158" w:author="PR Preview" w:date="2024-01-01T00:00:00Z">
        <w:r>
          <w:t xml:space="preserve"> </w:t>
        </w:r>
      </w:ins>
      <w:ins w:id="158" w:author="PR Preview" w:date="2024-01-01T00:00:00Z">
        <w:r>
          <w:t xml:space="preserve">Plugging in the</w:t>
        </w:r>
      </w:ins>
      <w:ins w:id="158" w:author="PR Preview" w:date="2024-01-01T00:00:00Z">
        <w:r>
          <w:t xml:space="preserve"> </w:t>
        </w:r>
      </w:ins>
      <w:ins w:id="158" w:author="PR Preview" w:date="2024-01-01T00:00:00Z">
        <w:r>
          <w:rPr>
            <w:b/>
            <w:bCs/>
          </w:rPr>
          <w:t xml:space="preserve">rounded</w:t>
        </w:r>
      </w:ins>
      <w:ins w:id="158" w:author="PR Preview" w:date="2024-01-01T00:00:00Z">
        <w:r>
          <w:t xml:space="preserve"> </w:t>
        </w:r>
      </w:ins>
      <w:ins w:id="158" w:author="PR Preview" w:date="2024-01-01T00:00:00Z">
        <w:r>
          <w:t xml:space="preserve">coefficients gives a slightly different value:</w:t>
        </w:r>
      </w:ins>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ins w:id="160" w:author="PR Preview" w:date="2024-01-01T00:00:00Z">
        <w:r>
          <w:t xml:space="preserve">because</w:t>
        </w:r>
      </w:ins>
      <w:ins w:id="160" w:author="PR Preview" w:date="2024-01-01T00:00:00Z">
        <w:r>
          <w:t xml:space="preserve"> </w:t>
        </w:r>
      </w:ins>
      <m:oMath>
        <m:sSub>
          <m:e>
            <m:acc>
              <m:accPr>
                <m:chr m:val="̂"/>
              </m:accPr>
              <m:e>
                <m:r>
                  <m:t>β</m:t>
                </m:r>
              </m:e>
            </m:acc>
          </m:e>
          <m:sub>
            <m:r>
              <m:t>2</m:t>
            </m:r>
          </m:sub>
        </m:sSub>
        <m:r>
          <m:rPr>
            <m:sty m:val="p"/>
          </m:rPr>
          <m:t>=</m:t>
        </m:r>
        <m:r>
          <m:t>0.003</m:t>
        </m:r>
      </m:oMath>
      <w:ins w:id="160" w:author="PR Preview" w:date="2024-01-01T00:00:00Z">
        <w:r>
          <w:t xml:space="preserve"> </w:t>
        </w:r>
      </w:ins>
      <w:ins w:id="160" w:author="PR Preview" w:date="2024-01-01T00:00:00Z">
        <w:r>
          <w:t xml:space="preserve">is rounded and is multiplied by 400.</w:t>
        </w:r>
      </w:ins>
      <w:ins w:id="160" w:author="PR Preview" w:date="2024-01-01T00:00:00Z">
        <w:r>
          <w:t xml:space="preserve"> </w:t>
        </w:r>
      </w:ins>
      <w:ins w:id="160" w:author="PR Preview" w:date="2024-01-01T00:00:00Z">
        <w:r>
          <w:t xml:space="preserve">Use the reported 0.9 kg, not this back-of-the-envelope value.</w:t>
        </w:r>
      </w:ins>
    </w:p>
    <w:p>
      <w:ins w:id="161" w:author="PR Preview" w:date="2024-01-01T00:00:00Z">
        <w:r>
          <w:pict>
            <v:rect style="width:0;height:1.5pt" o:hralign="center" o:hrstd="t" o:hr="t"/>
          </w:pict>
        </w:r>
      </w:ins>
    </w:p>
    <w:bookmarkEnd w:id="44"/>
    <w:bookmarkStart w:id="45" w:name="Xf1b7fce8ba51efc151a1f2d69077bf7491d4647"/>
    <w:p>
      <w:pPr>
        <w:pStyle w:val="Heading3"/>
      </w:pPr>
      <w:ins w:id="162" w:author="PR Preview" w:date="2024-01-01T00:00:00Z">
        <w:r>
          <w:t xml:space="preserve">4.5 Dichotomous Outcome: Marginal Structural Logistic Model</w:t>
        </w:r>
      </w:ins>
    </w:p>
    <w:p>
      <w:pPr>
        <w:pStyle w:val="FirstParagraph"/>
      </w:pPr>
      <w:ins w:id="163" w:author="PR Preview" w:date="2024-01-01T00:00:00Z">
        <w:r>
          <w:t xml:space="preserve">For the effect of quitting smoking</w:t>
        </w:r>
      </w:ins>
      <w:ins w:id="163" w:author="PR Preview" w:date="2024-01-01T00:00:00Z">
        <w:r>
          <w:t xml:space="preserve"> </w:t>
        </w:r>
      </w:ins>
      <m:oMath>
        <m:r>
          <m:t>A</m:t>
        </m:r>
      </m:oMath>
      <w:ins w:id="163" w:author="PR Preview" w:date="2024-01-01T00:00:00Z">
        <w:r>
          <w:t xml:space="preserve"> </w:t>
        </w:r>
      </w:ins>
      <w:ins w:id="163" w:author="PR Preview" w:date="2024-01-01T00:00:00Z">
        <w:r>
          <w:t xml:space="preserve">on death</w:t>
        </w:r>
      </w:ins>
      <w:ins w:id="163" w:author="PR Preview" w:date="2024-01-01T00:00:00Z">
        <w:r>
          <w:t xml:space="preserve"> </w:t>
        </w:r>
      </w:ins>
      <m:oMath>
        <m:r>
          <m:t>D</m:t>
        </m:r>
      </m:oMath>
      <w:ins w:id="163" w:author="PR Preview" w:date="2024-01-01T00:00:00Z">
        <w:r>
          <w:t xml:space="preserve"> </w:t>
        </w:r>
      </w:ins>
      <w:ins w:id="163" w:author="PR Preview" w:date="2024-01-01T00:00:00Z">
        <w:r>
          <w:t xml:space="preserve">by 1992 (1: yes, 0: no):</w:t>
        </w:r>
      </w:ins>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r>
          <m:rPr>
            <m:sty m:val="p"/>
          </m:rPr>
          <m:t>(</m:t>
        </m:r>
        <m:sSub>
          <m:e>
            <m:r>
              <m:t>α</m:t>
            </m:r>
          </m:e>
          <m:sub>
            <m:r>
              <m:t>1</m:t>
            </m:r>
          </m:sub>
        </m:sSub>
        <m:r>
          <m:rPr>
            <m:sty m:val="p"/>
          </m:rPr>
          <m:t>)</m:t>
        </m:r>
      </m:oMath>
      <w:ins w:id="165" w:author="PR Preview" w:date="2024-01-01T00:00:00Z">
        <w:r>
          <w:t xml:space="preserve"> </w:t>
        </w:r>
      </w:ins>
      <w:ins w:id="165" w:author="PR Preview" w:date="2024-01-01T00:00:00Z">
        <w:r>
          <w:t xml:space="preserve">is the causal odds ratio of death comparing quitting with not quitting.</w:t>
        </w:r>
      </w:ins>
    </w:p>
    <w:p>
      <w:pPr>
        <w:pStyle w:val="Compact"/>
        <w:numPr>
          <w:ilvl w:val="0"/>
          <w:numId w:val="1022"/>
        </w:numPr>
      </w:pPr>
      <w:ins w:id="166" w:author="PR Preview" w:date="2024-01-01T00:00:00Z">
        <w:r>
          <w:t xml:space="preserve">Estimate it by fitting</w:t>
        </w:r>
      </w:ins>
      <w:ins w:id="166" w:author="PR Preview" w:date="2024-01-01T00:00:00Z">
        <w:r>
          <w:t xml:space="preserve"> </w:t>
        </w:r>
      </w:ins>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ins w:id="166" w:author="PR Preview" w:date="2024-01-01T00:00:00Z">
        <w:r>
          <w:t xml:space="preserve"> </w:t>
        </w:r>
      </w:ins>
      <w:ins w:id="166" w:author="PR Preview" w:date="2024-01-01T00:00:00Z">
        <w:r>
          <w:t xml:space="preserve">to the IP weighted pseudo-population.</w:t>
        </w:r>
      </w:ins>
    </w:p>
    <w:p>
      <w:pPr>
        <w:pStyle w:val="Compact"/>
        <w:numPr>
          <w:ilvl w:val="0"/>
          <w:numId w:val="1022"/>
        </w:numPr>
      </w:pPr>
      <w:ins w:id="167" w:author="PR Preview" w:date="2024-01-01T00:00:00Z">
        <w:r>
          <w:t xml:space="preserve">NHEFS estimate:</w:t>
        </w:r>
      </w:ins>
      <w:ins w:id="167" w:author="PR Preview" w:date="2024-01-01T00:00:00Z">
        <w:r>
          <w:t xml:space="preserve"> </w:t>
        </w:r>
      </w:ins>
      <m:oMath>
        <m:r>
          <m:rPr>
            <m:nor/>
            <m:sty m:val="p"/>
          </m:rPr>
          <m:t>exp</m:t>
        </m:r>
        <m:r>
          <m:rPr>
            <m:sty m:val="p"/>
          </m:rPr>
          <m:t>(</m:t>
        </m:r>
        <m:sSub>
          <m:e>
            <m:acc>
              <m:accPr>
                <m:chr m:val="̂"/>
              </m:accPr>
              <m:e>
                <m:r>
                  <m:t>θ</m:t>
                </m:r>
              </m:e>
            </m:acc>
          </m:e>
          <m:sub>
            <m:r>
              <m:t>1</m:t>
            </m:r>
          </m:sub>
        </m:sSub>
        <m:r>
          <m:rPr>
            <m:sty m:val="p"/>
          </m:rPr>
          <m:t>)</m:t>
        </m:r>
        <m:r>
          <m:rPr>
            <m:sty m:val="p"/>
          </m:rPr>
          <m:t>=</m:t>
        </m:r>
        <m:r>
          <m:t>1.0</m:t>
        </m:r>
      </m:oMath>
      <w:ins w:id="167" w:author="PR Preview" w:date="2024-01-01T00:00:00Z">
        <w:r>
          <w:t xml:space="preserve"> </w:t>
        </w:r>
      </w:ins>
      <w:ins w:id="167" w:author="PR Preview" w:date="2024-01-01T00:00:00Z">
        <w:r>
          <w:t xml:space="preserve">(95% CI: 0.8, 1.4).</w:t>
        </w:r>
      </w:ins>
    </w:p>
    <w:p>
      <w:pPr>
        <w:pStyle w:val="FirstParagraph"/>
      </w:pPr>
      <w:ins w:id="168" w:author="PR Preview" w:date="2024-01-01T00:00:00Z">
        <w:r>
          <w:t xml:space="preserve">This model is saturated for a dichotomous treatment; for a continuous treatment one would specify a nonsaturated logistic model</w:t>
        </w:r>
      </w:ins>
      <w:ins w:id="168" w:author="PR Preview" w:date="2024-01-01T00:00:00Z">
        <w:r>
          <w:t xml:space="preserve"> </w:t>
        </w:r>
      </w:ins>
      <w:ins w:id="168" w:author="PR Preview" w:date="2024-01-01T00:00:00Z">
        <w:r>
          <w:t xml:space="preserve">(Hernán and Robins 2020, chap. 12, p. 171)</w:t>
        </w:r>
      </w:ins>
      <w:ins w:id="168" w:author="PR Preview" w:date="2024-01-01T00:00:00Z">
        <w:r>
          <w:t xml:space="preserve">.</w:t>
        </w:r>
      </w:ins>
    </w:p>
    <w:bookmarkEnd w:id="45"/>
    <w:bookmarkEnd w:id="46"/>
    <w:bookmarkStart w:id="52" w:name="X05a1492e695e00799298d26bd4a65ffb0c6b129"/>
    <w:p>
      <w:pPr>
        <w:pStyle w:val="Heading2"/>
      </w:pPr>
      <w:ins w:id="169" w:author="PR Preview" w:date="2024-01-01T00:00:00Z">
        <w:r>
          <w:t xml:space="preserve">5 12.5 Effect Modification and Marginal Structural Models (pp. 171-172)</w:t>
        </w:r>
      </w:ins>
    </w:p>
    <w:p>
      <w:ins w:id="170" w:author="PR Preview" w:date="2024-01-01T00:00:00Z">
        <w:r>
          <w:pict>
            <v:rect style="width:0;height:1.5pt" o:hralign="center" o:hrstd="t" o:hr="t"/>
          </w:pict>
        </w:r>
      </w:ins>
    </w:p>
    <w:p>
      <w:pPr>
        <w:pStyle w:val="FirstParagraph"/>
      </w:pPr>
      <w:ins w:id="171" w:author="PR Preview" w:date="2024-01-01T00:00:00Z">
        <w:r>
          <w:t xml:space="preserve">Marginal structural models for the population average causal effect include no covariates.</w:t>
        </w:r>
      </w:ins>
      <w:ins w:id="171" w:author="PR Preview" w:date="2024-01-01T00:00:00Z">
        <w:r>
          <w:t xml:space="preserve"> </w:t>
        </w:r>
      </w:ins>
      <w:ins w:id="171" w:author="PR Preview" w:date="2024-01-01T00:00:00Z">
        <w:r>
          <w:t xml:space="preserve">To assess</w:t>
        </w:r>
      </w:ins>
      <w:ins w:id="171" w:author="PR Preview" w:date="2024-01-01T00:00:00Z">
        <w:r>
          <w:t xml:space="preserve"> </w:t>
        </w:r>
      </w:ins>
      <w:ins w:id="171" w:author="PR Preview" w:date="2024-01-01T00:00:00Z">
        <w:r>
          <w:rPr>
            <w:b/>
            <w:bCs/>
          </w:rPr>
          <w:t xml:space="preserve">effect modification</w:t>
        </w:r>
      </w:ins>
      <w:ins w:id="171" w:author="PR Preview" w:date="2024-01-01T00:00:00Z">
        <w:r>
          <w:t xml:space="preserve"> </w:t>
        </w:r>
      </w:ins>
      <w:ins w:id="171" w:author="PR Preview" w:date="2024-01-01T00:00:00Z">
        <w:r>
          <w:t xml:space="preserve">by a covariate</w:t>
        </w:r>
      </w:ins>
      <w:ins w:id="171" w:author="PR Preview" w:date="2024-01-01T00:00:00Z">
        <w:r>
          <w:t xml:space="preserve"> </w:t>
        </w:r>
      </w:ins>
      <m:oMath>
        <m:r>
          <m:t>V</m:t>
        </m:r>
      </m:oMath>
      <w:ins w:id="171" w:author="PR Preview" w:date="2024-01-01T00:00:00Z">
        <w:r>
          <w:t xml:space="preserve"> </w:t>
        </w:r>
      </w:ins>
      <w:ins w:id="171" w:author="PR Preview" w:date="2024-01-01T00:00:00Z">
        <w:r>
          <w:t xml:space="preserve">(which need not be a confounder), add it to the model.</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ins w:id="172" w:author="PR Preview" w:date="2024-01-01T00:00:00Z">
        <w:r>
          <w:t xml:space="preserve">Strictly, this is no longer a marginal model because it conditions on</w:t>
        </w:r>
      </w:ins>
      <w:ins w:id="172" w:author="PR Preview" w:date="2024-01-01T00:00:00Z">
        <w:r>
          <w:t xml:space="preserve"> </w:t>
        </w:r>
      </w:ins>
      <m:oMath>
        <m:r>
          <m:t>V</m:t>
        </m:r>
      </m:oMath>
      <w:ins w:id="172" w:author="PR Preview" w:date="2024-01-01T00:00:00Z">
        <w:r>
          <w:t xml:space="preserve">, but the name</w:t>
        </w:r>
      </w:ins>
      <w:ins w:id="172" w:author="PR Preview" w:date="2024-01-01T00:00:00Z">
        <w:r>
          <w:t xml:space="preserve"> </w:t>
        </w:r>
      </w:ins>
      <w:ins w:id="172" w:author="PR Preview" w:date="2024-01-01T00:00:00Z">
        <w:r>
          <w:t xml:space="preserve">“marginal structural model”</w:t>
        </w:r>
      </w:ins>
      <w:ins w:id="172" w:author="PR Preview" w:date="2024-01-01T00:00:00Z">
        <w:r>
          <w:t xml:space="preserve"> </w:t>
        </w:r>
      </w:ins>
      <w:ins w:id="172" w:author="PR Preview" w:date="2024-01-01T00:00:00Z">
        <w:r>
          <w:t xml:space="preserve">is still used</w:t>
        </w:r>
      </w:ins>
      <w:ins w:id="172" w:author="PR Preview" w:date="2024-01-01T00:00:00Z">
        <w:r>
          <w:t xml:space="preserve"> </w:t>
        </w:r>
      </w:ins>
      <w:ins w:id="172" w:author="PR Preview" w:date="2024-01-01T00:00:00Z">
        <w:r>
          <w:t xml:space="preserve">(Hernán and Robins 2020, chap. 12, p. 171)</w:t>
        </w:r>
      </w:ins>
      <w:ins w:id="172" w:author="PR Preview" w:date="2024-01-01T00:00:00Z">
        <w:r>
          <w:t xml:space="preserve">.</w:t>
        </w:r>
      </w:ins>
    </w:p>
    <w:p>
      <w:pPr>
        <w:pStyle w:val="BodyText"/>
      </w:pPr>
      <w:ins w:id="173" w:author="PR Preview" w:date="2024-01-01T00:00:00Z">
        <w:r>
          <w:t xml:space="preserve">The parameter</w:t>
        </w:r>
      </w:ins>
      <w:ins w:id="173" w:author="PR Preview" w:date="2024-01-01T00:00:00Z">
        <w:r>
          <w:t xml:space="preserve"> </w:t>
        </w:r>
      </w:ins>
      <m:oMath>
        <m:sSub>
          <m:e>
            <m:r>
              <m:t>β</m:t>
            </m:r>
          </m:e>
          <m:sub>
            <m:r>
              <m:t>3</m:t>
            </m:r>
          </m:sub>
        </m:sSub>
      </m:oMath>
      <w:ins w:id="173" w:author="PR Preview" w:date="2024-01-01T00:00:00Z">
        <w:r>
          <w:t xml:space="preserve"> </w:t>
        </w:r>
      </w:ins>
      <w:ins w:id="173" w:author="PR Preview" w:date="2024-01-01T00:00:00Z">
        <w:r>
          <w:t xml:space="preserve">does not generally have a causal interpretation as the effect of</w:t>
        </w:r>
      </w:ins>
      <w:ins w:id="173" w:author="PR Preview" w:date="2024-01-01T00:00:00Z">
        <w:r>
          <w:t xml:space="preserve"> </w:t>
        </w:r>
      </w:ins>
      <m:oMath>
        <m:r>
          <m:t>V</m:t>
        </m:r>
      </m:oMath>
      <w:ins w:id="173" w:author="PR Preview" w:date="2024-01-01T00:00:00Z">
        <w:r>
          <w:t xml:space="preserve">: exchangeability, positivity, and consistency are assumed for treatment</w:t>
        </w:r>
      </w:ins>
      <w:ins w:id="173" w:author="PR Preview" w:date="2024-01-01T00:00:00Z">
        <w:r>
          <w:t xml:space="preserve"> </w:t>
        </w:r>
      </w:ins>
      <m:oMath>
        <m:r>
          <m:t>A</m:t>
        </m:r>
      </m:oMath>
      <w:ins w:id="173" w:author="PR Preview" w:date="2024-01-01T00:00:00Z">
        <w:r>
          <w:t xml:space="preserve">, not for</w:t>
        </w:r>
      </w:ins>
      <w:ins w:id="173" w:author="PR Preview" w:date="2024-01-01T00:00:00Z">
        <w:r>
          <w:t xml:space="preserve"> </w:t>
        </w:r>
      </w:ins>
      <m:oMath>
        <m:r>
          <m:t>V</m:t>
        </m:r>
      </m:oMath>
      <w:ins w:id="173" w:author="PR Preview" w:date="2024-01-01T00:00:00Z">
        <w:r>
          <w:t xml:space="preserve">.</w:t>
        </w:r>
      </w:ins>
    </w:p>
    <w:p>
      <w:ins w:id="174" w:author="PR Preview" w:date="2024-01-01T00:00:00Z">
        <w:r>
          <w:pict>
            <v:rect style="width:0;height:1.5pt" o:hralign="center" o:hrstd="t" o:hr="t"/>
          </w:pict>
        </w:r>
      </w:ins>
    </w:p>
    <w:bookmarkStart w:id="48" w:name="fitting-the-model"/>
    <w:p>
      <w:pPr>
        <w:pStyle w:val="Heading3"/>
      </w:pPr>
      <w:ins w:id="175" w:author="PR Preview" w:date="2024-01-01T00:00:00Z">
        <w:r>
          <w:t xml:space="preserve">5.1 Fitting the Model</w:t>
        </w:r>
      </w:ins>
    </w:p>
    <w:p>
      <w:pPr>
        <w:pStyle w:val="Compact"/>
        <w:numPr>
          <w:ilvl w:val="0"/>
          <w:numId w:val="1023"/>
        </w:numPr>
      </w:pPr>
      <w:ins w:id="176" w:author="PR Preview" w:date="2024-01-01T00:00:00Z">
        <w:r>
          <w:t xml:space="preserve">Fit</w:t>
        </w:r>
      </w:ins>
      <w:ins w:id="176" w:author="PR Preview" w:date="2024-01-01T00:00:00Z">
        <w:r>
          <w:t xml:space="preserve"> </w:t>
        </w:r>
      </w:ins>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ins w:id="176" w:author="PR Preview" w:date="2024-01-01T00:00:00Z">
        <w:r>
          <w:t xml:space="preserve"> </w:t>
        </w:r>
      </w:ins>
      <w:ins w:id="176" w:author="PR Preview" w:date="2024-01-01T00:00:00Z">
        <w:r>
          <w:t xml:space="preserve">by weighted least squares with weights</w:t>
        </w:r>
      </w:ins>
      <w:ins w:id="176" w:author="PR Preview" w:date="2024-01-01T00:00:00Z">
        <w:r>
          <w:t xml:space="preserve"> </w:t>
        </w:r>
      </w:ins>
      <m:oMath>
        <m:sSup>
          <m:e>
            <m:r>
              <m:t>W</m:t>
            </m:r>
          </m:e>
          <m:sup>
            <m:r>
              <m:t>A</m:t>
            </m:r>
          </m:sup>
        </m:sSup>
      </m:oMath>
      <w:ins w:id="176" w:author="PR Preview" w:date="2024-01-01T00:00:00Z">
        <w:r>
          <w:t xml:space="preserve"> </w:t>
        </w:r>
      </w:ins>
      <w:ins w:id="176" w:author="PR Preview" w:date="2024-01-01T00:00:00Z">
        <w:r>
          <w:t xml:space="preserve">or</w:t>
        </w:r>
      </w:ins>
      <w:ins w:id="176" w:author="PR Preview" w:date="2024-01-01T00:00:00Z">
        <w:r>
          <w:t xml:space="preserve"> </w:t>
        </w:r>
      </w:ins>
      <m:oMath>
        <m:r>
          <m:t>S</m:t>
        </m:r>
        <m:sSup>
          <m:e>
            <m:r>
              <m:t>W</m:t>
            </m:r>
          </m:e>
          <m:sup>
            <m:r>
              <m:t>A</m:t>
            </m:r>
          </m:sup>
        </m:sSup>
      </m:oMath>
      <w:ins w:id="176" w:author="PR Preview" w:date="2024-01-01T00:00:00Z">
        <w:r>
          <w:t xml:space="preserve">.</w:t>
        </w:r>
      </w:ins>
    </w:p>
    <w:p>
      <w:pPr>
        <w:pStyle w:val="Compact"/>
        <w:numPr>
          <w:ilvl w:val="0"/>
          <w:numId w:val="1023"/>
        </w:numPr>
      </w:pPr>
      <w:ins w:id="177" w:author="PR Preview" w:date="2024-01-01T00:00:00Z">
        <w:r>
          <w:t xml:space="preserve">In most settings</w:t>
        </w:r>
      </w:ins>
      <w:ins w:id="177" w:author="PR Preview" w:date="2024-01-01T00:00:00Z">
        <w:r>
          <w:t xml:space="preserve"> </w:t>
        </w:r>
      </w:ins>
      <m:oMath>
        <m:r>
          <m:t>L</m:t>
        </m:r>
      </m:oMath>
      <w:ins w:id="177" w:author="PR Preview" w:date="2024-01-01T00:00:00Z">
        <w:r>
          <w:t xml:space="preserve"> </w:t>
        </w:r>
      </w:ins>
      <w:ins w:id="177" w:author="PR Preview" w:date="2024-01-01T00:00:00Z">
        <w:r>
          <w:t xml:space="preserve">should include</w:t>
        </w:r>
      </w:ins>
      <w:ins w:id="177" w:author="PR Preview" w:date="2024-01-01T00:00:00Z">
        <w:r>
          <w:t xml:space="preserve"> </w:t>
        </w:r>
      </w:ins>
      <m:oMath>
        <m:r>
          <m:t>V</m:t>
        </m:r>
      </m:oMath>
      <w:ins w:id="177" w:author="PR Preview" w:date="2024-01-01T00:00:00Z">
        <w:r>
          <w:t xml:space="preserve">;</w:t>
        </w:r>
      </w:ins>
      <w:ins w:id="177" w:author="PR Preview" w:date="2024-01-01T00:00:00Z">
        <w:r>
          <w:t xml:space="preserve"> </w:t>
        </w:r>
      </w:ins>
      <w:ins w:id="177" w:author="PR Preview" w:date="2024-01-01T00:00:00Z">
        <w:r>
          <w:t xml:space="preserve">even when</w:t>
        </w:r>
      </w:ins>
      <w:ins w:id="177" w:author="PR Preview" w:date="2024-01-01T00:00:00Z">
        <w:r>
          <w:t xml:space="preserve"> </w:t>
        </w:r>
      </w:ins>
      <m:oMath>
        <m:r>
          <m:t>V</m:t>
        </m:r>
      </m:oMath>
      <w:ins w:id="177" w:author="PR Preview" w:date="2024-01-01T00:00:00Z">
        <w:r>
          <w:t xml:space="preserve"> </w:t>
        </w:r>
      </w:ins>
      <w:ins w:id="177" w:author="PR Preview" w:date="2024-01-01T00:00:00Z">
        <w:r>
          <w:t xml:space="preserve">is not needed for exchangeability, including it generally improves efficiency.</w:t>
        </w:r>
      </w:ins>
    </w:p>
    <w:p>
      <w:pPr>
        <w:pStyle w:val="Compact"/>
        <w:numPr>
          <w:ilvl w:val="0"/>
          <w:numId w:val="1023"/>
        </w:numPr>
      </w:pPr>
      <w:ins w:id="178" w:author="PR Preview" w:date="2024-01-01T00:00:00Z">
        <w:r>
          <w:t xml:space="preserve">Because the model is within levels of</w:t>
        </w:r>
      </w:ins>
      <w:ins w:id="178" w:author="PR Preview" w:date="2024-01-01T00:00:00Z">
        <w:r>
          <w:t xml:space="preserve"> </w:t>
        </w:r>
      </w:ins>
      <m:oMath>
        <m:r>
          <m:t>V</m:t>
        </m:r>
      </m:oMath>
      <w:ins w:id="178" w:author="PR Preview" w:date="2024-01-01T00:00:00Z">
        <w:r>
          <w:t xml:space="preserve">, the numerator can be</w:t>
        </w:r>
      </w:ins>
      <w:ins w:id="178" w:author="PR Preview" w:date="2024-01-01T00:00:00Z">
        <w:r>
          <w:t xml:space="preserve"> </w:t>
        </w:r>
      </w:ins>
      <m:oMath>
        <m:r>
          <m:t>f</m:t>
        </m:r>
        <m:r>
          <m:rPr>
            <m:sty m:val="p"/>
          </m:rPr>
          <m:t>[</m:t>
        </m:r>
        <m:r>
          <m:t>A</m:t>
        </m:r>
        <m:r>
          <m:rPr>
            <m:sty m:val="p"/>
          </m:rPr>
          <m:t>∣</m:t>
        </m:r>
        <m:r>
          <m:t>V</m:t>
        </m:r>
        <m:r>
          <m:rPr>
            <m:sty m:val="p"/>
          </m:rPr>
          <m:t>]</m:t>
        </m:r>
      </m:oMath>
      <w:ins w:id="178" w:author="PR Preview" w:date="2024-01-01T00:00:00Z">
        <w:r>
          <w:t xml:space="preserve">:</w:t>
        </w:r>
      </w:ins>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ins w:id="180" w:author="PR Preview" w:date="2024-01-01T00:00:00Z">
        <w:r>
          <w:t xml:space="preserve">estimated like</w:t>
        </w:r>
      </w:ins>
      <w:ins w:id="180" w:author="PR Preview" w:date="2024-01-01T00:00:00Z">
        <w:r>
          <w:t xml:space="preserve"> </w:t>
        </w:r>
      </w:ins>
      <m:oMath>
        <m:r>
          <m:t>S</m:t>
        </m:r>
        <m:sSup>
          <m:e>
            <m:r>
              <m:t>W</m:t>
            </m:r>
          </m:e>
          <m:sup>
            <m:r>
              <m:t>A</m:t>
            </m:r>
          </m:sup>
        </m:sSup>
      </m:oMath>
      <w:ins w:id="180" w:author="PR Preview" w:date="2024-01-01T00:00:00Z">
        <w:r>
          <w:t xml:space="preserve"> </w:t>
        </w:r>
      </w:ins>
      <w:ins w:id="180" w:author="PR Preview" w:date="2024-01-01T00:00:00Z">
        <w:r>
          <w:t xml:space="preserve">but with</w:t>
        </w:r>
      </w:ins>
      <w:ins w:id="180" w:author="PR Preview" w:date="2024-01-01T00:00:00Z">
        <w:r>
          <w:t xml:space="preserve"> </w:t>
        </w:r>
      </w:ins>
      <m:oMath>
        <m:r>
          <m:t>V</m:t>
        </m:r>
      </m:oMath>
      <w:ins w:id="180" w:author="PR Preview" w:date="2024-01-01T00:00:00Z">
        <w:r>
          <w:t xml:space="preserve"> </w:t>
        </w:r>
      </w:ins>
      <w:ins w:id="180" w:author="PR Preview" w:date="2024-01-01T00:00:00Z">
        <w:r>
          <w:t xml:space="preserve">added to the numerator’s logistic model.</w:t>
        </w:r>
      </w:ins>
    </w:p>
    <w:p>
      <w:pPr>
        <w:pStyle w:val="FirstParagraph"/>
      </w:pPr>
      <m:oMath>
        <m:r>
          <m:t>S</m:t>
        </m:r>
        <m:sSup>
          <m:e>
            <m:r>
              <m:t>W</m:t>
            </m:r>
          </m:e>
          <m:sup>
            <m:r>
              <m:t>A</m:t>
            </m:r>
          </m:sup>
        </m:sSup>
        <m:r>
          <m:rPr>
            <m:sty m:val="p"/>
          </m:rPr>
          <m:t>(</m:t>
        </m:r>
        <m:r>
          <m:t>V</m:t>
        </m:r>
        <m:r>
          <m:rPr>
            <m:sty m:val="p"/>
          </m:rPr>
          <m:t>)</m:t>
        </m:r>
      </m:oMath>
      <w:ins w:id="181" w:author="PR Preview" w:date="2024-01-01T00:00:00Z">
        <w:r>
          <w:t xml:space="preserve"> </w:t>
        </w:r>
      </w:ins>
      <w:ins w:id="181" w:author="PR Preview" w:date="2024-01-01T00:00:00Z">
        <w:r>
          <w:t xml:space="preserve">generally gives narrower confidence intervals than</w:t>
        </w:r>
      </w:ins>
      <w:ins w:id="181" w:author="PR Preview" w:date="2024-01-01T00:00:00Z">
        <w:r>
          <w:t xml:space="preserve"> </w:t>
        </w:r>
      </w:ins>
      <m:oMath>
        <m:r>
          <m:t>S</m:t>
        </m:r>
        <m:sSup>
          <m:e>
            <m:r>
              <m:t>W</m:t>
            </m:r>
          </m:e>
          <m:sup>
            <m:r>
              <m:t>A</m:t>
            </m:r>
          </m:sup>
        </m:sSup>
      </m:oMath>
      <w:ins w:id="181" w:author="PR Preview" w:date="2024-01-01T00:00:00Z">
        <w:r>
          <w:t xml:space="preserve">;</w:t>
        </w:r>
      </w:ins>
      <w:ins w:id="181" w:author="PR Preview" w:date="2024-01-01T00:00:00Z">
        <w:r>
          <w:t xml:space="preserve"> </w:t>
        </w:r>
      </w:ins>
      <w:ins w:id="181" w:author="PR Preview" w:date="2024-01-01T00:00:00Z">
        <w:r>
          <w:t xml:space="preserve">some intuition is that the variance of</w:t>
        </w:r>
      </w:ins>
      <w:ins w:id="181" w:author="PR Preview" w:date="2024-01-01T00:00:00Z">
        <w:r>
          <w:t xml:space="preserve"> </w:t>
        </w:r>
      </w:ins>
      <m:oMath>
        <m:r>
          <m:t>S</m:t>
        </m:r>
        <m:sSup>
          <m:e>
            <m:r>
              <m:t>W</m:t>
            </m:r>
          </m:e>
          <m:sup>
            <m:r>
              <m:t>A</m:t>
            </m:r>
          </m:sup>
        </m:sSup>
        <m:r>
          <m:rPr>
            <m:sty m:val="p"/>
          </m:rPr>
          <m:t>(</m:t>
        </m:r>
        <m:r>
          <m:t>V</m:t>
        </m:r>
        <m:r>
          <m:rPr>
            <m:sty m:val="p"/>
          </m:rPr>
          <m:t>)</m:t>
        </m:r>
      </m:oMath>
      <w:ins w:id="181" w:author="PR Preview" w:date="2024-01-01T00:00:00Z">
        <w:r>
          <w:t xml:space="preserve"> </w:t>
        </w:r>
      </w:ins>
      <w:ins w:id="181" w:author="PR Preview" w:date="2024-01-01T00:00:00Z">
        <w:r>
          <w:t xml:space="preserve">is smaller than that of</w:t>
        </w:r>
      </w:ins>
      <w:ins w:id="181" w:author="PR Preview" w:date="2024-01-01T00:00:00Z">
        <w:r>
          <w:t xml:space="preserve"> </w:t>
        </w:r>
      </w:ins>
      <m:oMath>
        <m:r>
          <m:t>S</m:t>
        </m:r>
        <m:sSup>
          <m:e>
            <m:r>
              <m:t>W</m:t>
            </m:r>
          </m:e>
          <m:sup>
            <m:r>
              <m:t>A</m:t>
            </m:r>
          </m:sup>
        </m:sSup>
      </m:oMath>
      <w:ins w:id="181" w:author="PR Preview" w:date="2024-01-01T00:00:00Z">
        <w:r>
          <w:t xml:space="preserve"> </w:t>
        </w:r>
      </w:ins>
      <w:ins w:id="181" w:author="PR Preview" w:date="2024-01-01T00:00:00Z">
        <w:r>
          <w:t xml:space="preserve">(Hernán and Robins 2020, chap. 12, pp. 171-172)</w:t>
        </w:r>
      </w:ins>
      <w:ins w:id="181" w:author="PR Preview" w:date="2024-01-01T00:00:00Z">
        <w:r>
          <w:t xml:space="preserve">.</w:t>
        </w:r>
      </w:ins>
    </w:p>
    <w:p>
      <w:ins w:id="182" w:author="PR Preview" w:date="2024-01-01T00:00:00Z">
        <w:r>
          <w:pict>
            <v:rect style="width:0;height:1.5pt" o:hralign="center" o:hrstd="t" o:hr="t"/>
          </w:pict>
        </w:r>
      </w:ins>
    </w:p>
    <w:bookmarkEnd w:id="48"/>
    <w:bookmarkStart w:id="50" w:name="example-effect-modification-by-sex"/>
    <w:p>
      <w:pPr>
        <w:pStyle w:val="Heading3"/>
      </w:pPr>
      <w:ins w:id="183" w:author="PR Preview" w:date="2024-01-01T00:00:00Z">
        <w:r>
          <w:t xml:space="preserve">5.2 Example: Effect Modification by Sex</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ins w:id="184" w:author="PR Preview" w:date="2024-01-01T00:00:00Z">
        <w:r>
          <w:pict>
            <v:rect style="width:0;height:1.5pt" o:hralign="center" o:hrstd="t" o:hr="t"/>
          </w:pict>
        </w:r>
      </w:ins>
    </w:p>
    <w:bookmarkEnd w:id="50"/>
    <w:bookmarkStart w:id="51" w:name="which-covariates-to-put-in-the-model"/>
    <w:p>
      <w:pPr>
        <w:pStyle w:val="Heading3"/>
      </w:pPr>
      <w:ins w:id="185" w:author="PR Preview" w:date="2024-01-01T00:00:00Z">
        <w:r>
          <w:t xml:space="preserve">5.3 Which Covariates to Put in the Model?</w:t>
        </w:r>
      </w:ins>
    </w:p>
    <w:p>
      <w:pPr>
        <w:pStyle w:val="Compact"/>
        <w:numPr>
          <w:ilvl w:val="0"/>
          <w:numId w:val="1024"/>
        </w:numPr>
      </w:pPr>
      <w:ins w:id="186" w:author="PR Preview" w:date="2024-01-01T00:00:00Z">
        <w:r>
          <w:t xml:space="preserve">The subset</w:t>
        </w:r>
      </w:ins>
      <w:ins w:id="186" w:author="PR Preview" w:date="2024-01-01T00:00:00Z">
        <w:r>
          <w:t xml:space="preserve"> </w:t>
        </w:r>
      </w:ins>
      <m:oMath>
        <m:r>
          <m:t>V</m:t>
        </m:r>
      </m:oMath>
      <w:ins w:id="186" w:author="PR Preview" w:date="2024-01-01T00:00:00Z">
        <w:r>
          <w:t xml:space="preserve"> </w:t>
        </w:r>
      </w:ins>
      <w:ins w:id="186" w:author="PR Preview" w:date="2024-01-01T00:00:00Z">
        <w:r>
          <w:t xml:space="preserve">of</w:t>
        </w:r>
      </w:ins>
      <w:ins w:id="186" w:author="PR Preview" w:date="2024-01-01T00:00:00Z">
        <w:r>
          <w:t xml:space="preserve"> </w:t>
        </w:r>
      </w:ins>
      <m:oMath>
        <m:r>
          <m:t>L</m:t>
        </m:r>
      </m:oMath>
      <w:ins w:id="186" w:author="PR Preview" w:date="2024-01-01T00:00:00Z">
        <w:r>
          <w:t xml:space="preserve"> </w:t>
        </w:r>
      </w:ins>
      <w:ins w:id="186" w:author="PR Preview" w:date="2024-01-01T00:00:00Z">
        <w:r>
          <w:t xml:space="preserve">included in the marginal structural model should reflect only</w:t>
        </w:r>
      </w:ins>
      <w:ins w:id="186" w:author="PR Preview" w:date="2024-01-01T00:00:00Z">
        <w:r>
          <w:t xml:space="preserve"> </w:t>
        </w:r>
      </w:ins>
      <w:ins w:id="186" w:author="PR Preview" w:date="2024-01-01T00:00:00Z">
        <w:r>
          <w:rPr>
            <w:b/>
            <w:bCs/>
          </w:rPr>
          <w:t xml:space="preserve">substantive interest</w:t>
        </w:r>
      </w:ins>
      <w:ins w:id="186" w:author="PR Preview" w:date="2024-01-01T00:00:00Z">
        <w:r>
          <w:t xml:space="preserve">: include</w:t>
        </w:r>
      </w:ins>
      <w:ins w:id="186" w:author="PR Preview" w:date="2024-01-01T00:00:00Z">
        <w:r>
          <w:t xml:space="preserve"> </w:t>
        </w:r>
      </w:ins>
      <m:oMath>
        <m:r>
          <m:t>V</m:t>
        </m:r>
      </m:oMath>
      <w:ins w:id="186" w:author="PR Preview" w:date="2024-01-01T00:00:00Z">
        <w:r>
          <w:t xml:space="preserve"> </w:t>
        </w:r>
      </w:ins>
      <w:ins w:id="186" w:author="PR Preview" w:date="2024-01-01T00:00:00Z">
        <w:r>
          <w:t xml:space="preserve">if you believe it may modify the effect and you care more about effects within levels of</w:t>
        </w:r>
      </w:ins>
      <w:ins w:id="186" w:author="PR Preview" w:date="2024-01-01T00:00:00Z">
        <w:r>
          <w:t xml:space="preserve"> </w:t>
        </w:r>
      </w:ins>
      <m:oMath>
        <m:r>
          <m:t>V</m:t>
        </m:r>
      </m:oMath>
      <w:ins w:id="186" w:author="PR Preview" w:date="2024-01-01T00:00:00Z">
        <w:r>
          <w:t xml:space="preserve"> </w:t>
        </w:r>
      </w:ins>
      <w:ins w:id="186" w:author="PR Preview" w:date="2024-01-01T00:00:00Z">
        <w:r>
          <w:t xml:space="preserve">than in the whole population.</w:t>
        </w:r>
      </w:ins>
    </w:p>
    <w:p>
      <w:pPr>
        <w:pStyle w:val="Compact"/>
        <w:numPr>
          <w:ilvl w:val="0"/>
          <w:numId w:val="1024"/>
        </w:numPr>
      </w:pPr>
      <w:ins w:id="187" w:author="PR Preview" w:date="2024-01-01T00:00:00Z">
        <w:r>
          <w:t xml:space="preserve">If all of</w:t>
        </w:r>
      </w:ins>
      <w:ins w:id="187" w:author="PR Preview" w:date="2024-01-01T00:00:00Z">
        <w:r>
          <w:t xml:space="preserve"> </w:t>
        </w:r>
      </w:ins>
      <m:oMath>
        <m:r>
          <m:t>L</m:t>
        </m:r>
      </m:oMath>
      <w:ins w:id="187" w:author="PR Preview" w:date="2024-01-01T00:00:00Z">
        <w:r>
          <w:t xml:space="preserve"> </w:t>
        </w:r>
      </w:ins>
      <w:ins w:id="187" w:author="PR Preview" w:date="2024-01-01T00:00:00Z">
        <w:r>
          <w:t xml:space="preserve">is included,</w:t>
        </w:r>
      </w:ins>
      <w:ins w:id="187" w:author="PR Preview" w:date="2024-01-01T00:00:00Z">
        <w:r>
          <w:t xml:space="preserve"> </w:t>
        </w:r>
      </w:ins>
      <m:oMath>
        <m:r>
          <m:t>S</m:t>
        </m:r>
        <m:sSup>
          <m:e>
            <m:r>
              <m:t>W</m:t>
            </m:r>
          </m:e>
          <m:sup>
            <m:r>
              <m:t>A</m:t>
            </m:r>
          </m:sup>
        </m:sSup>
        <m:r>
          <m:rPr>
            <m:sty m:val="p"/>
          </m:rPr>
          <m:t>(</m:t>
        </m:r>
        <m:r>
          <m:t>L</m:t>
        </m:r>
        <m:r>
          <m:rPr>
            <m:sty m:val="p"/>
          </m:rPr>
          <m:t>)</m:t>
        </m:r>
        <m:r>
          <m:rPr>
            <m:sty m:val="p"/>
          </m:rPr>
          <m:t>=</m:t>
        </m:r>
        <m:r>
          <m:t>1</m:t>
        </m:r>
      </m:oMath>
      <w:ins w:id="187" w:author="PR Preview" w:date="2024-01-01T00:00:00Z">
        <w:r>
          <w:t xml:space="preserve"> </w:t>
        </w:r>
      </w:ins>
      <w:ins w:id="187" w:author="PR Preview" w:date="2024-01-01T00:00:00Z">
        <w:r>
          <w:t xml:space="preserve">and IP weighting is unnecessary: the model becomes the unweighted outcome regression that fully adjusts for</w:t>
        </w:r>
      </w:ins>
      <w:ins w:id="187" w:author="PR Preview" w:date="2024-01-01T00:00:00Z">
        <w:r>
          <w:t xml:space="preserve"> </w:t>
        </w:r>
      </w:ins>
      <m:oMath>
        <m:r>
          <m:t>L</m:t>
        </m:r>
      </m:oMath>
      <w:ins w:id="187" w:author="PR Preview" w:date="2024-01-01T00:00:00Z">
        <w:r>
          <w:t xml:space="preserve"> </w:t>
        </w:r>
      </w:ins>
      <w:ins w:id="187" w:author="PR Preview" w:date="2024-01-01T00:00:00Z">
        <w:r>
          <w:t xml:space="preserve">(Chapter 15).</w:t>
        </w:r>
      </w:ins>
      <w:ins w:id="187" w:author="PR Preview" w:date="2024-01-01T00:00:00Z">
        <w:r>
          <w:t xml:space="preserve"> </w:t>
        </w:r>
      </w:ins>
      <w:ins w:id="187" w:author="PR Preview" w:date="2024-01-01T00:00:00Z">
        <w:r>
          <w:t xml:space="preserve">The book calls this, half-jokingly, a</w:t>
        </w:r>
      </w:ins>
      <w:ins w:id="187" w:author="PR Preview" w:date="2024-01-01T00:00:00Z">
        <w:r>
          <w:t xml:space="preserve"> </w:t>
        </w:r>
      </w:ins>
      <w:ins w:id="187" w:author="PR Preview" w:date="2024-01-01T00:00:00Z">
        <w:r>
          <w:rPr>
            <w:b/>
            <w:bCs/>
          </w:rPr>
          <w:t xml:space="preserve">faux marginal structural model</w:t>
        </w:r>
      </w:ins>
      <w:ins w:id="187" w:author="PR Preview" w:date="2024-01-01T00:00:00Z">
        <w:r>
          <w:t xml:space="preserve">.</w:t>
        </w:r>
      </w:ins>
    </w:p>
    <w:p>
      <w:pPr>
        <w:pStyle w:val="FirstParagraph"/>
      </w:pPr>
      <w:ins w:id="188" w:author="PR Preview" w:date="2024-01-01T00:00:00Z">
        <w:r>
          <w:rPr>
            <w:b/>
            <w:bCs/>
          </w:rPr>
          <w:t xml:space="preserve">Teaching point</w:t>
        </w:r>
      </w:ins>
      <w:ins w:id="188" w:author="PR Preview" w:date="2024-01-01T00:00:00Z">
        <w:r>
          <w:t xml:space="preserve">: confounding and effect modification are logically distinct, but students often conflate them because stratification (Chapter 4) and regression (Chapter 15) are used for both.</w:t>
        </w:r>
      </w:ins>
      <w:ins w:id="188" w:author="PR Preview" w:date="2024-01-01T00:00:00Z">
        <w:r>
          <w:t xml:space="preserve"> </w:t>
        </w:r>
      </w:ins>
      <w:ins w:id="188" w:author="PR Preview" w:date="2024-01-01T00:00:00Z">
        <w:r>
          <w:t xml:space="preserve">With marginal structural models the two tasks use distinct tools: IP weighting for confounder adjustment, and treatment-covariate product terms in the model for effect modification</w:t>
        </w:r>
      </w:ins>
      <w:ins w:id="188" w:author="PR Preview" w:date="2024-01-01T00:00:00Z">
        <w:r>
          <w:t xml:space="preserve"> </w:t>
        </w:r>
      </w:ins>
      <w:ins w:id="188" w:author="PR Preview" w:date="2024-01-01T00:00:00Z">
        <w:r>
          <w:t xml:space="preserve">(Hernán and Robins 2020, chap. 12, p. 172)</w:t>
        </w:r>
      </w:ins>
      <w:ins w:id="188" w:author="PR Preview" w:date="2024-01-01T00:00:00Z">
        <w:r>
          <w:t xml:space="preserve">.</w:t>
        </w:r>
      </w:ins>
    </w:p>
    <w:p>
      <w:pPr>
        <w:pStyle w:val="BodyText"/>
      </w:pPr>
      <w:ins w:id="189" w:author="PR Preview" w:date="2024-01-01T00:00:00Z">
        <w:r>
          <w:rPr>
            <w:b/>
            <w:bCs/>
          </w:rPr>
          <w:t xml:space="preserve">Interaction versus effect modification</w:t>
        </w:r>
      </w:ins>
      <w:ins w:id="189" w:author="PR Preview" w:date="2024-01-01T00:00:00Z">
        <w:r>
          <w:t xml:space="preserve">: to study the interaction between two treatments</w:t>
        </w:r>
      </w:ins>
      <w:ins w:id="189" w:author="PR Preview" w:date="2024-01-01T00:00:00Z">
        <w:r>
          <w:t xml:space="preserve"> </w:t>
        </w:r>
      </w:ins>
      <m:oMath>
        <m:r>
          <m:t>A</m:t>
        </m:r>
      </m:oMath>
      <w:ins w:id="189" w:author="PR Preview" w:date="2024-01-01T00:00:00Z">
        <w:r>
          <w:t xml:space="preserve"> </w:t>
        </w:r>
      </w:ins>
      <w:ins w:id="189" w:author="PR Preview" w:date="2024-01-01T00:00:00Z">
        <w:r>
          <w:t xml:space="preserve">and</w:t>
        </w:r>
      </w:ins>
      <w:ins w:id="189" w:author="PR Preview" w:date="2024-01-01T00:00:00Z">
        <w:r>
          <w:t xml:space="preserve"> </w:t>
        </w:r>
      </w:ins>
      <m:oMath>
        <m:r>
          <m:t>B</m:t>
        </m:r>
      </m:oMath>
      <w:ins w:id="189" w:author="PR Preview" w:date="2024-01-01T00:00:00Z">
        <w:r>
          <w:t xml:space="preserve"> </w:t>
        </w:r>
      </w:ins>
      <w:ins w:id="189" w:author="PR Preview" w:date="2024-01-01T00:00:00Z">
        <w:r>
          <w:t xml:space="preserve">(Chapter 5), include parameters for both in the marginal structural model, use the joint probability of both treatments in the denominator of the IP weights, and assume exchangeability, positivity, and consistency for both</w:t>
        </w:r>
      </w:ins>
      <w:ins w:id="189" w:author="PR Preview" w:date="2024-01-01T00:00:00Z">
        <w:r>
          <w:t xml:space="preserve"> </w:t>
        </w:r>
      </w:ins>
      <m:oMath>
        <m:r>
          <m:t>A</m:t>
        </m:r>
      </m:oMath>
      <w:ins w:id="189" w:author="PR Preview" w:date="2024-01-01T00:00:00Z">
        <w:r>
          <w:t xml:space="preserve"> </w:t>
        </w:r>
      </w:ins>
      <w:ins w:id="189" w:author="PR Preview" w:date="2024-01-01T00:00:00Z">
        <w:r>
          <w:t xml:space="preserve">and</w:t>
        </w:r>
      </w:ins>
      <w:ins w:id="189" w:author="PR Preview" w:date="2024-01-01T00:00:00Z">
        <w:r>
          <w:t xml:space="preserve"> </w:t>
        </w:r>
      </w:ins>
      <m:oMath>
        <m:r>
          <m:t>B</m:t>
        </m:r>
      </m:oMath>
      <w:ins w:id="189" w:author="PR Preview" w:date="2024-01-01T00:00:00Z">
        <w:r>
          <w:t xml:space="preserve">.</w:t>
        </w:r>
      </w:ins>
    </w:p>
    <w:bookmarkEnd w:id="51"/>
    <w:bookmarkEnd w:id="52"/>
    <w:bookmarkStart w:id="61" w:name="censoring-and-missing-data-pp.-172-174"/>
    <w:p>
      <w:pPr>
        <w:pStyle w:val="Heading2"/>
      </w:pPr>
      <w:ins w:id="190" w:author="PR Preview" w:date="2024-01-01T00:00:00Z">
        <w:r>
          <w:t xml:space="preserve">6 12.6 Censoring and Missing Data (pp. 172-174)</w:t>
        </w:r>
      </w:ins>
    </w:p>
    <w:p>
      <w:ins w:id="191" w:author="PR Preview" w:date="2024-01-01T00:00:00Z">
        <w:r>
          <w:pict>
            <v:rect style="width:0;height:1.5pt" o:hralign="center" o:hrstd="t" o:hr="t"/>
          </w:pict>
        </w:r>
      </w:ins>
    </w:p>
    <w:p>
      <w:pPr>
        <w:pStyle w:val="FirstParagraph"/>
      </w:pPr>
      <w:ins w:id="192" w:author="PR Preview" w:date="2024-01-01T00:00:00Z">
        <w:r>
          <w:t xml:space="preserve">The analysis so far used the 1566 individuals with a 1982 weight measurement.</w:t>
        </w:r>
      </w:ins>
      <w:ins w:id="192" w:author="PR Preview" w:date="2024-01-01T00:00:00Z">
        <w:r>
          <w:t xml:space="preserve"> </w:t>
        </w:r>
      </w:ins>
      <w:ins w:id="192" w:author="PR Preview" w:date="2024-01-01T00:00:00Z">
        <w:r>
          <w:t xml:space="preserve">Another 63 eligible individuals were excluded because their 1982 weight was unknown.</w:t>
        </w:r>
      </w:ins>
    </w:p>
    <w:p>
      <w:pPr>
        <w:pStyle w:val="BodyText"/>
      </w:pPr>
      <w:ins w:id="193" w:author="PR Preview" w:date="2024-01-01T00:00:00Z">
        <w:r>
          <w:t xml:space="preserve">Let</w:t>
        </w:r>
      </w:ins>
      <w:ins w:id="193" w:author="PR Preview" w:date="2024-01-01T00:00:00Z">
        <w:r>
          <w:t xml:space="preserve"> </w:t>
        </w:r>
      </w:ins>
      <m:oMath>
        <m:r>
          <m:t>C</m:t>
        </m:r>
        <m:r>
          <m:rPr>
            <m:sty m:val="p"/>
          </m:rPr>
          <m:t>=</m:t>
        </m:r>
        <m:r>
          <m:t>1</m:t>
        </m:r>
      </m:oMath>
      <w:ins w:id="193" w:author="PR Preview" w:date="2024-01-01T00:00:00Z">
        <w:r>
          <w:t xml:space="preserve"> </w:t>
        </w:r>
      </w:ins>
      <w:ins w:id="193" w:author="PR Preview" w:date="2024-01-01T00:00:00Z">
        <w:r>
          <w:t xml:space="preserve">if the outcome is unmeasured (censored) and</w:t>
        </w:r>
      </w:ins>
      <w:ins w:id="193" w:author="PR Preview" w:date="2024-01-01T00:00:00Z">
        <w:r>
          <w:t xml:space="preserve"> </w:t>
        </w:r>
      </w:ins>
      <m:oMath>
        <m:r>
          <m:t>C</m:t>
        </m:r>
        <m:r>
          <m:rPr>
            <m:sty m:val="p"/>
          </m:rPr>
          <m:t>=</m:t>
        </m:r>
        <m:r>
          <m:t>0</m:t>
        </m:r>
      </m:oMath>
      <w:ins w:id="193" w:author="PR Preview" w:date="2024-01-01T00:00:00Z">
        <w:r>
          <w:t xml:space="preserve"> </w:t>
        </w:r>
      </w:ins>
      <w:ins w:id="193" w:author="PR Preview" w:date="2024-01-01T00:00:00Z">
        <w:r>
          <w:t xml:space="preserve">if measured.</w:t>
        </w:r>
      </w:ins>
      <w:ins w:id="193" w:author="PR Preview" w:date="2024-01-01T00:00:00Z">
        <w:r>
          <w:t xml:space="preserve"> </w:t>
        </w:r>
      </w:ins>
      <w:ins w:id="193" w:author="PR Preview" w:date="2024-01-01T00:00:00Z">
        <w:r>
          <w:t xml:space="preserve">The analyses of Sections 12.2-12.4 actually fit</w:t>
        </w:r>
      </w:ins>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ins w:id="195" w:author="PR Preview" w:date="2024-01-01T00:00:00Z">
        <w:r>
          <w:t xml:space="preserve">among individuals with</w:t>
        </w:r>
      </w:ins>
      <w:ins w:id="195" w:author="PR Preview" w:date="2024-01-01T00:00:00Z">
        <w:r>
          <w:t xml:space="preserve"> </w:t>
        </w:r>
      </w:ins>
      <m:oMath>
        <m:r>
          <m:t>C</m:t>
        </m:r>
        <m:r>
          <m:rPr>
            <m:sty m:val="p"/>
          </m:rPr>
          <m:t>=</m:t>
        </m:r>
        <m:r>
          <m:t>0</m:t>
        </m:r>
      </m:oMath>
      <w:ins w:id="195" w:author="PR Preview" w:date="2024-01-01T00:00:00Z">
        <w:r>
          <w:t xml:space="preserve">.</w:t>
        </w:r>
      </w:ins>
    </w:p>
    <w:p>
      <w:ins w:id="196" w:author="PR Preview" w:date="2024-01-01T00:00:00Z">
        <w:r>
          <w:pict>
            <v:rect style="width:0;height:1.5pt" o:hralign="center" o:hrstd="t" o:hr="t"/>
          </w:pict>
        </w:r>
      </w:ins>
    </w:p>
    <w:bookmarkStart w:id="53" w:name="can-censoring-cause-selection-bias-here"/>
    <w:p>
      <w:pPr>
        <w:pStyle w:val="Heading3"/>
      </w:pPr>
      <w:ins w:id="197" w:author="PR Preview" w:date="2024-01-01T00:00:00Z">
        <w:r>
          <w:t xml:space="preserve">6.1 Can Censoring Cause Selection Bias Here?</w:t>
        </w:r>
      </w:ins>
    </w:p>
    <w:p>
      <w:pPr>
        <w:pStyle w:val="FirstParagraph"/>
      </w:pPr>
      <w:ins w:id="198" w:author="PR Preview" w:date="2024-01-01T00:00:00Z">
        <w:r>
          <w:t xml:space="preserve">Restricting to uncensored individuals is expected to induce bias, even under the null, when</w:t>
        </w:r>
      </w:ins>
      <w:ins w:id="198" w:author="PR Preview" w:date="2024-01-01T00:00:00Z">
        <w:r>
          <w:t xml:space="preserve"> </w:t>
        </w:r>
      </w:ins>
      <m:oMath>
        <m:r>
          <m:t>C</m:t>
        </m:r>
      </m:oMath>
      <w:ins w:id="198" w:author="PR Preview" w:date="2024-01-01T00:00:00Z">
        <w:r>
          <w:t xml:space="preserve"> </w:t>
        </w:r>
      </w:ins>
      <w:ins w:id="198" w:author="PR Preview" w:date="2024-01-01T00:00:00Z">
        <w:r>
          <w:t xml:space="preserve">is a collider on a pathway between</w:t>
        </w:r>
      </w:ins>
      <w:ins w:id="198" w:author="PR Preview" w:date="2024-01-01T00:00:00Z">
        <w:r>
          <w:t xml:space="preserve"> </w:t>
        </w:r>
      </w:ins>
      <m:oMath>
        <m:r>
          <m:t>A</m:t>
        </m:r>
      </m:oMath>
      <w:ins w:id="198" w:author="PR Preview" w:date="2024-01-01T00:00:00Z">
        <w:r>
          <w:t xml:space="preserve"> </w:t>
        </w:r>
      </w:ins>
      <w:ins w:id="198" w:author="PR Preview" w:date="2024-01-01T00:00:00Z">
        <w:r>
          <w:t xml:space="preserve">and</w:t>
        </w:r>
      </w:ins>
      <w:ins w:id="198" w:author="PR Preview" w:date="2024-01-01T00:00:00Z">
        <w:r>
          <w:t xml:space="preserve"> </w:t>
        </w:r>
      </w:ins>
      <m:oMath>
        <m:r>
          <m:t>Y</m:t>
        </m:r>
      </m:oMath>
      <w:ins w:id="198" w:author="PR Preview" w:date="2024-01-01T00:00:00Z">
        <w:r>
          <w:t xml:space="preserve">, or a descendant of one (Figures 8.3-8.6).</w:t>
        </w:r>
      </w:ins>
      <w:ins w:id="198" w:author="PR Preview" w:date="2024-01-01T00:00:00Z">
        <w:r>
          <w:t xml:space="preserve"> </w:t>
        </w:r>
      </w:ins>
      <w:ins w:id="198" w:author="PR Preview" w:date="2024-01-01T00:00:00Z">
        <w:r>
          <w:t xml:space="preserve">The NHEFS data are consistent with that structure:</w:t>
        </w:r>
      </w:ins>
    </w:p>
    <w:p>
      <w:pPr>
        <w:pStyle w:val="Compact"/>
        <w:numPr>
          <w:ilvl w:val="0"/>
          <w:numId w:val="1025"/>
        </w:numPr>
      </w:pPr>
      <w:ins w:id="199" w:author="PR Preview" w:date="2024-01-01T00:00:00Z">
        <w:r>
          <w:t xml:space="preserve">treatment predicts censoring: 5.8% of quitters versus 3.2% of non-quitters were censored;</w:t>
        </w:r>
      </w:ins>
    </w:p>
    <w:p>
      <w:pPr>
        <w:pStyle w:val="Compact"/>
        <w:numPr>
          <w:ilvl w:val="0"/>
          <w:numId w:val="1025"/>
        </w:numPr>
      </w:pPr>
      <w:ins w:id="200" w:author="PR Preview" w:date="2024-01-01T00:00:00Z">
        <w:r>
          <w:t xml:space="preserve">a predictor of</w:t>
        </w:r>
      </w:ins>
      <w:ins w:id="200" w:author="PR Preview" w:date="2024-01-01T00:00:00Z">
        <w:r>
          <w:t xml:space="preserve"> </w:t>
        </w:r>
      </w:ins>
      <m:oMath>
        <m:r>
          <m:t>Y</m:t>
        </m:r>
      </m:oMath>
      <w:ins w:id="200" w:author="PR Preview" w:date="2024-01-01T00:00:00Z">
        <w:r>
          <w:t xml:space="preserve"> </w:t>
        </w:r>
      </w:ins>
      <w:ins w:id="200" w:author="PR Preview" w:date="2024-01-01T00:00:00Z">
        <w:r>
          <w:t xml:space="preserve">predicts censoring: mean baseline weight was 76.6 kg in the censored versus 70.8 kg in the uncensored.</w:t>
        </w:r>
      </w:ins>
    </w:p>
    <w:p>
      <w:ins w:id="201" w:author="PR Preview" w:date="2024-01-01T00:00:00Z">
        <w:r>
          <w:pict>
            <v:rect style="width:0;height:1.5pt" o:hralign="center" o:hrstd="t" o:hr="t"/>
          </w:pict>
        </w:r>
      </w:ins>
    </w:p>
    <w:bookmarkEnd w:id="53"/>
    <w:bookmarkStart w:id="54" w:name="the-target-a-joint-effect"/>
    <w:p>
      <w:pPr>
        <w:pStyle w:val="Heading3"/>
      </w:pPr>
      <w:ins w:id="202" w:author="PR Preview" w:date="2024-01-01T00:00:00Z">
        <w:r>
          <w:t xml:space="preserve">6.2 The Target: A Joint Effect</w:t>
        </w:r>
      </w:ins>
    </w:p>
    <w:p>
      <w:pPr>
        <w:pStyle w:val="FirstParagraph"/>
      </w:pPr>
      <w:ins w:id="203" w:author="PR Preview" w:date="2024-01-01T00:00:00Z">
        <w:r>
          <w:t xml:space="preserve">We want the effect if nobody had been censored:</w:t>
        </w:r>
      </w:ins>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ins w:id="205" w:author="PR Preview" w:date="2024-01-01T00:00:00Z">
        <w:r>
          <w:t xml:space="preserve">a joint effect of</w:t>
        </w:r>
      </w:ins>
      <w:ins w:id="205" w:author="PR Preview" w:date="2024-01-01T00:00:00Z">
        <w:r>
          <w:t xml:space="preserve"> </w:t>
        </w:r>
      </w:ins>
      <m:oMath>
        <m:r>
          <m:t>A</m:t>
        </m:r>
      </m:oMath>
      <w:ins w:id="205" w:author="PR Preview" w:date="2024-01-01T00:00:00Z">
        <w:r>
          <w:t xml:space="preserve"> </w:t>
        </w:r>
      </w:ins>
      <w:ins w:id="205" w:author="PR Preview" w:date="2024-01-01T00:00:00Z">
        <w:r>
          <w:t xml:space="preserve">and</w:t>
        </w:r>
      </w:ins>
      <w:ins w:id="205" w:author="PR Preview" w:date="2024-01-01T00:00:00Z">
        <w:r>
          <w:t xml:space="preserve"> </w:t>
        </w:r>
      </w:ins>
      <m:oMath>
        <m:r>
          <m:t>C</m:t>
        </m:r>
      </m:oMath>
      <w:ins w:id="205" w:author="PR Preview" w:date="2024-01-01T00:00:00Z">
        <w:r>
          <w:t xml:space="preserve"> </w:t>
        </w:r>
      </w:ins>
      <w:ins w:id="205" w:author="PR Preview" w:date="2024-01-01T00:00:00Z">
        <w:r>
          <w:t xml:space="preserve">(Chapter 8).</w:t>
        </w:r>
      </w:ins>
      <w:ins w:id="205" w:author="PR Preview" w:date="2024-01-01T00:00:00Z">
        <w:r>
          <w:t xml:space="preserve"> </w:t>
        </w:r>
      </w:ins>
      <w:ins w:id="205" w:author="PR Preview" w:date="2024-01-01T00:00:00Z">
        <w:r>
          <w:t xml:space="preserve">The superscript</w:t>
        </w:r>
      </w:ins>
      <w:ins w:id="205" w:author="PR Preview" w:date="2024-01-01T00:00:00Z">
        <w:r>
          <w:t xml:space="preserve"> </w:t>
        </w:r>
      </w:ins>
      <m:oMath>
        <m:r>
          <m:t>c</m:t>
        </m:r>
        <m:r>
          <m:rPr>
            <m:sty m:val="p"/>
          </m:rPr>
          <m:t>=</m:t>
        </m:r>
        <m:r>
          <m:t>0</m:t>
        </m:r>
      </m:oMath>
      <w:ins w:id="205" w:author="PR Preview" w:date="2024-01-01T00:00:00Z">
        <w:r>
          <w:t xml:space="preserve"> </w:t>
        </w:r>
      </w:ins>
      <w:ins w:id="205" w:author="PR Preview" w:date="2024-01-01T00:00:00Z">
        <w:r>
          <w:t xml:space="preserve">makes explicit what many investigators mean by</w:t>
        </w:r>
      </w:ins>
      <w:ins w:id="205" w:author="PR Preview" w:date="2024-01-01T00:00:00Z">
        <w:r>
          <w:t xml:space="preserve"> </w:t>
        </w:r>
      </w:ins>
      <w:ins w:id="205" w:author="PR Preview" w:date="2024-01-01T00:00:00Z">
        <w:r>
          <w:t xml:space="preserve">“the causal effect of</w:t>
        </w:r>
      </w:ins>
      <w:ins w:id="205" w:author="PR Preview" w:date="2024-01-01T00:00:00Z">
        <w:r>
          <w:t xml:space="preserve"> </w:t>
        </w:r>
      </w:ins>
      <m:oMath>
        <m:r>
          <m:t>A</m:t>
        </m:r>
      </m:oMath>
      <w:ins w:id="205" w:author="PR Preview" w:date="2024-01-01T00:00:00Z">
        <w:r>
          <w:t xml:space="preserve">”</w:t>
        </w:r>
      </w:ins>
      <w:ins w:id="205" w:author="PR Preview" w:date="2024-01-01T00:00:00Z">
        <w:r>
          <w:t xml:space="preserve"> </w:t>
        </w:r>
      </w:ins>
      <w:ins w:id="205" w:author="PR Preview" w:date="2024-01-01T00:00:00Z">
        <w:r>
          <w:t xml:space="preserve">even when they omit it.</w:t>
        </w:r>
      </w:ins>
    </w:p>
    <w:p>
      <w:ins w:id="206" w:author="PR Preview" w:date="2024-01-01T00:00:00Z">
        <w:r>
          <w:pict>
            <v:rect style="width:0;height:1.5pt" o:hralign="center" o:hrstd="t" o:hr="t"/>
          </w:pict>
        </w:r>
      </w:ins>
    </w:p>
    <w:bookmarkEnd w:id="54"/>
    <w:bookmarkStart w:id="56" w:name="ip-weights-for-treatment-and-censoring"/>
    <w:p>
      <w:pPr>
        <w:pStyle w:val="Heading3"/>
      </w:pPr>
      <w:ins w:id="207" w:author="PR Preview" w:date="2024-01-01T00:00:00Z">
        <w:r>
          <w:t xml:space="preserve">6.3 IP Weights for Treatment and Censoring</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ins w:id="208" w:author="PR Preview" w:date="2024-01-01T00:00:00Z">
        <w:r>
          <w:rPr>
            <w:b/>
            <w:bCs/>
          </w:rPr>
          <w:t xml:space="preserve">Identifiability conditions</w:t>
        </w:r>
      </w:ins>
      <w:ins w:id="208" w:author="PR Preview" w:date="2024-01-01T00:00:00Z">
        <w:r>
          <w:t xml:space="preserve"> </w:t>
        </w:r>
      </w:ins>
      <w:ins w:id="208" w:author="PR Preview" w:date="2024-01-01T00:00:00Z">
        <w:r>
          <w:t xml:space="preserve">for the joint treatment</w:t>
        </w:r>
      </w:ins>
      <w:ins w:id="208" w:author="PR Preview" w:date="2024-01-01T00:00:00Z">
        <w:r>
          <w:t xml:space="preserve"> </w:t>
        </w:r>
      </w:ins>
      <m:oMath>
        <m:r>
          <m:rPr>
            <m:sty m:val="p"/>
          </m:rPr>
          <m:t>(</m:t>
        </m:r>
        <m:r>
          <m:t>A</m:t>
        </m:r>
        <m:r>
          <m:rPr>
            <m:sty m:val="p"/>
          </m:rPr>
          <m:t>,</m:t>
        </m:r>
        <m:r>
          <m:t>C</m:t>
        </m:r>
        <m:r>
          <m:rPr>
            <m:sty m:val="p"/>
          </m:rPr>
          <m:t>)</m:t>
        </m:r>
      </m:oMath>
      <w:ins w:id="208" w:author="PR Preview" w:date="2024-01-01T00:00:00Z">
        <w:r>
          <w:t xml:space="preserve">:</w:t>
        </w:r>
      </w:ins>
    </w:p>
    <w:p>
      <w:pPr>
        <w:pStyle w:val="Compact"/>
        <w:numPr>
          <w:ilvl w:val="0"/>
          <w:numId w:val="1026"/>
        </w:numPr>
      </w:pPr>
      <w:ins w:id="209" w:author="PR Preview" w:date="2024-01-01T00:00:00Z">
        <w:r>
          <w:t xml:space="preserve">exchangeability:</w:t>
        </w:r>
      </w:ins>
      <w:ins w:id="209" w:author="PR Preview" w:date="2024-01-01T00:00:00Z">
        <w:r>
          <w:t xml:space="preserve"> </w:t>
        </w:r>
      </w:ins>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ins w:id="209" w:author="PR Preview" w:date="2024-01-01T00:00:00Z">
        <w:r>
          <w:t xml:space="preserve">;</w:t>
        </w:r>
      </w:ins>
    </w:p>
    <w:p>
      <w:pPr>
        <w:pStyle w:val="Compact"/>
        <w:numPr>
          <w:ilvl w:val="0"/>
          <w:numId w:val="1026"/>
        </w:numPr>
      </w:pPr>
      <w:ins w:id="210" w:author="PR Preview" w:date="2024-01-01T00:00:00Z">
        <w:r>
          <w:t xml:space="preserve">positivity for</w:t>
        </w:r>
      </w:ins>
      <w:ins w:id="210" w:author="PR Preview" w:date="2024-01-01T00:00:00Z">
        <w:r>
          <w:t xml:space="preserve"> </w:t>
        </w:r>
      </w:ins>
      <m:oMath>
        <m:r>
          <m:rPr>
            <m:sty m:val="p"/>
          </m:rPr>
          <m:t>(</m:t>
        </m:r>
        <m:r>
          <m:t>A</m:t>
        </m:r>
        <m:r>
          <m:rPr>
            <m:sty m:val="p"/>
          </m:rPr>
          <m:t>=</m:t>
        </m:r>
        <m:r>
          <m:t>a</m:t>
        </m:r>
        <m:r>
          <m:rPr>
            <m:sty m:val="p"/>
          </m:rPr>
          <m:t>,</m:t>
        </m:r>
        <m:r>
          <m:t>C</m:t>
        </m:r>
        <m:r>
          <m:rPr>
            <m:sty m:val="p"/>
          </m:rPr>
          <m:t>=</m:t>
        </m:r>
        <m:r>
          <m:t>0</m:t>
        </m:r>
        <m:r>
          <m:rPr>
            <m:sty m:val="p"/>
          </m:rPr>
          <m:t>)</m:t>
        </m:r>
      </m:oMath>
      <w:ins w:id="210" w:author="PR Preview" w:date="2024-01-01T00:00:00Z">
        <w:r>
          <w:t xml:space="preserve">;</w:t>
        </w:r>
      </w:ins>
    </w:p>
    <w:p>
      <w:pPr>
        <w:pStyle w:val="Compact"/>
        <w:numPr>
          <w:ilvl w:val="0"/>
          <w:numId w:val="1026"/>
        </w:numPr>
      </w:pPr>
      <w:ins w:id="211" w:author="PR Preview" w:date="2024-01-01T00:00:00Z">
        <w:r>
          <w:t xml:space="preserve">consistency.</w:t>
        </w:r>
      </w:ins>
    </w:p>
    <w:p>
      <w:pPr>
        <w:pStyle w:val="FirstParagraph"/>
      </w:pPr>
      <w:ins w:id="212" w:author="PR Preview" w:date="2024-01-01T00:00:00Z">
        <w:r>
          <w:t xml:space="preserve">If some components of</w:t>
        </w:r>
      </w:ins>
      <w:ins w:id="212" w:author="PR Preview" w:date="2024-01-01T00:00:00Z">
        <w:r>
          <w:t xml:space="preserve"> </w:t>
        </w:r>
      </w:ins>
      <m:oMath>
        <m:r>
          <m:t>L</m:t>
        </m:r>
      </m:oMath>
      <w:ins w:id="212" w:author="PR Preview" w:date="2024-01-01T00:00:00Z">
        <w:r>
          <w:t xml:space="preserve"> </w:t>
        </w:r>
      </w:ins>
      <w:ins w:id="212" w:author="PR Preview" w:date="2024-01-01T00:00:00Z">
        <w:r>
          <w:t xml:space="preserve">are affected by treatment</w:t>
        </w:r>
      </w:ins>
      <w:ins w:id="212" w:author="PR Preview" w:date="2024-01-01T00:00:00Z">
        <w:r>
          <w:t xml:space="preserve"> </w:t>
        </w:r>
      </w:ins>
      <m:oMath>
        <m:r>
          <m:t>A</m:t>
        </m:r>
      </m:oMath>
      <w:ins w:id="212" w:author="PR Preview" w:date="2024-01-01T00:00:00Z">
        <w:r>
          <w:t xml:space="preserve"> </w:t>
        </w:r>
      </w:ins>
      <w:ins w:id="212" w:author="PR Preview" w:date="2024-01-01T00:00:00Z">
        <w:r>
          <w:t xml:space="preserve">(as in Figure 8.4), the conditional independence</w:t>
        </w:r>
      </w:ins>
      <w:ins w:id="212" w:author="PR Preview" w:date="2024-01-01T00:00:00Z">
        <w:r>
          <w:t xml:space="preserve"> </w:t>
        </w:r>
      </w:ins>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ins w:id="212" w:author="PR Preview" w:date="2024-01-01T00:00:00Z">
        <w:r>
          <w:t xml:space="preserve"> </w:t>
        </w:r>
      </w:ins>
      <w:ins w:id="212" w:author="PR Preview" w:date="2024-01-01T00:00:00Z">
        <w:r>
          <w:t xml:space="preserve">will not generally hold; Part III presents alternative exchangeability conditions under which IP weighting still works</w:t>
        </w:r>
      </w:ins>
      <w:ins w:id="212" w:author="PR Preview" w:date="2024-01-01T00:00:00Z">
        <w:r>
          <w:t xml:space="preserve"> </w:t>
        </w:r>
      </w:ins>
      <w:ins w:id="212" w:author="PR Preview" w:date="2024-01-01T00:00:00Z">
        <w:r>
          <w:t xml:space="preserve">(Hernán and Robins 2020, chap. 12, p. 173)</w:t>
        </w:r>
      </w:ins>
      <w:ins w:id="212" w:author="PR Preview" w:date="2024-01-01T00:00:00Z">
        <w:r>
          <w:t xml:space="preserve">.</w:t>
        </w:r>
      </w:ins>
    </w:p>
    <w:p>
      <w:pPr>
        <w:pStyle w:val="BodyText"/>
      </w:pPr>
      <w:ins w:id="213" w:author="PR Preview" w:date="2024-01-01T00:00:00Z">
        <w:r>
          <w:t xml:space="preserve">Some variables in</w:t>
        </w:r>
      </w:ins>
      <w:ins w:id="213" w:author="PR Preview" w:date="2024-01-01T00:00:00Z">
        <w:r>
          <w:t xml:space="preserve"> </w:t>
        </w:r>
      </w:ins>
      <m:oMath>
        <m:r>
          <m:t>L</m:t>
        </m:r>
      </m:oMath>
      <w:ins w:id="213" w:author="PR Preview" w:date="2024-01-01T00:00:00Z">
        <w:r>
          <w:t xml:space="preserve"> </w:t>
        </w:r>
      </w:ins>
      <w:ins w:id="213" w:author="PR Preview" w:date="2024-01-01T00:00:00Z">
        <w:r>
          <w:t xml:space="preserve">may have zero coefficients in the model for</w:t>
        </w:r>
      </w:ins>
      <w:ins w:id="213" w:author="PR Preview" w:date="2024-01-01T00:00:00Z">
        <w:r>
          <w:t xml:space="preserve"> </w:t>
        </w:r>
      </w:ins>
      <m:oMath>
        <m:r>
          <m:t>f</m:t>
        </m:r>
        <m:r>
          <m:rPr>
            <m:sty m:val="p"/>
          </m:rPr>
          <m:t>(</m:t>
        </m:r>
        <m:r>
          <m:t>A</m:t>
        </m:r>
        <m:r>
          <m:rPr>
            <m:sty m:val="p"/>
          </m:rPr>
          <m:t>∣</m:t>
        </m:r>
        <m:r>
          <m:t>L</m:t>
        </m:r>
        <m:r>
          <m:rPr>
            <m:sty m:val="p"/>
          </m:rPr>
          <m:t>)</m:t>
        </m:r>
      </m:oMath>
      <w:ins w:id="213" w:author="PR Preview" w:date="2024-01-01T00:00:00Z">
        <w:r>
          <w:t xml:space="preserve"> </w:t>
        </w:r>
      </w:ins>
      <w:ins w:id="213" w:author="PR Preview" w:date="2024-01-01T00:00:00Z">
        <w:r>
          <w:t xml:space="preserve">but not in the model for</w:t>
        </w:r>
      </w:ins>
      <w:ins w:id="213" w:author="PR Preview" w:date="2024-01-01T00:00:00Z">
        <w:r>
          <w:t xml:space="preserve"> </w:t>
        </w:r>
      </w:ins>
      <m:oMath>
        <m:r>
          <m:rPr>
            <m:sty m:val="p"/>
          </m:rPr>
          <m:t>Pr</m:t>
        </m:r>
        <m:r>
          <m:rPr>
            <m:sty m:val="p"/>
          </m:rPr>
          <m:t>[</m:t>
        </m:r>
        <m:r>
          <m:t>C</m:t>
        </m:r>
        <m:r>
          <m:rPr>
            <m:sty m:val="p"/>
          </m:rPr>
          <m:t>=</m:t>
        </m:r>
        <m:r>
          <m:t>0</m:t>
        </m:r>
        <m:r>
          <m:rPr>
            <m:sty m:val="p"/>
          </m:rPr>
          <m:t>∣</m:t>
        </m:r>
        <m:r>
          <m:t>L</m:t>
        </m:r>
        <m:r>
          <m:rPr>
            <m:sty m:val="p"/>
          </m:rPr>
          <m:t>,</m:t>
        </m:r>
        <m:r>
          <m:t>A</m:t>
        </m:r>
        <m:r>
          <m:rPr>
            <m:sty m:val="p"/>
          </m:rPr>
          <m:t>]</m:t>
        </m:r>
      </m:oMath>
      <w:ins w:id="213" w:author="PR Preview" w:date="2024-01-01T00:00:00Z">
        <w:r>
          <w:t xml:space="preserve">, or vice versa.</w:t>
        </w:r>
      </w:ins>
      <w:ins w:id="213" w:author="PR Preview" w:date="2024-01-01T00:00:00Z">
        <w:r>
          <w:t xml:space="preserve"> </w:t>
        </w:r>
      </w:ins>
      <w:ins w:id="213" w:author="PR Preview" w:date="2024-01-01T00:00:00Z">
        <w:r>
          <w:t xml:space="preserve">Even so, in large samples, efficiency is always gained by including in both models every variable in</w:t>
        </w:r>
      </w:ins>
      <w:ins w:id="213" w:author="PR Preview" w:date="2024-01-01T00:00:00Z">
        <w:r>
          <w:t xml:space="preserve"> </w:t>
        </w:r>
      </w:ins>
      <m:oMath>
        <m:r>
          <m:t>L</m:t>
        </m:r>
      </m:oMath>
      <w:ins w:id="213" w:author="PR Preview" w:date="2024-01-01T00:00:00Z">
        <w:r>
          <w:t xml:space="preserve"> </w:t>
        </w:r>
      </w:ins>
      <w:ins w:id="213" w:author="PR Preview" w:date="2024-01-01T00:00:00Z">
        <w:r>
          <w:t xml:space="preserve">that independently predicts the outcome.</w:t>
        </w:r>
      </w:ins>
    </w:p>
    <w:p>
      <w:ins w:id="214" w:author="PR Preview" w:date="2024-01-01T00:00:00Z">
        <w:r>
          <w:pict>
            <v:rect style="width:0;height:1.5pt" o:hralign="center" o:hrstd="t" o:hr="t"/>
          </w:pict>
        </w:r>
      </w:ins>
    </w:p>
    <w:bookmarkEnd w:id="56"/>
    <w:bookmarkStart w:id="60" w:name="X81508dbc7775fc3418fcb3c6ff208d53f3a1f1e"/>
    <w:p>
      <w:pPr>
        <w:pStyle w:val="Heading3"/>
      </w:pPr>
      <w:ins w:id="215" w:author="PR Preview" w:date="2024-01-01T00:00:00Z">
        <w:r>
          <w:t xml:space="preserve">6.4 Nonstabilized versus Stabilized Censoring Weights</w:t>
        </w:r>
      </w:ins>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ins w:id="216" w:author="PR Preview" w:date="2024-01-01T00:00:00Z">
        <w:r>
          <w:t xml:space="preserve">With either, fit the weighted model</w:t>
        </w:r>
      </w:ins>
      <w:ins w:id="216" w:author="PR Preview" w:date="2024-01-01T00:00:00Z">
        <w:r>
          <w:t xml:space="preserve"> </w:t>
        </w:r>
      </w:ins>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ins w:id="216" w:author="PR Preview" w:date="2024-01-01T00:00:00Z">
        <w:r>
          <w:t xml:space="preserve"> </w:t>
        </w:r>
      </w:ins>
      <w:ins w:id="216" w:author="PR Preview" w:date="2024-01-01T00:00:00Z">
        <w:r>
          <w:t xml:space="preserve">to estimate the marginal structural model</w:t>
        </w:r>
      </w:ins>
      <w:ins w:id="216" w:author="PR Preview" w:date="2024-01-01T00:00:00Z">
        <w:r>
          <w:t xml:space="preserve"> </w:t>
        </w:r>
      </w:ins>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ins w:id="216" w:author="PR Preview" w:date="2024-01-01T00:00:00Z">
        <w:r>
          <w:t xml:space="preserve">;</w:t>
        </w:r>
      </w:ins>
      <w:ins w:id="216" w:author="PR Preview" w:date="2024-01-01T00:00:00Z">
        <w:r>
          <w:t xml:space="preserve"> </w:t>
        </w:r>
      </w:ins>
      <w:ins w:id="216" w:author="PR Preview" w:date="2024-01-01T00:00:00Z">
        <w:r>
          <w:t xml:space="preserve">the stabilized version uses</w:t>
        </w:r>
      </w:ins>
      <w:ins w:id="216" w:author="PR Preview" w:date="2024-01-01T00:00:00Z">
        <w:r>
          <w:t xml:space="preserve"> </w:t>
        </w:r>
      </w:ins>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ins w:id="216" w:author="PR Preview" w:date="2024-01-01T00:00:00Z">
        <w:r>
          <w:t xml:space="preserve">.</w:t>
        </w:r>
      </w:ins>
    </w:p>
    <w:p>
      <w:pPr>
        <w:pStyle w:val="BodyText"/>
      </w:pPr>
      <w:ins w:id="217" w:author="PR Preview" w:date="2024-01-01T00:00:00Z">
        <w:r>
          <w:t xml:space="preserve">The estimated</w:t>
        </w:r>
      </w:ins>
      <w:ins w:id="217" w:author="PR Preview" w:date="2024-01-01T00:00:00Z">
        <w:r>
          <w:t xml:space="preserve"> </w:t>
        </w:r>
      </w:ins>
      <m:oMath>
        <m:r>
          <m:t>S</m:t>
        </m:r>
        <m:sSup>
          <m:e>
            <m:r>
              <m:t>W</m:t>
            </m:r>
          </m:e>
          <m:sup>
            <m:r>
              <m:t>C</m:t>
            </m:r>
          </m:sup>
        </m:sSup>
      </m:oMath>
      <w:ins w:id="217" w:author="PR Preview" w:date="2024-01-01T00:00:00Z">
        <w:r>
          <w:t xml:space="preserve"> </w:t>
        </w:r>
      </w:ins>
      <w:ins w:id="217" w:author="PR Preview" w:date="2024-01-01T00:00:00Z">
        <w:r>
          <w:t xml:space="preserve">have mean 1 when the model for</w:t>
        </w:r>
      </w:ins>
      <w:ins w:id="217" w:author="PR Preview" w:date="2024-01-01T00:00:00Z">
        <w:r>
          <w:t xml:space="preserve"> </w:t>
        </w:r>
      </w:ins>
      <m:oMath>
        <m:r>
          <m:rPr>
            <m:sty m:val="p"/>
          </m:rPr>
          <m:t>Pr</m:t>
        </m:r>
        <m:r>
          <m:rPr>
            <m:sty m:val="p"/>
          </m:rPr>
          <m:t>[</m:t>
        </m:r>
        <m:r>
          <m:t>C</m:t>
        </m:r>
        <m:r>
          <m:rPr>
            <m:sty m:val="p"/>
          </m:rPr>
          <m:t>=</m:t>
        </m:r>
        <m:r>
          <m:t>0</m:t>
        </m:r>
        <m:r>
          <m:rPr>
            <m:sty m:val="p"/>
          </m:rPr>
          <m:t>∣</m:t>
        </m:r>
        <m:r>
          <m:t>A</m:t>
        </m:r>
        <m:r>
          <m:rPr>
            <m:sty m:val="p"/>
          </m:rPr>
          <m:t>]</m:t>
        </m:r>
      </m:oMath>
      <w:ins w:id="217" w:author="PR Preview" w:date="2024-01-01T00:00:00Z">
        <w:r>
          <w:t xml:space="preserve"> </w:t>
        </w:r>
      </w:ins>
      <w:ins w:id="217" w:author="PR Preview" w:date="2024-01-01T00:00:00Z">
        <w:r>
          <w:t xml:space="preserve">is correctly specified</w:t>
        </w:r>
      </w:ins>
      <w:ins w:id="217" w:author="PR Preview" w:date="2024-01-01T00:00:00Z">
        <w:r>
          <w:t xml:space="preserve"> </w:t>
        </w:r>
      </w:ins>
      <w:ins w:id="217" w:author="PR Preview" w:date="2024-01-01T00:00:00Z">
        <w:r>
          <w:t xml:space="preserve">(Hernán and Robins 2020, chap. 12, p. 173)</w:t>
        </w:r>
      </w:ins>
      <w:ins w:id="217" w:author="PR Preview" w:date="2024-01-01T00:00:00Z">
        <w:r>
          <w:t xml:space="preserve">.</w:t>
        </w:r>
      </w:ins>
    </w:p>
    <w:p>
      <w:ins w:id="218"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ins w:id="219" w:author="PR Preview" w:date="2024-01-01T00:00:00Z">
        <w:r>
          <w:t xml:space="preserve">Chapter 13 describes the alternative to IP weighting for adjusting for confounding and selection bias: standardization</w:t>
        </w:r>
      </w:ins>
      <w:ins w:id="219" w:author="PR Preview" w:date="2024-01-01T00:00:00Z">
        <w:r>
          <w:t xml:space="preserve"> </w:t>
        </w:r>
      </w:ins>
      <w:ins w:id="219" w:author="PR Preview" w:date="2024-01-01T00:00:00Z">
        <w:r>
          <w:t xml:space="preserve">(Hernán and Robins 2020, chap. 12, p. 174)</w:t>
        </w:r>
      </w:ins>
      <w:ins w:id="219" w:author="PR Preview" w:date="2024-01-01T00:00:00Z">
        <w:r>
          <w:t xml:space="preserve">.</w:t>
        </w:r>
      </w:ins>
    </w:p>
    <w:p>
      <w:ins w:id="220" w:author="PR Preview" w:date="2024-01-01T00:00:00Z">
        <w:r>
          <w:pict>
            <v:rect style="width:0;height:1.5pt" o:hralign="center" o:hrstd="t" o:hr="t"/>
          </w:pic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 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ins w:id="221" w:author="PR Preview" w:date="2024-01-01T00:00:00Z">
        <w:r>
          <w:t xml:space="preserve">7 Summary</w:t>
        </w:r>
      </w:ins>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ins w:id="224" w:author="PR Preview" w:date="2024-01-01T00:00:00Z">
        <w:r>
          <w:rPr>
            <w:b/>
            <w:bCs/>
          </w:rPr>
          <w:t xml:space="preserve">IP weighting via modeling</w:t>
        </w:r>
      </w:ins>
      <w:ins w:id="224" w:author="PR Preview" w:date="2024-01-01T00:00:00Z">
        <w:r>
          <w:t xml:space="preserve">: estimate</w:t>
        </w:r>
      </w:ins>
      <w:ins w:id="224" w:author="PR Preview" w:date="2024-01-01T00:00:00Z">
        <w:r>
          <w:t xml:space="preserve"> </w:t>
        </w:r>
      </w:ins>
      <m:oMath>
        <m:r>
          <m:rPr>
            <m:sty m:val="p"/>
          </m:rPr>
          <m:t>Pr</m:t>
        </m:r>
        <m:r>
          <m:rPr>
            <m:sty m:val="p"/>
          </m:rPr>
          <m:t>[</m:t>
        </m:r>
        <m:r>
          <m:t>A</m:t>
        </m:r>
        <m:r>
          <m:rPr>
            <m:sty m:val="p"/>
          </m:rPr>
          <m:t>=</m:t>
        </m:r>
        <m:r>
          <m:t>1</m:t>
        </m:r>
        <m:r>
          <m:rPr>
            <m:sty m:val="p"/>
          </m:rPr>
          <m:t>∣</m:t>
        </m:r>
        <m:r>
          <m:t>L</m:t>
        </m:r>
        <m:r>
          <m:rPr>
            <m:sty m:val="p"/>
          </m:rPr>
          <m:t>]</m:t>
        </m:r>
      </m:oMath>
      <w:ins w:id="224" w:author="PR Preview" w:date="2024-01-01T00:00:00Z">
        <w:r>
          <w:t xml:space="preserve"> </w:t>
        </w:r>
      </w:ins>
      <w:ins w:id="224" w:author="PR Preview" w:date="2024-01-01T00:00:00Z">
        <w:r>
          <w:t xml:space="preserve">with a parametric model when</w:t>
        </w:r>
      </w:ins>
      <w:ins w:id="224" w:author="PR Preview" w:date="2024-01-01T00:00:00Z">
        <w:r>
          <w:t xml:space="preserve"> </w:t>
        </w:r>
      </w:ins>
      <m:oMath>
        <m:r>
          <m:t>L</m:t>
        </m:r>
      </m:oMath>
      <w:ins w:id="224" w:author="PR Preview" w:date="2024-01-01T00:00:00Z">
        <w:r>
          <w:t xml:space="preserve"> </w:t>
        </w:r>
      </w:ins>
      <w:ins w:id="224" w:author="PR Preview" w:date="2024-01-01T00:00:00Z">
        <w:r>
          <w:t xml:space="preserve">is high-dimensional</w:t>
        </w:r>
      </w:ins>
    </w:p>
    <w:p>
      <w:pPr>
        <w:pStyle w:val="Compact"/>
        <w:numPr>
          <w:ilvl w:val="0"/>
          <w:numId w:val="1028"/>
        </w:numPr>
      </w:pPr>
      <w:ins w:id="225" w:author="PR Preview" w:date="2024-01-01T00:00:00Z">
        <w:r>
          <w:rPr>
            <w:b/>
            <w:bCs/>
          </w:rPr>
          <w:t xml:space="preserve">Stabilized weights</w:t>
        </w:r>
      </w:ins>
      <w:ins w:id="225" w:author="PR Preview" w:date="2024-01-01T00:00:00Z">
        <w:r>
          <w:t xml:space="preserve"> </w:t>
        </w:r>
      </w:ins>
      <m:oMath>
        <m:r>
          <m:t>f</m:t>
        </m:r>
        <m:r>
          <m:rPr>
            <m:sty m:val="p"/>
          </m:rPr>
          <m:t>(</m:t>
        </m:r>
        <m:r>
          <m:t>A</m:t>
        </m:r>
        <m:r>
          <m:rPr>
            <m:sty m:val="p"/>
          </m:rPr>
          <m:t>)</m:t>
        </m:r>
        <m:r>
          <m:rPr>
            <m:sty m:val="p"/>
          </m:rPr>
          <m:t>/</m:t>
        </m:r>
        <m:r>
          <m:t>f</m:t>
        </m:r>
        <m:r>
          <m:rPr>
            <m:sty m:val="p"/>
          </m:rPr>
          <m:t>(</m:t>
        </m:r>
        <m:r>
          <m:t>A</m:t>
        </m:r>
        <m:r>
          <m:rPr>
            <m:sty m:val="p"/>
          </m:rPr>
          <m:t>∣</m:t>
        </m:r>
        <m:r>
          <m:t>L</m:t>
        </m:r>
        <m:r>
          <m:rPr>
            <m:sty m:val="p"/>
          </m:rPr>
          <m:t>)</m:t>
        </m:r>
      </m:oMath>
      <w:ins w:id="225" w:author="PR Preview" w:date="2024-01-01T00:00:00Z">
        <w:r>
          <w:t xml:space="preserve">: same estimate as nonstabilized weights for a saturated model, generally narrower confidence intervals for nonsaturated models</w:t>
        </w:r>
      </w:ins>
    </w:p>
    <w:p>
      <w:pPr>
        <w:pStyle w:val="Compact"/>
        <w:numPr>
          <w:ilvl w:val="0"/>
          <w:numId w:val="1028"/>
        </w:numPr>
      </w:pPr>
      <w:ins w:id="226" w:author="PR Preview" w:date="2024-01-01T00:00:00Z">
        <w:r>
          <w:rPr>
            <w:b/>
            <w:bCs/>
          </w:rPr>
          <w:t xml:space="preserve">Marginal structural models</w:t>
        </w:r>
      </w:ins>
      <w:ins w:id="226" w:author="PR Preview" w:date="2024-01-01T00:00:00Z">
        <w:r>
          <w:t xml:space="preserve">: models for the mean counterfactual outcome, fit by IP weighted regression</w:t>
        </w:r>
      </w:ins>
    </w:p>
    <w:p>
      <w:pPr>
        <w:pStyle w:val="Compact"/>
        <w:numPr>
          <w:ilvl w:val="0"/>
          <w:numId w:val="1028"/>
        </w:numPr>
      </w:pPr>
      <w:ins w:id="227" w:author="PR Preview" w:date="2024-01-01T00:00:00Z">
        <w:r>
          <w:rPr>
            <w:b/>
            <w:bCs/>
          </w:rPr>
          <w:t xml:space="preserve">Effect modification</w:t>
        </w:r>
      </w:ins>
      <w:ins w:id="227" w:author="PR Preview" w:date="2024-01-01T00:00:00Z">
        <w:r>
          <w:t xml:space="preserve">: add</w:t>
        </w:r>
      </w:ins>
      <w:ins w:id="227" w:author="PR Preview" w:date="2024-01-01T00:00:00Z">
        <w:r>
          <w:t xml:space="preserve"> </w:t>
        </w:r>
      </w:ins>
      <m:oMath>
        <m:r>
          <m:t>V</m:t>
        </m:r>
      </m:oMath>
      <w:ins w:id="227" w:author="PR Preview" w:date="2024-01-01T00:00:00Z">
        <w:r>
          <w:t xml:space="preserve"> </w:t>
        </w:r>
      </w:ins>
      <w:ins w:id="227" w:author="PR Preview" w:date="2024-01-01T00:00:00Z">
        <w:r>
          <w:t xml:space="preserve">(and</w:t>
        </w:r>
      </w:ins>
      <w:ins w:id="227" w:author="PR Preview" w:date="2024-01-01T00:00:00Z">
        <w:r>
          <w:t xml:space="preserve"> </w:t>
        </w:r>
      </w:ins>
      <m:oMath>
        <m:r>
          <m:t>V</m:t>
        </m:r>
        <m:r>
          <m:rPr>
            <m:sty m:val="p"/>
          </m:rPr>
          <m:t>×</m:t>
        </m:r>
        <m:r>
          <m:t>a</m:t>
        </m:r>
      </m:oMath>
      <w:ins w:id="227" w:author="PR Preview" w:date="2024-01-01T00:00:00Z">
        <w:r>
          <w:t xml:space="preserve"> </w:t>
        </w:r>
      </w:ins>
      <w:ins w:id="227" w:author="PR Preview" w:date="2024-01-01T00:00:00Z">
        <w:r>
          <w:t xml:space="preserve">terms) to the marginal structural model;</w:t>
        </w:r>
      </w:ins>
      <w:ins w:id="227" w:author="PR Preview" w:date="2024-01-01T00:00:00Z">
        <w:r>
          <w:t xml:space="preserve"> </w:t>
        </w:r>
      </w:ins>
      <w:ins w:id="227" w:author="PR Preview" w:date="2024-01-01T00:00:00Z">
        <w:r>
          <w:t xml:space="preserve">use</w:t>
        </w:r>
      </w:ins>
      <w:ins w:id="227" w:author="PR Preview" w:date="2024-01-01T00:00:00Z">
        <w:r>
          <w:t xml:space="preserve"> </w:t>
        </w:r>
      </w:ins>
      <m:oMath>
        <m:r>
          <m:t>S</m:t>
        </m:r>
        <m:sSup>
          <m:e>
            <m:r>
              <m:t>W</m:t>
            </m:r>
          </m:e>
          <m:sup>
            <m:r>
              <m:t>A</m:t>
            </m:r>
          </m:sup>
        </m:sSup>
        <m:r>
          <m:rPr>
            <m:sty m:val="p"/>
          </m:rPr>
          <m:t>(</m:t>
        </m:r>
        <m:r>
          <m:t>V</m:t>
        </m:r>
        <m:r>
          <m:rPr>
            <m:sty m:val="p"/>
          </m:rPr>
          <m:t>)</m:t>
        </m:r>
      </m:oMath>
    </w:p>
    <w:p>
      <w:pPr>
        <w:pStyle w:val="Compact"/>
        <w:numPr>
          <w:ilvl w:val="0"/>
          <w:numId w:val="1028"/>
        </w:numPr>
      </w:pPr>
      <w:ins w:id="228" w:author="PR Preview" w:date="2024-01-01T00:00:00Z">
        <w:r>
          <w:rPr>
            <w:b/>
            <w:bCs/>
          </w:rPr>
          <w:t xml:space="preserve">Censoring weights</w:t>
        </w:r>
      </w:ins>
      <w:ins w:id="228" w:author="PR Preview" w:date="2024-01-01T00:00:00Z">
        <w:r>
          <w:t xml:space="preserve">:</w:t>
        </w:r>
      </w:ins>
      <w:ins w:id="228" w:author="PR Preview" w:date="2024-01-01T00:00:00Z">
        <w:r>
          <w:t xml:space="preserve"> </w:t>
        </w:r>
      </w:ins>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ins w:id="228" w:author="PR Preview" w:date="2024-01-01T00:00:00Z">
        <w:r>
          <w:t xml:space="preserve"> </w:t>
        </w:r>
      </w:ins>
      <w:ins w:id="228" w:author="PR Preview" w:date="2024-01-01T00:00:00Z">
        <w:r>
          <w:t xml:space="preserve">target the joint effect</w:t>
        </w:r>
      </w:ins>
      <w:ins w:id="228" w:author="PR Preview" w:date="2024-01-01T00:00:00Z">
        <w:r>
          <w:t xml:space="preserve"> </w:t>
        </w:r>
      </w:ins>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ins w:id="229" w:author="PR Preview" w:date="2024-01-01T00:00:00Z">
        <w:r>
          <w:rPr>
            <w:b/>
            <w:bCs/>
          </w:rPr>
          <w:t xml:space="preserve">NHEFS results</w:t>
        </w:r>
      </w:ins>
      <w:ins w:id="229" w:author="PR Preview" w:date="2024-01-01T00:00:00Z">
        <w:r>
          <w:t xml:space="preserve">: unadjusted 2.5 kg;</w:t>
        </w:r>
      </w:ins>
      <w:ins w:id="229" w:author="PR Preview" w:date="2024-01-01T00:00:00Z">
        <w:r>
          <w:t xml:space="preserve"> </w:t>
        </w:r>
      </w:ins>
      <w:ins w:id="229" w:author="PR Preview" w:date="2024-01-01T00:00:00Z">
        <w:r>
          <w:t xml:space="preserve">IP weighted 3.4 kg (95% CI: 2.4, 4.5);</w:t>
        </w:r>
      </w:ins>
      <w:ins w:id="229" w:author="PR Preview" w:date="2024-01-01T00:00:00Z">
        <w:r>
          <w:t xml:space="preserve"> </w:t>
        </w:r>
      </w:ins>
      <w:ins w:id="229" w:author="PR Preview" w:date="2024-01-01T00:00:00Z">
        <w:r>
          <w:t xml:space="preserve">also adjusting for censoring 3.5 kg (95% CI: 2.5, 4.5).</w:t>
        </w:r>
      </w:ins>
    </w:p>
    <w:p>
      <w:pPr>
        <w:pStyle w:val="BodyText"/>
      </w:pPr>
      <w:ins w:id="230" w:author="PR Preview" w:date="2024-01-01T00:00:00Z">
        <w:r>
          <w:rPr>
            <w:b/>
            <w:bCs/>
          </w:rPr>
          <w:t xml:space="preserve">Cautions</w:t>
        </w:r>
      </w:ins>
      <w:ins w:id="230" w:author="PR Preview" w:date="2024-01-01T00:00:00Z">
        <w:r>
          <w:t xml:space="preserve">:</w:t>
        </w:r>
      </w:ins>
    </w:p>
    <w:p>
      <w:pPr>
        <w:pStyle w:val="Compact"/>
        <w:numPr>
          <w:ilvl w:val="0"/>
          <w:numId w:val="1029"/>
        </w:numPr>
      </w:pPr>
      <w:ins w:id="231" w:author="PR Preview" w:date="2024-01-01T00:00:00Z">
        <w:r>
          <w:t xml:space="preserve">Requires a correctly specified model for treatment (and censoring)</w:t>
        </w:r>
      </w:ins>
    </w:p>
    <w:p>
      <w:pPr>
        <w:pStyle w:val="Compact"/>
        <w:numPr>
          <w:ilvl w:val="0"/>
          <w:numId w:val="1029"/>
        </w:numPr>
      </w:pPr>
      <w:ins w:id="232" w:author="PR Preview" w:date="2024-01-01T00:00:00Z">
        <w:r>
          <w:t xml:space="preserve">Positivity violations; parametric models assume random nonpositivity</w:t>
        </w:r>
      </w:ins>
    </w:p>
    <w:p>
      <w:pPr>
        <w:pStyle w:val="Compact"/>
        <w:numPr>
          <w:ilvl w:val="0"/>
          <w:numId w:val="1029"/>
        </w:numPr>
      </w:pPr>
      <w:ins w:id="233" w:author="PR Preview" w:date="2024-01-01T00:00:00Z">
        <w:r>
          <w:t xml:space="preserve">Weights for continuous treatments can be very sensitive to the density model</w:t>
        </w:r>
      </w:ins>
    </w:p>
    <w:p>
      <w:pPr>
        <w:pStyle w:val="Compact"/>
        <w:numPr>
          <w:ilvl w:val="0"/>
          <w:numId w:val="1029"/>
        </w:numPr>
      </w:pPr>
      <w:ins w:id="234" w:author="PR Preview" w:date="2024-01-01T00:00:00Z">
        <w:r>
          <w:t xml:space="preserve">Robust-variance confidence intervals are conservative</w:t>
        </w:r>
      </w:ins>
    </w:p>
    <w:p>
      <w:pPr>
        <w:pStyle w:val="FirstParagraph"/>
      </w:pPr>
      <w:ins w:id="235" w:author="PR Preview" w:date="2024-01-01T00:00:00Z">
        <w:r>
          <w:rPr>
            <w:b/>
            <w:bCs/>
          </w:rPr>
          <w:t xml:space="preserve">Looking ahead</w:t>
        </w:r>
      </w:ins>
      <w:ins w:id="235" w:author="PR Preview" w:date="2024-01-01T00:00:00Z">
        <w:r>
          <w:t xml:space="preserve">: Chapter 13 estimates the same effect by standardization (the parametric g-formula), and Part III extends IP weighting and marginal structural models to time-varying treatments.</w:t>
        </w:r>
      </w:ins>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2026-10-01T22:31:13Z</dcterms:created>
  <dcterms:modified xsi:type="dcterms:W3CDTF">2026-10-01T22:31:13Z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