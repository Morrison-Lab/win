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Part I of the book was mostly conceptual, with calculations simple enough to do by hand.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Part II requires computers to fit regression models such as linear and logistic models.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contrasts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nonparametric estimators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used in Part I with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parametric (model-based) estimators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used in Part II, reviews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smoothing</w:t>
        </w:r>
      </w:ins>
      <w:ins w:id="1" w:author="PR Preview" w:date="2024-01-01T00:00:00Z">
        <w:r>
          <w:t xml:space="preserve">, and briefly introduces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bias-variance trade-off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behind every modeling decision.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need for models arises whether the goal is causal inference or, say, prediction, so the chapter sets causal considerations aside until Chapter 12.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11, pp. 153-161)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Important context</w:t>
        </w:r>
      </w:ins>
      <w:ins w:id="3" w:author="PR Preview" w:date="2024-01-01T00:00:00Z">
        <w:r>
          <w:t xml:space="preserve">: Most examples in Part II use real data that can be downloaded from the book’s website, together with code in R, SAS, Stata, and Python.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The book assumes a working knowledge of linear and logistic regression;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the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“code”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margin notes point to the program (e.g., Program 11.1) that reproduces each analysis.</w:t>
        </w:r>
      </w:ins>
    </w:p>
    <w:bookmarkStart w:id="13" w:name="Xdfff258b06a551cc227101f36177bd3985ef4e7"/>
    <w:p>
      <w:pPr>
        <w:pStyle w:val="Heading2"/>
      </w:pPr>
      <w:ins w:id="4" w:author="PR Preview" w:date="2024-01-01T00:00:00Z">
        <w:r>
          <w:t xml:space="preserve">1 11.1 Data Cannot Speak for Themselves (pp. 153-155)</w:t>
        </w:r>
      </w:ins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ins w:id="7" w:author="PR Preview" w:date="2024-01-01T00:00:00Z">
        <w:r>
          <w:t xml:space="preserve">Consider 16 individuals infected with HIV, randomly sampled from a large, possibly hypothetical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rPr>
            <w:b/>
            <w:bCs/>
          </w:rPr>
          <w:t xml:space="preserve">super-population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(the target population).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Unlike in Part I, they are not viewed as representatives of a billion identical individuals.</w:t>
        </w:r>
      </w:ins>
    </w:p>
    <w:p>
      <w:pPr>
        <w:pStyle w:val="Compact"/>
        <w:numPr>
          <w:ilvl w:val="0"/>
          <w:numId w:val="1001"/>
        </w:numPr>
      </w:pPr>
      <w:ins w:id="8" w:author="PR Preview" w:date="2024-01-01T00:00:00Z">
        <w:r>
          <w:t xml:space="preserve">Treatment</w:t>
        </w:r>
      </w:ins>
      <w:ins w:id="8" w:author="PR Preview" w:date="2024-01-01T00:00:00Z">
        <w:r>
          <w:t xml:space="preserve"> </w:t>
        </w:r>
      </w:ins>
      <m:oMath>
        <m:r>
          <m:t>A</m:t>
        </m:r>
      </m:oMath>
      <w:ins w:id="8" w:author="PR Preview" w:date="2024-01-01T00:00:00Z">
        <w:r>
          <w:t xml:space="preserve">: antiretroviral therapy, assigned at baseline and maintained</w:t>
        </w:r>
      </w:ins>
    </w:p>
    <w:p>
      <w:pPr>
        <w:pStyle w:val="Compact"/>
        <w:numPr>
          <w:ilvl w:val="0"/>
          <w:numId w:val="1001"/>
        </w:numPr>
      </w:pPr>
      <w:ins w:id="9" w:author="PR Preview" w:date="2024-01-01T00:00:00Z">
        <w:r>
          <w:t xml:space="preserve">Outcome</w:t>
        </w:r>
      </w:ins>
      <w:ins w:id="9" w:author="PR Preview" w:date="2024-01-01T00:00:00Z">
        <w:r>
          <w:t xml:space="preserve"> </w:t>
        </w:r>
      </w:ins>
      <m:oMath>
        <m:r>
          <m:t>Y</m:t>
        </m:r>
      </m:oMath>
      <w:ins w:id="9" w:author="PR Preview" w:date="2024-01-01T00:00:00Z">
        <w:r>
          <w:t xml:space="preserve">: CD4 cell count (cells/mm³) at the end of the study</w:t>
        </w:r>
      </w:ins>
    </w:p>
    <w:p>
      <w:pPr>
        <w:pStyle w:val="FirstParagraph"/>
      </w:pPr>
      <w:ins w:id="10" w:author="PR Preview" w:date="2024-01-01T00:00:00Z">
        <w:r>
          <w:rPr>
            <w:b/>
            <w:bCs/>
          </w:rPr>
          <w:t xml:space="preserve">Estimand</w:t>
        </w:r>
      </w:ins>
      <w:ins w:id="10" w:author="PR Preview" w:date="2024-01-01T00:00:00Z">
        <w:r>
          <w:t xml:space="preserve">: the population parameter</w:t>
        </w:r>
      </w:ins>
      <w:ins w:id="1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ins w:id="10" w:author="PR Preview" w:date="2024-01-01T00:00:00Z">
        <w:r>
          <w:t xml:space="preserve">.</w:t>
        </w:r>
      </w:ins>
    </w:p>
    <w:p>
      <w:pPr>
        <w:pStyle w:val="BodyText"/>
      </w:pPr>
      <w:ins w:id="11" w:author="PR Preview" w:date="2024-01-01T00:00:00Z">
        <w:r>
          <w:t xml:space="preserve">As in Chapter 10, an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rPr>
            <w:b/>
            <w:bCs/>
          </w:rPr>
          <w:t xml:space="preserve">estimator</w:t>
        </w:r>
      </w:ins>
      <w:ins w:id="11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is a function of the data used to estimate</w:t>
        </w:r>
      </w:ins>
      <w:ins w:id="1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ins w:id="11" w:author="PR Preview" w:date="2024-01-01T00:00:00Z">
        <w:r>
          <w:t xml:space="preserve">, and an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rPr>
            <w:b/>
            <w:bCs/>
          </w:rPr>
          <w:t xml:space="preserve">estimate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is the number obtained by applying the estimator to a particular data set.</w:t>
        </w:r>
      </w:ins>
    </w:p>
    <w:p>
      <w:pPr>
        <w:pStyle w:val="BodyText"/>
      </w:pPr>
      <w:ins w:id="12" w:author="PR Preview" w:date="2024-01-01T00:00:00Z">
        <w:r>
          <w:t xml:space="preserve">Informally, a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rPr>
            <w:b/>
            <w:bCs/>
          </w:rPr>
          <w:t xml:space="preserve">consistent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estimator is one for which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“the larger the sample size, the closer the estimate to the population value.”</w:t>
        </w:r>
      </w:ins>
    </w:p>
    <w:p>
      <w:pPr>
        <w:pStyle w:val="BodyText"/>
      </w:pPr>
      <w:ins w:id="13" w:author="PR Preview" w:date="2024-01-01T00:00:00Z">
        <w:r>
          <w:t xml:space="preserve">Two candidate estimators of</w:t>
        </w:r>
      </w:ins>
      <w:ins w:id="1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ins w:id="13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ins w:id="14" w:author="PR Preview" w:date="2024-01-01T00:00:00Z">
        <w:r>
          <w:t xml:space="preserve">the sample average of</w:t>
        </w:r>
      </w:ins>
      <w:ins w:id="14" w:author="PR Preview" w:date="2024-01-01T00:00:00Z">
        <w:r>
          <w:t xml:space="preserve"> </w:t>
        </w:r>
      </w:ins>
      <m:oMath>
        <m:r>
          <m:t>Y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among individuals with</w:t>
        </w:r>
      </w:ins>
      <w:ins w:id="14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(consistent);</w:t>
        </w:r>
      </w:ins>
    </w:p>
    <w:p>
      <w:pPr>
        <w:pStyle w:val="Compact"/>
        <w:numPr>
          <w:ilvl w:val="0"/>
          <w:numId w:val="1002"/>
        </w:numPr>
      </w:pPr>
      <w:ins w:id="15" w:author="PR Preview" w:date="2024-01-01T00:00:00Z">
        <w:r>
          <w:t xml:space="preserve">the value of</w:t>
        </w:r>
      </w:ins>
      <w:ins w:id="15" w:author="PR Preview" w:date="2024-01-01T00:00:00Z">
        <w:r>
          <w:t xml:space="preserve"> </w:t>
        </w:r>
      </w:ins>
      <m:oMath>
        <m:r>
          <m:t>Y</m:t>
        </m:r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for the first individual in the data set with</w:t>
        </w:r>
      </w:ins>
      <w:ins w:id="1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(not consistent).</w:t>
        </w:r>
      </w:ins>
    </w:p>
    <w:p>
      <w:pPr>
        <w:pStyle w:val="FirstParagraph"/>
      </w:pPr>
      <w:ins w:id="16" w:author="PR Preview" w:date="2024-01-01T00:00:00Z">
        <w:r>
          <w:t xml:space="preserve">We require consistency, so we use the sample average.</w:t>
        </w:r>
      </w:ins>
    </w:p>
    <w:bookmarkEnd w:id="9"/>
    <w:bookmarkStart w:id="10" w:name="dichotomous-treatment-figure-11.1"/>
    <w:p>
      <w:pPr>
        <w:pStyle w:val="Heading3"/>
      </w:pPr>
      <w:ins w:id="17" w:author="PR Preview" w:date="2024-01-01T00:00:00Z">
        <w:r>
          <w:t xml:space="preserve">1.2 Dichotomous Treatment (Figure 11.1)</w:t>
        </w:r>
      </w:ins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18" w:author="PR Preview" w:date="2024-01-01T00:00:00Z">
        <w:r>
          <w:t xml:space="preserve">, with 8 individuals in each group.</w:t>
        </w:r>
      </w:ins>
    </w:p>
    <w:p>
      <w:pPr>
        <w:pStyle w:val="Compact"/>
        <w:numPr>
          <w:ilvl w:val="0"/>
          <w:numId w:val="1003"/>
        </w:numPr>
      </w:pPr>
      <w:ins w:id="19" w:author="PR Preview" w:date="2024-01-01T00:00:00Z">
        <w:r>
          <w:t xml:space="preserve">Estimated mean in the treated:</w:t>
        </w:r>
      </w:ins>
      <w:ins w:id="19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ins w:id="20" w:author="PR Preview" w:date="2024-01-01T00:00:00Z">
        <w:r>
          <w:t xml:space="preserve">Estimated mean in the untreated:</w:t>
        </w:r>
      </w:ins>
      <w:ins w:id="20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ins w:id="21" w:author="PR Preview" w:date="2024-01-01T00:00:00Z">
        <w:r>
          <w:t xml:space="preserve">Under exchangeability of the treated and the untreated, the difference</w:t>
        </w:r>
      </w:ins>
      <w:ins w:id="21" w:author="PR Preview" w:date="2024-01-01T00:00:00Z">
        <w:r>
          <w:t xml:space="preserve"> </w:t>
        </w:r>
      </w:ins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could be interpreted as an estimate of the average causal effect of</w:t>
        </w:r>
      </w:ins>
      <w:ins w:id="21" w:author="PR Preview" w:date="2024-01-01T00:00:00Z">
        <w:r>
          <w:t xml:space="preserve"> </w:t>
        </w:r>
      </w:ins>
      <m:oMath>
        <m:r>
          <m:t>A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on</w:t>
        </w:r>
      </w:ins>
      <w:ins w:id="21" w:author="PR Preview" w:date="2024-01-01T00:00:00Z">
        <w:r>
          <w:t xml:space="preserve"> </w:t>
        </w:r>
      </w:ins>
      <m:oMath>
        <m:r>
          <m:t>Y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in the target population.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This chapter, however, is not about causal inference: the goal is only to motivate models for estimating population quantities such as</w:t>
        </w:r>
      </w:ins>
      <w:ins w:id="2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ins w:id="21" w:author="PR Preview" w:date="2024-01-01T00:00:00Z">
        <w:r>
          <w:t xml:space="preserve">, whether or not they have a causal interpretation.</w:t>
        </w:r>
      </w:ins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ins w:id="23" w:author="PR Preview" w:date="2024-01-01T00:00:00Z">
        <w:r>
          <w:t xml:space="preserve">1.3 Polytomous Treatment (Figure 11.2)</w:t>
        </w:r>
      </w:ins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(none, low dose, medium dose, high dose), with 4 individuals per level.</w:t>
        </w:r>
      </w:ins>
    </w:p>
    <w:p>
      <w:pPr>
        <w:pStyle w:val="Compact"/>
        <w:numPr>
          <w:ilvl w:val="0"/>
          <w:numId w:val="1004"/>
        </w:numPr>
      </w:pPr>
      <w:ins w:id="25" w:author="PR Preview" w:date="2024-01-01T00:00:00Z">
        <w:r>
          <w:t xml:space="preserve">Sample averages: 70.0, 80.0, 117.5, and 195.0 for</w:t>
        </w:r>
      </w:ins>
      <w:ins w:id="2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ins w:id="26" w:author="PR Preview" w:date="2024-01-01T00:00:00Z">
        <w:r>
          <w:t xml:space="preserve">With fewer individuals per category, each sample average is still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rPr>
            <w:b/>
            <w:bCs/>
          </w:rPr>
          <w:t xml:space="preserve">exactly unbiased</w:t>
        </w:r>
      </w:ins>
      <w:ins w:id="26" w:author="PR Preview" w:date="2024-01-01T00:00:00Z">
        <w:r>
          <w:t xml:space="preserve">, but it is less likely to be close to the population mean: the 95% confidence intervals are wider than in Figure 11.1.</w:t>
        </w:r>
      </w:ins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ins w:id="28" w:author="PR Preview" w:date="2024-01-01T00:00:00Z">
        <w:r>
          <w:t xml:space="preserve">1.4 Treatment Dose (Figure 11.3)</w:t>
        </w:r>
      </w:ins>
    </w:p>
    <w:p>
      <w:pPr>
        <w:pStyle w:val="FirstParagraph"/>
      </w:pPr>
      <m:oMath>
        <m:r>
          <m:t>A</m:t>
        </m:r>
      </m:oMath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is a dose in mg/day taking integer values from 0 to 100.</w:t>
        </w:r>
      </w:ins>
    </w:p>
    <w:p>
      <w:pPr>
        <w:pStyle w:val="Compact"/>
        <w:numPr>
          <w:ilvl w:val="0"/>
          <w:numId w:val="1005"/>
        </w:numPr>
      </w:pPr>
      <w:ins w:id="30" w:author="PR Preview" w:date="2024-01-01T00:00:00Z">
        <w:r>
          <w:t xml:space="preserve">There are 101 possible treatment values but only 16 individuals</w:t>
        </w:r>
      </w:ins>
    </w:p>
    <w:p>
      <w:pPr>
        <w:pStyle w:val="Compact"/>
        <w:numPr>
          <w:ilvl w:val="0"/>
          <w:numId w:val="1005"/>
        </w:numPr>
      </w:pPr>
      <w:ins w:id="31" w:author="PR Preview" w:date="2024-01-01T00:00:00Z">
        <w:r>
          <w:t xml:space="preserve">Nobody in the study received, for example,</w:t>
        </w:r>
      </w:ins>
      <w:ins w:id="3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ins w:id="32" w:author="PR Preview" w:date="2024-01-01T00:00:00Z">
        <w:r>
          <w:t xml:space="preserve">The treatment-specific sample average is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rPr>
            <w:b/>
            <w:bCs/>
          </w:rPr>
          <w:t xml:space="preserve">undefined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for every dose that nobody received</w:t>
        </w:r>
      </w:ins>
    </w:p>
    <w:p>
      <w:pPr>
        <w:pStyle w:val="FirstParagraph"/>
      </w:pPr>
      <w:ins w:id="33" w:author="PR Preview" w:date="2024-01-01T00:00:00Z">
        <w:r>
          <w:rPr>
            <w:b/>
            <w:bCs/>
          </w:rPr>
          <w:t xml:space="preserve">Question</w:t>
        </w:r>
      </w:ins>
      <w:ins w:id="33" w:author="PR Preview" w:date="2024-01-01T00:00:00Z">
        <w:r>
          <w:t xml:space="preserve">: How can we estimate</w:t>
        </w:r>
      </w:ins>
      <w:ins w:id="3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ins w:id="33" w:author="PR Preview" w:date="2024-01-01T00:00:00Z">
        <w:r>
          <w:t xml:space="preserve">?</w:t>
        </w:r>
      </w:ins>
    </w:p>
    <w:p>
      <w:pPr>
        <w:pStyle w:val="BodyText"/>
      </w:pPr>
      <w:ins w:id="34" w:author="PR Preview" w:date="2024-01-01T00:00:00Z">
        <w:r>
          <w:t xml:space="preserve">If</w:t>
        </w:r>
      </w:ins>
      <w:ins w:id="34" w:author="PR Preview" w:date="2024-01-01T00:00:00Z">
        <w:r>
          <w:t xml:space="preserve"> </w:t>
        </w:r>
      </w:ins>
      <m:oMath>
        <m:r>
          <m:t>A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were truly continuous, the sample average would be undefined for nearly all treatment levels: a continuous variable can be viewed as a categorical variable with uncountably many categories.</w:t>
        </w:r>
      </w:ins>
    </w:p>
    <w:p>
      <w:pPr>
        <w:pStyle w:val="BodyText"/>
      </w:pPr>
      <w:ins w:id="35" w:author="PR Preview" w:date="2024-01-01T00:00:00Z">
        <w:r>
          <w:t xml:space="preserve">The lesson is that we cannot always let the data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“speak for themselves”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to obtain a meaningful estimate.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We often need to supplement the data with a model.</w:t>
        </w:r>
      </w:ins>
    </w:p>
    <w:bookmarkEnd w:id="12"/>
    <w:bookmarkEnd w:id="13"/>
    <w:bookmarkStart w:id="17" w:name="Xcba8e406995eaff0b0b7d972a1c2ed802298819"/>
    <w:p>
      <w:pPr>
        <w:pStyle w:val="Heading2"/>
      </w:pPr>
      <w:ins w:id="36" w:author="PR Preview" w:date="2024-01-01T00:00:00Z">
        <w:r>
          <w:t xml:space="preserve">2 11.2 Parametric Estimators of the Conditional Mean (pp. 155-156)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8" w:author="PR Preview" w:date="2024-01-01T00:00:00Z">
        <w:r>
          <w:t xml:space="preserve">Suppose we knew that</w:t>
        </w:r>
      </w:ins>
      <w:ins w:id="3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changes linearly with</w:t>
        </w:r>
      </w:ins>
      <w:ins w:id="38" w:author="PR Preview" w:date="2024-01-01T00:00:00Z">
        <w:r>
          <w:t xml:space="preserve"> </w:t>
        </w:r>
      </w:ins>
      <m:oMath>
        <m:r>
          <m:t>A</m:t>
        </m:r>
      </m:oMath>
      <w:ins w:id="38" w:author="PR Preview" w:date="2024-01-01T00:00:00Z">
        <w:r>
          <w:t xml:space="preserve">: it starts at some value</w:t>
        </w:r>
      </w:ins>
      <w:ins w:id="38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when</w:t>
        </w:r>
      </w:ins>
      <w:ins w:id="3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and changes by</w:t>
        </w:r>
      </w:ins>
      <w:ins w:id="38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units per unit of</w:t>
        </w:r>
      </w:ins>
      <w:ins w:id="38" w:author="PR Preview" w:date="2024-01-01T00:00:00Z">
        <w:r>
          <w:t xml:space="preserve"> </w:t>
        </w:r>
      </w:ins>
      <m:oMath>
        <m:r>
          <m:t>A</m:t>
        </m:r>
      </m:oMath>
      <w:ins w:id="38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ins w:id="40" w:author="PR Preview" w:date="2024-01-01T00:00:00Z">
        <w:r>
          <w:t xml:space="preserve">This restriction on the shape of</w:t>
        </w:r>
      </w:ins>
      <w:ins w:id="4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is a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rPr>
            <w:b/>
            <w:bCs/>
          </w:rPr>
          <w:t xml:space="preserve">linear mean model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(intercept) and</w:t>
        </w:r>
      </w:ins>
      <w:ins w:id="41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(slope) are the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parameters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of the model</w:t>
        </w:r>
      </w:ins>
    </w:p>
    <w:p>
      <w:pPr>
        <w:pStyle w:val="Compact"/>
        <w:numPr>
          <w:ilvl w:val="0"/>
          <w:numId w:val="1006"/>
        </w:numPr>
      </w:pPr>
      <w:ins w:id="42" w:author="PR Preview" w:date="2024-01-01T00:00:00Z">
        <w:r>
          <w:t xml:space="preserve">A model that describes the conditional mean with a finite number of parameters is a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rPr>
            <w:b/>
            <w:bCs/>
          </w:rPr>
          <w:t xml:space="preserve">parametric conditional mean model</w:t>
        </w:r>
      </w:ins>
    </w:p>
    <w:p>
      <w:pPr>
        <w:pStyle w:val="FirstParagraph"/>
      </w:pPr>
      <w:ins w:id="43" w:author="PR Preview" w:date="2024-01-01T00:00:00Z">
        <w:r>
          <w:t xml:space="preserve">The restriction on the shape of the relation is known as the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rPr>
            <w:b/>
            <w:bCs/>
          </w:rPr>
          <w:t xml:space="preserve">functional form</w:t>
        </w:r>
      </w:ins>
      <w:ins w:id="43" w:author="PR Preview" w:date="2024-01-01T00:00:00Z">
        <w:r>
          <w:t xml:space="preserve">.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Some authors call it the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“dose-response curve”</w:t>
        </w:r>
      </w:ins>
      <w:ins w:id="43" w:author="PR Preview" w:date="2024-01-01T00:00:00Z">
        <w:r>
          <w:t xml:space="preserve">;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the book avoids that term because it suggests that the dose causally affects the response, which could be false in the presence of confounding.</w:t>
        </w:r>
      </w:ins>
    </w:p>
    <w:bookmarkStart w:id="15" w:name="estimation-by-ordinary-least-squares"/>
    <w:p>
      <w:pPr>
        <w:pStyle w:val="Heading3"/>
      </w:pPr>
      <w:ins w:id="44" w:author="PR Preview" w:date="2024-01-01T00:00:00Z">
        <w:r>
          <w:t xml:space="preserve">2.1 Estimation by Ordinary Least Squares</w:t>
        </w:r>
      </w:ins>
    </w:p>
    <w:p>
      <w:pPr>
        <w:pStyle w:val="Compact"/>
        <w:numPr>
          <w:ilvl w:val="0"/>
          <w:numId w:val="1007"/>
        </w:numPr>
      </w:pPr>
      <w:ins w:id="45" w:author="PR Preview" w:date="2024-01-01T00:00:00Z">
        <w:r>
          <w:t xml:space="preserve">Estimate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and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by ordinary least squares (OLS): among all candidate lines, choose the one minimizing the sum of the 16 squared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rPr>
            <w:b/>
            <w:bCs/>
          </w:rPr>
          <w:t xml:space="preserve">residuals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(vertical distances from each point to the line).</w:t>
        </w:r>
      </w:ins>
    </w:p>
    <w:p>
      <w:pPr>
        <w:pStyle w:val="Compact"/>
        <w:numPr>
          <w:ilvl w:val="0"/>
          <w:numId w:val="1007"/>
        </w:numPr>
      </w:pPr>
      <w:ins w:id="46" w:author="PR Preview" w:date="2024-01-01T00:00:00Z">
        <w:r>
          <w:t xml:space="preserve">Use the estimates to compute the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rPr>
            <w:b/>
            <w:bCs/>
          </w:rPr>
          <w:t xml:space="preserve">predicted value</w:t>
        </w:r>
      </w:ins>
      <w:ins w:id="4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for any</w:t>
        </w:r>
      </w:ins>
      <w:ins w:id="46" w:author="PR Preview" w:date="2024-01-01T00:00:00Z">
        <w:r>
          <w:t xml:space="preserve"> </w:t>
        </w:r>
      </w:ins>
      <m:oMath>
        <m:r>
          <m:t>a</m:t>
        </m:r>
      </m:oMath>
      <w:ins w:id="46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ins w:id="47" w:author="PR Preview" w:date="2024-01-01T00:00:00Z">
        <w:r>
          <w:t xml:space="preserve">Multiplying out the rounded estimates gives</w:t>
        </w:r>
      </w:ins>
      <w:ins w:id="47" w:author="PR Preview" w:date="2024-01-01T00:00:00Z">
        <w:r>
          <w:t xml:space="preserve"> </w:t>
        </w:r>
      </w:ins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ins w:id="47" w:author="PR Preview" w:date="2024-01-01T00:00:00Z">
        <w:r>
          <w:t xml:space="preserve">;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the book’s 216.9 is consistent with the unrounded estimates.</w:t>
        </w:r>
      </w:ins>
    </w:p>
    <w:p>
      <w:pPr>
        <w:pStyle w:val="BodyText"/>
      </w:pPr>
      <w:ins w:id="48" w:author="PR Preview" w:date="2024-01-01T00:00:00Z">
        <w:r>
          <w:t xml:space="preserve">Because OLS uses all data points to find the best line,</w:t>
        </w:r>
      </w:ins>
      <w:ins w:id="4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is estimated by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rPr>
            <w:b/>
            <w:bCs/>
          </w:rPr>
          <w:t xml:space="preserve">borrowing information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from individuals whose treatment value is not 90.</w:t>
        </w:r>
      </w:ins>
    </w:p>
    <w:bookmarkEnd w:id="15"/>
    <w:bookmarkStart w:id="16" w:name="what-is-a-model"/>
    <w:p>
      <w:pPr>
        <w:pStyle w:val="Heading3"/>
      </w:pPr>
      <w:ins w:id="49" w:author="PR Preview" w:date="2024-01-01T00:00:00Z">
        <w:r>
          <w:t xml:space="preserve">2.2 What Is a Model?</w:t>
        </w:r>
      </w:ins>
    </w:p>
    <w:p>
      <w:pPr>
        <w:pStyle w:val="BlockText"/>
      </w:pPr>
      <w:ins w:id="50" w:author="PR Preview" w:date="2024-01-01T00:00:00Z">
        <w:r>
          <w:t xml:space="preserve">A model is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“an a priori restriction on the joint distribution of the data”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(Hernán and Robins 2020, 155)</w:t>
        </w:r>
      </w:ins>
      <w:ins w:id="5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51" w:author="PR Preview" w:date="2024-01-01T00:00:00Z">
        <w:r>
          <w:t xml:space="preserve">The linear model restricts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to be a straight line, so, for example,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must lie between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and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ins w:id="52" w:author="PR Preview" w:date="2024-01-01T00:00:00Z">
        <w:r>
          <w:t xml:space="preserve">Through its a priori restrictions, the model adds information to compensate for the lack of information in the data</w:t>
        </w:r>
      </w:ins>
    </w:p>
    <w:p>
      <w:pPr>
        <w:pStyle w:val="FirstParagraph"/>
      </w:pPr>
      <w:ins w:id="53" w:author="PR Preview" w:date="2024-01-01T00:00:00Z">
        <w:r>
          <w:rPr>
            <w:b/>
            <w:bCs/>
          </w:rPr>
          <w:t xml:space="preserve">No free lunch</w:t>
        </w:r>
      </w:ins>
      <w:ins w:id="53" w:author="PR Preview" w:date="2024-01-01T00:00:00Z">
        <w:r>
          <w:t xml:space="preserve">: parametric estimators let us estimate quantities that cannot be estimated otherwise (e.g.,</w:t>
        </w:r>
      </w:ins>
      <w:ins w:id="5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when nobody received</w:t>
        </w:r>
      </w:ins>
      <w:ins w:id="5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90</m:t>
        </m:r>
      </m:oMath>
      <w:ins w:id="53" w:author="PR Preview" w:date="2024-01-01T00:00:00Z">
        <w:r>
          <w:t xml:space="preserve">), but the inferences are correct only if the model’s restrictions are correct, i.e., if the model is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rPr>
            <w:b/>
            <w:bCs/>
          </w:rPr>
          <w:t xml:space="preserve">correctly specified</w:t>
        </w:r>
      </w:ins>
      <w:ins w:id="53" w:author="PR Preview" w:date="2024-01-01T00:00:00Z">
        <w:r>
          <w:t xml:space="preserve">.</w:t>
        </w:r>
      </w:ins>
    </w:p>
    <w:p>
      <w:pPr>
        <w:pStyle w:val="BodyText"/>
      </w:pPr>
      <w:ins w:id="54" w:author="PR Preview" w:date="2024-01-01T00:00:00Z">
        <w:r>
          <w:t xml:space="preserve">Much of the remainder of the book uses model-based causal inference, which relies on (approximately) no model misspecification.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Since parametric models are rarely if ever perfectly specified, some misspecification is almost always expected;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nonparametric estimators can partially address it.</w:t>
        </w:r>
      </w:ins>
    </w:p>
    <w:bookmarkEnd w:id="16"/>
    <w:bookmarkEnd w:id="17"/>
    <w:bookmarkStart w:id="26" w:name="X05fc65fccaf30a7112848b1e7a5111973943f0c"/>
    <w:p>
      <w:pPr>
        <w:pStyle w:val="Heading2"/>
      </w:pPr>
      <w:ins w:id="55" w:author="PR Preview" w:date="2024-01-01T00:00:00Z">
        <w:r>
          <w:t xml:space="preserve">3 11.3 Nonparametric Estimators of the Conditional Mean (pp. 156-157)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7" w:author="PR Preview" w:date="2024-01-01T00:00:00Z">
        <w:r>
          <w:t xml:space="preserve">Return to the dichotomous treatment of Figure 11.1 and fit the same linear model</w:t>
        </w:r>
      </w:ins>
      <w:ins w:id="5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ins w:id="57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ins w:id="59" w:author="PR Preview" w:date="2024-01-01T00:00:00Z">
        <w:r>
          <w:t xml:space="preserve">OLS gives</w:t>
        </w:r>
      </w:ins>
      <w:ins w:id="59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and</w:t>
        </w:r>
      </w:ins>
      <w:ins w:id="59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ins w:id="59" w:author="PR Preview" w:date="2024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ins w:id="61" w:author="PR Preview" w:date="2024-01-01T00:00:00Z">
        <w:r>
          <w:t xml:space="preserve">These are exactly the sample averages from Section 11.1, as expected.</w:t>
        </w:r>
      </w:ins>
    </w:p>
    <w:bookmarkStart w:id="20" w:name="saturated-models"/>
    <w:p>
      <w:pPr>
        <w:pStyle w:val="Heading3"/>
      </w:pPr>
      <w:ins w:id="62" w:author="PR Preview" w:date="2024-01-01T00:00:00Z">
        <w:r>
          <w:t xml:space="preserve">3.1 Saturated Models</w:t>
        </w:r>
      </w:ins>
    </w:p>
    <w:p>
      <w:pPr>
        <w:pStyle w:val="FirstParagraph"/>
      </w:pPr>
      <w:ins w:id="63" w:author="PR Preview" w:date="2024-01-01T00:00:00Z">
        <w:r>
          <w:t xml:space="preserve">Rewrite the model as</w:t>
        </w:r>
      </w:ins>
      <w:ins w:id="6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ins w:id="63" w:author="PR Preview" w:date="2024-01-01T00:00:00Z">
        <w:r>
          <w:t xml:space="preserve">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Since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can be any number, this statement is always true: the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“model”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imposes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rPr>
            <w:b/>
            <w:bCs/>
          </w:rPr>
          <w:t xml:space="preserve">no restriction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on the two means.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ins w:id="6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ins w:id="65" w:author="PR Preview" w:date="2024-01-01T00:00:00Z">
        <w:r>
          <w:t xml:space="preserve">A model with few parameters used to estimate many population quantities is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rPr>
            <w:b/>
            <w:bCs/>
          </w:rPr>
          <w:t xml:space="preserve">parsimonious</w:t>
        </w:r>
      </w:ins>
      <w:ins w:id="65" w:author="PR Preview" w:date="2024-01-01T00:00:00Z">
        <w:r>
          <w:t xml:space="preserve">.</w:t>
        </w:r>
      </w:ins>
    </w:p>
    <w:p>
      <w:pPr>
        <w:pStyle w:val="BodyText"/>
      </w:pPr>
      <w:ins w:id="66" w:author="PR Preview" w:date="2024-01-01T00:00:00Z">
        <w:r>
          <w:t xml:space="preserve">Strictly, a saturated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“model”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is not a model under the book’s definition, because it lets the data speak for themselves just as the sample average does.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Because saturated models look like models, they are still ordinarily called models.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Part I was titled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“Causal inference without models”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because it only used saturated models.</w:t>
        </w:r>
      </w:ins>
    </w:p>
    <w:bookmarkEnd w:id="20"/>
    <w:bookmarkStart w:id="25" w:name="nonparametric-estimators"/>
    <w:p>
      <w:pPr>
        <w:pStyle w:val="Heading3"/>
      </w:pPr>
      <w:ins w:id="67" w:author="PR Preview" w:date="2024-01-01T00:00:00Z">
        <w:r>
          <w:t xml:space="preserve">3.2 Nonparametric Estimators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ins w:id="68" w:author="PR Preview" w:date="2024-01-01T00:00:00Z">
        <w:r>
          <w:t xml:space="preserve">Example: the sample average (equivalently, the saturated model) for a dichotomous treatment</w:t>
        </w:r>
      </w:ins>
    </w:p>
    <w:p>
      <w:pPr>
        <w:pStyle w:val="Compact"/>
        <w:numPr>
          <w:ilvl w:val="0"/>
          <w:numId w:val="1010"/>
        </w:numPr>
      </w:pPr>
      <w:ins w:id="69" w:author="PR Preview" w:date="2024-01-01T00:00:00Z">
        <w:r>
          <w:t xml:space="preserve">If</w:t>
        </w:r>
      </w:ins>
      <w:ins w:id="69" w:author="PR Preview" w:date="2024-01-01T00:00:00Z">
        <w:r>
          <w:t xml:space="preserve"> </w:t>
        </w:r>
      </w:ins>
      <m:oMath>
        <m:r>
          <m:t>A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has 101 levels and nobody has</w:t>
        </w:r>
      </w:ins>
      <w:ins w:id="69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90</m:t>
        </m:r>
      </m:oMath>
      <w:ins w:id="69" w:author="PR Preview" w:date="2024-01-01T00:00:00Z">
        <w:r>
          <w:t xml:space="preserve">,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rPr>
            <w:b/>
            <w:bCs/>
          </w:rPr>
          <w:t xml:space="preserve">no nonparametric estimator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of</w:t>
        </w:r>
      </w:ins>
      <w:ins w:id="6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exists</w:t>
        </w:r>
      </w:ins>
    </w:p>
    <w:p>
      <w:pPr>
        <w:pStyle w:val="Compact"/>
        <w:numPr>
          <w:ilvl w:val="0"/>
          <w:numId w:val="1010"/>
        </w:numPr>
      </w:pPr>
      <w:ins w:id="70" w:author="PR Preview" w:date="2024-01-01T00:00:00Z">
        <w:r>
          <w:t xml:space="preserve">Standardization, IP weighting, stratification, and matching in Part I were nonparametric estimators under a saturated model</w:t>
        </w:r>
      </w:ins>
    </w:p>
    <w:p>
      <w:pPr>
        <w:pStyle w:val="Compact"/>
        <w:numPr>
          <w:ilvl w:val="0"/>
          <w:numId w:val="1010"/>
        </w:numPr>
      </w:pPr>
      <w:ins w:id="71" w:author="PR Preview" w:date="2024-01-01T00:00:00Z">
        <w:r>
          <w:t xml:space="preserve">Most methods in Part II use estimators that are parametric for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rPr>
            <w:b/>
            <w:bCs/>
          </w:rPr>
          <w:t xml:space="preserve">some part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of the distribution of the data</w:t>
        </w:r>
      </w:ins>
    </w:p>
    <w:p>
      <w:pPr>
        <w:pStyle w:val="FirstParagraph"/>
      </w:pPr>
      <w:ins w:id="72" w:author="PR Preview" w:date="2024-01-01T00:00:00Z">
        <w:r>
          <w:rPr>
            <w:b/>
            <w:bCs/>
          </w:rPr>
          <w:t xml:space="preserve">Identifiability vs. modeling assumptions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(margin note, p. 157):</w:t>
        </w:r>
      </w:ins>
    </w:p>
    <w:p>
      <w:pPr>
        <w:pStyle w:val="Compact"/>
        <w:numPr>
          <w:ilvl w:val="0"/>
          <w:numId w:val="1011"/>
        </w:numPr>
      </w:pPr>
      <w:ins w:id="73" w:author="PR Preview" w:date="2024-01-01T00:00:00Z">
        <w:r>
          <w:rPr>
            <w:b/>
            <w:bCs/>
          </w:rPr>
          <w:t xml:space="preserve">Identifiability assumptions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are needed to compute the parameter even with an infinite amount of data;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formally, they make the parameter a unique function of the joint distribution of the observed data.</w:t>
        </w:r>
      </w:ins>
    </w:p>
    <w:p>
      <w:pPr>
        <w:pStyle w:val="Compact"/>
        <w:numPr>
          <w:ilvl w:val="0"/>
          <w:numId w:val="1011"/>
        </w:numPr>
      </w:pPr>
      <w:ins w:id="74" w:author="PR Preview" w:date="2024-01-01T00:00:00Z">
        <w:r>
          <w:rPr>
            <w:b/>
            <w:bCs/>
          </w:rPr>
          <w:t xml:space="preserve">Modeling assumptions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are the additional assumptions needed to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rPr>
            <w:i/>
            <w:iCs/>
          </w:rPr>
          <w:t xml:space="preserve">estimate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the parameter because we do not have an infinite amount of data.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ins w:id="75" w:author="PR Preview" w:date="2024-01-01T00:00:00Z">
        <w:r>
          <w:t xml:space="preserve">4 11.4 Smoothing (pp. 157-159)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7" w:author="PR Preview" w:date="2024-01-01T00:00:00Z">
        <w:r>
          <w:t xml:space="preserve">In</w:t>
        </w:r>
      </w:ins>
      <w:ins w:id="7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ins w:id="77" w:author="PR Preview" w:date="2024-01-01T00:00:00Z">
        <w:r>
          <w:t xml:space="preserve">, the single number</w:t>
        </w:r>
      </w:ins>
      <w:ins w:id="77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forces the change in mean outcome per unit of dose to be the same over the whole range of</w:t>
        </w:r>
      </w:ins>
      <w:ins w:id="77" w:author="PR Preview" w:date="2024-01-01T00:00:00Z">
        <w:r>
          <w:t xml:space="preserve"> </w:t>
        </w:r>
      </w:ins>
      <m:oMath>
        <m:r>
          <m:t>A</m:t>
        </m:r>
      </m:oMath>
      <w:ins w:id="77" w:author="PR Preview" w:date="2024-01-01T00:00:00Z">
        <w:r>
          <w:t xml:space="preserve">.</w:t>
        </w:r>
      </w:ins>
    </w:p>
    <w:p>
      <w:pPr>
        <w:pStyle w:val="BodyText"/>
      </w:pPr>
      <w:ins w:id="78" w:author="PR Preview" w:date="2024-01-01T00:00:00Z">
        <w:r>
          <w:t xml:space="preserve">But the effect of one more unit could be larger at low doses and smaller at high doses.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Linear models can be made more flexible: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ins w:id="80" w:author="PR Preview" w:date="2024-01-01T00:00:00Z">
        <w:r>
          <w:rPr>
            <w:b/>
            <w:bCs/>
          </w:rPr>
          <w:t xml:space="preserve">Two meanings of</w:t>
        </w:r>
      </w:ins>
      <w:ins w:id="80" w:author="PR Preview" w:date="2024-01-01T00:00:00Z">
        <w:r>
          <w:rPr>
            <w:b/>
            <w:bCs/>
          </w:rPr>
          <w:t xml:space="preserve"> </w:t>
        </w:r>
      </w:ins>
      <w:ins w:id="80" w:author="PR Preview" w:date="2024-01-01T00:00:00Z">
        <w:r>
          <w:rPr>
            <w:b/>
            <w:bCs/>
          </w:rPr>
          <w:t xml:space="preserve">“linear”</w:t>
        </w:r>
      </w:ins>
      <w:ins w:id="80" w:author="PR Preview" w:date="2024-01-01T00:00:00Z">
        <w:r>
          <w:t xml:space="preserve">: a model is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rPr>
            <w:i/>
            <w:iCs/>
          </w:rPr>
          <w:t xml:space="preserve">linear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when the mean is a linear combination of parameters and functions of the covariates, even if those functions are nonlinear (powers, logarithms).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So the model with</w:t>
        </w:r>
      </w:ins>
      <w:ins w:id="80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is still a linear model, even though, whenever</w:t>
        </w:r>
      </w:ins>
      <w:ins w:id="80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80" w:author="PR Preview" w:date="2024-01-01T00:00:00Z">
        <w:r>
          <w:t xml:space="preserve">,</w:t>
        </w:r>
      </w:ins>
      <w:ins w:id="80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define a parabola rather than a straight line.</w:t>
        </w:r>
      </w:ins>
      <w:ins w:id="80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is the parameter for the linear term</w:t>
        </w:r>
      </w:ins>
      <w:ins w:id="80" w:author="PR Preview" w:date="2024-01-01T00:00:00Z">
        <w:r>
          <w:t xml:space="preserve"> </w:t>
        </w:r>
      </w:ins>
      <m:oMath>
        <m:r>
          <m:t>A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and</w:t>
        </w:r>
      </w:ins>
      <w:ins w:id="80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2</m:t>
            </m:r>
          </m:sub>
        </m:sSub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the parameter for the quadratic term</w:t>
        </w:r>
      </w:ins>
      <w:ins w:id="80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</m:oMath>
      <w:ins w:id="80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ins w:id="81" w:author="PR Preview" w:date="2024-01-01T00:00:00Z">
        <w:r>
          <w:t xml:space="preserve">The estimate 197.1 uses the unrounded coefficients.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Plugging in the rounded values gives</w:t>
        </w:r>
      </w:ins>
      <w:ins w:id="81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ins w:id="81" w:author="PR Preview" w:date="2024-01-01T00:00:00Z">
        <w:r>
          <w:t xml:space="preserve">;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the discrepancy comes from rounding</w:t>
        </w:r>
      </w:ins>
      <w:ins w:id="81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ins w:id="81" w:author="PR Preview" w:date="2024-01-01T00:00:00Z">
        <w:r>
          <w:t xml:space="preserve">, which is multiplied by</w:t>
        </w:r>
      </w:ins>
      <w:ins w:id="81" w:author="PR Preview" w:date="2024-01-01T00:00:00Z">
        <w:r>
          <w:t xml:space="preserve"> </w:t>
        </w:r>
      </w:ins>
      <m:oMath>
        <m:r>
          <m:t>8100</m:t>
        </m:r>
      </m:oMath>
      <w:ins w:id="81" w:author="PR Preview" w:date="2024-01-01T00:00:00Z">
        <w:r>
          <w:t xml:space="preserve">.</w:t>
        </w:r>
      </w:ins>
    </w:p>
    <w:bookmarkStart w:id="28" w:name="more-parameters-less-smoothness"/>
    <w:p>
      <w:pPr>
        <w:pStyle w:val="Heading3"/>
      </w:pPr>
      <w:ins w:id="82" w:author="PR Preview" w:date="2024-01-01T00:00:00Z">
        <w:r>
          <w:t xml:space="preserve">4.1 More Parameters, Less Smoothness</w:t>
        </w:r>
      </w:ins>
    </w:p>
    <w:p>
      <w:pPr>
        <w:pStyle w:val="Compact"/>
        <w:numPr>
          <w:ilvl w:val="0"/>
          <w:numId w:val="1013"/>
        </w:numPr>
      </w:pPr>
      <w:ins w:id="83" w:author="PR Preview" w:date="2024-01-01T00:00:00Z">
        <w:r>
          <w:t xml:space="preserve">Adding cubic, quartic, …, up to a 15th-degree term gives 16 parameters, as many as data points</w:t>
        </w:r>
      </w:ins>
    </w:p>
    <w:p>
      <w:pPr>
        <w:pStyle w:val="Compact"/>
        <w:numPr>
          <w:ilvl w:val="0"/>
          <w:numId w:val="1013"/>
        </w:numPr>
      </w:pPr>
      <w:ins w:id="84" w:author="PR Preview" w:date="2024-01-01T00:00:00Z">
        <w:r>
          <w:t xml:space="preserve">In general, more parameters means more inflection points: the curve becomes more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“wiggly”</w:t>
        </w:r>
      </w:ins>
    </w:p>
    <w:p>
      <w:pPr>
        <w:pStyle w:val="Compact"/>
        <w:numPr>
          <w:ilvl w:val="0"/>
          <w:numId w:val="1013"/>
        </w:numPr>
      </w:pPr>
      <w:ins w:id="85" w:author="PR Preview" w:date="2024-01-01T00:00:00Z">
        <w:r>
          <w:t xml:space="preserve">The 2-parameter straight line is the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rPr>
            <w:b/>
            <w:bCs/>
          </w:rPr>
          <w:t xml:space="preserve">smoothest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model</w:t>
        </w:r>
      </w:ins>
    </w:p>
    <w:p>
      <w:pPr>
        <w:pStyle w:val="Compact"/>
        <w:numPr>
          <w:ilvl w:val="0"/>
          <w:numId w:val="1013"/>
        </w:numPr>
      </w:pPr>
      <w:ins w:id="86" w:author="PR Preview" w:date="2024-01-01T00:00:00Z">
        <w:r>
          <w:t xml:space="preserve">A model with as many parameters as data points is the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rPr>
            <w:b/>
            <w:bCs/>
          </w:rPr>
          <w:t xml:space="preserve">least smooth</w:t>
        </w:r>
      </w:ins>
      <w:ins w:id="86" w:author="PR Preview" w:date="2024-01-01T00:00:00Z">
        <w:r>
          <w:t xml:space="preserve">: it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rPr>
            <w:b/>
            <w:bCs/>
          </w:rPr>
          <w:t xml:space="preserve">interpolates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the data, so every data point lies on the estimated curve</w:t>
        </w:r>
      </w:ins>
    </w:p>
    <w:bookmarkEnd w:id="28"/>
    <w:bookmarkStart w:id="29" w:name="smoothing-as-borrowing-information"/>
    <w:p>
      <w:pPr>
        <w:pStyle w:val="Heading3"/>
      </w:pPr>
      <w:ins w:id="87" w:author="PR Preview" w:date="2024-01-01T00:00:00Z">
        <w:r>
          <w:t xml:space="preserve">4.2 Smoothing as Borrowing Information</w:t>
        </w:r>
      </w:ins>
    </w:p>
    <w:p>
      <w:pPr>
        <w:pStyle w:val="FirstParagraph"/>
      </w:pPr>
      <w:ins w:id="88" w:author="PR Preview" w:date="2024-01-01T00:00:00Z">
        <w:r>
          <w:rPr>
            <w:b/>
            <w:bCs/>
          </w:rPr>
          <w:t xml:space="preserve">Smoothing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results from estimating</w:t>
        </w:r>
      </w:ins>
      <w:ins w:id="8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by borrowing information from individuals with</w:t>
        </w:r>
      </w:ins>
      <w:ins w:id="8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a</m:t>
        </m:r>
      </m:oMath>
      <w:ins w:id="88" w:author="PR Preview" w:date="2024-01-01T00:00:00Z">
        <w:r>
          <w:t xml:space="preserve">.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All parametric estimators smooth to some degree.</w:t>
        </w:r>
      </w:ins>
    </w:p>
    <w:p>
      <w:pPr>
        <w:pStyle w:val="Compact"/>
        <w:numPr>
          <w:ilvl w:val="0"/>
          <w:numId w:val="1014"/>
        </w:numPr>
      </w:pPr>
      <w:ins w:id="89" w:author="PR Preview" w:date="2024-01-01T00:00:00Z">
        <w:r>
          <w:t xml:space="preserve">The 2-parameter model borrows information from all 16 individuals to estimate</w:t>
        </w:r>
      </w:ins>
      <w:ins w:id="8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ins w:id="90" w:author="PR Preview" w:date="2024-01-01T00:00:00Z">
        <w:r>
          <w:t xml:space="preserve">A model with as many parameters as individuals borrows no information at the observed values of</w:t>
        </w:r>
      </w:ins>
      <w:ins w:id="90" w:author="PR Preview" w:date="2024-01-01T00:00:00Z">
        <w:r>
          <w:t xml:space="preserve"> </w:t>
        </w:r>
      </w:ins>
      <m:oMath>
        <m:r>
          <m:t>A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(but does borrow, by interpolation, at unobserved values)</w:t>
        </w:r>
      </w:ins>
    </w:p>
    <w:p>
      <w:pPr>
        <w:pStyle w:val="Compact"/>
        <w:numPr>
          <w:ilvl w:val="0"/>
          <w:numId w:val="1014"/>
        </w:numPr>
      </w:pPr>
      <w:ins w:id="91" w:author="PR Preview" w:date="2024-01-01T00:00:00Z">
        <w:r>
          <w:t xml:space="preserve">Intermediate smoothing: use an intermediate number of parameters, or restrict which individuals contribute (e.g., fit the straight line only to individuals with doses 80 to 100;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the wider the window, the more smoothing)</w:t>
        </w:r>
      </w:ins>
    </w:p>
    <w:p>
      <w:pPr>
        <w:pStyle w:val="FirstParagraph"/>
      </w:pPr>
      <w:ins w:id="92" w:author="PR Preview" w:date="2024-01-01T00:00:00Z">
        <w:r>
          <w:t xml:space="preserve">With many covariates, the fitted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“curves”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are hyperdimensional surfaces, but the principle is the same: the fewer parameters in the model, the smoother the prediction (response) surface.</w:t>
        </w:r>
      </w:ins>
    </w:p>
    <w:p>
      <w:pPr>
        <w:pStyle w:val="BodyText"/>
      </w:pPr>
      <w:ins w:id="93" w:author="PR Preview" w:date="2024-01-01T00:00:00Z">
        <w:r>
          <w:t xml:space="preserve">The same reasoning applies to models for dichotomous outcomes, such as logistic models (Technical Point 11.1 in</w:t>
        </w:r>
      </w:ins>
      <w:ins w:id="93" w:author="PR Preview" w:date="2024-01-01T00:00:00Z">
        <w:r>
          <w:t xml:space="preserve"> </w:t>
        </w:r>
      </w:ins>
      <w:hyperlink w:anchor="sec-bias-variance">
        <w:r>
          <w:rPr>
            <w:rStyle w:val="Hyperlink"/>
          </w:rPr>
          <w:t xml:space="preserve">Section 5</w:t>
        </w:r>
      </w:hyperlink>
      <w:ins w:id="93" w:author="PR Preview" w:date="2024-01-01T00:00:00Z">
        <w:r>
          <w:t xml:space="preserve">).</w:t>
        </w:r>
      </w:ins>
    </w:p>
    <w:bookmarkEnd w:id="29"/>
    <w:bookmarkEnd w:id="30"/>
    <w:bookmarkStart w:id="37" w:name="sec-bias-variance"/>
    <w:p>
      <w:pPr>
        <w:pStyle w:val="Heading2"/>
      </w:pPr>
      <w:ins w:id="94" w:author="PR Preview" w:date="2024-01-01T00:00:00Z">
        <w:r>
          <w:t xml:space="preserve">5 11.5 The Bias-Variance Trade-Off (pp. 159-160)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96" w:author="PR Preview" w:date="2024-01-01T00:00:00Z">
        <w:r>
          <w:t xml:space="preserve">The two models give different estimates of</w:t>
        </w:r>
      </w:ins>
      <w:ins w:id="9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ins w:id="96" w:author="PR Preview" w:date="2024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ins w:id="97" w:author="PR Preview" w:date="2024-01-01T00:00:00Z">
        <w:r>
          <w:t xml:space="preserve">Which is closer to the population mean?</w:t>
        </w:r>
      </w:ins>
    </w:p>
    <w:bookmarkStart w:id="31" w:name="bias"/>
    <w:p>
      <w:pPr>
        <w:pStyle w:val="Heading3"/>
      </w:pPr>
      <w:ins w:id="98" w:author="PR Preview" w:date="2024-01-01T00:00:00Z">
        <w:r>
          <w:t xml:space="preserve">5.1 Bias</w:t>
        </w:r>
      </w:ins>
    </w:p>
    <w:p>
      <w:pPr>
        <w:pStyle w:val="Compact"/>
        <w:numPr>
          <w:ilvl w:val="0"/>
          <w:numId w:val="1015"/>
        </w:numPr>
      </w:pPr>
      <w:ins w:id="99" w:author="PR Preview" w:date="2024-01-01T00:00:00Z">
        <w:r>
          <w:t xml:space="preserve">If the true relation is curvilinear, the 2-parameter model is misspecified, so its estimate is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rPr>
            <w:b/>
            <w:bCs/>
          </w:rPr>
          <w:t xml:space="preserve">biased</w:t>
        </w:r>
      </w:ins>
    </w:p>
    <w:p>
      <w:pPr>
        <w:pStyle w:val="Compact"/>
        <w:numPr>
          <w:ilvl w:val="0"/>
          <w:numId w:val="1015"/>
        </w:numPr>
      </w:pPr>
      <w:ins w:id="100" w:author="PR Preview" w:date="2024-01-01T00:00:00Z">
        <w:r>
          <w:t xml:space="preserve">If the true relation is a straight line,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rPr>
            <w:b/>
            <w:bCs/>
          </w:rPr>
          <w:t xml:space="preserve">both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models are correctly specified (the 3-parameter model with</w:t>
        </w:r>
      </w:ins>
      <w:ins w:id="100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00" w:author="PR Preview" w:date="2024-01-01T00:00:00Z">
        <w:r>
          <w:t xml:space="preserve">)</w:t>
        </w:r>
      </w:ins>
    </w:p>
    <w:p>
      <w:pPr>
        <w:pStyle w:val="Compact"/>
        <w:numPr>
          <w:ilvl w:val="0"/>
          <w:numId w:val="1015"/>
        </w:numPr>
      </w:pPr>
      <w:ins w:id="101" w:author="PR Preview" w:date="2024-01-01T00:00:00Z">
        <w:r>
          <w:t xml:space="preserve">So the 3-parameter model is less likely to be biased: the more parameters, the fewer restrictions, and the more protection against bias from model misspecification</w:t>
        </w:r>
      </w:ins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ins w:id="103" w:author="PR Preview" w:date="2024-01-01T00:00:00Z">
        <w:r>
          <w:t xml:space="preserve">5.2 Variance</w:t>
        </w:r>
      </w:ins>
    </w:p>
    <w:p>
      <w:pPr>
        <w:pStyle w:val="Compact"/>
        <w:numPr>
          <w:ilvl w:val="0"/>
          <w:numId w:val="1016"/>
        </w:numPr>
      </w:pPr>
      <w:ins w:id="104" w:author="PR Preview" w:date="2024-01-01T00:00:00Z">
        <w:r>
          <w:t xml:space="preserve">Less smooth models have larger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rPr>
            <w:b/>
            <w:bCs/>
          </w:rPr>
          <w:t xml:space="preserve">variance</w:t>
        </w:r>
      </w:ins>
      <w:ins w:id="104" w:author="PR Preview" w:date="2024-01-01T00:00:00Z">
        <w:r>
          <w:t xml:space="preserve">: here, the 95% CI from the 3-parameter model is much wider</w:t>
        </w:r>
      </w:ins>
    </w:p>
    <w:p>
      <w:pPr>
        <w:pStyle w:val="Compact"/>
        <w:numPr>
          <w:ilvl w:val="0"/>
          <w:numId w:val="1016"/>
        </w:numPr>
      </w:pPr>
      <w:ins w:id="105" w:author="PR Preview" w:date="2024-01-01T00:00:00Z">
        <w:r>
          <w:t xml:space="preserve">But when the 2-parameter estimate is biased, its nominal 95% CI is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rPr>
            <w:b/>
            <w:bCs/>
          </w:rPr>
          <w:t xml:space="preserve">not calibrated</w:t>
        </w:r>
      </w:ins>
      <w:ins w:id="105" w:author="PR Preview" w:date="2024-01-01T00:00:00Z">
        <w:r>
          <w:t xml:space="preserve">: it does not cover</w:t>
        </w:r>
      </w:ins>
      <w:ins w:id="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95% of the time</w:t>
        </w:r>
      </w:ins>
    </w:p>
    <w:p>
      <w:pPr>
        <w:pStyle w:val="FirstParagraph"/>
      </w:pPr>
      <w:ins w:id="106" w:author="PR Preview" w:date="2024-01-01T00:00:00Z">
        <w:r>
          <w:rPr>
            <w:b/>
            <w:bCs/>
          </w:rPr>
          <w:t xml:space="preserve">The bias-variance trade-off</w:t>
        </w:r>
      </w:ins>
      <w:ins w:id="106" w:author="PR Preview" w:date="2024-01-01T00:00:00Z">
        <w:r>
          <w:t xml:space="preserve">: investigators must decide whether added protection against bias (e.g., more parameters) is worth the cost in variance.</w:t>
        </w:r>
      </w:ins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Formal procedures exist, but in practice models are often chosen by tradition, interpretability of the parameters, and software availability.</w:t>
        </w:r>
      </w:ins>
    </w:p>
    <w:p>
      <w:pPr>
        <w:pStyle w:val="BodyText"/>
      </w:pPr>
      <w:ins w:id="107" w:author="PR Preview" w:date="2024-01-01T00:00:00Z">
        <w:r>
          <w:rPr>
            <w:b/>
            <w:bCs/>
          </w:rPr>
          <w:t xml:space="preserve">The book’s working convention</w:t>
        </w:r>
      </w:ins>
      <w:ins w:id="107" w:author="PR Preview" w:date="2024-01-01T00:00:00Z">
        <w:r>
          <w:t xml:space="preserve">: it usually assumes parametric models are correctly specified.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This assumption is unrealistic, but it lets the book focus on problems specific to causal analysis;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misspecification can affect any data analysis.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Careful investigators question their models and run alternative analyses under model specifications compatible with expert knowledge, to assess the sensitivity of their estimates to model specification.</w:t>
        </w:r>
      </w:ins>
    </w:p>
    <w:p>
      <w:ins w:id="108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ins w:id="10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ins w:id="112" w:author="PR Preview" w:date="2024-01-01T00:00:00Z">
        <w:r>
          <w:rPr>
            <w:b/>
            <w:bCs/>
          </w:rPr>
          <w:t xml:space="preserve">Data cannot always speak for themselves</w:t>
        </w:r>
      </w:ins>
      <w:ins w:id="112" w:author="PR Preview" w:date="2024-01-01T00:00:00Z">
        <w:r>
          <w:t xml:space="preserve">: with sparse data, nonparametric (saturated) estimators of</w:t>
        </w:r>
      </w:ins>
      <w:ins w:id="11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can be imprecise or undefined.</w:t>
        </w:r>
      </w:ins>
    </w:p>
    <w:p>
      <w:pPr>
        <w:pStyle w:val="Compact"/>
        <w:numPr>
          <w:ilvl w:val="0"/>
          <w:numId w:val="1020"/>
        </w:numPr>
      </w:pPr>
      <w:ins w:id="113" w:author="PR Preview" w:date="2024-01-01T00:00:00Z">
        <w:r>
          <w:rPr>
            <w:b/>
            <w:bCs/>
          </w:rPr>
          <w:t xml:space="preserve">Parametric models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are a priori restrictions on the distribution of the data;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they let us estimate otherwise inestimable quantities by borrowing information, but only correctly if the model is correctly specified.</w:t>
        </w:r>
      </w:ins>
    </w:p>
    <w:p>
      <w:pPr>
        <w:pStyle w:val="Compact"/>
        <w:numPr>
          <w:ilvl w:val="0"/>
          <w:numId w:val="1020"/>
        </w:numPr>
      </w:pPr>
      <w:ins w:id="114" w:author="PR Preview" w:date="2024-01-01T00:00:00Z">
        <w:r>
          <w:rPr>
            <w:b/>
            <w:bCs/>
          </w:rPr>
          <w:t xml:space="preserve">Saturated models</w:t>
        </w:r>
      </w:ins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impose no restrictions;</w:t>
        </w:r>
      </w:ins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Part I’s methods were nonparametric estimators under saturated models.</w:t>
        </w:r>
      </w:ins>
    </w:p>
    <w:p>
      <w:pPr>
        <w:pStyle w:val="Compact"/>
        <w:numPr>
          <w:ilvl w:val="0"/>
          <w:numId w:val="1020"/>
        </w:numPr>
      </w:pPr>
      <w:ins w:id="115" w:author="PR Preview" w:date="2024-01-01T00:00:00Z">
        <w:r>
          <w:rPr>
            <w:b/>
            <w:bCs/>
          </w:rPr>
          <w:t xml:space="preserve">Smoothing</w:t>
        </w:r>
      </w:ins>
      <w:ins w:id="115" w:author="PR Preview" w:date="2024-01-01T00:00:00Z">
        <w:r>
          <w:t xml:space="preserve">: fewer parameters, smoother fit, more borrowing of information.</w:t>
        </w:r>
      </w:ins>
    </w:p>
    <w:p>
      <w:pPr>
        <w:pStyle w:val="Compact"/>
        <w:numPr>
          <w:ilvl w:val="0"/>
          <w:numId w:val="1020"/>
        </w:numPr>
      </w:pPr>
      <w:ins w:id="116" w:author="PR Preview" w:date="2024-01-01T00:00:00Z">
        <w:r>
          <w:rPr>
            <w:b/>
            <w:bCs/>
          </w:rPr>
          <w:t xml:space="preserve">Bias-variance trade-off</w:t>
        </w:r>
      </w:ins>
      <w:ins w:id="116" w:author="PR Preview" w:date="2024-01-01T00:00:00Z">
        <w:r>
          <w:t xml:space="preserve">: more flexible models protect against misspecification bias at the cost of variance.</w:t>
        </w:r>
      </w:ins>
    </w:p>
    <w:p>
      <w:pPr>
        <w:pStyle w:val="FirstParagraph"/>
      </w:pPr>
      <w:ins w:id="117" w:author="PR Preview" w:date="2024-01-01T00:00:00Z">
        <w:r>
          <w:rPr>
            <w:b/>
            <w:bCs/>
          </w:rPr>
          <w:t xml:space="preserve">Looking ahead</w:t>
        </w:r>
      </w:ins>
      <w:ins w:id="117" w:author="PR Preview" w:date="2024-01-01T00:00:00Z">
        <w:r>
          <w:t xml:space="preserve">: The following chapters use models for causal inference:</w:t>
        </w:r>
      </w:ins>
    </w:p>
    <w:p>
      <w:pPr>
        <w:pStyle w:val="Compact"/>
        <w:numPr>
          <w:ilvl w:val="0"/>
          <w:numId w:val="1021"/>
        </w:numPr>
      </w:pPr>
      <w:ins w:id="118" w:author="PR Preview" w:date="2024-01-01T00:00:00Z">
        <w:r>
          <w:rPr>
            <w:b/>
            <w:bCs/>
          </w:rPr>
          <w:t xml:space="preserve">Chapter 12</w:t>
        </w:r>
      </w:ins>
      <w:ins w:id="118" w:author="PR Preview" w:date="2024-01-01T00:00:00Z">
        <w:r>
          <w:t xml:space="preserve">: IP weighting and marginal structural models</w:t>
        </w:r>
      </w:ins>
    </w:p>
    <w:p>
      <w:pPr>
        <w:pStyle w:val="Compact"/>
        <w:numPr>
          <w:ilvl w:val="0"/>
          <w:numId w:val="1021"/>
        </w:numPr>
      </w:pPr>
      <w:ins w:id="119" w:author="PR Preview" w:date="2024-01-01T00:00:00Z">
        <w:r>
          <w:rPr>
            <w:b/>
            <w:bCs/>
          </w:rPr>
          <w:t xml:space="preserve">Chapter 13</w:t>
        </w:r>
      </w:ins>
      <w:ins w:id="119" w:author="PR Preview" w:date="2024-01-01T00:00:00Z">
        <w:r>
          <w:t xml:space="preserve">: Standardization and the parametric g-formula</w:t>
        </w:r>
      </w:ins>
    </w:p>
    <w:p>
      <w:pPr>
        <w:pStyle w:val="Compact"/>
        <w:numPr>
          <w:ilvl w:val="0"/>
          <w:numId w:val="1021"/>
        </w:numPr>
      </w:pPr>
      <w:ins w:id="120" w:author="PR Preview" w:date="2024-01-01T00:00:00Z">
        <w:r>
          <w:rPr>
            <w:b/>
            <w:bCs/>
          </w:rPr>
          <w:t xml:space="preserve">Chapter 14</w:t>
        </w:r>
      </w:ins>
      <w:ins w:id="120" w:author="PR Preview" w:date="2024-01-01T00:00:00Z">
        <w:r>
          <w:t xml:space="preserve">: G-estimation of structural nested models</w:t>
        </w:r>
      </w:ins>
    </w:p>
    <w:p>
      <w:pPr>
        <w:pStyle w:val="Compact"/>
        <w:numPr>
          <w:ilvl w:val="0"/>
          <w:numId w:val="1021"/>
        </w:numPr>
      </w:pPr>
      <w:ins w:id="121" w:author="PR Preview" w:date="2024-01-01T00:00:00Z">
        <w:r>
          <w:rPr>
            <w:b/>
            <w:bCs/>
          </w:rPr>
          <w:t xml:space="preserve">Chapter 15</w:t>
        </w:r>
      </w:ins>
      <w:ins w:id="121" w:author="PR Preview" w:date="2024-01-01T00:00:00Z">
        <w:r>
          <w:t xml:space="preserve">: Outcome regression and propensity scores</w:t>
        </w:r>
      </w:ins>
    </w:p>
    <w:p>
      <w:pPr>
        <w:pStyle w:val="Compact"/>
        <w:numPr>
          <w:ilvl w:val="0"/>
          <w:numId w:val="1021"/>
        </w:numPr>
      </w:pPr>
      <w:ins w:id="122" w:author="PR Preview" w:date="2024-01-01T00:00:00Z">
        <w:r>
          <w:rPr>
            <w:b/>
            <w:bCs/>
          </w:rPr>
          <w:t xml:space="preserve">Chapter 16</w:t>
        </w:r>
      </w:ins>
      <w:ins w:id="122" w:author="PR Preview" w:date="2024-01-01T00:00:00Z">
        <w:r>
          <w:t xml:space="preserve">: Instrumental variable estimation</w:t>
        </w:r>
      </w:ins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2026-10-02T07:22:15Z</dcterms:created>
  <dcterms:modified xsi:type="dcterms:W3CDTF">2026-10-02T07:22:15Z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