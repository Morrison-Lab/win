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20 showed that, with treatment-confounder feedback,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traditional adjustment methods give a non-null estimate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even when a time-varying treatment has no effect at all.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shows that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g-methods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–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g-formula, IP weighting, g-estimation, and doubly robust versions that combine them –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recover the correct (null) answer in the same dataset.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Throughout, we compare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static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strategies under the identifiability conditions of Chapter 19: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sequential exchangeability, positivity, and consistency.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21, pp. 277-303)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Roadmap</w:t>
        </w:r>
      </w:ins>
      <w:ins w:id="3" w:author="PR Preview" w:date="2024-01-01T00:00:00Z">
        <w:r>
          <w:t xml:space="preserve">: each method was introduced earlier for a time-fixed treatment: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IP weighting of marginal structural models (Chapter 12),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the g-formula (Chapter 13),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and g-estimation of structural nested models (Chapter 14)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(the book’s introduction to Chapter 21 says Chapter 15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(Hernán and Robins 2020, 277)</w:t>
        </w:r>
      </w:ins>
      <w:ins w:id="3" w:author="PR Preview" w:date="2024-01-01T00:00:00Z">
        <w:r>
          <w:t xml:space="preserve">, but g-estimation is the subject of Chapter 14).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All three g-methods rest on the same identifying assumptions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but model different parts of the data distribution: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the g-formula models the outcome and covariates,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IP weighting models treatment,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and g-estimation models treatment plus a structural model for the effect of each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“blip”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of treatment.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Section 21.5 adds censoring, and Section 21.6 relates the g-formula to other identifying formulas.</w:t>
        </w:r>
      </w:ins>
    </w:p>
    <w:bookmarkStart w:id="19" w:name="Xc715d9a229c0e4aeacccb8f378548a384435743"/>
    <w:p>
      <w:pPr>
        <w:pStyle w:val="Heading2"/>
      </w:pPr>
      <w:ins w:id="4" w:author="PR Preview" w:date="2024-01-01T00:00:00Z">
        <w:r>
          <w:t xml:space="preserve">1 21.1 The G-Formula for Time-Varying Treatments (pp. 277-281)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t xml:space="preserve">The running example is the sequentially randomized experiment of Chapter 20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(Table 20.1, reproduced in the book as Table 21.1),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with treatments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6" w:author="PR Preview" w:date="2024-01-01T00:00:00Z">
        <w:r>
          <w:t xml:space="preserve">, a confounder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measured between them,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and an outcome</w:t>
        </w:r>
      </w:ins>
      <w:ins w:id="6" w:author="PR Preview" w:date="2024-01-01T00:00:00Z">
        <w:r>
          <w:t xml:space="preserve"> </w:t>
        </w:r>
      </w:ins>
      <m:oMath>
        <m:r>
          <m:t>Y</m:t>
        </m:r>
      </m:oMath>
      <w:ins w:id="6" w:author="PR Preview" w:date="2024-01-01T00:00:00Z">
        <w:r>
          <w:t xml:space="preserve">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There is no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in this study.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 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ins w:id="8" w:author="PR Preview" w:date="2024-01-01T00:00:00Z">
        <w:r>
          <w:t xml:space="preserve">For the effect of the time-fixed treatment</w:t>
        </w:r>
      </w:ins>
      <w:ins w:id="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alone,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the g-formula is ordinary standardization:</w:t>
        </w:r>
      </w:ins>
      <w:ins w:id="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8" w:author="PR Preview" w:date="2024-01-01T00:00:00Z">
        <w:r>
          <w:t xml:space="preserve">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For the joint treatment</w:t>
        </w:r>
      </w:ins>
      <w:ins w:id="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8" w:author="PR Preview" w:date="2024-01-01T00:00:00Z">
        <w:r>
          <w:t xml:space="preserve">, the weights become the distribution of</w:t>
        </w:r>
      </w:ins>
      <w:ins w:id="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rPr>
            <w:b/>
            <w:bCs/>
          </w:rPr>
          <w:t xml:space="preserve">given past treatment</w:t>
        </w:r>
      </w:ins>
      <w:ins w:id="8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ins w:id="9" w:author="PR Preview" w:date="2024-01-01T00:00:00Z">
        <w:r>
          <w:t xml:space="preserve">Robins (1986, 1987) introduced the g-formula for time-varying treatments,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as cited in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Hernán and Robins (2020, 278)</w:t>
        </w:r>
      </w:ins>
      <w:ins w:id="9" w:author="PR Preview" w:date="2024-01-01T00:00:00Z">
        <w:r>
          <w:t xml:space="preserve">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Every factor is conditional on prior treatment and covariate history;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this conditioning is unnecessary in the time-fixed case,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where treatment and confounders are measured at a single time.</w:t>
        </w:r>
      </w:ins>
    </w:p>
    <w:p>
      <w:pPr>
        <w:pStyle w:val="BodyText"/>
      </w:pPr>
      <w:ins w:id="10" w:author="PR Preview" w:date="2024-01-01T00:00:00Z">
        <w:r>
          <w:rPr>
            <w:b/>
            <w:bCs/>
          </w:rPr>
          <w:t xml:space="preserve">Positivity</w:t>
        </w:r>
      </w:ins>
      <w:ins w:id="10" w:author="PR Preview" w:date="2024-01-01T00:00:00Z">
        <w:r>
          <w:t xml:space="preserve">: the g-formula is computable only if,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for every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with</w:t>
        </w:r>
      </w:ins>
      <w:ins w:id="10" w:author="PR Preview" w:date="2024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ins w:id="10" w:author="PR Preview" w:date="2024-01-01T00:00:00Z">
        <w:r>
          <w:t xml:space="preserve">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some individuals have</w:t>
        </w:r>
      </w:ins>
      <w:ins w:id="1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(the definition of positivity in Technical Point 19.2).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ins w:id="1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ins w:id="12" w:author="PR Preview" w:date="2024-01-01T00:00:00Z">
        <w:r>
          <w:t xml:space="preserve">1.1 The G-Formula as a Simulation</w:t>
        </w:r>
      </w:ins>
    </w:p>
    <w:p>
      <w:pPr>
        <w:pStyle w:val="FirstParagraph"/>
      </w:pPr>
      <w:ins w:id="13" w:author="PR Preview" w:date="2024-01-01T00:00:00Z">
        <w:r>
          <w:t xml:space="preserve">Under sequential exchangeability for</w:t>
        </w:r>
      </w:ins>
      <w:ins w:id="13" w:author="PR Preview" w:date="2024-01-01T00:00:00Z">
        <w:r>
          <w:t xml:space="preserve"> </w:t>
        </w:r>
      </w:ins>
      <m:oMath>
        <m:r>
          <m:t>Y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</w:t>
        </w:r>
      </w:ins>
      <w:ins w:id="13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L</m:t>
            </m:r>
          </m:e>
        </m:acc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jointly,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the g-formula simulates the joint distribution of the counterfactuals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that would have been observed had everybody followed strategy</w:t>
        </w:r>
      </w:ins>
      <w:ins w:id="13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3" w:author="PR Preview" w:date="2024-01-01T00:00:00Z">
        <w:r>
          <w:t xml:space="preserve">.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On the tree graph (Figures 21.1-21.2), this means building a new tree in which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everyone receives</w:t>
        </w:r>
      </w:ins>
      <w:ins w:id="1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</w:t>
        </w:r>
      </w:ins>
      <w:ins w:id="1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with probability 1,</w:t>
        </w:r>
      </w:ins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while</w:t>
        </w:r>
      </w:ins>
      <w:ins w:id="1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and</w:t>
        </w:r>
      </w:ins>
      <w:ins w:id="1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3" w:author="PR Preview" w:date="2024-01-01T00:00:00Z">
        <w:r>
          <w:t xml:space="preserve"> </w:t>
        </w:r>
      </w:ins>
      <w:ins w:id="13" w:author="PR Preview" w:date="2024-01-01T00:00:00Z">
        <w:r>
          <w:t xml:space="preserve">keep their observed values.</w:t>
        </w:r>
      </w:ins>
    </w:p>
    <w:p>
      <w:pPr>
        <w:pStyle w:val="BodyText"/>
      </w:pPr>
      <w:ins w:id="14" w:author="PR Preview" w:date="2024-01-01T00:00:00Z">
        <w:r>
          <w:t xml:space="preserve">Two cautions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(Hernán and Robins 2020, 279)</w:t>
        </w:r>
      </w:ins>
      <w:ins w:id="14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15" w:author="PR Preview" w:date="2024-01-01T00:00:00Z">
        <w:r>
          <w:rPr>
            <w:b/>
            <w:bCs/>
          </w:rPr>
          <w:t xml:space="preserve">The value of the g-formula depends on what is in</w:t>
        </w:r>
      </w:ins>
      <w:ins w:id="15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15" w:author="PR Preview" w:date="2024-01-01T00:00:00Z">
        <w:r>
          <w:rPr>
            <w:b/>
            <w:bCs/>
          </w:rPr>
          <w:t xml:space="preserve">.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If we wrongly omit</w:t>
        </w:r>
      </w:ins>
      <w:ins w:id="1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(believing it is not a confounder),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the g-formula reduces to</w:t>
        </w:r>
      </w:ins>
      <w:ins w:id="1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ins w:id="15" w:author="PR Preview" w:date="2024-01-01T00:00:00Z">
        <w:r>
          <w:t xml:space="preserve">,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which has no causal interpretation when</w:t>
        </w:r>
      </w:ins>
      <w:ins w:id="1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affects</w:t>
        </w:r>
      </w:ins>
      <w:ins w:id="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(Figure 20.8).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4-01-01T00:00:00Z">
        <w:r>
          <w:rPr>
            <w:b/>
            <w:bCs/>
          </w:rPr>
          <w:t xml:space="preserve">The g-formula can be causal even when its components are not.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Under Figure 20.9, where only static sequential exchangeability holds,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g-formula including</w:t>
        </w:r>
      </w:ins>
      <w:ins w:id="1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still identifies</w:t>
        </w:r>
      </w:ins>
      <w:ins w:id="1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yet neither</w:t>
        </w:r>
      </w:ins>
      <w:ins w:id="1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nor</w:t>
        </w:r>
      </w:ins>
      <w:ins w:id="1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equals its counterfactual analogue.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In a sequentially randomized trial (Figures 20.1 and 20.2)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components are causal as well:</w:t>
        </w:r>
      </w:ins>
      <w:ins w:id="1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and</w:t>
        </w:r>
      </w:ins>
      <w:ins w:id="1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6" w:author="PR Preview" w:date="2024-01-01T00:00:00Z">
        <w:r>
          <w:t xml:space="preserve">,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so the g-formula is</w:t>
        </w:r>
      </w:ins>
      <w:ins w:id="16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ins w:id="16" w:author="PR Preview" w:date="2024-01-01T00:00:00Z">
        <w:r>
          <w:t xml:space="preserve">.</w:t>
        </w:r>
      </w:ins>
    </w:p>
    <w:bookmarkEnd w:id="15"/>
    <w:bookmarkStart w:id="18" w:name="X0e324545ea10354fa23683f67d6caa9370ca12e"/>
    <w:p>
      <w:pPr>
        <w:pStyle w:val="Heading3"/>
      </w:pPr>
      <w:ins w:id="17" w:author="PR Preview" w:date="2024-01-01T00:00:00Z">
        <w:r>
          <w:t xml:space="preserve">1.2 Estimation: the Plug-In (Parametric) G-Formula</w:t>
        </w:r>
      </w:ins>
    </w:p>
    <w:p>
      <w:pPr>
        <w:pStyle w:val="FirstParagraph"/>
      </w:pPr>
      <w:ins w:id="18" w:author="PR Preview" w:date="2024-01-01T00:00:00Z">
        <w:r>
          <w:t xml:space="preserve">With many confounders or time points, the components must be estimated, for example</w:t>
        </w:r>
      </w:ins>
    </w:p>
    <w:p>
      <w:pPr>
        <w:pStyle w:val="Compact"/>
        <w:numPr>
          <w:ilvl w:val="0"/>
          <w:numId w:val="1002"/>
        </w:numPr>
      </w:pPr>
      <w:ins w:id="19" w:author="PR Preview" w:date="2024-01-01T00:00:00Z">
        <w:r>
          <w:t xml:space="preserve">a linear regression model for</w:t>
        </w:r>
      </w:ins>
      <w:ins w:id="1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ins w:id="19" w:author="PR Preview" w:date="2024-01-01T00:00:00Z">
        <w:r>
          <w:t xml:space="preserve">, and</w:t>
        </w:r>
      </w:ins>
    </w:p>
    <w:p>
      <w:pPr>
        <w:pStyle w:val="Compact"/>
        <w:numPr>
          <w:ilvl w:val="0"/>
          <w:numId w:val="1002"/>
        </w:numPr>
      </w:pPr>
      <w:ins w:id="20" w:author="PR Preview" w:date="2024-01-01T00:00:00Z">
        <w:r>
          <w:t xml:space="preserve">logistic regression models for the discrete confounders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20" w:author="PR Preview" w:date="2024-01-01T00:00:00Z">
        <w:r>
          <w:t xml:space="preserve">,</w:t>
        </w:r>
      </w:ins>
      <w:ins w:id="20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≠</m:t>
        </m:r>
        <m:r>
          <m:t>0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(the distribution of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can be estimated without a model, as in Section 13.3).</w:t>
        </w:r>
      </w:ins>
    </w:p>
    <w:p>
      <w:pPr>
        <w:pStyle w:val="FirstParagraph"/>
      </w:pPr>
      <w:ins w:id="21" w:author="PR Preview" w:date="2024-01-01T00:00:00Z">
        <w:r>
          <w:t xml:space="preserve">Plugging the estimates into the formula gives the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rPr>
            <w:b/>
            <w:bCs/>
          </w:rPr>
          <w:t xml:space="preserve">plug-in g-formula</w:t>
        </w:r>
      </w:ins>
      <w:ins w:id="21" w:author="PR Preview" w:date="2024-01-01T00:00:00Z">
        <w:r>
          <w:t xml:space="preserve">;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t xml:space="preserve">when the estimates come from parametric models, the</w:t>
        </w:r>
      </w:ins>
      <w:ins w:id="21" w:author="PR Preview" w:date="2024-01-01T00:00:00Z">
        <w:r>
          <w:t xml:space="preserve"> </w:t>
        </w:r>
      </w:ins>
      <w:ins w:id="21" w:author="PR Preview" w:date="2024-01-01T00:00:00Z">
        <w:r>
          <w:rPr>
            <w:b/>
            <w:bCs/>
          </w:rPr>
          <w:t xml:space="preserve">parametric g-formula</w:t>
        </w:r>
      </w:ins>
      <w:ins w:id="21" w:author="PR Preview" w:date="2024-01-01T00:00:00Z">
        <w:r>
          <w:t xml:space="preserve">.</w:t>
        </w:r>
      </w:ins>
    </w:p>
    <w:p>
      <w:pPr>
        <w:pStyle w:val="BodyText"/>
      </w:pPr>
      <w:ins w:id="22" w:author="PR Preview" w:date="2024-01-01T00:00:00Z">
        <w:r>
          <w:rPr>
            <w:b/>
            <w:bCs/>
          </w:rPr>
          <w:t xml:space="preserve">Random strategies</w:t>
        </w:r>
      </w:ins>
      <w:ins w:id="22" w:author="PR Preview" w:date="2024-01-01T00:00:00Z">
        <w:r>
          <w:t xml:space="preserve">: under sequential exchangeability the g-formula also handles a random strategy</w:t>
        </w:r>
      </w:ins>
      <w:ins w:id="22" w:author="PR Preview" w:date="2024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ins w:id="22" w:author="PR Preview" w:date="2024-01-01T00:00:00Z">
        <w:r>
          <w:t xml:space="preserve">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such as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“at each</w:t>
        </w:r>
      </w:ins>
      <w:ins w:id="22" w:author="PR Preview" w:date="2024-01-01T00:00:00Z">
        <w:r>
          <w:t xml:space="preserve"> </w:t>
        </w:r>
      </w:ins>
      <m:oMath>
        <m:r>
          <m:t>k</m:t>
        </m:r>
      </m:oMath>
      <w:ins w:id="22" w:author="PR Preview" w:date="2024-01-01T00:00:00Z">
        <w:r>
          <w:t xml:space="preserve">, independently treat with probability 0.3”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(so</w:t>
        </w:r>
      </w:ins>
      <w:ins w:id="22" w:author="PR Preview" w:date="2024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ins w:id="22" w:author="PR Preview" w:date="2024-01-01T00:00:00Z">
        <w:r>
          <w:t xml:space="preserve">).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The general expression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4" w:author="PR Preview" w:date="2024-01-01T00:00:00Z">
        <w:r>
          <w:t xml:space="preserve">Replacing</w:t>
        </w:r>
      </w:ins>
      <w:ins w:id="24" w:author="PR Preview" w:date="2024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by the observed</w:t>
        </w:r>
      </w:ins>
      <w:ins w:id="24" w:author="PR Preview" w:date="2024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gives the observed mean of</w:t>
        </w:r>
      </w:ins>
      <w:ins w:id="24" w:author="PR Preview" w:date="2024-01-01T00:00:00Z">
        <w:r>
          <w:t xml:space="preserve"> </w:t>
        </w:r>
      </w:ins>
      <m:oMath>
        <m:r>
          <m:t>Y</m:t>
        </m:r>
      </m:oMath>
      <w:ins w:id="24" w:author="PR Preview" w:date="2024-01-01T00:00:00Z">
        <w:r>
          <w:t xml:space="preserve">.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For a deterministic strategy,</w:t>
        </w:r>
      </w:ins>
      <w:ins w:id="24" w:author="PR Preview" w:date="2024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is 1 for the mandated treatment values and 0 otherwise,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so the</w:t>
        </w:r>
      </w:ins>
      <w:ins w:id="24" w:author="PR Preview" w:date="2024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factors and the sum over</w:t>
        </w:r>
      </w:ins>
      <w:ins w:id="24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can be dropped.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ins w:id="25" w:author="PR Preview" w:date="2024-01-01T00:00:00Z">
        <w:r>
          <w:rPr>
            <w:b/>
            <w:bCs/>
          </w:rPr>
          <w:t xml:space="preserve">Software</w:t>
        </w:r>
      </w:ins>
      <w:ins w:id="25" w:author="PR Preview" w:date="2024-01-01T00:00:00Z">
        <w:r>
          <w:t xml:space="preserve">: the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rPr>
            <w:rStyle w:val="VerbatimChar"/>
          </w:rPr>
          <w:t xml:space="preserve">gfoRmula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R package (Lin et al. 2019) is on CRAN,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and a GFORMULA SAS macro is available on GitHub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(Hernán and Robins 2020, 281)</w:t>
        </w:r>
      </w:ins>
      <w:ins w:id="25" w:author="PR Preview" w:date="2024-01-01T00:00:00Z">
        <w:r>
          <w:t xml:space="preserve">.</w:t>
        </w:r>
      </w:ins>
    </w:p>
    <w:bookmarkEnd w:id="18"/>
    <w:bookmarkEnd w:id="19"/>
    <w:bookmarkStart w:id="27" w:name="X5213d02ceae431c016b9b9973f519954272e8be"/>
    <w:p>
      <w:pPr>
        <w:pStyle w:val="Heading2"/>
      </w:pPr>
      <w:ins w:id="26" w:author="PR Preview" w:date="2024-01-01T00:00:00Z">
        <w:r>
          <w:t xml:space="preserve">2 21.2 IP Weighting for Time-Varying Treatments (pp. 282-285)</w:t>
        </w:r>
      </w:ins>
    </w:p>
    <w:p>
      <w:ins w:id="27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28" w:author="PR Preview" w:date="2024-01-01T00:00:00Z">
        <w:r>
          <w:t xml:space="preserve">For the time-fixed treatment</w:t>
        </w:r>
      </w:ins>
      <w:ins w:id="2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alone (Chapter 12),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the weights are</w:t>
        </w:r>
      </w:ins>
      <w:ins w:id="28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or</w:t>
        </w:r>
      </w:ins>
      <w:ins w:id="28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8" w:author="PR Preview" w:date="2024-01-01T00:00:00Z">
        <w:r>
          <w:t xml:space="preserve">.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For a time-varying treatment, the denominator becomes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each individual’s probability of the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rPr>
            <w:b/>
            <w:bCs/>
          </w:rPr>
          <w:t xml:space="preserve">treatment history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they received,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given their treatment and covariate history.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ins w:id="29" w:author="PR Preview" w:date="2024-01-01T00:00:00Z">
        <w:r>
          <w:t xml:space="preserve">Under the identifiability conditions,</w:t>
        </w:r>
      </w:ins>
      <w:ins w:id="29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equals the mean</w:t>
        </w:r>
      </w:ins>
      <w:ins w:id="29" w:author="PR Preview" w:date="2024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in the pseudo-population created by either set of weights.</w:t>
        </w:r>
      </w:ins>
    </w:p>
    <w:p>
      <w:pPr>
        <w:pStyle w:val="BodyText"/>
      </w:pPr>
      <w:ins w:id="30" w:author="PR Preview" w:date="2024-01-01T00:00:00Z">
        <w:r>
          <w:t xml:space="preserve">As in Technical Point 12.2, the pseudo-population mean equals</w:t>
        </w:r>
      </w:ins>
      <w:ins w:id="3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(nonstabilized) or the ratio</w:t>
        </w:r>
      </w:ins>
      <w:ins w:id="3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(stabilized),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whether or not sequential exchangeability holds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(Hernán and Robins 2020, 282)</w:t>
        </w:r>
      </w:ins>
      <w:ins w:id="30" w:author="PR Preview" w:date="2024-01-01T00:00:00Z">
        <w:r>
          <w:t xml:space="preserve">.</w:t>
        </w:r>
      </w:ins>
    </w:p>
    <w:p>
      <w:pPr>
        <w:pStyle w:val="BodyText"/>
      </w:pPr>
      <w:ins w:id="31" w:author="PR Preview" w:date="2024-01-01T00:00:00Z">
        <w:r>
          <w:t xml:space="preserve">In the pseudo-population, the probability of treatment at each</w:t>
        </w:r>
      </w:ins>
      <w:ins w:id="31" w:author="PR Preview" w:date="2024-01-01T00:00:00Z">
        <w:r>
          <w:t xml:space="preserve"> </w:t>
        </w:r>
      </w:ins>
      <m:oMath>
        <m:r>
          <m:t>k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is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the constant</w:t>
        </w:r>
      </w:ins>
      <w:ins w:id="31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(nonstabilized weights)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or depends at most on past treatment (stabilized weights),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so sequential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rPr>
            <w:i/>
            <w:iCs/>
          </w:rPr>
          <w:t xml:space="preserve">unconditional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exchangeability holds there,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and</w:t>
        </w:r>
      </w:ins>
      <w:ins w:id="3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]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]</m:t>
        </m:r>
      </m:oMath>
      <w:ins w:id="31" w:author="PR Preview" w:date="2024-01-01T00:00:00Z">
        <w:r>
          <w:t xml:space="preserve">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In a true sequentially randomized trial the treatment probabilities are known by design,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so nonstabilized-weight estimates are unbiased;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in observational studies they must be estimated,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for example by a pooled logistic model for</w:t>
        </w:r>
      </w:ins>
      <w:ins w:id="3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that includes functions of time</w:t>
        </w:r>
      </w:ins>
      <w:ins w:id="31" w:author="PR Preview" w:date="2024-01-01T00:00:00Z">
        <w:r>
          <w:t xml:space="preserve"> </w:t>
        </w:r>
      </w:ins>
      <m:oMath>
        <m:r>
          <m:t>k</m:t>
        </m:r>
      </m:oMath>
      <w:ins w:id="31" w:author="PR Preview" w:date="2024-01-01T00:00:00Z">
        <w:r>
          <w:t xml:space="preserve">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 misspecified denominator model biases the estimate;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a misspecified numerator model for</w:t>
        </w:r>
      </w:ins>
      <w:ins w:id="31" w:author="PR Preview" w:date="2024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does not.</w:t>
        </w:r>
      </w:ins>
    </w:p>
    <w:p>
      <w:ins w:id="32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ins w:id="33" w:author="PR Preview" w:date="2024-01-01T00:00:00Z">
        <w:r>
          <w:t xml:space="preserve">The nonparametric g-formula and IP weighted estimates are exactly equal.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That equality has nothing to do with causality: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it holds even when the identifiability conditions fail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and neither estimate has a causal interpretation.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Stabilized weights give the same estimate of 0 here (check for yourself)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(Hernán and Robins 2020, 283)</w:t>
        </w:r>
      </w:ins>
      <w:ins w:id="33" w:author="PR Preview" w:date="2024-01-01T00:00:00Z">
        <w:r>
          <w:t xml:space="preserve">.</w:t>
        </w:r>
      </w:ins>
    </w:p>
    <w:p>
      <w:pPr>
        <w:pStyle w:val="BodyText"/>
      </w:pPr>
      <w:ins w:id="34" w:author="PR Preview" w:date="2024-01-01T00:00:00Z">
        <w:r>
          <w:rPr>
            <w:b/>
            <w:bCs/>
          </w:rPr>
          <w:t xml:space="preserve">Comparing the two parametric estimators</w:t>
        </w:r>
      </w:ins>
      <w:ins w:id="34" w:author="PR Preview" w:date="2024-01-01T00:00:00Z">
        <w:r>
          <w:t xml:space="preserve">: if the parametric g-formula and the parametric IP weighted estimates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differ by more than sampling variability (quantified by bootstrapping the difference),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then at least one set of models is misspecified,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whether or not the identifiability assumptions hold.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Similar estimates do not prove the models are correct,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because both may be biased in the same direction.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The book recommends estimating</w:t>
        </w:r>
      </w:ins>
      <w:ins w:id="3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both ways and,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if they differ substantially by a prespecified criterion, revisiting the models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(Hernán and Robins 2020, 284)</w:t>
        </w:r>
      </w:ins>
      <w:ins w:id="34" w:author="PR Preview" w:date="2024-01-01T00:00:00Z">
        <w:r>
          <w:t xml:space="preserve">.</w:t>
        </w:r>
      </w:ins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ins w:id="36" w:author="PR Preview" w:date="2024-01-01T00:00:00Z">
        <w:r>
          <w:t xml:space="preserve">There are far more strategies</w:t>
        </w:r>
      </w:ins>
      <w:ins w:id="36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than can be estimated one at a time,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so we pool information with a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rPr>
            <w:b/>
            <w:bCs/>
          </w:rPr>
          <w:t xml:space="preserve">marginal structural mean model</w:t>
        </w:r>
      </w:ins>
      <w:ins w:id="36" w:author="PR Preview" w:date="2024-01-01T00:00:00Z">
        <w:r>
          <w:t xml:space="preserve">, for example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8" w:author="PR Preview" w:date="2024-01-01T00:00:00Z">
        <w:r>
          <w:t xml:space="preserve">This model is unsaturated: one unknown per strategy on the left, two parameters on the right.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The average causal effect is</w:t>
        </w:r>
      </w:ins>
      <w:ins w:id="3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38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0" w:author="PR Preview" w:date="2024-01-01T00:00:00Z">
        <w:r>
          <w:t xml:space="preserve">Estimate</w:t>
        </w:r>
      </w:ins>
      <w:ins w:id="40" w:author="PR Preview" w:date="2024-01-01T00:00:00Z">
        <w:r>
          <w:t xml:space="preserve"> </w:t>
        </w:r>
      </w:ins>
      <m:oMath>
        <m:r>
          <m:t>β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by fitting</w:t>
        </w:r>
      </w:ins>
      <w:ins w:id="4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by weighted least squares with weights</w:t>
        </w:r>
      </w:ins>
      <w:ins w:id="4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or</w:t>
        </w:r>
      </w:ins>
      <w:ins w:id="40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0" w:author="PR Preview" w:date="2024-01-01T00:00:00Z">
        <w:r>
          <w:t xml:space="preserve">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Under the identifiability conditions,</w:t>
        </w:r>
      </w:ins>
      <w:ins w:id="40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is consistent for the causal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not for the associational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.</w:t>
        </w:r>
      </w:ins>
    </w:p>
    <w:p>
      <w:pPr>
        <w:pStyle w:val="BodyText"/>
      </w:pPr>
      <w:ins w:id="41" w:author="PR Preview" w:date="2024-01-01T00:00:00Z">
        <w:r>
          <w:rPr>
            <w:b/>
            <w:bCs/>
          </w:rPr>
          <w:t xml:space="preserve">Variance</w:t>
        </w:r>
      </w:ins>
      <w:ins w:id="41" w:author="PR Preview" w:date="2024-01-01T00:00:00Z">
        <w:r>
          <w:t xml:space="preserve">: use the nonparametric bootstrap, the analytic variance,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or a conservative 95% interval from the robust variance estimator.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For a non-saturated model, intervals are typically narrower with</w:t>
        </w:r>
      </w:ins>
      <w:ins w:id="41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than with</w:t>
        </w:r>
      </w:ins>
      <w:ins w:id="41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1" w:author="PR Preview" w:date="2024-01-01T00:00:00Z">
        <w:r>
          <w:t xml:space="preserve">,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so</w:t>
        </w:r>
      </w:ins>
      <w:ins w:id="41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is preferred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(Hernán and Robins 2020, 285)</w:t>
        </w:r>
      </w:ins>
      <w:ins w:id="41" w:author="PR Preview" w:date="2024-01-01T00:00:00Z">
        <w:r>
          <w:t xml:space="preserve">.</w:t>
        </w:r>
      </w:ins>
    </w:p>
    <w:p>
      <w:pPr>
        <w:pStyle w:val="BodyText"/>
      </w:pPr>
      <w:ins w:id="42" w:author="PR Preview" w:date="2024-01-01T00:00:00Z">
        <w:r>
          <w:rPr>
            <w:b/>
            <w:bCs/>
          </w:rPr>
          <w:t xml:space="preserve">Checking the MSM</w:t>
        </w:r>
      </w:ins>
      <w:ins w:id="42" w:author="PR Preview" w:date="2024-01-01T00:00:00Z">
        <w:r>
          <w:t xml:space="preserve">: fitting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ins w:id="44" w:author="PR Preview" w:date="2024-01-01T00:00:00Z">
        <w:r>
          <w:t xml:space="preserve">with the same weights, where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is cumulative treatment in the final 5 months,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gives a 2-degree-of-freedom Wald test of</w:t>
        </w:r>
      </w:ins>
      <w:ins w:id="44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44" w:author="PR Preview" w:date="2024-01-01T00:00:00Z">
        <w:r>
          <w:t xml:space="preserve">,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 test that the original MSM is correctly specified.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In practice one may use other summaries of treatment history and flexible functions such as cubic splines.</w:t>
        </w:r>
      </w:ins>
    </w:p>
    <w:p>
      <w:pPr>
        <w:pStyle w:val="BodyText"/>
      </w:pPr>
      <w:ins w:id="45" w:author="PR Preview" w:date="2024-01-01T00:00:00Z">
        <w:r>
          <w:rPr>
            <w:b/>
            <w:bCs/>
          </w:rPr>
          <w:t xml:space="preserve">Effect modification</w:t>
        </w:r>
      </w:ins>
      <w:ins w:id="45" w:author="PR Preview" w:date="2024-01-01T00:00:00Z">
        <w:r>
          <w:t xml:space="preserve">: for a dichotomous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rPr>
            <w:i/>
            <w:iCs/>
          </w:rPr>
          <w:t xml:space="preserve">baseline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variable</w:t>
        </w:r>
      </w:ins>
      <w:ins w:id="45" w:author="PR Preview" w:date="2024-01-01T00:00:00Z">
        <w:r>
          <w:t xml:space="preserve"> </w:t>
        </w:r>
      </w:ins>
      <m:oMath>
        <m:r>
          <m:t>V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in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45" w:author="PR Preview" w:date="2024-01-01T00:00:00Z">
        <w:r>
          <w:t xml:space="preserve">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the model</w:t>
        </w:r>
      </w:ins>
      <w:ins w:id="4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is estimated by fitting the associational model</w:t>
        </w:r>
      </w:ins>
      <w:ins w:id="4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by weighted least squares with</w:t>
        </w:r>
      </w:ins>
      <w:ins w:id="45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or, better,</w:t>
        </w:r>
      </w:ins>
      <w:ins w:id="45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45" w:author="PR Preview" w:date="2024-01-01T00:00:00Z">
        <w:r>
          <w:t xml:space="preserve">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so that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and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3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estimate the causal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and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3</m:t>
            </m:r>
          </m:sub>
        </m:sSub>
      </m:oMath>
      <w:ins w:id="45" w:author="PR Preview" w:date="2024-01-01T00:00:00Z">
        <w:r>
          <w:t xml:space="preserve">.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With treatment-confounder feedback,</w:t>
        </w:r>
      </w:ins>
      <w:ins w:id="45" w:author="PR Preview" w:date="2024-01-01T00:00:00Z">
        <w:r>
          <w:t xml:space="preserve"> </w:t>
        </w:r>
      </w:ins>
      <m:oMath>
        <m:r>
          <m:t>V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may include only baseline variables;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if</w:t>
        </w:r>
      </w:ins>
      <w:ins w:id="45" w:author="PR Preview" w:date="2024-01-01T00:00:00Z">
        <w:r>
          <w:t xml:space="preserve"> </w:t>
        </w:r>
      </w:ins>
      <m:oMath>
        <m:r>
          <m:t>V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included any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with</w:t>
        </w:r>
      </w:ins>
      <w:ins w:id="4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45" w:author="PR Preview" w:date="2024-01-01T00:00:00Z">
        <w:r>
          <w:t xml:space="preserve">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the weighted estimates of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and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3</m:t>
            </m:r>
          </m:sub>
        </m:sSub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could be non-null even though</w:t>
        </w:r>
      </w:ins>
      <w:ins w:id="4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under the null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(Hernán and Robins 2020, 285)</w:t>
        </w:r>
      </w:ins>
      <w:ins w:id="45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4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ins w:id="47" w:author="PR Preview" w:date="2024-01-01T00:00:00Z">
        <w:r>
          <w:t xml:space="preserve">3 21.3 A Doubly Robust Estimator for Time-Varying Treatments (pp. 286-288)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9" w:author="PR Preview" w:date="2024-01-01T00:00:00Z">
        <w:r>
          <w:t xml:space="preserve">IP weighting needs a correct model for treatment given confounders;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the g-formula needs a correct model for the outcome given treatment and confounders.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A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rPr>
            <w:b/>
            <w:bCs/>
          </w:rPr>
          <w:t xml:space="preserve">doubly robust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estimator is consistent if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rPr>
            <w:i/>
            <w:iCs/>
          </w:rPr>
          <w:t xml:space="preserve">either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model is correct,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without our knowing which,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giving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“two chances to get it right”</w:t>
        </w:r>
      </w:ins>
      <w:ins w:id="49" w:author="PR Preview" w:date="2024-01-01T00:00:00Z">
        <w:r>
          <w:t xml:space="preserve"> </w:t>
        </w:r>
      </w:ins>
      <w:ins w:id="49" w:author="PR Preview" w:date="2024-01-01T00:00:00Z">
        <w:r>
          <w:t xml:space="preserve">(Hernán and Robins 2020, 286)</w:t>
        </w:r>
      </w:ins>
      <w:ins w:id="49" w:author="PR Preview" w:date="2024-01-01T00:00:00Z">
        <w:r>
          <w:t xml:space="preserve">.</w:t>
        </w:r>
      </w:ins>
    </w:p>
    <w:bookmarkStart w:id="28" w:name="Xa4b2e9e4f93fa0382f7b91a208320f10942b615"/>
    <w:p>
      <w:pPr>
        <w:pStyle w:val="Heading3"/>
      </w:pPr>
      <w:ins w:id="50" w:author="PR Preview" w:date="2024-01-01T00:00:00Z">
        <w:r>
          <w:t xml:space="preserve">3.1 Review: a Doubly Robust Plug-In Estimator for a Time-Fixed Treatment</w:t>
        </w:r>
      </w:ins>
    </w:p>
    <w:p>
      <w:pPr>
        <w:pStyle w:val="FirstParagraph"/>
      </w:pPr>
      <w:ins w:id="51" w:author="PR Preview" w:date="2024-01-01T00:00:00Z">
        <w:r>
          <w:t xml:space="preserve">For a binary</w:t>
        </w:r>
      </w:ins>
      <w:ins w:id="51" w:author="PR Preview" w:date="2024-01-01T00:00:00Z">
        <w:r>
          <w:t xml:space="preserve"> </w:t>
        </w:r>
      </w:ins>
      <m:oMath>
        <m:r>
          <m:t>A</m:t>
        </m:r>
      </m:oMath>
      <w:ins w:id="51" w:author="PR Preview" w:date="2024-01-01T00:00:00Z">
        <w:r>
          <w:t xml:space="preserve">, binary</w:t>
        </w:r>
      </w:ins>
      <w:ins w:id="51" w:author="PR Preview" w:date="2024-01-01T00:00:00Z">
        <w:r>
          <w:t xml:space="preserve"> </w:t>
        </w:r>
      </w:ins>
      <m:oMath>
        <m:r>
          <m:t>Y</m:t>
        </m:r>
      </m:oMath>
      <w:ins w:id="51" w:author="PR Preview" w:date="2024-01-01T00:00:00Z">
        <w:r>
          <w:t xml:space="preserve">, and many confounders</w:t>
        </w:r>
      </w:ins>
      <w:ins w:id="51" w:author="PR Preview" w:date="2024-01-01T00:00:00Z">
        <w:r>
          <w:t xml:space="preserve"> </w:t>
        </w:r>
      </w:ins>
      <m:oMath>
        <m:r>
          <m:t>L</m:t>
        </m:r>
      </m:oMath>
      <w:ins w:id="51" w:author="PR Preview" w:date="2024-01-01T00:00:00Z">
        <w:r>
          <w:t xml:space="preserve">, estimate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in three steps:</w:t>
        </w:r>
      </w:ins>
    </w:p>
    <w:p>
      <w:pPr>
        <w:pStyle w:val="Compact"/>
        <w:numPr>
          <w:ilvl w:val="0"/>
          <w:numId w:val="1004"/>
        </w:numPr>
      </w:pPr>
      <w:ins w:id="52" w:author="PR Preview" w:date="2024-01-01T00:00:00Z">
        <w:r>
          <w:t xml:space="preserve">Fit a treatment model and compute</w:t>
        </w:r>
      </w:ins>
      <w:ins w:id="5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5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53" w:author="PR Preview" w:date="2024-01-01T00:00:00Z">
        <w:r>
          <w:t xml:space="preserve">Among individuals with</w:t>
        </w:r>
      </w:ins>
      <w:ins w:id="5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53" w:author="PR Preview" w:date="2024-01-01T00:00:00Z">
        <w:r>
          <w:t xml:space="preserve">, fit by maximum likelihood an outcome model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that includes</w:t>
        </w:r>
      </w:ins>
      <w:ins w:id="53" w:author="PR Preview" w:date="2024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as a covariate, such as</w:t>
        </w:r>
      </w:ins>
      <w:ins w:id="53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ins w:id="5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54" w:author="PR Preview" w:date="2024-01-01T00:00:00Z">
        <w:r>
          <w:t xml:space="preserve">Average the predictions</w:t>
        </w:r>
      </w:ins>
      <w:ins w:id="54" w:author="PR Preview" w:date="2024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over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rPr>
            <w:b/>
            <w:bCs/>
          </w:rPr>
          <w:t xml:space="preserve">all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individuals, treated and untreated.</w:t>
        </w:r>
      </w:ins>
    </w:p>
    <w:p>
      <w:pPr>
        <w:pStyle w:val="FirstParagraph"/>
      </w:pPr>
      <w:ins w:id="55" w:author="PR Preview" w:date="2024-01-01T00:00:00Z">
        <w:r>
          <w:t xml:space="preserve">The difference of the step-3 averages for</w:t>
        </w:r>
      </w:ins>
      <w:ins w:id="5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and</w:t>
        </w:r>
      </w:ins>
      <w:ins w:id="5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is a doubly robust estimator of</w:t>
        </w:r>
      </w:ins>
      <w:ins w:id="5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55" w:author="PR Preview" w:date="2024-01-01T00:00:00Z">
        <w:r>
          <w:t xml:space="preserve">.</w:t>
        </w:r>
      </w:ins>
    </w:p>
    <w:bookmarkEnd w:id="28"/>
    <w:bookmarkStart w:id="35" w:name="extension-to-time-varying-treatments"/>
    <w:p>
      <w:pPr>
        <w:pStyle w:val="Heading3"/>
      </w:pPr>
      <w:ins w:id="56" w:author="PR Preview" w:date="2024-01-01T00:00:00Z">
        <w:r>
          <w:t xml:space="preserve">3.2 Extension to Time-Varying Treatments</w:t>
        </w:r>
      </w:ins>
    </w:p>
    <w:p>
      <w:pPr>
        <w:pStyle w:val="FirstParagraph"/>
      </w:pPr>
      <w:ins w:id="57" w:author="PR Preview" w:date="2024-01-01T00:00:00Z">
        <w:r>
          <w:t xml:space="preserve">To estimate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(</w:t>
        </w:r>
      </w:ins>
      <w:ins w:id="57" w:author="PR Preview" w:date="2024-01-01T00:00:00Z">
        <w:r>
          <w:t xml:space="preserve">“always treated”</w:t>
        </w:r>
      </w:ins>
      <w:ins w:id="57" w:author="PR Preview" w:date="2024-01-01T00:00:00Z">
        <w:r>
          <w:t xml:space="preserve">):</w:t>
        </w:r>
      </w:ins>
    </w:p>
    <w:p>
      <w:pPr>
        <w:pStyle w:val="Compact"/>
        <w:numPr>
          <w:ilvl w:val="0"/>
          <w:numId w:val="1005"/>
        </w:numPr>
      </w:pPr>
      <w:ins w:id="58" w:author="PR Preview" w:date="2024-01-01T00:00:00Z">
        <w:r>
          <w:rPr>
            <w:b/>
            <w:bCs/>
          </w:rPr>
          <w:t xml:space="preserve">Treatment model</w:t>
        </w:r>
      </w:ins>
      <w:ins w:id="58" w:author="PR Preview" w:date="2024-01-01T00:00:00Z">
        <w:r>
          <w:t xml:space="preserve">: fit a model</w:t>
        </w:r>
      </w:ins>
      <w:ins w:id="58" w:author="PR Preview" w:date="2024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for</w:t>
        </w:r>
      </w:ins>
      <w:ins w:id="5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ins w:id="58" w:author="PR Preview" w:date="2024-01-01T00:00:00Z">
        <w:r>
          <w:t xml:space="preserve">, pooled over persons and times,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using only individuals treated through</w:t>
        </w:r>
      </w:ins>
      <w:ins w:id="58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58" w:author="PR Preview" w:date="2024-01-01T00:00:00Z">
        <w:r>
          <w:t xml:space="preserve">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For those treated through</w:t>
        </w:r>
      </w:ins>
      <w:ins w:id="58" w:author="PR Preview" w:date="2024-01-01T00:00:00Z">
        <w:r>
          <w:t xml:space="preserve"> </w:t>
        </w:r>
      </w:ins>
      <m:oMath>
        <m:r>
          <m:t>m</m:t>
        </m:r>
      </m:oMath>
      <w:ins w:id="58" w:author="PR Preview" w:date="2024-01-01T00:00:00Z">
        <w:r>
          <w:t xml:space="preserve">, compute the time-varying weights</w:t>
        </w:r>
      </w:ins>
      <w:ins w:id="58" w:author="PR Preview" w:date="2024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5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59" w:author="PR Preview" w:date="2024-01-01T00:00:00Z">
        <w:r>
          <w:rPr>
            <w:b/>
            <w:bCs/>
          </w:rPr>
          <w:t xml:space="preserve">Sequential outcome models</w:t>
        </w:r>
      </w:ins>
      <w:ins w:id="59" w:author="PR Preview" w:date="2024-01-01T00:00:00Z">
        <w:r>
          <w:t xml:space="preserve">: for</w:t>
        </w:r>
      </w:ins>
      <w:ins w:id="59" w:author="PR Preview" w:date="2024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ins w:id="59" w:author="PR Preview" w:date="2024-01-01T00:00:00Z">
        <w:r>
          <w:t xml:space="preserve">,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among individuals treated through</w:t>
        </w:r>
      </w:ins>
      <w:ins w:id="59" w:author="PR Preview" w:date="2024-01-01T00:00:00Z">
        <w:r>
          <w:t xml:space="preserve"> </w:t>
        </w:r>
      </w:ins>
      <m:oMath>
        <m:r>
          <m:t>m</m:t>
        </m:r>
      </m:oMath>
      <w:ins w:id="59" w:author="PR Preview" w:date="2024-01-01T00:00:00Z">
        <w:r>
          <w:t xml:space="preserve">, fit a model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that includes</w:t>
        </w:r>
      </w:ins>
      <w:ins w:id="59" w:author="PR Preview" w:date="2024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as a covariate.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The time-</w:t>
        </w:r>
      </w:ins>
      <m:oMath>
        <m:r>
          <m:t>K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model has dependent variable</w:t>
        </w:r>
      </w:ins>
      <w:ins w:id="59" w:author="PR Preview" w:date="2024-01-01T00:00:00Z">
        <w:r>
          <w:t xml:space="preserve"> </w:t>
        </w:r>
      </w:ins>
      <m:oMath>
        <m:r>
          <m:t>Y</m:t>
        </m:r>
      </m:oMath>
      <w:ins w:id="59" w:author="PR Preview" w:date="2024-01-01T00:00:00Z">
        <w:r>
          <w:t xml:space="preserve">;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the time-</w:t>
        </w:r>
      </w:ins>
      <m:oMath>
        <m:r>
          <m:t>m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model,</w:t>
        </w:r>
      </w:ins>
      <w:ins w:id="59" w:author="PR Preview" w:date="2024-01-01T00:00:00Z">
        <w:r>
          <w:t xml:space="preserve"> </w:t>
        </w:r>
      </w:ins>
      <m:oMath>
        <m:r>
          <m:t>m</m:t>
        </m:r>
        <m:r>
          <m:rPr>
            <m:sty m:val="p"/>
          </m:rPr>
          <m:t>&lt;</m:t>
        </m:r>
        <m:r>
          <m:t>K</m:t>
        </m:r>
      </m:oMath>
      <w:ins w:id="59" w:author="PR Preview" w:date="2024-01-01T00:00:00Z">
        <w:r>
          <w:t xml:space="preserve">, has as dependent variable the predictions</w:t>
        </w:r>
      </w:ins>
      <w:ins w:id="59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from the time-</w:t>
        </w:r>
      </w:ins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model.</w:t>
        </w:r>
      </w:ins>
    </w:p>
    <w:p>
      <w:pPr>
        <w:pStyle w:val="Compact"/>
        <w:numPr>
          <w:ilvl w:val="0"/>
          <w:numId w:val="1005"/>
        </w:numPr>
      </w:pPr>
      <w:ins w:id="60" w:author="PR Preview" w:date="2024-01-01T00:00:00Z">
        <w:r>
          <w:rPr>
            <w:b/>
            <w:bCs/>
          </w:rPr>
          <w:t xml:space="preserve">Average</w:t>
        </w:r>
      </w:ins>
      <w:ins w:id="60" w:author="PR Preview" w:date="2024-01-01T00:00:00Z">
        <w:r>
          <w:t xml:space="preserve">: estimate</w:t>
        </w:r>
      </w:ins>
      <w:ins w:id="6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by the sample average of</w:t>
        </w:r>
      </w:ins>
      <w:ins w:id="60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over all individuals.</w:t>
        </w:r>
      </w:ins>
    </w:p>
    <w:p>
      <w:pPr>
        <w:pStyle w:val="FirstParagraph"/>
      </w:pPr>
      <w:ins w:id="61" w:author="PR Preview" w:date="2024-01-01T00:00:00Z">
        <w:r>
          <w:t xml:space="preserve">Repeat with</w:t>
        </w:r>
      </w:ins>
      <w:ins w:id="6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for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“never treated”</w:t>
        </w:r>
      </w:ins>
      <w:ins w:id="61" w:author="PR Preview" w:date="2024-01-01T00:00:00Z">
        <w:r>
          <w:t xml:space="preserve">;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the difference estimates the average causal effect.</w:t>
        </w:r>
      </w:ins>
    </w:p>
    <w:p>
      <w:pPr>
        <w:pStyle w:val="BodyText"/>
      </w:pPr>
      <w:ins w:id="62" w:author="PR Preview" w:date="2024-01-01T00:00:00Z">
        <w:r>
          <w:t xml:space="preserve">For a binary</w:t>
        </w:r>
      </w:ins>
      <w:ins w:id="62" w:author="PR Preview" w:date="2024-01-01T00:00:00Z">
        <w:r>
          <w:t xml:space="preserve"> </w:t>
        </w:r>
      </w:ins>
      <m:oMath>
        <m:r>
          <m:t>Y</m:t>
        </m:r>
      </m:oMath>
      <w:ins w:id="62" w:author="PR Preview" w:date="2024-01-01T00:00:00Z">
        <w:r>
          <w:t xml:space="preserve">, the time-</w:t>
        </w:r>
      </w:ins>
      <m:oMath>
        <m:r>
          <m:t>m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model can be logistic,</w:t>
        </w:r>
      </w:ins>
      <w:ins w:id="62" w:author="PR Preview" w:date="2024-01-01T00:00:00Z">
        <w:r>
          <w:t xml:space="preserve"> </w:t>
        </w:r>
      </w:ins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with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m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 function of</w:t>
        </w:r>
      </w:ins>
      <w:ins w:id="62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ins w:id="62" w:author="PR Preview" w:date="2024-01-01T00:00:00Z">
        <w:r>
          <w:t xml:space="preserve">: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although</w:t>
        </w:r>
      </w:ins>
      <w:ins w:id="62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is not 0 or 1, it lies in</w:t>
        </w:r>
      </w:ins>
      <w:ins w:id="62" w:author="PR Preview" w:date="2024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2" w:author="PR Preview" w:date="2024-01-01T00:00:00Z">
        <w:r>
          <w:t xml:space="preserve">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For a continuous</w:t>
        </w:r>
      </w:ins>
      <w:ins w:id="62" w:author="PR Preview" w:date="2024-01-01T00:00:00Z">
        <w:r>
          <w:t xml:space="preserve"> </w:t>
        </w:r>
      </w:ins>
      <m:oMath>
        <m:r>
          <m:t>Y</m:t>
        </m:r>
      </m:oMath>
      <w:ins w:id="62" w:author="PR Preview" w:date="2024-01-01T00:00:00Z">
        <w:r>
          <w:t xml:space="preserve">, use a linear model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(Hernán and Robins 2020, 288)</w:t>
        </w:r>
      </w:ins>
      <w:ins w:id="62" w:author="PR Preview" w:date="2024-01-01T00:00:00Z">
        <w:r>
          <w:t xml:space="preserve">.</w:t>
        </w:r>
      </w:ins>
    </w:p>
    <w:p>
      <w:pPr>
        <w:pStyle w:val="BodyText"/>
      </w:pPr>
      <w:ins w:id="63" w:author="PR Preview" w:date="2024-01-01T00:00:00Z">
        <w:r>
          <w:t xml:space="preserve">This estimator is due to Bang and Robins (2005), building on Robins (2000).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It is a targeted minimum loss-based estimator (TMLE) in the terminology of van der Laan and coauthors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(Hernán and Robins 2020, 287)</w:t>
        </w:r>
      </w:ins>
      <w:ins w:id="63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5" w:author="PR Preview" w:date="2024-01-01T00:00:00Z">
        <w:r>
          <w:rPr>
            <w:b/>
            <w:bCs/>
          </w:rPr>
          <w:t xml:space="preserve">Robustness.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The estimator is consistent if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(i) the outcome models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m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are correct for all</w:t>
        </w:r>
      </w:ins>
      <w:ins w:id="65" w:author="PR Preview" w:date="2024-01-01T00:00:00Z">
        <w:r>
          <w:t xml:space="preserve"> </w:t>
        </w:r>
      </w:ins>
      <m:oMath>
        <m:r>
          <m:t>m</m:t>
        </m:r>
      </m:oMath>
      <w:ins w:id="65" w:author="PR Preview" w:date="2024-01-01T00:00:00Z">
        <w:r>
          <w:t xml:space="preserve">, or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(ii) the treatment models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k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are correct for all</w:t>
        </w:r>
      </w:ins>
      <w:ins w:id="65" w:author="PR Preview" w:date="2024-01-01T00:00:00Z">
        <w:r>
          <w:t xml:space="preserve"> </w:t>
        </w:r>
      </w:ins>
      <m:oMath>
        <m:r>
          <m:t>k</m:t>
        </m:r>
      </m:oMath>
      <w:ins w:id="65" w:author="PR Preview" w:date="2024-01-01T00:00:00Z">
        <w:r>
          <w:t xml:space="preserve">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In fact it is</w:t>
        </w:r>
      </w:ins>
      <w:ins w:id="6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2</m:t>
        </m:r>
      </m:oMath>
      <w:ins w:id="65" w:author="PR Preview" w:date="2024-01-01T00:00:00Z">
        <w:r>
          <w:rPr>
            <w:b/>
            <w:bCs/>
          </w:rPr>
          <w:t xml:space="preserve"> </w:t>
        </w:r>
      </w:ins>
      <w:ins w:id="65" w:author="PR Preview" w:date="2024-01-01T00:00:00Z">
        <w:r>
          <w:rPr>
            <w:b/>
            <w:bCs/>
          </w:rPr>
          <w:t xml:space="preserve">robust</w:t>
        </w:r>
      </w:ins>
      <w:ins w:id="65" w:author="PR Preview" w:date="2024-01-01T00:00:00Z">
        <w:r>
          <w:t xml:space="preserve">: it is also consistent if,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for some</w:t>
        </w:r>
      </w:ins>
      <w:ins w:id="65" w:author="PR Preview" w:date="2024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ins w:id="65" w:author="PR Preview" w:date="2024-01-01T00:00:00Z">
        <w:r>
          <w:t xml:space="preserve">,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the treatment model is correct for times</w:t>
        </w:r>
      </w:ins>
      <w:ins w:id="65" w:author="PR Preview" w:date="2024-01-01T00:00:00Z">
        <w:r>
          <w:t xml:space="preserve"> </w:t>
        </w:r>
      </w:ins>
      <m:oMath>
        <m:r>
          <m:t>0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to</w:t>
        </w:r>
      </w:ins>
      <w:ins w:id="65" w:author="PR Preview" w:date="2024-01-01T00:00:00Z">
        <w:r>
          <w:t xml:space="preserve"> </w:t>
        </w:r>
      </w:ins>
      <m:oMath>
        <m:r>
          <m:t>m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and the outcome model is correct for times</w:t>
        </w:r>
      </w:ins>
      <w:ins w:id="65" w:author="PR Preview" w:date="2024-01-01T00:00:00Z">
        <w:r>
          <w:t xml:space="preserve"> </w:t>
        </w:r>
      </w:ins>
      <m:oMath>
        <m:r>
          <m:t>m</m:t>
        </m:r>
        <m:r>
          <m:rPr>
            <m:sty m:val="p"/>
          </m:rPr>
          <m:t>+</m:t>
        </m:r>
        <m:r>
          <m:t>1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to</w:t>
        </w:r>
      </w:ins>
      <w:ins w:id="65" w:author="PR Preview" w:date="2024-01-01T00:00:00Z">
        <w:r>
          <w:t xml:space="preserve"> </w:t>
        </w:r>
      </w:ins>
      <m:oMath>
        <m:r>
          <m:t>K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(Hernán and Robins 2020, 288)</w:t>
        </w:r>
      </w:ins>
      <w:ins w:id="65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 the estimator in the main text is an instance of this construction.</w:t>
            </w:r>
          </w:p>
          <w:p/>
        </w:tc>
      </w:tr>
    </w:tbl>
    <w:p>
      <w:pPr>
        <w:pStyle w:val="BodyText"/>
      </w:pPr>
      <w:ins w:id="66" w:author="PR Preview" w:date="2024-01-01T00:00:00Z">
        <w:r>
          <w:rPr>
            <w:i/>
            <w:iCs/>
          </w:rPr>
          <w:t xml:space="preserve">Fact-check note</w:t>
        </w:r>
      </w:ins>
      <w:ins w:id="66" w:author="PR Preview" w:date="2024-01-01T00:00:00Z">
        <w:r>
          <w:t xml:space="preserve">: the book’s first display of</w:t>
        </w:r>
      </w:ins>
      <w:ins w:id="66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(Hernán and Robins 2020, 288)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writes the</w:t>
        </w:r>
      </w:ins>
      <w:ins w:id="66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term as</w:t>
        </w:r>
      </w:ins>
      <w:ins w:id="66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ins w:id="66" w:author="PR Preview" w:date="2024-01-01T00:00:00Z">
        <w:r>
          <w:t xml:space="preserve">,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which disagrees with the rearranged form the same Technical Point gives (the one shown here).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Expanding the rearranged form term by term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8" w:author="PR Preview" w:date="2024-01-01T00:00:00Z">
        <w:r>
          <w:t xml:space="preserve">so the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“</w:t>
        </w:r>
      </w:ins>
      <m:oMath>
        <m:r>
          <m:rPr>
            <m:sty m:val="p"/>
          </m:rPr>
          <m:t>−</m:t>
        </m:r>
        <m:r>
          <m:t>1</m:t>
        </m:r>
      </m:oMath>
      <w:ins w:id="68" w:author="PR Preview" w:date="2024-01-01T00:00:00Z">
        <w:r>
          <w:t xml:space="preserve">”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inside the braces on</w:t>
        </w:r>
      </w:ins>
      <w:ins w:id="68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should be</w:t>
        </w:r>
      </w:ins>
      <w:ins w:id="68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ins w:id="68" w:author="PR Preview" w:date="2024-01-01T00:00:00Z">
        <w:r>
          <w:t xml:space="preserve">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The two versions differ by</w:t>
        </w:r>
      </w:ins>
      <w:ins w:id="6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ins w:id="68" w:author="PR Preview" w:date="2024-01-01T00:00:00Z">
        <w:r>
          <w:t xml:space="preserve">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which does not average to 0 in general,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so only the corrected form supports the three robustness arguments.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The book’s third rearrangement (used for the Molina et al. argument) agrees with the corrected form.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6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ins w:id="70" w:author="PR Preview" w:date="2024-01-01T00:00:00Z">
        <w:r>
          <w:t xml:space="preserve">4 21.4 G-Estimation for Time-Varying Treatments (pp. 289-296)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2" w:author="PR Preview" w:date="2024-01-01T00:00:00Z">
        <w:r>
          <w:t xml:space="preserve">A structural nested mean model (SNMM) for a time-varying treatment has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one equation per time point</w:t>
        </w:r>
      </w:ins>
      <w:ins w:id="72" w:author="PR Preview" w:date="2024-01-01T00:00:00Z">
        <w:r>
          <w:t xml:space="preserve">.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For</w:t>
        </w:r>
      </w:ins>
      <w:ins w:id="72" w:author="PR Preview" w:date="2024-01-01T00:00:00Z">
        <w:r>
          <w:t xml:space="preserve"> </w:t>
        </w:r>
      </w:ins>
      <w:hyperlink w:anchor="tbl-seq-rand">
        <w:r>
          <w:rPr>
            <w:rStyle w:val="Hyperlink"/>
          </w:rPr>
          <w:t xml:space="preserve">Table 1</w:t>
        </w:r>
      </w:hyperlink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(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72" w:author="PR Preview" w:date="2024-01-01T00:00:00Z">
        <w:r>
          <w:t xml:space="preserve">), a saturated additive SNMM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4" w:author="PR Preview" w:date="2024-01-01T00:00:00Z">
        <w:r>
          <w:t xml:space="preserve">The first equation is the effect of treating at time 0 and never again;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the second, of treating at time 1 and never again.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Under sequential exchangeability,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can be dropped from the conditioning events.</w:t>
        </w:r>
      </w:ins>
    </w:p>
    <w:p>
      <w:pPr>
        <w:pStyle w:val="BodyText"/>
      </w:pPr>
      <w:ins w:id="75" w:author="PR Preview" w:date="2024-01-01T00:00:00Z">
        <w:r>
          <w:t xml:space="preserve">Both equations are saturated: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covers the single possible history at time 0,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and the four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cover the four histories</w:t>
        </w:r>
      </w:ins>
      <w:ins w:id="7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at time 1.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The effect of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is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when</w:t>
        </w:r>
      </w:ins>
      <w:ins w:id="7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ins w:id="76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when</w:t>
        </w:r>
      </w:ins>
      <w:ins w:id="7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ins w:id="77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when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ins w:id="78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when</w:t>
        </w:r>
      </w:ins>
      <w:ins w:id="7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ins w:id="79" w:author="PR Preview" w:date="2024-01-01T00:00:00Z">
        <w:r>
          <w:t xml:space="preserve">.</w:t>
        </w:r>
      </w:ins>
    </w:p>
    <w:p>
      <w:pPr>
        <w:pStyle w:val="FirstParagraph"/>
      </w:pPr>
      <w:ins w:id="80" w:author="PR Preview" w:date="2024-01-01T00:00:00Z">
        <w:r>
          <w:t xml:space="preserve">The two equations nested within each other are why the model is called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i/>
            <w:iCs/>
          </w:rPr>
          <w:t xml:space="preserve">nested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(Hernán and Robins 2020, 291)</w:t>
        </w:r>
      </w:ins>
      <w:ins w:id="80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2" w:author="PR Preview" w:date="2024-01-01T00:00:00Z">
        <w:r>
          <w:t xml:space="preserve">As in Chapter 14, g-estimation starts from the additive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rPr>
            <w:b/>
            <w:bCs/>
          </w:rPr>
          <w:t xml:space="preserve">rank-preserving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model for each individual</w:t>
        </w:r>
      </w:ins>
      <w:ins w:id="82" w:author="PR Preview" w:date="2024-01-01T00:00:00Z">
        <w:r>
          <w:t xml:space="preserve"> </w:t>
        </w:r>
      </w:ins>
      <m:oMath>
        <m:r>
          <m:t>i</m:t>
        </m:r>
      </m:oMath>
      <w:ins w:id="82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4" w:author="PR Preview" w:date="2024-01-01T00:00:00Z">
        <w:r>
          <w:t xml:space="preserve">The second equation is only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rPr>
            <w:i/>
            <w:iCs/>
          </w:rPr>
          <w:t xml:space="preserve">locally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rank-preserving: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ranks are preserved among individuals with the same</w:t>
        </w:r>
      </w:ins>
      <w:ins w:id="8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and</w:t>
        </w:r>
      </w:ins>
      <w:ins w:id="8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4" w:author="PR Preview" w:date="2024-01-01T00:00:00Z">
        <w:r>
          <w:t xml:space="preserve">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Rank preservation is biologically implausible,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but under sequential exchangeability for</w:t>
        </w:r>
      </w:ins>
      <w:ins w:id="84" w:author="PR Preview" w:date="2024-01-01T00:00:00Z">
        <w:r>
          <w:t xml:space="preserve"> </w:t>
        </w:r>
      </w:ins>
      <m:oMath>
        <m:r>
          <m:t>Y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the g-estimators of</w:t>
        </w:r>
      </w:ins>
      <w:ins w:id="84" w:author="PR Preview" w:date="2024-01-01T00:00:00Z">
        <w:r>
          <w:t xml:space="preserve"> </w:t>
        </w:r>
      </w:ins>
      <m:oMath>
        <m:r>
          <m:t>ψ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below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are consistent for the SNMM parameters</w:t>
        </w:r>
      </w:ins>
      <w:ins w:id="84" w:author="PR Preview" w:date="2024-01-01T00:00:00Z">
        <w:r>
          <w:t xml:space="preserve"> </w:t>
        </w:r>
      </w:ins>
      <m:oMath>
        <m:r>
          <m:t>β</m:t>
        </m:r>
      </m:oMath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even if the rank-preserving model is wrong.</w:t>
        </w:r>
      </w:ins>
    </w:p>
    <w:p>
      <w:pPr>
        <w:pStyle w:val="BodyText"/>
      </w:pPr>
      <w:ins w:id="85" w:author="PR Preview" w:date="2024-01-01T00:00:00Z">
        <w:r>
          <w:t xml:space="preserve">The proof is in Robins (1994).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To fit an unsaturated SNMM by g-estimation, positivity is not required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(Hernán and Robins 2020, 292)</w:t>
        </w:r>
      </w:ins>
      <w:ins w:id="85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7" w:author="PR Preview" w:date="2024-01-01T00:00:00Z">
        <w:r>
          <w:t xml:space="preserve">By consistency (</w:t>
        </w:r>
      </w:ins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and</w:t>
        </w:r>
      </w:ins>
      <w:ins w:id="87" w:author="PR Preview" w:date="2024-01-01T00:00:00Z">
        <w:r>
          <w:t xml:space="preserve"> </w:t>
        </w:r>
      </w:ins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ins w:id="87" w:author="PR Preview" w:date="2024-01-01T00:00:00Z">
        <w:r>
          <w:t xml:space="preserve">),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the model can be written in terms of observed data.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Replacing</w:t>
        </w:r>
      </w:ins>
      <w:ins w:id="87" w:author="PR Preview" w:date="2024-01-01T00:00:00Z">
        <w:r>
          <w:t xml:space="preserve"> </w:t>
        </w:r>
      </w:ins>
      <m:oMath>
        <m:r>
          <m:t>ψ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by a candidate value</w:t>
        </w:r>
      </w:ins>
      <w:ins w:id="87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defines the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rPr>
            <w:b/>
            <w:bCs/>
          </w:rPr>
          <w:t xml:space="preserve">candidate counterfactuals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9" w:author="PR Preview" w:date="2024-01-01T00:00:00Z">
        <w:r>
          <w:t xml:space="preserve">When</w:t>
        </w:r>
      </w:ins>
      <w:ins w:id="89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ins w:id="89" w:author="PR Preview" w:date="2024-01-01T00:00:00Z">
        <w:r>
          <w:t xml:space="preserve">,</w:t>
        </w:r>
      </w:ins>
      <w:ins w:id="89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equals the counterfactual</w:t>
        </w:r>
      </w:ins>
      <w:ins w:id="89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ins w:id="89" w:author="PR Preview" w:date="2024-01-01T00:00:00Z">
        <w:r>
          <w:t xml:space="preserve">: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observed treatment through</w:t>
        </w:r>
      </w:ins>
      <w:ins w:id="8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and no treatment afterwards.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Sequential exchangeability then says</w:t>
        </w:r>
      </w:ins>
      <w:ins w:id="89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is independent of</w:t>
        </w:r>
      </w:ins>
      <w:ins w:id="8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given the past.</w:t>
        </w:r>
      </w:ins>
    </w:p>
    <w:p>
      <w:ins w:id="90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ins w:id="91" w:author="PR Preview" w:date="2024-01-01T00:00:00Z">
        <w:r>
          <w:t xml:space="preserve">4.1 General Structural Nested Mean Models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ins w:id="92" w:author="PR Preview" w:date="2024-01-01T00:00:00Z">
        <w:r>
          <w:t xml:space="preserve">An SNMM models the effect on the mean of</w:t>
        </w:r>
      </w:ins>
      <w:ins w:id="92" w:author="PR Preview" w:date="2024-01-01T00:00:00Z">
        <w:r>
          <w:t xml:space="preserve"> </w:t>
        </w:r>
      </w:ins>
      <m:oMath>
        <m:r>
          <m:t>Y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of a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rPr>
            <w:b/>
            <w:bCs/>
          </w:rPr>
          <w:t xml:space="preserve">last blip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of treatment</w:t>
        </w:r>
      </w:ins>
      <w:ins w:id="9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at time</w:t>
        </w:r>
      </w:ins>
      <w:ins w:id="92" w:author="PR Preview" w:date="2024-01-01T00:00:00Z">
        <w:r>
          <w:t xml:space="preserve"> </w:t>
        </w:r>
      </w:ins>
      <m:oMath>
        <m:r>
          <m:t>k</m:t>
        </m:r>
      </m:oMath>
      <w:ins w:id="92" w:author="PR Preview" w:date="2024-01-01T00:00:00Z">
        <w:r>
          <w:t xml:space="preserve">,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as a function of past treatment and covariate history.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Because</w:t>
        </w:r>
      </w:ins>
      <w:ins w:id="92" w:author="PR Preview" w:date="2024-01-01T00:00:00Z">
        <w:r>
          <w:t xml:space="preserve"> </w:t>
        </w:r>
      </w:ins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2" w:author="PR Preview" w:date="2024-01-01T00:00:00Z">
        <w:r>
          <w:t xml:space="preserve">, the null hypothesis of no effect corresponds to</w:t>
        </w:r>
      </w:ins>
      <w:ins w:id="92" w:author="PR Preview" w:date="2024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0</m:t>
        </m:r>
      </m:oMath>
      <w:ins w:id="92" w:author="PR Preview" w:date="2024-01-01T00:00:00Z">
        <w:r>
          <w:t xml:space="preserve">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The candidate counterfactuals generalize to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4" w:author="PR Preview" w:date="2024-01-01T00:00:00Z">
        <w:r>
          <w:t xml:space="preserve">Even when local rank preservation is false (as it essentially always is when treatment has an effect),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 correct SNMM still gives</w:t>
        </w:r>
      </w:ins>
      <w:ins w:id="9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and</w:t>
        </w:r>
      </w:ins>
      <w:ins w:id="9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ins w:id="94" w:author="PR Preview" w:date="2024-01-01T00:00:00Z">
        <w:r>
          <w:t xml:space="preserve">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so</w:t>
        </w:r>
      </w:ins>
      <w:ins w:id="9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is consistently estimated by the sample average of</w:t>
        </w:r>
      </w:ins>
      <w:ins w:id="94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(Hernán and Robins 2020, 294)</w:t>
        </w:r>
      </w:ins>
      <w:ins w:id="94" w:author="PR Preview" w:date="2024-01-01T00:00:00Z">
        <w:r>
          <w:t xml:space="preserve">.</w:t>
        </w:r>
      </w:ins>
    </w:p>
    <w:p>
      <w:pPr>
        <w:pStyle w:val="BodyText"/>
      </w:pPr>
      <w:ins w:id="95" w:author="PR Preview" w:date="2024-01-01T00:00:00Z">
        <w:r>
          <w:t xml:space="preserve">Unsaturated examples of the blip function:</w:t>
        </w:r>
      </w:ins>
      <w:ins w:id="9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(same effect for all histories and times),</w:t>
        </w:r>
      </w:ins>
      <w:ins w:id="9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(effect varies linearly with time),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(modification by the most recent treatment and covariate).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ins w:id="96" w:author="PR Preview" w:date="2024-01-01T00:00:00Z">
        <w:r>
          <w:t xml:space="preserve">4.2 G-Estimation Algorithm (One Parameter)</w:t>
        </w:r>
      </w:ins>
    </w:p>
    <w:p>
      <w:pPr>
        <w:pStyle w:val="FirstParagraph"/>
      </w:pPr>
      <w:ins w:id="97" w:author="PR Preview" w:date="2024-01-01T00:00:00Z">
        <w:r>
          <w:t xml:space="preserve">Take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ins w:id="97" w:author="PR Preview" w:date="2024-01-01T00:00:00Z">
        <w:r>
          <w:t xml:space="preserve">, so</w:t>
        </w:r>
      </w:ins>
      <w:ins w:id="97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9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8" w:author="PR Preview" w:date="2024-01-01T00:00:00Z">
        <w:r>
          <w:t xml:space="preserve">For each</w:t>
        </w:r>
      </w:ins>
      <w:ins w:id="98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on a grid from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to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(e.g., steps of 0.1),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compute</w:t>
        </w:r>
      </w:ins>
      <w:ins w:id="98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for every person and time.</w:t>
        </w:r>
      </w:ins>
    </w:p>
    <w:p>
      <w:pPr>
        <w:pStyle w:val="Compact"/>
        <w:numPr>
          <w:ilvl w:val="0"/>
          <w:numId w:val="1007"/>
        </w:numPr>
      </w:pPr>
      <w:ins w:id="99" w:author="PR Preview" w:date="2024-01-01T00:00:00Z">
        <w:r>
          <w:t xml:space="preserve">Fit the pooled logistic model</w:t>
        </w:r>
      </w:ins>
      <w:ins w:id="99" w:author="PR Preview" w:date="2024-01-01T00:00:00Z">
        <w:r>
          <w:t xml:space="preserve"> </w:t>
        </w:r>
      </w:ins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ins w:id="99" w:author="PR Preview" w:date="2024-01-01T00:00:00Z">
        <w:r>
          <w:t xml:space="preserve">,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where</w:t>
        </w:r>
      </w:ins>
      <w:ins w:id="99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and each person contributes</w:t>
        </w:r>
      </w:ins>
      <w:ins w:id="9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rows.</w:t>
        </w:r>
      </w:ins>
    </w:p>
    <w:p>
      <w:pPr>
        <w:pStyle w:val="Compact"/>
        <w:numPr>
          <w:ilvl w:val="0"/>
          <w:numId w:val="1007"/>
        </w:numPr>
      </w:pPr>
      <w:ins w:id="100" w:author="PR Preview" w:date="2024-01-01T00:00:00Z">
        <w:r>
          <w:t xml:space="preserve">The g-estimate</w:t>
        </w:r>
      </w:ins>
      <w:ins w:id="10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is the</w:t>
        </w:r>
      </w:ins>
      <w:ins w:id="100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with</w:t>
        </w:r>
      </w:ins>
      <w:ins w:id="100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closest to 0;</w:t>
        </w:r>
      </w:ins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the 95% confidence interval is the set of</w:t>
        </w:r>
      </w:ins>
      <w:ins w:id="100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with</w:t>
        </w:r>
      </w:ins>
      <w:ins w:id="100" w:author="PR Preview" w:date="2024-01-01T00:00:00Z">
        <w:r>
          <w:t xml:space="preserve"> </w:t>
        </w:r>
      </w:ins>
      <m:oMath>
        <m:r>
          <m:t>P</m:t>
        </m:r>
        <m:r>
          <m:rPr>
            <m:sty m:val="p"/>
          </m:rPr>
          <m:t>&gt;</m:t>
        </m:r>
        <m:r>
          <m:t>0.05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for</w:t>
        </w:r>
      </w:ins>
      <w:ins w:id="100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0" w:author="PR Preview" w:date="2024-01-01T00:00:00Z">
        <w:r>
          <w:t xml:space="preserve">.</w:t>
        </w:r>
      </w:ins>
    </w:p>
    <w:p>
      <w:ins w:id="101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02" w:author="PR Preview" w:date="2024-01-01T00:00:00Z">
        <w:r>
          <w:t xml:space="preserve">Equivalently,</w:t>
        </w:r>
      </w:ins>
      <w:ins w:id="10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is the</w:t>
        </w:r>
      </w:ins>
      <w:ins w:id="102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at which the score test of</w:t>
        </w:r>
      </w:ins>
      <w:ins w:id="102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has</w:t>
        </w:r>
      </w:ins>
      <w:ins w:id="102" w:author="PR Preview" w:date="2024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02" w:author="PR Preview" w:date="2024-01-01T00:00:00Z">
        <w:r>
          <w:t xml:space="preserve">,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that is, the solution of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4" w:author="PR Preview" w:date="2024-01-01T00:00:00Z">
        <w:r>
          <w:t xml:space="preserve">with</w:t>
        </w:r>
      </w:ins>
      <w:ins w:id="104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from the model fit with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4" w:author="PR Preview" w:date="2024-01-01T00:00:00Z">
        <w:r>
          <w:t xml:space="preserve">.</w:t>
        </w:r>
      </w:ins>
      <w:ins w:id="104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is consistent if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(i) the SNMM is correct,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(ii) sequential exchangeability for</w:t>
        </w:r>
      </w:ins>
      <w:ins w:id="104" w:author="PR Preview" w:date="2024-01-01T00:00:00Z">
        <w:r>
          <w:t xml:space="preserve"> </w:t>
        </w:r>
      </w:ins>
      <m:oMath>
        <m:r>
          <m:t>Y</m:t>
        </m:r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holds,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(iii) the treatment model</w:t>
        </w:r>
      </w:ins>
      <w:ins w:id="104" w:author="PR Preview" w:date="2024-01-01T00:00:00Z">
        <w:r>
          <w:t xml:space="preserve"> </w:t>
        </w:r>
      </w:ins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is correct, and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(iv)</w:t>
        </w:r>
      </w:ins>
      <w:ins w:id="104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enters the treatment model linearly (Technical Point 14.2).</w:t>
        </w:r>
      </w:ins>
    </w:p>
    <w:p>
      <w:pPr>
        <w:pStyle w:val="BodyText"/>
      </w:pPr>
      <w:ins w:id="105" w:author="PR Preview" w:date="2024-01-01T00:00:00Z">
        <w:r>
          <w:rPr>
            <w:b/>
            <w:bCs/>
          </w:rPr>
          <w:t xml:space="preserve">Vector</w:t>
        </w:r>
      </w:ins>
      <w:ins w:id="105" w:author="PR Preview" w:date="2024-01-01T00:00:00Z">
        <w:r>
          <w:rPr>
            <w:b/>
            <w:bCs/>
          </w:rPr>
          <w:t xml:space="preserve"> </w:t>
        </w:r>
      </w:ins>
      <m:oMath>
        <m:r>
          <m:t>β</m:t>
        </m:r>
      </m:oMath>
      <w:ins w:id="105" w:author="PR Preview" w:date="2024-01-01T00:00:00Z">
        <w:r>
          <w:t xml:space="preserve">: for the five-parameter blip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05" w:author="PR Preview" w:date="2024-01-01T00:00:00Z">
        <w:r>
          <w:t xml:space="preserve">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 treatment model needs five terms involving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05" w:author="PR Preview" w:date="2024-01-01T00:00:00Z">
        <w:r>
          <w:t xml:space="preserve">, e.g.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ins w:id="105" w:author="PR Preview" w:date="2024-01-01T00:00:00Z">
        <w:r>
          <w:t xml:space="preserve">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and</w:t>
        </w:r>
      </w:ins>
      <w:ins w:id="10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solves the corresponding five-dimensional estimating equation.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 choice of these terms affects the width of the confidence interval, not consistency.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A grid search is impractical beyond about two dimensions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</w:t>
        </w:r>
      </w:ins>
      <m:oMath>
        <m:sSup>
          <m:e>
            <m:r>
              <m:t>20</m:t>
            </m:r>
          </m:e>
          <m:sup>
            <m:r>
              <m:t>5</m:t>
            </m:r>
          </m:sup>
        </m:sSup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points for 20 values per component),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but for an SNMM linear in</w:t>
        </w:r>
      </w:ins>
      <w:ins w:id="105" w:author="PR Preview" w:date="2024-01-01T00:00:00Z">
        <w:r>
          <w:t xml:space="preserve"> </w:t>
        </w:r>
      </w:ins>
      <m:oMath>
        <m:r>
          <m:t>β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 estimating equation has a closed-form solution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(Technical Point 21.8, which also gives a</w:t>
        </w:r>
      </w:ins>
      <w:ins w:id="105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multiply robust version)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(Hernán and Robins 2020, 295–96)</w:t>
        </w:r>
      </w:ins>
      <w:ins w:id="105" w:author="PR Preview" w:date="2024-01-01T00:00:00Z">
        <w:r>
          <w:t xml:space="preserve">.</w:t>
        </w:r>
      </w:ins>
    </w:p>
    <w:bookmarkEnd w:id="42"/>
    <w:bookmarkStart w:id="47" w:name="from-hatbeta-to-counterfactual-means"/>
    <w:p>
      <w:pPr>
        <w:pStyle w:val="Heading3"/>
      </w:pPr>
      <w:ins w:id="106" w:author="PR Preview" w:date="2024-01-01T00:00:00Z">
        <w:r>
          <w:t xml:space="preserve">4.3 From</w:t>
        </w:r>
      </w:ins>
      <w:ins w:id="10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to Counterfactual Means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ins w:id="107" w:author="PR Preview" w:date="2024-01-01T00:00:00Z">
        <w:r>
          <w:t xml:space="preserve">: the sample average of</w:t>
        </w:r>
      </w:ins>
      <w:ins w:id="107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107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08" w:author="PR Preview" w:date="2024-01-01T00:00:00Z">
        <w:r>
          <w:t xml:space="preserve">If there is no effect modification by past covariates,</w:t>
        </w:r>
      </w:ins>
      <w:ins w:id="108" w:author="PR Preview" w:date="2024-01-01T00:00:00Z">
        <w:r>
          <w:t xml:space="preserve"> </w:t>
        </w:r>
      </w:ins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108" w:author="PR Preview" w:date="2024-01-01T00:00:00Z">
        <w:r>
          <w:t xml:space="preserve">, and for a static</w:t>
        </w:r>
      </w:ins>
      <w:ins w:id="108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E</m:t>
              </m:r>
            </m:e>
          </m:acc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p"/>
                </m:rPr>
                <m:t>E</m:t>
              </m:r>
            </m:e>
          </m:acc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ins w:id="110" w:author="PR Preview" w:date="2024-01-01T00:00:00Z">
        <w:r>
          <w:t xml:space="preserve">If</w:t>
        </w:r>
      </w:ins>
      <w:ins w:id="110" w:author="PR Preview" w:date="2024-01-01T00:00:00Z">
        <w:r>
          <w:t xml:space="preserve"> </w:t>
        </w:r>
      </w:ins>
      <m:oMath>
        <m:sSub>
          <m:e>
            <m:r>
              <m:t>γ</m:t>
            </m:r>
          </m:e>
          <m:sub>
            <m:r>
              <m:t>k</m:t>
            </m:r>
          </m:sub>
        </m:sSub>
      </m:oMath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depends on</w:t>
        </w:r>
      </w:ins>
      <w:ins w:id="110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10" w:author="PR Preview" w:date="2024-01-01T00:00:00Z">
        <w:r>
          <w:t xml:space="preserve">, or</w:t>
        </w:r>
      </w:ins>
      <w:ins w:id="110" w:author="PR Preview" w:date="2024-01-01T00:00:00Z">
        <w:r>
          <w:t xml:space="preserve"> </w:t>
        </w:r>
      </w:ins>
      <m:oMath>
        <m:r>
          <m:t>g</m:t>
        </m:r>
      </m:oMath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is dynamic,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simulate</w:t>
        </w:r>
      </w:ins>
      <w:ins w:id="1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from a model for</w:t>
        </w:r>
      </w:ins>
      <w:ins w:id="110" w:author="PR Preview" w:date="2024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(Technical Point 21.9).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1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ins w:id="112" w:author="PR Preview" w:date="2024-01-01T00:00:00Z">
        <w:r>
          <w:t xml:space="preserve">5 21.5 Censoring Is a Time-Varying Treatment (pp. 297-299)</w:t>
        </w:r>
      </w:ins>
    </w:p>
    <w:p>
      <w:ins w:id="11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4" w:author="PR Preview" w:date="2024-01-01T00:00:00Z">
        <w:r>
          <w:t xml:space="preserve">Part II treated censoring</w:t>
        </w:r>
      </w:ins>
      <w:ins w:id="114" w:author="PR Preview" w:date="2024-01-01T00:00:00Z">
        <w:r>
          <w:t xml:space="preserve"> </w:t>
        </w:r>
      </w:ins>
      <m:oMath>
        <m:r>
          <m:t>C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as time-fixed.</w:t>
        </w:r>
      </w:ins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More realistically, censoring is time-varying:</w:t>
        </w:r>
      </w:ins>
      <w:ins w:id="114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14" w:author="PR Preview" w:date="2024-01-01T00:00:00Z">
        <w:r>
          <w:t xml:space="preserve">,</w:t>
        </w:r>
      </w:ins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where</w:t>
        </w:r>
      </w:ins>
      <w:ins w:id="114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if the individual is still uncensored at</w:t>
        </w:r>
      </w:ins>
      <w:ins w:id="114" w:author="PR Preview" w:date="2024-01-01T00:00:00Z">
        <w:r>
          <w:t xml:space="preserve"> </w:t>
        </w:r>
      </w:ins>
      <m:oMath>
        <m:r>
          <m:t>m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and 1 otherwise.</w:t>
        </w:r>
      </w:ins>
    </w:p>
    <w:p>
      <w:pPr>
        <w:pStyle w:val="Compact"/>
        <w:numPr>
          <w:ilvl w:val="0"/>
          <w:numId w:val="1009"/>
        </w:numPr>
      </w:pPr>
      <w:ins w:id="115" w:author="PR Preview" w:date="2024-01-01T00:00:00Z">
        <w:r>
          <w:t xml:space="preserve">Censoring is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rPr>
            <w:b/>
            <w:bCs/>
          </w:rPr>
          <w:t xml:space="preserve">monotone</w:t>
        </w:r>
      </w:ins>
      <w:ins w:id="115" w:author="PR Preview" w:date="2024-01-01T00:00:00Z">
        <w:r>
          <w:t xml:space="preserve">: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implies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5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for everybody, since otherwise they would not be in the study.</w:t>
        </w:r>
      </w:ins>
    </w:p>
    <w:p>
      <w:pPr>
        <w:pStyle w:val="Compact"/>
        <w:numPr>
          <w:ilvl w:val="0"/>
          <w:numId w:val="1009"/>
        </w:numPr>
      </w:pPr>
      <w:ins w:id="117" w:author="PR Preview" w:date="2024-01-01T00:00:00Z">
        <w:r>
          <w:t xml:space="preserve">After censoring, treatments, confounders, and outcomes are unobserved,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so analyses are restricted to uncensored person-times.</w:t>
        </w:r>
      </w:ins>
    </w:p>
    <w:p>
      <w:ins w:id="11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9" w:author="PR Preview" w:date="2024-01-01T00:00:00Z">
        <w:r>
          <w:t xml:space="preserve">The g-formula of Section 21.1 becomes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1" w:author="PR Preview" w:date="2024-01-01T00:00:00Z">
        <w:r>
          <w:t xml:space="preserve">If the identifiability conditions hold with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replaced by</w:t>
        </w:r>
      </w:ins>
      <w:ins w:id="121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at all</w:t>
        </w:r>
      </w:ins>
      <w:ins w:id="121" w:author="PR Preview" w:date="2024-01-01T00:00:00Z">
        <w:r>
          <w:t xml:space="preserve"> </w:t>
        </w:r>
      </w:ins>
      <m:oMath>
        <m:r>
          <m:t>m</m:t>
        </m:r>
      </m:oMath>
      <w:ins w:id="121" w:author="PR Preview" w:date="2024-01-01T00:00:00Z">
        <w:r>
          <w:t xml:space="preserve">,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this is the g-formula for</w:t>
        </w:r>
      </w:ins>
      <w:ins w:id="12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ins w:id="121" w:author="PR Preview" w:date="2024-01-01T00:00:00Z">
        <w:r>
          <w:t xml:space="preserve">: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the mean outcome had everyone followed</w:t>
        </w:r>
      </w:ins>
      <w:ins w:id="12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and nobody been lost to follow-up.</w:t>
        </w:r>
      </w:ins>
    </w:p>
    <w:p>
      <w:pPr>
        <w:pStyle w:val="BodyText"/>
      </w:pPr>
      <w:ins w:id="122" w:author="PR Preview" w:date="2024-01-01T00:00:00Z">
        <w:r>
          <w:t xml:space="preserve">The superscript</w:t>
        </w:r>
      </w:ins>
      <w:ins w:id="122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makes explicit the contrast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many investigators have in mind when they speak of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“the effect of treatment”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(Hernán and Robins 2020, 298)</w:t>
        </w:r>
      </w:ins>
      <w:ins w:id="122" w:author="PR Preview" w:date="2024-01-01T00:00:00Z">
        <w:r>
          <w:t xml:space="preserve">.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Conditioning on being uncensored induces selection bias under the null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when</w:t>
        </w:r>
      </w:ins>
      <w:ins w:id="122" w:author="PR Preview" w:date="2024-01-01T00:00:00Z">
        <w:r>
          <w:t xml:space="preserve"> </w:t>
        </w:r>
      </w:ins>
      <m:oMath>
        <m:r>
          <m:t>C</m:t>
        </m:r>
      </m:oMath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is a collider on a path between</w:t>
        </w:r>
      </w:ins>
      <w:ins w:id="122" w:author="PR Preview" w:date="2024-01-01T00:00:00Z">
        <w:r>
          <w:t xml:space="preserve"> </w:t>
        </w:r>
      </w:ins>
      <m:oMath>
        <m:r>
          <m:t>A</m:t>
        </m:r>
      </m:oMath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and</w:t>
        </w:r>
      </w:ins>
      <w:ins w:id="122" w:author="PR Preview" w:date="2024-01-01T00:00:00Z">
        <w:r>
          <w:t xml:space="preserve"> </w:t>
        </w:r>
      </w:ins>
      <m:oMath>
        <m:r>
          <m:t>Y</m:t>
        </m:r>
      </m:oMath>
      <w:ins w:id="122" w:author="PR Preview" w:date="2024-01-01T00:00:00Z">
        <w:r>
          <w:t xml:space="preserve">, or a descendant of one (Chapter 8).</w:t>
        </w:r>
      </w:ins>
    </w:p>
    <w:bookmarkStart w:id="51" w:name="ip-weighting-with-censoring"/>
    <w:p>
      <w:pPr>
        <w:pStyle w:val="Heading3"/>
      </w:pPr>
      <w:ins w:id="123" w:author="PR Preview" w:date="2024-01-01T00:00:00Z">
        <w:r>
          <w:t xml:space="preserve">5.1 IP Weighting with Censoring</w:t>
        </w:r>
      </w:ins>
    </w:p>
    <w:p>
      <w:pPr>
        <w:pStyle w:val="FirstParagraph"/>
      </w:pPr>
      <w:ins w:id="124" w:author="PR Preview" w:date="2024-01-01T00:00:00Z">
        <w:r>
          <w:t xml:space="preserve">Fit, for example,</w:t>
        </w:r>
      </w:ins>
      <w:ins w:id="12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in the pseudo-population created by</w:t>
        </w:r>
      </w:ins>
      <w:ins w:id="124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or</w:t>
        </w:r>
      </w:ins>
      <w:ins w:id="124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124" w:author="PR Preview" w:date="2024-01-01T00:00:00Z">
        <w:r>
          <w:t xml:space="preserve">, where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6" w:author="PR Preview" w:date="2024-01-01T00:00:00Z">
        <w:r>
          <w:t xml:space="preserve">Numerator and denominator are estimated with separate logistic models.</w:t>
        </w:r>
      </w:ins>
    </w:p>
    <w:p>
      <w:ins w:id="127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10"/>
        </w:numPr>
      </w:pPr>
      <w:ins w:id="128" w:author="PR Preview" w:date="2024-01-01T00:00:00Z">
        <w:r>
          <w:rPr>
            <w:b/>
            <w:bCs/>
          </w:rPr>
          <w:t xml:space="preserve">Nonstabilized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weights replace censored individuals by copies of uncensored ones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with the same treatment and covariate history: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the pseudo-population has the size of the study population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before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censoring,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and censoring is abolished.</w:t>
        </w:r>
      </w:ins>
    </w:p>
    <w:p>
      <w:pPr>
        <w:pStyle w:val="Compact"/>
        <w:numPr>
          <w:ilvl w:val="0"/>
          <w:numId w:val="1010"/>
        </w:numPr>
      </w:pPr>
      <w:ins w:id="129" w:author="PR Preview" w:date="2024-01-01T00:00:00Z">
        <w:r>
          <w:rPr>
            <w:b/>
            <w:bCs/>
          </w:rPr>
          <w:t xml:space="preserve">Stabilized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weights keep the size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rPr>
            <w:b/>
            <w:bCs/>
          </w:rPr>
          <w:t xml:space="preserve">after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censoring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(the same proportion censored at each</w:t>
        </w:r>
      </w:ins>
      <w:ins w:id="129" w:author="PR Preview" w:date="2024-01-01T00:00:00Z">
        <w:r>
          <w:t xml:space="preserve"> </w:t>
        </w:r>
      </w:ins>
      <m:oMath>
        <m:r>
          <m:t>k</m:t>
        </m:r>
      </m:oMath>
      <w:ins w:id="129" w:author="PR Preview" w:date="2024-01-01T00:00:00Z">
        <w:r>
          <w:t xml:space="preserve">),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but make censoring occur at random with respect to</w:t>
        </w:r>
      </w:ins>
      <w:ins w:id="129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129" w:author="PR Preview" w:date="2024-01-01T00:00:00Z">
        <w:r>
          <w:t xml:space="preserve">: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selection, but no selection bias.</w:t>
        </w:r>
      </w:ins>
    </w:p>
    <w:p>
      <w:pPr>
        <w:pStyle w:val="Compact"/>
        <w:numPr>
          <w:ilvl w:val="0"/>
          <w:numId w:val="1010"/>
        </w:numPr>
      </w:pPr>
      <w:ins w:id="130" w:author="PR Preview" w:date="2024-01-01T00:00:00Z">
        <w:r>
          <w:t xml:space="preserve">With nonstabilized weights the pseudo-population has no arrows from</w:t>
        </w:r>
      </w:ins>
      <w:ins w:id="13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or</w:t>
        </w:r>
      </w:ins>
      <w:ins w:id="13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into later</w:t>
        </w:r>
      </w:ins>
      <w:ins w:id="130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m</m:t>
            </m:r>
          </m:sub>
        </m:sSub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(</w:t>
        </w:r>
      </w:ins>
      <m:oMath>
        <m:r>
          <m:t>m</m:t>
        </m:r>
        <m:r>
          <m:rPr>
            <m:sty m:val="p"/>
          </m:rPr>
          <m:t>&gt;</m:t>
        </m:r>
        <m:r>
          <m:t>k</m:t>
        </m:r>
      </m:oMath>
      <w:ins w:id="130" w:author="PR Preview" w:date="2024-01-01T00:00:00Z">
        <w:r>
          <w:t xml:space="preserve">).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With stabilized weights it has no arrows from</w:t>
        </w:r>
      </w:ins>
      <w:ins w:id="13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into later</w:t>
        </w:r>
      </w:ins>
      <w:ins w:id="130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m</m:t>
            </m:r>
          </m:sub>
        </m:sSub>
      </m:oMath>
      <w:ins w:id="130" w:author="PR Preview" w:date="2024-01-01T00:00:00Z">
        <w:r>
          <w:t xml:space="preserve">,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but censoring may still depend on past treatment,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because the numerator conditions on</w:t>
        </w:r>
      </w:ins>
      <w:ins w:id="130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(as for</w:t>
        </w:r>
      </w:ins>
      <w:ins w:id="13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in Chapter 12).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Either way, censoring no longer depends on the measured covariate history,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so IP weighting can estimate the joint effect of</w:t>
        </w:r>
      </w:ins>
      <w:ins w:id="13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even when</w:t>
        </w:r>
      </w:ins>
      <w:ins w:id="130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L</m:t>
            </m:r>
          </m:e>
        </m:acc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is affected by prior treatment.</w:t>
        </w:r>
      </w:ins>
    </w:p>
    <w:p>
      <w:pPr>
        <w:pStyle w:val="FirstParagraph"/>
      </w:pPr>
      <w:ins w:id="131" w:author="PR Preview" w:date="2024-01-01T00:00:00Z">
        <w:r>
          <w:rPr>
            <w:b/>
            <w:bCs/>
          </w:rPr>
          <w:t xml:space="preserve">G-estimation with censoring</w:t>
        </w:r>
      </w:ins>
      <w:ins w:id="131" w:author="PR Preview" w:date="2024-01-01T00:00:00Z">
        <w:r>
          <w:t xml:space="preserve">: first create, with nonstabilized weights</w:t>
        </w:r>
      </w:ins>
      <w:ins w:id="131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131" w:author="PR Preview" w:date="2024-01-01T00:00:00Z">
        <w:r>
          <w:t xml:space="preserve">,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a pseudo-population in which nobody is censored, then g-estimate in it.</w:t>
        </w:r>
      </w:ins>
    </w:p>
    <w:p>
      <w:pPr>
        <w:pStyle w:val="BodyText"/>
      </w:pPr>
      <w:ins w:id="132" w:author="PR Preview" w:date="2024-01-01T00:00:00Z">
        <w:r>
          <w:t xml:space="preserve">The estimated</w:t>
        </w:r>
      </w:ins>
      <w:ins w:id="132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have mean 1 when the censoring model is correctly specified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(Hernán and Robins 2020, 298)</w:t>
        </w:r>
      </w:ins>
      <w:ins w:id="132" w:author="PR Preview" w:date="2024-01-01T00:00:00Z">
        <w:r>
          <w:t xml:space="preserve">.</w:t>
        </w:r>
      </w:ins>
    </w:p>
    <w:p>
      <w:pPr>
        <w:pStyle w:val="BodyText"/>
      </w:pPr>
      <w:ins w:id="133" w:author="PR Preview" w:date="2024-01-01T00:00:00Z">
        <w:r>
          <w:rPr>
            <w:i/>
            <w:iCs/>
          </w:rPr>
          <w:t xml:space="preserve">Fact-check note</w:t>
        </w:r>
      </w:ins>
      <w:ins w:id="133" w:author="PR Preview" w:date="2024-01-01T00:00:00Z">
        <w:r>
          <w:t xml:space="preserve">: the book states that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“regardless of the type of IP weights used”</w:t>
        </w:r>
      </w:ins>
      <w:ins w:id="133" w:author="PR Preview" w:date="2024-01-01T00:00:00Z">
        <w:r>
          <w:t xml:space="preserve">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the pseudo-population has no arrows from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and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into future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m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(Hernán and Robins 2020, 299)</w:t>
        </w:r>
      </w:ins>
      <w:ins w:id="133" w:author="PR Preview" w:date="2024-01-01T00:00:00Z">
        <w:r>
          <w:t xml:space="preserve">.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For stabilized weights this holds for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only: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their numerator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keeps the dependence of censoring on past treatment,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which is harmless because the analysis conditions on</w:t>
        </w:r>
      </w:ins>
      <w:ins w:id="133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33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ins w:id="134" w:author="PR Preview" w:date="2024-01-01T00:00:00Z">
        <w:r>
          <w:t xml:space="preserve">6 21.6 The Big G-Formula (pp. 300-303)</w:t>
        </w:r>
      </w:ins>
    </w:p>
    <w:p>
      <w:ins w:id="135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36" w:author="PR Preview" w:date="2024-01-01T00:00:00Z">
        <w:r>
          <w:t xml:space="preserve">This part of the book relies on sequential exchangeability given the measured</w:t>
        </w:r>
      </w:ins>
      <w:ins w:id="136" w:author="PR Preview" w:date="2024-01-01T00:00:00Z">
        <w:r>
          <w:t xml:space="preserve"> </w:t>
        </w:r>
      </w:ins>
      <m:oMath>
        <m:r>
          <m:t>L</m:t>
        </m:r>
      </m:oMath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and identification by the g-formula,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because few realistic longitudinal analyses use other identifying conditions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(such as the front door criterion).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But all identifying formulas are mathematically linked to the g-formula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based on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rPr>
            <w:b/>
            <w:bCs/>
          </w:rPr>
          <w:t xml:space="preserve">all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variables, measured and unmeasured.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ins w:id="137" w:author="PR Preview" w:date="2024-01-01T00:00:00Z">
        <w:r>
          <w:t xml:space="preserve">The big g-formula is a function of the distribution of the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rPr>
            <w:b/>
            <w:bCs/>
          </w:rPr>
          <w:t xml:space="preserve">factuals</w:t>
        </w:r>
      </w:ins>
      <w:ins w:id="13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alone,</w:t>
        </w:r>
      </w:ins>
      <w:ins w:id="137" w:author="PR Preview" w:date="2024-01-01T00:00:00Z">
        <w:r>
          <w:t xml:space="preserve"> </w:t>
        </w:r>
      </w:ins>
      <w:ins w:id="137" w:author="PR Preview" w:date="2024-01-01T00:00:00Z">
        <w:r>
          <w:t xml:space="preserve">but it includes unmeasured</w:t>
        </w:r>
      </w:ins>
      <w:ins w:id="137" w:author="PR Preview" w:date="2024-01-01T00:00:00Z">
        <w:r>
          <w:t xml:space="preserve"> </w:t>
        </w:r>
      </w:ins>
      <m:oMath>
        <m:r>
          <m:t>U</m:t>
        </m:r>
      </m:oMath>
      <w:ins w:id="137" w:author="PR Preview" w:date="2024-01-01T00:00:00Z">
        <w:r>
          <w:t xml:space="preserve">, so it cannot be computed directly.</w:t>
        </w:r>
      </w:ins>
    </w:p>
    <w:p>
      <w:pPr>
        <w:pStyle w:val="BodyText"/>
      </w:pPr>
      <w:ins w:id="138" w:author="PR Preview" w:date="2024-01-01T00:00:00Z">
        <w:r>
          <w:rPr>
            <w:i/>
            <w:iCs/>
          </w:rPr>
          <w:t xml:space="preserve">Factuals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are variables of the actual world, in contrast to counterfactuals;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some factuals, like</w:t>
        </w:r>
      </w:ins>
      <w:ins w:id="138" w:author="PR Preview" w:date="2024-01-01T00:00:00Z">
        <w:r>
          <w:t xml:space="preserve"> </w:t>
        </w:r>
      </w:ins>
      <m:oMath>
        <m:r>
          <m:t>U</m:t>
        </m:r>
      </m:oMath>
      <w:ins w:id="138" w:author="PR Preview" w:date="2024-01-01T00:00:00Z">
        <w:r>
          <w:t xml:space="preserve">, are unavailable for analysis because they were not measured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(Hernán and Robins 2020, 300)</w:t>
        </w:r>
      </w:ins>
      <w:ins w:id="138" w:author="PR Preview" w:date="2024-01-01T00:00:00Z">
        <w:r>
          <w:t xml:space="preserve">.</w:t>
        </w:r>
      </w:ins>
    </w:p>
    <w:bookmarkStart w:id="55" w:name="Xe5aae8025200d8a1dea52e29a48929b266456ce"/>
    <w:p>
      <w:pPr>
        <w:pStyle w:val="Heading3"/>
      </w:pPr>
      <w:ins w:id="139" w:author="PR Preview" w:date="2024-01-01T00:00:00Z">
        <w:r>
          <w:t xml:space="preserve">6.1 Reducing the Big G-Formula to Observed Data</w:t>
        </w:r>
      </w:ins>
    </w:p>
    <w:p>
      <w:pPr>
        <w:pStyle w:val="FirstParagraph"/>
      </w:pPr>
      <w:ins w:id="140" w:author="PR Preview" w:date="2024-01-01T00:00:00Z">
        <w:r>
          <w:t xml:space="preserve">The key question: can the big g-formula be rewritten as a functional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of the distribution of the observed</w:t>
        </w:r>
      </w:ins>
      <w:ins w:id="14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only?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If so, the new formula reproduces the big g-formula and can be used in data analysis.</w:t>
        </w:r>
      </w:ins>
    </w:p>
    <w:p>
      <w:pPr>
        <w:pStyle w:val="Compact"/>
        <w:numPr>
          <w:ilvl w:val="0"/>
          <w:numId w:val="1011"/>
        </w:numPr>
      </w:pPr>
      <w:ins w:id="141" w:author="PR Preview" w:date="2024-01-01T00:00:00Z">
        <w:r>
          <w:t xml:space="preserve">Under the</w:t>
        </w:r>
      </w:ins>
      <w:ins w:id="141" w:author="PR Preview" w:date="2024-01-01T00:00:00Z">
        <w:r>
          <w:t xml:space="preserve"> </w:t>
        </w:r>
      </w:ins>
      <w:ins w:id="141" w:author="PR Preview" w:date="2024-01-01T00:00:00Z">
        <w:r>
          <w:rPr>
            <w:b/>
            <w:bCs/>
          </w:rPr>
          <w:t xml:space="preserve">front door</w:t>
        </w:r>
      </w:ins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criterion (Figure 7.14), the big g-formula for</w:t>
        </w:r>
      </w:ins>
      <w:ins w:id="14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reduces to the front door formula (Technical Point 21.11).</w:t>
        </w:r>
      </w:ins>
    </w:p>
    <w:p>
      <w:pPr>
        <w:pStyle w:val="Compact"/>
        <w:numPr>
          <w:ilvl w:val="0"/>
          <w:numId w:val="1011"/>
        </w:numPr>
      </w:pPr>
      <w:ins w:id="142" w:author="PR Preview" w:date="2024-01-01T00:00:00Z">
        <w:r>
          <w:t xml:space="preserve">In general, whether such a reduction exists, and what the formula is,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using only the d-separations implied by the DAG,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was settled by Tian and Pearl (2002), Shpitser and Pearl (2006), and Huang and Valtorta (2006).</w:t>
        </w:r>
      </w:ins>
    </w:p>
    <w:p>
      <w:pPr>
        <w:pStyle w:val="FirstParagraph"/>
      </w:pPr>
      <w:ins w:id="143" w:author="PR Preview" w:date="2024-01-01T00:00:00Z">
        <w:r>
          <w:t xml:space="preserve">These are purely mathematical questions about distributions obeying d-separation;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they acquire a causal meaning only if the DAG is truly causal,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which we can never know for certain in an observational study.</w:t>
        </w:r>
      </w:ins>
    </w:p>
    <w:p>
      <w:ins w:id="14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ins w:id="145" w:author="PR Preview" w:date="2024-01-01T00:00:00Z">
        <w:r>
          <w:t xml:space="preserve">Technical Point 21.11 also gives a coupling argument,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and Technical Point 21.12 a proof based on a SWIG property (Shpitser et al. 2022):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if a fixed treatment node</w:t>
        </w:r>
      </w:ins>
      <w:ins w:id="14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is d-separated from</w:t>
        </w:r>
      </w:ins>
      <w:ins w:id="145" w:author="PR Preview" w:date="2024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a</m:t>
            </m:r>
          </m:sup>
        </m:sSup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given</w:t>
        </w:r>
      </w:ins>
      <w:ins w:id="145" w:author="PR Preview" w:date="2024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a</m:t>
            </m:r>
          </m:sup>
        </m:sSup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on the SWIG,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then</w:t>
        </w:r>
      </w:ins>
      <w:ins w:id="14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does not depend on</w:t>
        </w:r>
      </w:ins>
      <w:ins w:id="14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(Hernán and Robins 2020, 301–2)</w:t>
        </w:r>
      </w:ins>
      <w:ins w:id="145" w:author="PR Preview" w:date="2024-01-01T00:00:00Z">
        <w:r>
          <w:t xml:space="preserve">.</w:t>
        </w:r>
      </w:ins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ins w:id="148" w:author="PR Preview" w:date="2024-01-01T00:00:00Z">
        <w:r>
          <w:t xml:space="preserve">In</w:t>
        </w:r>
      </w:ins>
      <w:ins w:id="148" w:author="PR Preview" w:date="2024-01-01T00:00:00Z">
        <w:r>
          <w:t xml:space="preserve"> </w:t>
        </w:r>
      </w:ins>
      <w:hyperlink w:anchor="tbl-seq-rand">
        <w:r>
          <w:rPr>
            <w:rStyle w:val="Hyperlink"/>
          </w:rPr>
          <w:t xml:space="preserve">Table 1</w:t>
        </w:r>
      </w:hyperlink>
      <w:ins w:id="148" w:author="PR Preview" w:date="2024-01-01T00:00:00Z">
        <w:r>
          <w:t xml:space="preserve">, the treatment has no effect;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the g-formula, IP weighting, and g-estimation all give</w:t>
        </w:r>
      </w:ins>
      <w:ins w:id="14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148" w:author="PR Preview" w:date="2024-01-01T00:00:00Z">
        <w:r>
          <w:t xml:space="preserve">,</w:t>
        </w:r>
      </w:ins>
      <w:ins w:id="148" w:author="PR Preview" w:date="2024-01-01T00:00:00Z">
        <w:r>
          <w:t xml:space="preserve"> </w:t>
        </w:r>
      </w:ins>
      <w:ins w:id="148" w:author="PR Preview" w:date="2024-01-01T00:00:00Z">
        <w:r>
          <w:t xml:space="preserve">where traditional methods failed.</w:t>
        </w:r>
      </w:ins>
    </w:p>
    <w:p>
      <w:pPr>
        <w:pStyle w:val="Compact"/>
        <w:numPr>
          <w:ilvl w:val="0"/>
          <w:numId w:val="1012"/>
        </w:numPr>
      </w:pPr>
      <w:ins w:id="149" w:author="PR Preview" w:date="2024-01-01T00:00:00Z">
        <w:r>
          <w:rPr>
            <w:b/>
            <w:bCs/>
          </w:rPr>
          <w:t xml:space="preserve">G-formula</w:t>
        </w:r>
      </w:ins>
      <w:ins w:id="149" w:author="PR Preview" w:date="2024-01-01T00:00:00Z">
        <w:r>
          <w:t xml:space="preserve">: standardize to the distribution of each</w:t>
        </w:r>
      </w:ins>
      <w:ins w:id="14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given past treatment and covariates;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estimate with parametric models (the parametric g-formula), which is subject to the g-null paradox.</w:t>
        </w:r>
      </w:ins>
    </w:p>
    <w:p>
      <w:pPr>
        <w:pStyle w:val="Compact"/>
        <w:numPr>
          <w:ilvl w:val="0"/>
          <w:numId w:val="1012"/>
        </w:numPr>
      </w:pPr>
      <w:ins w:id="150" w:author="PR Preview" w:date="2024-01-01T00:00:00Z">
        <w:r>
          <w:rPr>
            <w:b/>
            <w:bCs/>
          </w:rPr>
          <w:t xml:space="preserve">IP weighting</w:t>
        </w:r>
      </w:ins>
      <w:ins w:id="150" w:author="PR Preview" w:date="2024-01-01T00:00:00Z">
        <w:r>
          <w:t xml:space="preserve">:</w:t>
        </w:r>
      </w:ins>
      <w:ins w:id="150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or</w:t>
        </w:r>
      </w:ins>
      <w:ins w:id="15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150" w:author="PR Preview" w:date="2024-01-01T00:00:00Z">
        <w:r>
          <w:t xml:space="preserve">, a product over time,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fit marginal structural models by weighted regression;</w:t>
        </w:r>
      </w:ins>
      <w:ins w:id="15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preferred for unsaturated models.</w:t>
        </w:r>
      </w:ins>
    </w:p>
    <w:p>
      <w:pPr>
        <w:pStyle w:val="Compact"/>
        <w:numPr>
          <w:ilvl w:val="0"/>
          <w:numId w:val="1012"/>
        </w:numPr>
      </w:pPr>
      <w:ins w:id="151" w:author="PR Preview" w:date="2024-01-01T00:00:00Z">
        <w:r>
          <w:rPr>
            <w:b/>
            <w:bCs/>
          </w:rPr>
          <w:t xml:space="preserve">Doubly robust</w:t>
        </w:r>
      </w:ins>
      <w:ins w:id="151" w:author="PR Preview" w:date="2024-01-01T00:00:00Z">
        <w:r>
          <w:t xml:space="preserve">: sequential outcome regressions with the time-varying IP weight as a covariate,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consistent if either set of models is correct, and in fact</w:t>
        </w:r>
      </w:ins>
      <w:ins w:id="151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2</m:t>
        </m:r>
      </m:oMath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robust.</w:t>
        </w:r>
      </w:ins>
    </w:p>
    <w:p>
      <w:pPr>
        <w:pStyle w:val="Compact"/>
        <w:numPr>
          <w:ilvl w:val="0"/>
          <w:numId w:val="1012"/>
        </w:numPr>
      </w:pPr>
      <w:ins w:id="152" w:author="PR Preview" w:date="2024-01-01T00:00:00Z">
        <w:r>
          <w:rPr>
            <w:b/>
            <w:bCs/>
          </w:rPr>
          <w:t xml:space="preserve">G-estimation</w:t>
        </w:r>
      </w:ins>
      <w:ins w:id="152" w:author="PR Preview" w:date="2024-01-01T00:00:00Z">
        <w:r>
          <w:t xml:space="preserve">: one SNMM equation per time; find</w:t>
        </w:r>
      </w:ins>
      <w:ins w:id="152" w:author="PR Preview" w:date="2024-01-01T00:00:00Z">
        <w:r>
          <w:t xml:space="preserve"> </w:t>
        </w:r>
      </w:ins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making</w:t>
        </w:r>
      </w:ins>
      <w:ins w:id="152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independent of</w:t>
        </w:r>
      </w:ins>
      <w:ins w:id="15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given the past.</w:t>
        </w:r>
      </w:ins>
    </w:p>
    <w:p>
      <w:pPr>
        <w:pStyle w:val="Compact"/>
        <w:numPr>
          <w:ilvl w:val="0"/>
          <w:numId w:val="1012"/>
        </w:numPr>
      </w:pPr>
      <w:ins w:id="153" w:author="PR Preview" w:date="2024-01-01T00:00:00Z">
        <w:r>
          <w:rPr>
            <w:b/>
            <w:bCs/>
          </w:rPr>
          <w:t xml:space="preserve">Censoring</w:t>
        </w:r>
      </w:ins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is handled like treatment: the joint strategy</w:t>
        </w:r>
      </w:ins>
      <w:ins w:id="15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and weights</w:t>
        </w:r>
      </w:ins>
      <w:ins w:id="153" w:author="PR Preview" w:date="2024-01-01T00:00:00Z">
        <w:r>
          <w:t xml:space="preserve"> </w:t>
        </w:r>
      </w:ins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153" w:author="PR Preview" w:date="2024-01-01T00:00:00Z">
        <w:r>
          <w:t xml:space="preserve"> </w:t>
        </w:r>
      </w:ins>
      <w:ins w:id="153" w:author="PR Preview" w:date="2024-01-01T00:00:00Z">
        <w:r>
          <w:t xml:space="preserve">or</w:t>
        </w:r>
      </w:ins>
      <w:ins w:id="153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ins w:id="15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154" w:author="PR Preview" w:date="2024-01-01T00:00:00Z">
        <w:r>
          <w:t xml:space="preserve">The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rPr>
            <w:b/>
            <w:bCs/>
          </w:rPr>
          <w:t xml:space="preserve">big g-formula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uses all variables, measured and unmeasured;</w:t>
        </w:r>
      </w:ins>
      <w:ins w:id="154" w:author="PR Preview" w:date="2024-01-01T00:00:00Z">
        <w:r>
          <w:t xml:space="preserve"> </w:t>
        </w:r>
      </w:ins>
      <w:ins w:id="154" w:author="PR Preview" w:date="2024-01-01T00:00:00Z">
        <w:r>
          <w:t xml:space="preserve">other identifying formulas, such as the front door formula, are reductions of it to observed data.</w:t>
        </w:r>
      </w:ins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2026-10-01T22:33:19Z</dcterms:created>
  <dcterms:modified xsi:type="dcterms:W3CDTF">2026-10-01T22:33:19Z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