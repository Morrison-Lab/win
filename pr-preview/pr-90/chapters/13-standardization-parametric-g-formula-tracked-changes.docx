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This chapter estimates the same causal effect as Chapter 12 (smoking cessation on weight gain in NHEFS) by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standardization</w:t>
        </w:r>
      </w:ins>
      <w:ins w:id="1" w:author="PR Preview" w:date="2024-01-01T00:00:00Z">
        <w:r>
          <w:t xml:space="preserve">, now combined with outcome models: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parametric g-formula</w:t>
        </w:r>
      </w:ins>
      <w:ins w:id="1" w:author="PR Preview" w:date="2024-01-01T00:00:00Z">
        <w:r>
          <w:t xml:space="preserve">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IP weighting models the treatment (and censoring);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standardization models the outcome.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Both rely on the same identifiability conditions but on different modeling assumptions.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13, pp. 175-185)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t xml:space="preserve">R and Stata code for this chapter’s programs (Programs 13.x) is in Tom Palmer’s</w:t>
        </w:r>
      </w:ins>
      <w:ins w:id="3" w:author="PR Preview" w:date="2024-01-01T00:00:00Z">
        <w:r>
          <w:t xml:space="preserve"> </w:t>
        </w:r>
      </w:ins>
      <w:hyperlink r:id="rId9">
        <w:r>
          <w:rPr>
            <w:rStyle w:val="Hyperlink"/>
          </w:rPr>
          <w:t xml:space="preserve">cibookex-r</w:t>
        </w:r>
      </w:hyperlink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companion (GPL-3.0),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which descends from the authors’ own code.</w:t>
        </w:r>
      </w:ins>
    </w:p>
    <w:p>
      <w:pPr>
        <w:pStyle w:val="BodyText"/>
      </w:pPr>
      <w:ins w:id="4" w:author="PR Preview" w:date="2024-01-01T00:00:00Z">
        <w:r>
          <w:t xml:space="preserve">Chapter 2 introduced standardization only as a nonparametric method.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Combining it with models lets us handle many covariates and nondichotomous treatments.</w:t>
        </w:r>
      </w:ins>
    </w:p>
    <w:p>
      <w:pPr>
        <w:pStyle w:val="BodyText"/>
      </w:pPr>
      <w:ins w:id="5" w:author="PR Preview" w:date="2024-01-01T00:00:00Z">
        <w:r>
          <w:rPr>
            <w:b/>
            <w:bCs/>
          </w:rPr>
          <w:t xml:space="preserve">Key insight</w:t>
        </w:r>
      </w:ins>
      <w:ins w:id="5" w:author="PR Preview" w:date="2024-01-01T00:00:00Z">
        <w:r>
          <w:t xml:space="preserve">: IP weighting needs a correct model for treatment (and censoring) given</w:t>
        </w:r>
      </w:ins>
      <w:ins w:id="5" w:author="PR Preview" w:date="2024-01-01T00:00:00Z">
        <w:r>
          <w:t xml:space="preserve"> </w:t>
        </w:r>
      </w:ins>
      <m:oMath>
        <m:r>
          <m:t>L</m:t>
        </m:r>
      </m:oMath>
      <w:ins w:id="5" w:author="PR Preview" w:date="2024-01-01T00:00:00Z">
        <w:r>
          <w:t xml:space="preserve">;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the parametric g-formula needs a correct model for the outcome given treatment and</w:t>
        </w:r>
      </w:ins>
      <w:ins w:id="5" w:author="PR Preview" w:date="2024-01-01T00:00:00Z">
        <w:r>
          <w:t xml:space="preserve"> </w:t>
        </w:r>
      </w:ins>
      <m:oMath>
        <m:r>
          <m:t>L</m:t>
        </m:r>
      </m:oMath>
      <w:ins w:id="5" w:author="PR Preview" w:date="2024-01-01T00:00:00Z">
        <w:r>
          <w:t xml:space="preserve">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Neither is doubly robust on its own.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Doubly robust estimators (Section 13.4) combine the two models and are consistent if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rPr>
            <w:i/>
            <w:iCs/>
          </w:rPr>
          <w:t xml:space="preserve">either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one is correct.</w:t>
        </w:r>
      </w:ins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" w:author="PR Preview" w:date="2024-01-01T00:00:00Z">
        <w:r>
          <w:rPr>
            <w:b/>
            <w:bCs/>
          </w:rPr>
          <w:t xml:space="preserve">Setting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(same as Chapter 12):</w:t>
        </w:r>
      </w:ins>
    </w:p>
    <w:p>
      <w:pPr>
        <w:pStyle w:val="Compact"/>
        <w:numPr>
          <w:ilvl w:val="0"/>
          <w:numId w:val="1001"/>
        </w:numPr>
      </w:pPr>
      <w:ins w:id="9" w:author="PR Preview" w:date="2024-01-01T00:00:00Z">
        <w:r>
          <w:t xml:space="preserve">NHEFS: 1629 cigarette smokers aged 25-74 with a baseline visit and a follow-up visit about 10 years later</w:t>
        </w:r>
      </w:ins>
    </w:p>
    <w:p>
      <w:pPr>
        <w:pStyle w:val="Compact"/>
        <w:numPr>
          <w:ilvl w:val="0"/>
          <w:numId w:val="1001"/>
        </w:numPr>
      </w:pPr>
      <w:ins w:id="10" w:author="PR Preview" w:date="2024-01-01T00:00:00Z">
        <w:r>
          <w:t xml:space="preserve">1566 had weight measured at follow-up, i.e., are uncensored (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0" w:author="PR Preview" w:date="2024-01-01T00:00:00Z">
        <w:r>
          <w:t xml:space="preserve">)</w:t>
        </w:r>
      </w:ins>
    </w:p>
    <w:p>
      <w:pPr>
        <w:pStyle w:val="Compact"/>
        <w:numPr>
          <w:ilvl w:val="0"/>
          <w:numId w:val="1001"/>
        </w:numPr>
      </w:pPr>
      <w:ins w:id="11" w:author="PR Preview" w:date="2024-01-01T00:00:00Z">
        <w:r>
          <w:t xml:space="preserve">Treatment</w:t>
        </w:r>
      </w:ins>
      <w:ins w:id="11" w:author="PR Preview" w:date="2024-01-01T00:00:00Z">
        <w:r>
          <w:t xml:space="preserve"> </w:t>
        </w:r>
      </w:ins>
      <m:oMath>
        <m:r>
          <m:t>A</m:t>
        </m:r>
      </m:oMath>
      <w:ins w:id="11" w:author="PR Preview" w:date="2024-01-01T00:00:00Z">
        <w:r>
          <w:t xml:space="preserve">: smoking cessation (1: yes, 0: no); outcome</w:t>
        </w:r>
      </w:ins>
      <w:ins w:id="11" w:author="PR Preview" w:date="2024-01-01T00:00:00Z">
        <w:r>
          <w:t xml:space="preserve"> </w:t>
        </w:r>
      </w:ins>
      <m:oMath>
        <m:r>
          <m:t>Y</m:t>
        </m:r>
      </m:oMath>
      <w:ins w:id="11" w:author="PR Preview" w:date="2024-01-01T00:00:00Z">
        <w:r>
          <w:t xml:space="preserve">: weight gain (kg)</w:t>
        </w:r>
      </w:ins>
    </w:p>
    <w:p>
      <w:pPr>
        <w:pStyle w:val="FirstParagraph"/>
      </w:pPr>
      <w:ins w:id="12" w:author="PR Preview" w:date="2024-01-01T00:00:00Z">
        <w:r>
          <w:rPr>
            <w:b/>
            <w:bCs/>
          </w:rPr>
          <w:t xml:space="preserve">Causal effect of interest</w:t>
        </w:r>
      </w:ins>
      <w:ins w:id="12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ins w:id="14" w:author="PR Preview" w:date="2024-01-01T00:00:00Z">
        <w:r>
          <w:t xml:space="preserve">the difference in mean weight gain had everybody been treated and uncensored versus untreated and uncensored.</w:t>
        </w:r>
      </w:ins>
    </w:p>
    <w:p>
      <w:pPr>
        <w:pStyle w:val="BodyText"/>
      </w:pPr>
      <w:ins w:id="15" w:author="PR Preview" w:date="2024-01-01T00:00:00Z">
        <w:r>
          <w:t xml:space="preserve">Quitters and non-quitters differ in the distribution of predictors of weight gain (Table 12.1), so the associational difference</w:t>
        </w:r>
      </w:ins>
      <w:ins w:id="1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kg is not expected to equal the causal difference.</w:t>
        </w:r>
      </w:ins>
    </w:p>
    <w:p>
      <w:pPr>
        <w:pStyle w:val="BodyText"/>
      </w:pPr>
      <w:ins w:id="16" w:author="PR Preview" w:date="2024-01-01T00:00:00Z">
        <w:r>
          <w:t xml:space="preserve">As in Chapter 12, we assume that the 9 baseline variables in</w:t>
        </w:r>
      </w:ins>
      <w:ins w:id="16" w:author="PR Preview" w:date="2024-01-01T00:00:00Z">
        <w:r>
          <w:t xml:space="preserve"> </w:t>
        </w:r>
      </w:ins>
      <m:oMath>
        <m:r>
          <m:t>L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suffice to adjust for both confounding and selection bias:</w:t>
        </w:r>
      </w:ins>
    </w:p>
    <w:p>
      <w:pPr>
        <w:pStyle w:val="Compact"/>
        <w:numPr>
          <w:ilvl w:val="0"/>
          <w:numId w:val="1002"/>
        </w:numPr>
      </w:pPr>
      <w:ins w:id="17" w:author="PR Preview" w:date="2024-01-01T00:00:00Z">
        <w:r>
          <w:t xml:space="preserve">sex (0: male, 1: female), age (years), race (0: white, 1: other)</w:t>
        </w:r>
      </w:ins>
    </w:p>
    <w:p>
      <w:pPr>
        <w:pStyle w:val="Compact"/>
        <w:numPr>
          <w:ilvl w:val="0"/>
          <w:numId w:val="1002"/>
        </w:numPr>
      </w:pPr>
      <w:ins w:id="18" w:author="PR Preview" w:date="2024-01-01T00:00:00Z">
        <w:r>
          <w:t xml:space="preserve">education (5 categories)</w:t>
        </w:r>
      </w:ins>
    </w:p>
    <w:p>
      <w:pPr>
        <w:pStyle w:val="Compact"/>
        <w:numPr>
          <w:ilvl w:val="0"/>
          <w:numId w:val="1002"/>
        </w:numPr>
      </w:pPr>
      <w:ins w:id="19" w:author="PR Preview" w:date="2024-01-01T00:00:00Z">
        <w:r>
          <w:t xml:space="preserve">intensity and duration of smoking (cigarettes per day; years of smoking)</w:t>
        </w:r>
      </w:ins>
    </w:p>
    <w:p>
      <w:pPr>
        <w:pStyle w:val="Compact"/>
        <w:numPr>
          <w:ilvl w:val="0"/>
          <w:numId w:val="1002"/>
        </w:numPr>
      </w:pPr>
      <w:ins w:id="20" w:author="PR Preview" w:date="2024-01-01T00:00:00Z">
        <w:r>
          <w:t xml:space="preserve">physical activity in daily life (3 categories), recreational exercise (3 categories)</w:t>
        </w:r>
      </w:ins>
    </w:p>
    <w:p>
      <w:pPr>
        <w:pStyle w:val="Compact"/>
        <w:numPr>
          <w:ilvl w:val="0"/>
          <w:numId w:val="1002"/>
        </w:numPr>
      </w:pPr>
      <w:ins w:id="21" w:author="PR Preview" w:date="2024-01-01T00:00:00Z">
        <w:r>
          <w:t xml:space="preserve">weight (kg)</w:t>
        </w:r>
      </w:ins>
    </w:p>
    <w:p>
      <w:pPr>
        <w:pStyle w:val="FirstParagraph"/>
      </w:pPr>
      <w:ins w:id="22" w:author="PR Preview" w:date="2024-01-01T00:00:00Z">
        <w:r>
          <w:t xml:space="preserve">We also assume, as in Chapter 12, that the components of</w:t>
        </w:r>
      </w:ins>
      <w:ins w:id="22" w:author="PR Preview" w:date="2024-01-01T00:00:00Z">
        <w:r>
          <w:t xml:space="preserve"> </w:t>
        </w:r>
      </w:ins>
      <m:oMath>
        <m:r>
          <m:t>L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needed to adjust for</w:t>
        </w:r>
      </w:ins>
      <w:ins w:id="22" w:author="PR Preview" w:date="2024-01-01T00:00:00Z">
        <w:r>
          <w:t xml:space="preserve"> </w:t>
        </w:r>
      </w:ins>
      <m:oMath>
        <m:r>
          <m:t>C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are not affected by</w:t>
        </w:r>
      </w:ins>
      <w:ins w:id="22" w:author="PR Preview" w:date="2024-01-01T00:00:00Z">
        <w:r>
          <w:t xml:space="preserve"> </w:t>
        </w:r>
      </w:ins>
      <m:oMath>
        <m:r>
          <m:t>A</m:t>
        </m:r>
      </m:oMath>
      <w:ins w:id="22" w:author="PR Preview" w:date="2024-01-01T00:00:00Z">
        <w:r>
          <w:t xml:space="preserve">;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otherwise the methods of Part III would be needed.</w:t>
        </w:r>
      </w:ins>
    </w:p>
    <w:p>
      <w:pPr>
        <w:pStyle w:val="BodyText"/>
      </w:pPr>
      <w:ins w:id="23" w:author="PR Preview" w:date="2024-01-01T00:00:00Z">
        <w:r>
          <w:t xml:space="preserve">IP weighting estimates</w:t>
        </w:r>
      </w:ins>
      <w:ins w:id="2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as the mean outcome in a pseudo-population where</w:t>
        </w:r>
      </w:ins>
      <w:ins w:id="23" w:author="PR Preview" w:date="2024-01-01T00:00:00Z">
        <w:r>
          <w:t xml:space="preserve"> </w:t>
        </w:r>
      </w:ins>
      <m:oMath>
        <m:r>
          <m:t>L</m:t>
        </m:r>
      </m:oMath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is balanced between treatment groups;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it requires modeling the joint probability</w:t>
        </w:r>
      </w:ins>
      <w:ins w:id="2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23" w:author="PR Preview" w:date="2024-01-01T00:00:00Z">
        <w:r>
          <w:t xml:space="preserve">.</w:t>
        </w:r>
      </w:ins>
    </w:p>
    <w:bookmarkStart w:id="11" w:name="the-standardized-mean"/>
    <w:p>
      <w:pPr>
        <w:pStyle w:val="Heading3"/>
      </w:pPr>
      <w:ins w:id="24" w:author="PR Preview" w:date="2024-01-01T00:00:00Z">
        <w:r>
          <w:t xml:space="preserve">1.1 The Standardized Mean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ins w:id="25" w:author="PR Preview" w:date="2024-01-01T00:00:00Z">
        <w:r>
          <w:t xml:space="preserve">Under exchangeability and positivity given</w:t>
        </w:r>
      </w:ins>
      <w:ins w:id="25" w:author="PR Preview" w:date="2024-01-01T00:00:00Z">
        <w:r>
          <w:t xml:space="preserve"> </w:t>
        </w:r>
      </w:ins>
      <m:oMath>
        <m:r>
          <m:t>L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(plus consistency), the standardized mean with</w:t>
        </w:r>
      </w:ins>
      <w:ins w:id="2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consistently estimates</w:t>
        </w:r>
      </w:ins>
      <w:ins w:id="2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25" w:author="PR Preview" w:date="2024-01-01T00:00:00Z">
        <w:r>
          <w:t xml:space="preserve">, and with</w:t>
        </w:r>
      </w:ins>
      <w:ins w:id="2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consistently estimates</w:t>
        </w:r>
      </w:ins>
      <w:ins w:id="25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25" w:author="PR Preview" w:date="2024-01-01T00:00:00Z">
        <w:r>
          <w:t xml:space="preserve">.</w:t>
        </w:r>
      </w:ins>
    </w:p>
    <w:p>
      <w:pPr>
        <w:pStyle w:val="BodyText"/>
      </w:pPr>
      <w:ins w:id="26" w:author="PR Preview" w:date="2024-01-01T00:00:00Z">
        <w:r>
          <w:rPr>
            <w:b/>
            <w:bCs/>
          </w:rPr>
          <w:t xml:space="preserve">Derivation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(discrete</w:t>
        </w:r>
      </w:ins>
      <w:ins w:id="26" w:author="PR Preview" w:date="2024-01-01T00:00:00Z">
        <w:r>
          <w:t xml:space="preserve"> </w:t>
        </w:r>
      </w:ins>
      <m:oMath>
        <m:r>
          <m:t>L</m:t>
        </m:r>
      </m:oMath>
      <w:ins w:id="26" w:author="PR Preview" w:date="2024-01-01T00:00:00Z">
        <w:r>
          <w:t xml:space="preserve">; Technical Point 2.3 of the book, with</w:t>
        </w:r>
      </w:ins>
      <w:ins w:id="26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replaced by</w:t>
        </w:r>
      </w:ins>
      <w:ins w:id="26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ins w:id="26" w:author="PR Preview" w:date="2024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ins w:id="1028" w:author="PR Preview" w:date="2024-01-01T00:00:00Z">
        <w:r>
          <w:t xml:space="preserve">Positivity is needed in the second line so that the conditional mean given</w:t>
        </w:r>
      </w:ins>
      <w:ins w:id="1028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ins w:id="1028" w:author="PR Preview" w:date="2024-01-01T00:00:00Z">
        <w:r>
          <w:t xml:space="preserve"> </w:t>
        </w:r>
      </w:ins>
      <w:ins w:id="1028" w:author="PR Preview" w:date="2024-01-01T00:00:00Z">
        <w:r>
          <w:t xml:space="preserve">is defined for every</w:t>
        </w:r>
      </w:ins>
      <w:ins w:id="1028" w:author="PR Preview" w:date="2024-01-01T00:00:00Z">
        <w:r>
          <w:t xml:space="preserve"> </w:t>
        </w:r>
      </w:ins>
      <m:oMath>
        <m:r>
          <m:t>l</m:t>
        </m:r>
      </m:oMath>
      <w:ins w:id="1028" w:author="PR Preview" w:date="2024-01-01T00:00:00Z">
        <w:r>
          <w:t xml:space="preserve"> </w:t>
        </w:r>
      </w:ins>
      <w:ins w:id="1028" w:author="PR Preview" w:date="2024-01-01T00:00:00Z">
        <w:r>
          <w:t xml:space="preserve">with</w:t>
        </w:r>
      </w:ins>
      <w:ins w:id="1028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ins w:id="1028" w:author="PR Preview" w:date="2024-01-01T00:00:00Z">
        <w:r>
          <w:t xml:space="preserve">.</w:t>
        </w:r>
      </w:ins>
    </w:p>
    <w:bookmarkEnd w:id="11"/>
    <w:bookmarkStart w:id="15" w:name="supplement-standardizing-to-the-treated"/>
    <w:p>
      <w:pPr>
        <w:pStyle w:val="Heading3"/>
      </w:pPr>
      <w:ins w:id="1029" w:author="PR Preview" w:date="2024-01-01T00:00:00Z">
        <w:r>
          <w:t xml:space="preserve">1.2 Supplement: Standardizing to the Treated</w:t>
        </w:r>
      </w:ins>
    </w:p>
    <w:p>
      <w:pPr>
        <w:pStyle w:val="FirstParagraph"/>
      </w:pPr>
      <w:ins w:id="1030" w:author="PR Preview" w:date="2024-01-01T00:00:00Z">
        <w:r>
          <w:t xml:space="preserve">The average causal effect</w:t>
        </w:r>
      </w:ins>
      <w:ins w:id="1030" w:author="PR Preview" w:date="2024-01-01T00:00:00Z">
        <w:r>
          <w:t xml:space="preserve"> </w:t>
        </w:r>
      </w:ins>
      <w:ins w:id="1030" w:author="PR Preview" w:date="2024-01-01T00:00:00Z">
        <w:r>
          <w:rPr>
            <w:b/>
            <w:bCs/>
          </w:rPr>
          <w:t xml:space="preserve">in the treated</w:t>
        </w:r>
      </w:ins>
      <w:ins w:id="1030" w:author="PR Preview" w:date="2024-01-01T00:00:00Z">
        <w:r>
          <w:t xml:space="preserve"> </w:t>
        </w:r>
      </w:ins>
      <w:ins w:id="1030" w:author="PR Preview" w:date="2024-01-01T00:00:00Z">
        <w:r>
          <w:t xml:space="preserve">can also be estimated by standardization (book’s Technical Point 4.1): replace</w:t>
        </w:r>
      </w:ins>
      <w:ins w:id="103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030" w:author="PR Preview" w:date="2024-01-01T00:00:00Z">
        <w:r>
          <w:t xml:space="preserve"> </w:t>
        </w:r>
      </w:ins>
      <w:ins w:id="1030" w:author="PR Preview" w:date="2024-01-01T00:00:00Z">
        <w:r>
          <w:t xml:space="preserve">by</w:t>
        </w:r>
      </w:ins>
      <w:ins w:id="103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1030" w:author="PR Preview" w:date="2024-01-01T00:00:00Z">
        <w:r>
          <w:t xml:space="preserve"> </w:t>
        </w:r>
      </w:ins>
      <w:ins w:id="1030" w:author="PR Preview" w:date="2024-01-01T00:00:00Z">
        <w:r>
          <w:t xml:space="preserve">in</w:t>
        </w:r>
      </w:ins>
      <w:ins w:id="1030" w:author="PR Preview" w:date="2024-01-01T00:00:00Z">
        <w:r>
          <w:t xml:space="preserve"> </w:t>
        </w:r>
      </w:ins>
      <w:hyperlink w:anchor="def-standardization">
        <w:r>
          <w:rPr>
            <w:rStyle w:val="Hyperlink"/>
          </w:rPr>
          <w:t xml:space="preserve">Definition 1</w:t>
        </w:r>
      </w:hyperlink>
      <w:ins w:id="1030" w:author="PR Preview" w:date="2024-01-01T00:00:00Z">
        <w:r>
          <w:t xml:space="preserve">.</w:t>
        </w:r>
      </w:ins>
    </w:p>
    <w:p>
      <w:pPr>
        <w:pStyle w:val="BodyText"/>
      </w:pPr>
      <w:ins w:id="1031" w:author="PR Preview" w:date="2024-01-01T00:00:00Z">
        <w:r>
          <w:t xml:space="preserve">More generally, the stratum-specific means can be standardized to any distribution of</w:t>
        </w:r>
      </w:ins>
      <w:ins w:id="1031" w:author="PR Preview" w:date="2024-01-01T00:00:00Z">
        <w:r>
          <w:t xml:space="preserve"> </w:t>
        </w:r>
      </w:ins>
      <m:oMath>
        <m:r>
          <m:t>L</m:t>
        </m:r>
      </m:oMath>
      <w:ins w:id="1031" w:author="PR Preview" w:date="2024-01-01T00:00:00Z">
        <w:r>
          <w:t xml:space="preserve"> </w:t>
        </w:r>
      </w:ins>
      <w:ins w:id="1031" w:author="PR Preview" w:date="2024-01-01T00:00:00Z">
        <w:r>
          <w:t xml:space="preserve">(the treated, the untreated, an external population).</w:t>
        </w:r>
      </w:ins>
      <w:ins w:id="1031" w:author="PR Preview" w:date="2024-01-01T00:00:00Z">
        <w:r>
          <w:t xml:space="preserve"> </w:t>
        </w:r>
      </w:ins>
      <w:ins w:id="1031" w:author="PR Preview" w:date="2024-01-01T00:00:00Z">
        <w:r>
          <w:t xml:space="preserve">The choice defines the target population of the causal effect.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ins w:id="1032" w:author="PR Preview" w:date="2024-01-01T00:00:00Z">
        <w:r>
          <w:t xml:space="preserve">2 13.2 Estimating the Mean Outcome via Modeling (pp. 177-178)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34" w:author="PR Preview" w:date="2024-01-01T00:00:00Z">
        <w:r>
          <w:rPr>
            <w:b/>
            <w:bCs/>
          </w:rPr>
          <w:t xml:space="preserve">Problem</w:t>
        </w:r>
      </w:ins>
      <w:ins w:id="34" w:author="PR Preview" w:date="2024-01-01T00:00:00Z">
        <w:r>
          <w:t xml:space="preserve">: nonparametric estimation of</w:t>
        </w:r>
      </w:ins>
      <w:ins w:id="3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(as in Section 2.3) is out of the question.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Only 403 uncensored treated individuals are spread across possibly millions of strata of the 9 confounders.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Same for the untreated.</w:t>
        </w:r>
      </w:ins>
    </w:p>
    <w:p>
      <w:pPr>
        <w:pStyle w:val="BodyText"/>
      </w:pPr>
      <w:ins w:id="35" w:author="PR Preview" w:date="2024-01-01T00:00:00Z">
        <w:r>
          <w:rPr>
            <w:b/>
            <w:bCs/>
          </w:rPr>
          <w:t xml:space="preserve">Solution</w:t>
        </w:r>
      </w:ins>
      <w:ins w:id="35" w:author="PR Preview" w:date="2024-01-01T00:00:00Z">
        <w:r>
          <w:t xml:space="preserve">: fit a parametric model for the mean outcome.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ins w:id="36" w:author="PR Preview" w:date="2024-01-01T00:00:00Z">
        <w:r>
          <w:t xml:space="preserve">Fitting this model (book’s Program 13.1) gives a predicted mean</w:t>
        </w:r>
      </w:ins>
      <w:ins w:id="3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for each combination of</w:t>
        </w:r>
      </w:ins>
      <w:ins w:id="36" w:author="PR Preview" w:date="2024-01-01T00:00:00Z">
        <w:r>
          <w:t xml:space="preserve"> </w:t>
        </w:r>
      </w:ins>
      <m:oMath>
        <m:r>
          <m:t>A</m:t>
        </m:r>
      </m:oMath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and</w:t>
        </w:r>
      </w:ins>
      <w:ins w:id="36" w:author="PR Preview" w:date="2024-01-01T00:00:00Z">
        <w:r>
          <w:t xml:space="preserve"> </w:t>
        </w:r>
      </w:ins>
      <m:oMath>
        <m:r>
          <m:t>L</m:t>
        </m:r>
      </m:oMath>
      <w:ins w:id="36" w:author="PR Preview" w:date="2024-01-01T00:00:00Z">
        <w:r>
          <w:t xml:space="preserve">, and hence for each of the 403 uncensored treated and 1163 uncensored untreated individuals.</w:t>
        </w:r>
      </w:ins>
    </w:p>
    <w:p>
      <w:pPr>
        <w:pStyle w:val="BodyText"/>
      </w:pPr>
      <w:ins w:id="37" w:author="PR Preview" w:date="2024-01-01T00:00:00Z">
        <w:r>
  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  </w:r>
      </w:ins>
    </w:p>
    <w:p>
      <w:pPr>
        <w:pStyle w:val="BodyText"/>
      </w:pPr>
      <w:ins w:id="38" w:author="PR Preview" w:date="2024-01-01T00:00:00Z">
        <w:r>
          <w:t xml:space="preserve">The mean of the predicted values was 2.6 kg, matching the mean observed weight gain (observed values ranged from</w:t>
        </w:r>
      </w:ins>
      <w:ins w:id="38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41.3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to</w:t>
        </w:r>
      </w:ins>
      <w:ins w:id="38" w:author="PR Preview" w:date="2024-01-01T00:00:00Z">
        <w:r>
          <w:t xml:space="preserve"> </w:t>
        </w:r>
      </w:ins>
      <m:oMath>
        <m:r>
          <m:t>48.5</m:t>
        </m:r>
      </m:oMath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kg).</w:t>
        </w:r>
      </w:ins>
    </w:p>
    <w:bookmarkStart w:id="18" w:name="X6d9a1620ee3fc3b1e14bd8b70fd354ed7e6606a"/>
    <w:p>
      <w:pPr>
        <w:pStyle w:val="Heading3"/>
      </w:pPr>
      <w:ins w:id="39" w:author="PR Preview" w:date="2024-01-01T00:00:00Z">
        <w:r>
          <w:t xml:space="preserve">2.1 Supplement: Other Outcome and Treatment Types</w:t>
        </w:r>
      </w:ins>
    </w:p>
    <w:p>
      <w:pPr>
        <w:pStyle w:val="FirstParagraph"/>
      </w:pPr>
      <w:ins w:id="40" w:author="PR Preview" w:date="2024-01-01T00:00:00Z">
        <w:r>
          <w:t xml:space="preserve">The same approach applies with other outcome models:</w:t>
        </w:r>
      </w:ins>
    </w:p>
    <w:p>
      <w:pPr>
        <w:pStyle w:val="Compact"/>
        <w:numPr>
          <w:ilvl w:val="0"/>
          <w:numId w:val="1005"/>
        </w:numPr>
      </w:pPr>
      <w:ins w:id="41" w:author="PR Preview" w:date="2024-01-01T00:00:00Z">
        <w:r>
          <w:rPr>
            <w:b/>
            <w:bCs/>
          </w:rPr>
          <w:t xml:space="preserve">Dichotomous</w:t>
        </w:r>
      </w:ins>
      <w:ins w:id="41" w:author="PR Preview" w:date="2024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41" w:author="PR Preview" w:date="2024-01-01T00:00:00Z">
        <w:r>
          <w:t xml:space="preserve">: fit, e.g., a logistic model for</w:t>
        </w:r>
      </w:ins>
      <w:ins w:id="41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ins w:id="41" w:author="PR Preview" w:date="2024-01-01T00:00:00Z">
        <w:r>
          <w:t xml:space="preserve">;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the standardized means are then standardized risks, from which a risk difference, risk ratio, or odds ratio can be computed.</w:t>
        </w:r>
      </w:ins>
    </w:p>
    <w:p>
      <w:pPr>
        <w:pStyle w:val="Compact"/>
        <w:numPr>
          <w:ilvl w:val="0"/>
          <w:numId w:val="1005"/>
        </w:numPr>
      </w:pPr>
      <w:ins w:id="42" w:author="PR Preview" w:date="2024-01-01T00:00:00Z">
        <w:r>
          <w:rPr>
            <w:b/>
            <w:bCs/>
          </w:rPr>
          <w:t xml:space="preserve">Nondichotomous</w:t>
        </w:r>
      </w:ins>
      <w:ins w:id="42" w:author="PR Preview" w:date="2024-01-01T00:00:00Z">
        <w:r>
          <w:rPr>
            <w:b/>
            <w:bCs/>
          </w:rP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: standardize the predicted means at each treatment level</w:t>
        </w:r>
      </w:ins>
      <w:ins w:id="42" w:author="PR Preview" w:date="2024-01-01T00:00:00Z">
        <w:r>
          <w:t xml:space="preserve"> </w:t>
        </w:r>
      </w:ins>
      <m:oMath>
        <m:r>
          <m:t>a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of interest.</w:t>
        </w:r>
      </w:ins>
    </w:p>
    <w:p>
      <w:pPr>
        <w:pStyle w:val="FirstParagraph"/>
      </w:pPr>
      <w:ins w:id="43" w:author="PR Preview" w:date="2024-01-01T00:00:00Z">
        <w:r>
          <w:t xml:space="preserve">The conditional (on</w:t>
        </w:r>
      </w:ins>
      <w:ins w:id="43" w:author="PR Preview" w:date="2024-01-01T00:00:00Z">
        <w:r>
          <w:t xml:space="preserve"> </w:t>
        </w:r>
      </w:ins>
      <m:oMath>
        <m:r>
          <m:t>L</m:t>
        </m:r>
      </m:oMath>
      <w:ins w:id="43" w:author="PR Preview" w:date="2024-01-01T00:00:00Z">
        <w:r>
          <w:t xml:space="preserve">) odds ratio from a logistic outcome model is generally not equal to the marginal causal odds ratio, because the odds ratio is not collapsible;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standardization averages predicted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rPr>
            <w:i/>
            <w:iCs/>
          </w:rPr>
          <w:t xml:space="preserve">risks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first and then forms the effect measure.</w:t>
        </w:r>
      </w:ins>
    </w:p>
    <w:bookmarkEnd w:id="18"/>
    <w:bookmarkEnd w:id="19"/>
    <w:bookmarkStart w:id="28" w:name="Xf6b6459c61f097b3154a061fc0630552da852cc"/>
    <w:p>
      <w:pPr>
        <w:pStyle w:val="Heading2"/>
      </w:pPr>
      <w:ins w:id="44" w:author="PR Preview" w:date="2024-01-01T00:00:00Z">
        <w:r>
          <w:t xml:space="preserve">3 13.3 Standardizing the Mean Outcome to the Confounder Distribution (pp. 178-179)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6" w:author="PR Preview" w:date="2024-01-01T00:00:00Z">
        <w:r>
          <w:t xml:space="preserve">We do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rPr>
            <w:b/>
            <w:bCs/>
          </w:rPr>
          <w:t xml:space="preserve">not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need to estimate</w:t>
        </w:r>
      </w:ins>
      <w:ins w:id="4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46" w:author="PR Preview" w:date="2024-01-01T00:00:00Z">
        <w:r>
          <w:t xml:space="preserve">.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The standardized mean is a double expectation: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ins w:id="48" w:author="PR Preview" w:date="2024-01-01T00:00:00Z">
        <w:r>
          <w:t xml:space="preserve">so it can be estimated by averaging the model predictions over the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rPr>
            <w:b/>
            <w:bCs/>
          </w:rPr>
          <w:t xml:space="preserve">empirical distribution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of</w:t>
        </w:r>
      </w:ins>
      <w:ins w:id="48" w:author="PR Preview" w:date="2024-01-01T00:00:00Z">
        <w:r>
          <w:t xml:space="preserve"> </w:t>
        </w:r>
      </w:ins>
      <m:oMath>
        <m:r>
          <m:t>L</m:t>
        </m:r>
      </m:oMath>
      <w:ins w:id="48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ins w:id="50" w:author="PR Preview" w:date="2024-01-01T00:00:00Z">
        <w:r>
          <w:t xml:space="preserve">where</w:t>
        </w:r>
      </w:ins>
      <w:ins w:id="50" w:author="PR Preview" w:date="2024-01-01T00:00:00Z">
        <w:r>
          <w:t xml:space="preserve"> </w:t>
        </w:r>
      </w:ins>
      <m:oMath>
        <m:r>
          <m:t>n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is the number of individuals in the study.</w:t>
        </w:r>
      </w:ins>
    </w:p>
    <w:p>
      <w:pPr>
        <w:pStyle w:val="BodyText"/>
      </w:pPr>
      <w:ins w:id="51" w:author="PR Preview" w:date="2024-01-01T00:00:00Z">
        <w:r>
          <w:t xml:space="preserve">The equality holds because the outer expectation is over the marginal distribution of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: writing</w:t>
        </w:r>
      </w:ins>
      <w:ins w:id="51" w:author="PR Preview" w:date="2024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ins w:id="51" w:author="PR Preview" w:date="2024-01-01T00:00:00Z">
        <w:r>
          <w:t xml:space="preserve">, we have</w:t>
        </w:r>
      </w:ins>
      <w:ins w:id="51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by the definition of expectation.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Replacing</w:t>
        </w:r>
      </w:ins>
      <w:ins w:id="51" w:author="PR Preview" w:date="2024-01-01T00:00:00Z">
        <w:r>
          <w:t xml:space="preserve"> </w:t>
        </w:r>
      </w:ins>
      <m:oMath>
        <m:r>
          <m:t>g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by its estimate</w:t>
        </w:r>
      </w:ins>
      <w:ins w:id="51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g</m:t>
            </m:r>
          </m:e>
        </m:acc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and the distribution of</w:t>
        </w:r>
      </w:ins>
      <w:ins w:id="51" w:author="PR Preview" w:date="2024-01-01T00:00:00Z">
        <w:r>
          <w:t xml:space="preserve"> </w:t>
        </w:r>
      </w:ins>
      <m:oMath>
        <m:r>
          <m:t>L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by the empirical distribution (mass</w:t>
        </w:r>
      </w:ins>
      <w:ins w:id="51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on each observed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i</m:t>
            </m:r>
          </m:sub>
        </m:sSub>
      </m:oMath>
      <w:ins w:id="51" w:author="PR Preview" w:date="2024-01-01T00:00:00Z">
        <w:r>
          <w:t xml:space="preserve">) gives</w:t>
        </w:r>
      </w:ins>
      <w:ins w:id="51" w:author="PR Preview" w:date="2024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51" w:author="PR Preview" w:date="2024-01-01T00:00:00Z">
        <w:r>
          <w:t xml:space="preserve">.</w:t>
        </w:r>
      </w:ins>
    </w:p>
    <w:p>
      <w:pPr>
        <w:pStyle w:val="BodyText"/>
      </w:pPr>
      <w:ins w:id="52" w:author="PR Preview" w:date="2024-01-01T00:00:00Z">
        <w:r>
          <w:t xml:space="preserve">Averaging over the observed</w:t>
        </w:r>
      </w:ins>
      <w:ins w:id="52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i</m:t>
            </m:r>
          </m:sub>
        </m:sSub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is a nonparametric estimate of the distribution of</w:t>
        </w:r>
      </w:ins>
      <w:ins w:id="52" w:author="PR Preview" w:date="2024-01-01T00:00:00Z">
        <w:r>
          <w:t xml:space="preserve"> </w:t>
        </w:r>
      </w:ins>
      <m:oMath>
        <m:r>
          <m:t>L</m:t>
        </m:r>
      </m:oMath>
      <w:ins w:id="52" w:author="PR Preview" w:date="2024-01-01T00:00:00Z">
        <w:r>
          <w:t xml:space="preserve">, which is valid here because</w:t>
        </w:r>
      </w:ins>
      <w:ins w:id="52" w:author="PR Preview" w:date="2024-01-01T00:00:00Z">
        <w:r>
          <w:t xml:space="preserve"> </w:t>
        </w:r>
      </w:ins>
      <m:oMath>
        <m:r>
          <m:t>L</m:t>
        </m:r>
      </m:oMath>
      <w:ins w:id="52" w:author="PR Preview" w:date="2024-01-01T00:00:00Z">
        <w:r>
          <w:t xml:space="preserve"> </w:t>
        </w:r>
      </w:ins>
      <w:ins w:id="52" w:author="PR Preview" w:date="2024-01-01T00:00:00Z">
        <w:r>
          <w:t xml:space="preserve">consists of baseline covariates unaffected by treatment.</w:t>
        </w:r>
      </w:ins>
    </w:p>
    <w:bookmarkStart w:id="21" w:name="the-four-step-algorithm"/>
    <w:p>
      <w:pPr>
        <w:pStyle w:val="Heading3"/>
      </w:pPr>
      <w:ins w:id="53" w:author="PR Preview" w:date="2024-01-01T00:00:00Z">
        <w:r>
          <w:t xml:space="preserve">3.1 The Four-Step Algorithm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ins w:id="55" w:author="PR Preview" w:date="2024-01-01T00:00:00Z">
        <w:r>
          <w:t xml:space="preserve">3.2 Example: Table 2.2 (No Censoring, One Binary</w:t>
        </w:r>
      </w:ins>
      <w:ins w:id="55" w:author="PR Preview" w:date="2024-01-01T00:00:00Z">
        <w:r>
          <w:t xml:space="preserve"> </w:t>
        </w:r>
      </w:ins>
      <m:oMath>
        <m:r>
          <m:t>L</m:t>
        </m:r>
      </m:oMath>
      <w:ins w:id="55" w:author="PR Preview" w:date="2024-01-01T00:00:00Z">
        <w:r>
          <w:t xml:space="preserve">)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ins w:id="56" w:author="PR Preview" w:date="2024-01-01T00:00:00Z">
        <w:r>
          <w:t xml:space="preserve">With a saturated model, this procedure is completely nonparametric, so it reproduces the direct calculation of Chapter 2 (book’s Program 13.2).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The averaging step weights each stratum by its share of rows, which is how it implements</w:t>
        </w:r>
      </w:ins>
      <w:ins w:id="5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without estimating it.</w:t>
        </w:r>
      </w:ins>
    </w:p>
    <w:bookmarkEnd w:id="23"/>
    <w:bookmarkStart w:id="27" w:name="example-nhefs"/>
    <w:p>
      <w:pPr>
        <w:pStyle w:val="Heading3"/>
      </w:pPr>
      <w:ins w:id="57" w:author="PR Preview" w:date="2024-01-01T00:00:00Z">
        <w:r>
          <w:t xml:space="preserve">3.3 Example: NHEFS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ins w:id="58" w:author="PR Preview" w:date="2024-01-01T00:00:00Z">
        <w:r>
          <w:t xml:space="preserve">The two intervals in the book belong to different methods.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The bootstrap interval (2.6, 4.5) is the parametric g-formula’s own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(Hernán and Robins 2020, chap. 13, p. 179)</w:t>
        </w:r>
      </w:ins>
      <w:ins w:id="58" w:author="PR Preview" w:date="2024-01-01T00:00:00Z">
        <w:r>
          <w:t xml:space="preserve">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The interval (2.5, 4.5) is the one for the IP weighted estimate with weights</w:t>
        </w:r>
      </w:ins>
      <w:ins w:id="58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in Chapter 12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(Hernán and Robins 2020, chap. 12, p. 174)</w:t>
        </w:r>
      </w:ins>
      <w:ins w:id="58" w:author="PR Preview" w:date="2024-01-01T00:00:00Z">
        <w:r>
          <w:t xml:space="preserve">.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The summary in Section 13.5 states one interval, (2.5, 4.5), for both methods together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(Hernán and Robins 2020, chap. 13, p. 181)</w:t>
        </w:r>
      </w:ins>
      <w:ins w:id="58" w:author="PR Preview" w:date="2024-01-01T00:00:00Z">
        <w:r>
          <w:t xml:space="preserve">;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that interval matches the IP weighted one, and the g-formula’s own is (2.6, 4.5).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ins w:id="59" w:author="PR Preview" w:date="2024-01-01T00:00:00Z">
        <w:r>
          <w:t xml:space="preserve">4 13.4 IP Weighting or Standardization? (pp. 179-180)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ins w:id="61" w:author="PR Preview" w:date="2024-01-01T00:00:00Z">
        <w:r>
          <w:t xml:space="preserve">Without models, the IP weighted and standardized means are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rPr>
            <w:b/>
            <w:bCs/>
          </w:rPr>
          <w:t xml:space="preserve">exactly equal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(Technical Point 2.3).</w:t>
        </w:r>
      </w:ins>
    </w:p>
    <w:p>
      <w:pPr>
        <w:pStyle w:val="Compact"/>
        <w:numPr>
          <w:ilvl w:val="0"/>
          <w:numId w:val="1010"/>
        </w:numPr>
      </w:pPr>
      <w:ins w:id="62" w:author="PR Preview" w:date="2024-01-01T00:00:00Z">
        <w:r>
          <w:t xml:space="preserve">With models, they generally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rPr>
            <w:b/>
            <w:bCs/>
          </w:rPr>
          <w:t xml:space="preserve">differ</w:t>
        </w:r>
      </w:ins>
      <w:ins w:id="62" w:author="PR Preview" w:date="2024-01-01T00:00:00Z">
        <w:r>
          <w:t xml:space="preserve">, because they model different things:</w:t>
        </w:r>
      </w:ins>
    </w:p>
    <w:p>
      <w:pPr>
        <w:pStyle w:val="Compact"/>
        <w:numPr>
          <w:ilvl w:val="1"/>
          <w:numId w:val="1011"/>
        </w:numPr>
      </w:pPr>
      <w:ins w:id="63" w:author="PR Preview" w:date="2024-01-01T00:00:00Z">
        <w:r>
          <w:t xml:space="preserve">IP weighting: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(in Chapter 12, logistic models for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and</w:t>
        </w:r>
      </w:ins>
      <w:ins w:id="6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ins w:id="63" w:author="PR Preview" w:date="2024-01-01T00:00:00Z">
        <w:r>
          <w:t xml:space="preserve">)</w:t>
        </w:r>
      </w:ins>
    </w:p>
    <w:p>
      <w:pPr>
        <w:pStyle w:val="Compact"/>
        <w:numPr>
          <w:ilvl w:val="1"/>
          <w:numId w:val="1011"/>
        </w:numPr>
      </w:pPr>
      <w:ins w:id="64" w:author="PR Preview" w:date="2024-01-01T00:00:00Z">
        <w:r>
          <w:t xml:space="preserve">Standardization:</w:t>
        </w:r>
      </w:ins>
      <w:ins w:id="64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(here, a linear model)</w:t>
        </w:r>
      </w:ins>
    </w:p>
    <w:p>
      <w:pPr>
        <w:pStyle w:val="Compact"/>
        <w:numPr>
          <w:ilvl w:val="0"/>
          <w:numId w:val="1010"/>
        </w:numPr>
      </w:pPr>
      <w:ins w:id="65" w:author="PR Preview" w:date="2024-01-01T00:00:00Z">
        <w:r>
          <w:t xml:space="preserve">Some misspecification is inescapable, and it will usually bias the two estimates differently.</w:t>
        </w:r>
      </w:ins>
    </w:p>
    <w:p>
      <w:pPr>
        <w:pStyle w:val="Compact"/>
        <w:numPr>
          <w:ilvl w:val="0"/>
          <w:numId w:val="1012"/>
        </w:numPr>
      </w:pPr>
      <w:ins w:id="66" w:author="PR Preview" w:date="2024-01-01T00:00:00Z">
        <w:r>
          <w:t xml:space="preserve">A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rPr>
            <w:b/>
            <w:bCs/>
          </w:rPr>
          <w:t xml:space="preserve">large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difference between the two estimates signals serious misspecification in at least one of them.</w:t>
        </w:r>
      </w:ins>
    </w:p>
    <w:p>
      <w:pPr>
        <w:pStyle w:val="Compact"/>
        <w:numPr>
          <w:ilvl w:val="0"/>
          <w:numId w:val="1012"/>
        </w:numPr>
      </w:pPr>
      <w:ins w:id="67" w:author="PR Preview" w:date="2024-01-01T00:00:00Z">
        <w:r>
          <w:t xml:space="preserve">A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rPr>
            <w:b/>
            <w:bCs/>
          </w:rPr>
          <w:t xml:space="preserve">small</w:t>
        </w:r>
      </w:ins>
      <w:ins w:id="67" w:author="PR Preview" w:date="2024-01-01T00:00:00Z">
        <w:r>
          <w:t xml:space="preserve"> </w:t>
        </w:r>
      </w:ins>
      <w:ins w:id="67" w:author="PR Preview" w:date="2024-01-01T00:00:00Z">
        <w:r>
          <w:t xml:space="preserve">difference does not guarantee correct models, but it is reassuring: badly misspecified models are unlikely to produce biases of similar magnitude and direction.</w:t>
        </w:r>
      </w:ins>
    </w:p>
    <w:p>
      <w:pPr>
        <w:pStyle w:val="Compact"/>
        <w:numPr>
          <w:ilvl w:val="0"/>
          <w:numId w:val="1012"/>
        </w:numPr>
      </w:pPr>
      <w:ins w:id="68" w:author="PR Preview" w:date="2024-01-01T00:00:00Z">
        <w:r>
          <w:t xml:space="preserve">In NHEFS both estimates round to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rPr>
            <w:b/>
            <w:bCs/>
          </w:rPr>
          <w:t xml:space="preserve">3.5 kg</w:t>
        </w:r>
      </w:ins>
      <w:ins w:id="6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69" w:author="PR Preview" w:date="2024-01-01T00:00:00Z">
        <w:r>
          <w:t xml:space="preserve">Neither method modeled the confounders</w:t>
        </w:r>
      </w:ins>
      <w:ins w:id="69" w:author="PR Preview" w:date="2024-01-01T00:00:00Z">
        <w:r>
          <w:t xml:space="preserve"> </w:t>
        </w:r>
      </w:ins>
      <m:oMath>
        <m:r>
          <m:t>L</m:t>
        </m:r>
      </m:oMath>
      <w:ins w:id="69" w:author="PR Preview" w:date="2024-01-01T00:00:00Z">
        <w:r>
          <w:t xml:space="preserve">: IP weighting does not need their distribution, and standardization used their empirical distribution.</w:t>
        </w:r>
      </w:ins>
    </w:p>
    <w:bookmarkStart w:id="30" w:name="the-parametric-g-formula"/>
    <w:p>
      <w:pPr>
        <w:pStyle w:val="Heading3"/>
      </w:pPr>
      <w:ins w:id="70" w:author="PR Preview" w:date="2024-01-01T00:00:00Z">
        <w:r>
          <w:t xml:space="preserve">4.1 The (Parametric) G-Formula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ins w:id="72" w:author="PR Preview" w:date="2024-01-01T00:00:00Z">
        <w:r>
          <w:t xml:space="preserve">For an average causal effect we only need the conditional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mean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outcome;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for a standardized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rPr>
            <w:b/>
            <w:bCs/>
          </w:rPr>
          <w:t xml:space="preserve">distribution</w:t>
        </w:r>
      </w:ins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(pdf) we would need the conditional distribution of</w:t>
        </w:r>
      </w:ins>
      <w:ins w:id="72" w:author="PR Preview" w:date="2024-01-01T00:00:00Z">
        <w:r>
          <w:t xml:space="preserve"> </w:t>
        </w:r>
      </w:ins>
      <m:oMath>
        <m:r>
          <m:t>Y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given</w:t>
        </w:r>
      </w:ins>
      <w:ins w:id="72" w:author="PR Preview" w:date="2024-01-01T00:00:00Z">
        <w:r>
          <w:t xml:space="preserve"> </w:t>
        </w:r>
      </w:ins>
      <m:oMath>
        <m:r>
          <m:t>A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and</w:t>
        </w:r>
      </w:ins>
      <w:ins w:id="72" w:author="PR Preview" w:date="2024-01-01T00:00:00Z">
        <w:r>
          <w:t xml:space="preserve"> </w:t>
        </w:r>
      </w:ins>
      <m:oMath>
        <m:r>
          <m:t>L</m:t>
        </m:r>
      </m:oMath>
      <w:ins w:id="72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3"/>
        </w:numPr>
      </w:pPr>
      <w:ins w:id="73" w:author="PR Preview" w:date="2024-01-01T00:00:00Z">
        <w:r>
          <w:t xml:space="preserve">Without time-varying confounders, the parametric g-formula does not require modeling the distribution of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.</w:t>
        </w:r>
      </w:ins>
    </w:p>
    <w:p>
      <w:pPr>
        <w:pStyle w:val="FirstParagraph"/>
      </w:pPr>
      <w:ins w:id="74" w:author="PR Preview" w:date="2024-01-01T00:00:00Z">
        <w:r>
          <w:t xml:space="preserve">Robins (1986)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generalized standardization to time-varying treatments and confounders under the name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rPr>
            <w:i/>
            <w:iCs/>
          </w:rPr>
          <w:t xml:space="preserve">g-computation algorithm formula</w:t>
        </w:r>
      </w:ins>
      <w:ins w:id="74" w:author="PR Preview" w:date="2024-01-01T00:00:00Z">
        <w:r>
          <w:t xml:space="preserve">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Some authors shorten this to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“g-formula”</w:t>
        </w:r>
      </w:ins>
      <w:ins w:id="74" w:author="PR Preview" w:date="2024-01-01T00:00:00Z">
        <w:r>
          <w:t xml:space="preserve">, others to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“g-computation”</w:t>
        </w:r>
      </w:ins>
      <w:ins w:id="74" w:author="PR Preview" w:date="2024-01-01T00:00:00Z">
        <w:r>
          <w:t xml:space="preserve">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The book uses only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“g-formula”</w:t>
        </w:r>
      </w:ins>
      <w:ins w:id="74" w:author="PR Preview" w:date="2024-01-01T00:00:00Z">
        <w:r>
          <w:t xml:space="preserve">, because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“g-computation”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is often confused with g-estimation, a different method (Chapter 14).</w:t>
        </w:r>
      </w:ins>
    </w:p>
    <w:p>
      <w:pPr>
        <w:pStyle w:val="BodyText"/>
      </w:pPr>
      <w:ins w:id="75" w:author="PR Preview" w:date="2024-01-01T00:00:00Z">
        <w:r>
          <w:t xml:space="preserve">Part III defines the g-formula for time-varying treatments.</w:t>
        </w:r>
      </w:ins>
    </w:p>
    <w:bookmarkEnd w:id="30"/>
    <w:bookmarkStart w:id="36" w:name="use-both-and-use-doubly-robust-methods"/>
    <w:p>
      <w:pPr>
        <w:pStyle w:val="Heading3"/>
      </w:pPr>
      <w:ins w:id="76" w:author="PR Preview" w:date="2024-01-01T00:00:00Z">
        <w:r>
          <w:t xml:space="preserve">4.2 Use Both, and Use Doubly Robust Methods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ins w:id="78" w:author="PR Preview" w:date="2024-01-01T00:00:00Z">
        <w:r>
          <w:t xml:space="preserve">When both IP weighting and the parametric g-formula can be used,</w:t>
        </w:r>
      </w:ins>
      <w:ins w:id="78" w:author="PR Preview" w:date="2024-01-01T00:00:00Z">
        <w:r>
          <w:t xml:space="preserve"> </w:t>
        </w:r>
      </w:ins>
      <w:ins w:id="78" w:author="PR Preview" w:date="2024-01-01T00:00:00Z">
        <w:r>
          <w:rPr>
            <w:b/>
            <w:bCs/>
          </w:rPr>
          <w:t xml:space="preserve">use both</w:t>
        </w:r>
      </w:ins>
      <w:ins w:id="7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ins w:id="79" w:author="PR Preview" w:date="2024-01-01T00:00:00Z">
        <w:r>
          <w:t xml:space="preserve">Whenever possible, use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doubly robust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estimators, which combine a treatment model and an outcome model: under exchangeability and positivity given</w:t>
        </w:r>
      </w:ins>
      <w:ins w:id="79" w:author="PR Preview" w:date="2024-01-01T00:00:00Z">
        <w:r>
          <w:t xml:space="preserve"> </w:t>
        </w:r>
      </w:ins>
      <m:oMath>
        <m:r>
          <m:t>L</m:t>
        </m:r>
      </m:oMath>
      <w:ins w:id="79" w:author="PR Preview" w:date="2024-01-01T00:00:00Z">
        <w:r>
          <w:t xml:space="preserve">, they are consistent if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rPr>
            <w:b/>
            <w:bCs/>
          </w:rPr>
          <w:t xml:space="preserve">either</w:t>
        </w:r>
      </w:ins>
      <w:ins w:id="79" w:author="PR Preview" w:date="2024-01-01T00:00:00Z">
        <w:r>
          <w:t xml:space="preserve"> </w:t>
        </w:r>
      </w:ins>
      <w:ins w:id="79" w:author="PR Preview" w:date="2024-01-01T00:00:00Z">
        <w:r>
          <w:t xml:space="preserve">model is correct, without knowing which.</w:t>
        </w:r>
      </w:ins>
    </w:p>
    <w:p>
      <w:pPr>
        <w:pStyle w:val="Compact"/>
        <w:numPr>
          <w:ilvl w:val="0"/>
          <w:numId w:val="1014"/>
        </w:numPr>
      </w:pPr>
      <w:ins w:id="80" w:author="PR Preview" w:date="2024-01-01T00:00:00Z">
        <w:r>
          <w:t xml:space="preserve">Both methods can also target a subset of the population, e.g., estimating standardized means separately in men and women to study effect modification by sex.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ins w:id="8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ins w:id="8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ins w:id="83" w:author="PR Preview" w:date="2024-01-01T00:00:00Z">
        <w:r>
          <w:rPr>
            <w:b/>
            <w:bCs/>
          </w:rPr>
          <w:t xml:space="preserve">Two equivalent forms.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Expanding the summand: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ins w:id="85" w:author="PR Preview" w:date="2024-01-01T00:00:00Z">
        <w:r>
          <w:t xml:space="preserve">The first form is the outcome-model estimator plus an IP weighted correction;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the second is the Horvitz-Thompson estimator plus an outcome-model correction (</w:t>
        </w:r>
      </w:ins>
      <w:ins w:id="85" w:author="PR Preview" w:date="2024-01-01T00:00:00Z">
        <w:r>
          <w:t xml:space="preserve">“augmentation”</w:t>
        </w:r>
      </w:ins>
      <w:ins w:id="85" w:author="PR Preview" w:date="2024-01-01T00:00:00Z">
        <w:r>
          <w:t xml:space="preserve">), hence the name.</w:t>
        </w:r>
      </w:ins>
    </w:p>
    <w:bookmarkEnd w:id="36"/>
    <w:bookmarkStart w:id="39" w:name="why-the-aipw-estimator-is-doubly-robust"/>
    <w:p>
      <w:pPr>
        <w:pStyle w:val="Heading3"/>
      </w:pPr>
      <w:ins w:id="86" w:author="PR Preview" w:date="2024-01-01T00:00:00Z">
        <w:r>
          <w:t xml:space="preserve">4.3 Why the AIPW Estimator Is Doubly Robust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8" w:author="PR Preview" w:date="2024-01-01T00:00:00Z">
        <w:r>
          <w:t xml:space="preserve">Let</w:t>
        </w:r>
      </w:ins>
      <w:ins w:id="88" w:author="PR Preview" w:date="2024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</w:t>
        </w:r>
      </w:ins>
      <w:ins w:id="88" w:author="PR Preview" w:date="2024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be the probability limits of</w:t>
        </w:r>
      </w:ins>
      <w:ins w:id="8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</m:oMath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and</w:t>
        </w:r>
      </w:ins>
      <w:ins w:id="8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b</m:t>
            </m:r>
          </m:e>
        </m:acc>
      </m:oMath>
      <w:ins w:id="88" w:author="PR Preview" w:date="2024-01-01T00:00:00Z">
        <w:r>
          <w:t xml:space="preserve">.</w:t>
        </w:r>
      </w:ins>
      <w:ins w:id="88" w:author="PR Preview" w:date="2024-01-01T00:00:00Z">
        <w:r>
          <w:t xml:space="preserve"> </w:t>
        </w:r>
      </w:ins>
      <w:ins w:id="88" w:author="PR Preview" w:date="2024-01-01T00:00:00Z">
        <w:r>
          <w:t xml:space="preserve">The estimator converges to</w:t>
        </w:r>
      </w:ins>
      <w:ins w:id="88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ins w:id="88" w:author="PR Preview" w:date="2024-01-01T00:00:00Z">
        <w:r>
          <w:t xml:space="preserve">, and its asymptotic bias 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0" w:author="PR Preview" w:date="2024-01-01T00:00:00Z">
        <w:r>
          <w:t xml:space="preserve">which is zero if</w:t>
        </w:r>
      </w:ins>
      <w:ins w:id="90" w:author="PR Preview" w:date="2024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(treatment model correct)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rPr>
            <w:b/>
            <w:bCs/>
          </w:rPr>
          <w:t xml:space="preserve">or</w:t>
        </w:r>
      </w:ins>
      <w:ins w:id="90" w:author="PR Preview" w:date="2024-01-01T00:00:00Z">
        <w:r>
          <w:t xml:space="preserve"> </w:t>
        </w:r>
      </w:ins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(outcome model correct).</w:t>
        </w:r>
      </w:ins>
    </w:p>
    <w:p>
      <w:pPr>
        <w:pStyle w:val="BodyText"/>
      </w:pPr>
      <w:ins w:id="91" w:author="PR Preview" w:date="2024-01-01T00:00:00Z">
        <w:r>
          <w:rPr>
            <w:b/>
            <w:bCs/>
          </w:rPr>
          <w:t xml:space="preserve">Derivation.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First condition on</w:t>
        </w:r>
      </w:ins>
      <w:ins w:id="91" w:author="PR Preview" w:date="2024-01-01T00:00:00Z">
        <w:r>
          <w:t xml:space="preserve"> </w:t>
        </w:r>
      </w:ins>
      <m:oMath>
        <m:r>
          <m:t>L</m:t>
        </m:r>
      </m:oMath>
      <w:ins w:id="91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3" w:author="PR Preview" w:date="2024-01-01T00:00:00Z">
        <w:r>
          <w:t xml:space="preserve">Then, subtracting</w:t>
        </w:r>
      </w:ins>
      <w:ins w:id="93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ins w:id="93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95" w:author="PR Preview" w:date="2024-01-01T00:00:00Z">
        <w:r>
          <w:t xml:space="preserve">The book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(Hernán and Robins 2020, Technical Point 13.2, p. 184)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displays this limit with the opposite sign,</w:t>
        </w:r>
      </w:ins>
      <w:ins w:id="9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95" w:author="PR Preview" w:date="2024-01-01T00:00:00Z">
        <w:r>
          <w:t xml:space="preserve">; the derivation here gives the sign shown, which does not affect the conclusion.</w:t>
        </w:r>
      </w:ins>
    </w:p>
    <w:p>
      <w:pPr>
        <w:pStyle w:val="BodyText"/>
      </w:pPr>
      <w:ins w:id="96" w:author="PR Preview" w:date="2024-01-01T00:00:00Z">
        <w:r>
          <w:rPr>
            <w:b/>
            <w:bCs/>
          </w:rPr>
          <w:t xml:space="preserve">Second-order bias.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The bias depends on the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rPr>
            <w:i/>
            <w:iCs/>
          </w:rPr>
          <w:t xml:space="preserve">product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of the errors in</w:t>
        </w:r>
      </w:ins>
      <w:ins w:id="96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π</m:t>
        </m:r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and in</w:t>
        </w:r>
      </w:ins>
      <w:ins w:id="96" w:author="PR Preview" w:date="2024-01-01T00:00:00Z">
        <w:r>
          <w:t xml:space="preserve"> </w:t>
        </w:r>
      </w:ins>
      <m:oMath>
        <m:r>
          <m:t>b</m:t>
        </m:r>
      </m:oMath>
      <w:ins w:id="96" w:author="PR Preview" w:date="2024-01-01T00:00:00Z">
        <w:r>
          <w:t xml:space="preserve">.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This property lets doubly robust estimators that use machine learning for</w:t>
        </w:r>
      </w:ins>
      <w:ins w:id="96" w:author="PR Preview" w:date="2024-01-01T00:00:00Z">
        <w:r>
          <w:t xml:space="preserve"> </w:t>
        </w:r>
      </w:ins>
      <m:oMath>
        <m:r>
          <m:t>π</m:t>
        </m:r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and</w:t>
        </w:r>
      </w:ins>
      <w:ins w:id="96" w:author="PR Preview" w:date="2024-01-01T00:00:00Z">
        <w:r>
          <w:t xml:space="preserve"> </w:t>
        </w:r>
      </w:ins>
      <m:oMath>
        <m:r>
          <m:t>b</m:t>
        </m:r>
      </m:oMath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achieve small bias in high-dimensional settings (Chapter 18), where no parametric model is expected to be correct.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ins w:id="97" w:author="PR Preview" w:date="2024-01-01T00:00:00Z">
        <w:r>
          <w:t xml:space="preserve">5 13.5 How Seriously Do We Take Our Estimates? (pp. 181-185)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99" w:author="PR Preview" w:date="2024-01-01T00:00:00Z">
        <w:r>
          <w:t xml:space="preserve">Our first estimates from real data, by IP weighting and by the parametric g-formula:</w:t>
        </w:r>
      </w:ins>
    </w:p>
    <w:p>
      <w:pPr>
        <w:pStyle w:val="Compact"/>
        <w:numPr>
          <w:ilvl w:val="0"/>
          <w:numId w:val="1017"/>
        </w:numPr>
      </w:pPr>
      <w:ins w:id="100" w:author="PR Preview" w:date="2024-01-01T00:00:00Z">
        <w:r>
          <w:t xml:space="preserve">mean weight gain: 5.2 kg if everybody had quit, 1.7 kg if nobody had quit</w:t>
        </w:r>
      </w:ins>
    </w:p>
    <w:p>
      <w:pPr>
        <w:pStyle w:val="Compact"/>
        <w:numPr>
          <w:ilvl w:val="0"/>
          <w:numId w:val="1017"/>
        </w:numPr>
      </w:pPr>
      <w:ins w:id="101" w:author="PR Preview" w:date="2024-01-01T00:00:00Z">
        <w:r>
          <w:t xml:space="preserve">effect: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rPr>
            <w:b/>
            <w:bCs/>
          </w:rPr>
          <w:t xml:space="preserve">3.5 kg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by both methods (95% CI: 2.5, 4.5 for IP weighting; 2.6, 4.5 for the g-formula)</w:t>
        </w:r>
      </w:ins>
    </w:p>
    <w:p>
      <w:pPr>
        <w:pStyle w:val="FirstParagraph"/>
      </w:pPr>
      <w:ins w:id="102" w:author="PR Preview" w:date="2024-01-01T00:00:00Z">
        <w:r>
          <w:t xml:space="preserve">Agreement across methods (and, in the next chapters, g-estimation, outcome regression, and propensity scores) is reassuring because each relies on different modeling assumptions.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But observational estimates remain open to serious criticism.</w:t>
        </w:r>
      </w:ins>
    </w:p>
    <w:bookmarkStart w:id="41" w:name="three-groups-of-conditions"/>
    <w:p>
      <w:pPr>
        <w:pStyle w:val="Heading3"/>
      </w:pPr>
      <w:ins w:id="103" w:author="PR Preview" w:date="2024-01-01T00:00:00Z">
        <w:r>
          <w:t xml:space="preserve">5.1 Three Groups of Conditions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ins w:id="105" w:author="PR Preview" w:date="2024-01-01T00:00:00Z">
        <w:r>
          <w:rPr>
            <w:b/>
            <w:bCs/>
          </w:rPr>
          <w:t xml:space="preserve">Identifiability</w:t>
        </w:r>
      </w:ins>
      <w:ins w:id="105" w:author="PR Preview" w:date="2024-01-01T00:00:00Z">
        <w:r>
          <w:t xml:space="preserve">: exchangeability, positivity, and consistency, so that the observational study emulates the target trial.</w:t>
        </w:r>
      </w:ins>
    </w:p>
    <w:p>
      <w:pPr>
        <w:pStyle w:val="Compact"/>
        <w:numPr>
          <w:ilvl w:val="0"/>
          <w:numId w:val="1018"/>
        </w:numPr>
      </w:pPr>
      <w:ins w:id="106" w:author="PR Preview" w:date="2024-01-01T00:00:00Z">
        <w:r>
          <w:rPr>
            <w:b/>
            <w:bCs/>
          </w:rPr>
          <w:t xml:space="preserve">No measurement error</w:t>
        </w:r>
      </w:ins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in</w:t>
        </w:r>
      </w:ins>
      <w:ins w:id="106" w:author="PR Preview" w:date="2024-01-01T00:00:00Z">
        <w:r>
          <w:t xml:space="preserve"> </w:t>
        </w:r>
      </w:ins>
      <m:oMath>
        <m:r>
          <m:t>A</m:t>
        </m:r>
      </m:oMath>
      <w:ins w:id="106" w:author="PR Preview" w:date="2024-01-01T00:00:00Z">
        <w:r>
          <w:t xml:space="preserve">,</w:t>
        </w:r>
      </w:ins>
      <w:ins w:id="106" w:author="PR Preview" w:date="2024-01-01T00:00:00Z">
        <w:r>
          <w:t xml:space="preserve"> </w:t>
        </w:r>
      </w:ins>
      <m:oMath>
        <m:r>
          <m:t>Y</m:t>
        </m:r>
      </m:oMath>
      <w:ins w:id="106" w:author="PR Preview" w:date="2024-01-01T00:00:00Z">
        <w:r>
          <w:t xml:space="preserve">, or</w:t>
        </w:r>
      </w:ins>
      <w:ins w:id="106" w:author="PR Preview" w:date="2024-01-01T00:00:00Z">
        <w:r>
          <w:t xml:space="preserve"> </w:t>
        </w:r>
      </w:ins>
      <m:oMath>
        <m:r>
          <m:t>L</m:t>
        </m:r>
      </m:oMath>
      <w:ins w:id="106" w:author="PR Preview" w:date="2024-01-01T00:00:00Z">
        <w:r>
          <w:t xml:space="preserve"> </w:t>
        </w:r>
      </w:ins>
      <w:ins w:id="106" w:author="PR Preview" w:date="2024-01-01T00:00:00Z">
        <w:r>
          <w:t xml:space="preserve">(Chapter 9).</w:t>
        </w:r>
      </w:ins>
    </w:p>
    <w:p>
      <w:pPr>
        <w:pStyle w:val="Compact"/>
        <w:numPr>
          <w:ilvl w:val="0"/>
          <w:numId w:val="1018"/>
        </w:numPr>
      </w:pPr>
      <w:ins w:id="107" w:author="PR Preview" w:date="2024-01-01T00:00:00Z">
        <w:r>
          <w:rPr>
            <w:b/>
            <w:bCs/>
          </w:rPr>
          <w:t xml:space="preserve">No model misspecification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(Chapter 11).</w:t>
        </w:r>
      </w:ins>
    </w:p>
    <w:p>
      <w:pPr>
        <w:pStyle w:val="Compact"/>
        <w:numPr>
          <w:ilvl w:val="0"/>
          <w:numId w:val="1019"/>
        </w:numPr>
      </w:pPr>
      <w:ins w:id="108" w:author="PR Preview" w:date="2024-01-01T00:00:00Z">
        <w:r>
          <w:rPr>
            <w:b/>
            <w:bCs/>
          </w:rPr>
          <w:t xml:space="preserve">Exchangeability</w:t>
        </w:r>
      </w:ins>
      <w:ins w:id="108" w:author="PR Preview" w:date="2024-01-01T00:00:00Z">
        <w:r>
          <w:t xml:space="preserve">: quitters and non-quitters must be exchangeable given the 9 measured covariates;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unmeasured confounding (Chapter 7) or selection bias (Chapter 8) would violate it.</w:t>
        </w:r>
      </w:ins>
    </w:p>
    <w:p>
      <w:pPr>
        <w:pStyle w:val="Compact"/>
        <w:numPr>
          <w:ilvl w:val="0"/>
          <w:numId w:val="1019"/>
        </w:numPr>
      </w:pPr>
      <w:ins w:id="109" w:author="PR Preview" w:date="2024-01-01T00:00:00Z">
        <w:r>
          <w:rPr>
            <w:b/>
            <w:bCs/>
          </w:rPr>
          <w:t xml:space="preserve">Positivity</w:t>
        </w:r>
      </w:ins>
      <w:ins w:id="109" w:author="PR Preview" w:date="2024-01-01T00:00:00Z">
        <w:r>
          <w:t xml:space="preserve">: the distribution of</w:t>
        </w:r>
      </w:ins>
      <w:ins w:id="109" w:author="PR Preview" w:date="2024-01-01T00:00:00Z">
        <w:r>
          <w:t xml:space="preserve"> </w:t>
        </w:r>
      </w:ins>
      <m:oMath>
        <m:r>
          <m:t>L</m:t>
        </m:r>
      </m:oMath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in quitters must fully overlap that in non-quitters.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Outcome-regression methods (including doubly robust ones) can proceed without positivity if one trusts the outcome model to extrapolate (Fine Point 13.1).</w:t>
        </w:r>
      </w:ins>
    </w:p>
    <w:p>
      <w:pPr>
        <w:pStyle w:val="Compact"/>
        <w:numPr>
          <w:ilvl w:val="0"/>
          <w:numId w:val="1019"/>
        </w:numPr>
      </w:pPr>
      <w:ins w:id="110" w:author="PR Preview" w:date="2024-01-01T00:00:00Z">
        <w:r>
          <w:rPr>
            <w:b/>
            <w:bCs/>
          </w:rPr>
          <w:t xml:space="preserve">Consistency</w:t>
        </w:r>
      </w:ins>
      <w:ins w:id="110" w:author="PR Preview" w:date="2024-01-01T00:00:00Z">
        <w:r>
          <w:t xml:space="preserve">: there are multiple versions of quitting (gradually, abruptly) and of not quitting (smoking more, smoking less).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The estimate corresponds to a vague intervention assigning these versions with their observed frequencies; other interventions could give different effects, which matters for policy and clinical decisions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(Hernán and Robins 2020, 182)</w:t>
        </w:r>
      </w:ins>
      <w:ins w:id="11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9"/>
        </w:numPr>
      </w:pPr>
      <w:ins w:id="111" w:author="PR Preview" w:date="2024-01-01T00:00:00Z">
        <w:r>
          <w:rPr>
            <w:b/>
            <w:bCs/>
          </w:rPr>
          <w:t xml:space="preserve">Measurement</w:t>
        </w:r>
      </w:ins>
      <w:ins w:id="111" w:author="PR Preview" w:date="2024-01-01T00:00:00Z">
        <w:r>
          <w:t xml:space="preserve">: some mismeasurement of most variables is unavoidable.</w:t>
        </w:r>
      </w:ins>
    </w:p>
    <w:p>
      <w:pPr>
        <w:pStyle w:val="Compact"/>
        <w:numPr>
          <w:ilvl w:val="0"/>
          <w:numId w:val="1019"/>
        </w:numPr>
      </w:pPr>
      <w:ins w:id="112" w:author="PR Preview" w:date="2024-01-01T00:00:00Z">
        <w:r>
          <w:rPr>
            <w:b/>
            <w:bCs/>
          </w:rPr>
          <w:t xml:space="preserve">Models</w:t>
        </w:r>
      </w:ins>
      <w:ins w:id="112" w:author="PR Preview" w:date="2024-01-01T00:00:00Z">
        <w:r>
          <w:t xml:space="preserve">: e.g., if the true functional form of age in the treatment model is a complex polynomial rather than a parabola, IP weighting will not fully adjust for confounding even if all confounders are measured.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Model misspecification acts much like measurement error in the confounders.</w:t>
        </w:r>
      </w:ins>
    </w:p>
    <w:bookmarkEnd w:id="41"/>
    <w:bookmarkStart w:id="42" w:name="sensitivity-analysis-and-skepticism"/>
    <w:p>
      <w:pPr>
        <w:pStyle w:val="Heading3"/>
      </w:pPr>
      <w:ins w:id="113" w:author="PR Preview" w:date="2024-01-01T00:00:00Z">
        <w:r>
          <w:t xml:space="preserve">5.2 Sensitivity Analysis and Skepticism</w:t>
        </w:r>
      </w:ins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ins w:id="115" w:author="PR Preview" w:date="2024-01-01T00:00:00Z">
        <w:r>
          <w:t xml:space="preserve">None of these conditions is empirically testable;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we assume they hold approximately, based on</w:t>
        </w:r>
      </w:ins>
      <w:ins w:id="115" w:author="PR Preview" w:date="2024-01-01T00:00:00Z">
        <w:r>
          <w:t xml:space="preserve"> </w:t>
        </w:r>
      </w:ins>
      <w:ins w:id="115" w:author="PR Preview" w:date="2024-01-01T00:00:00Z">
        <w:r>
          <w:rPr>
            <w:b/>
            <w:bCs/>
          </w:rPr>
          <w:t xml:space="preserve">expert knowledge</w:t>
        </w:r>
      </w:ins>
      <w:ins w:id="115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0"/>
        </w:numPr>
      </w:pPr>
      <w:ins w:id="116" w:author="PR Preview" w:date="2024-01-01T00:00:00Z">
        <w:r>
          <w:t xml:space="preserve">Expert knowledge is incomplete, so analyses should explore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rPr>
            <w:b/>
            <w:bCs/>
          </w:rPr>
          <w:t xml:space="preserve">sensitivity</w:t>
        </w:r>
      </w:ins>
      <w:ins w:id="116" w:author="PR Preview" w:date="2024-01-01T00:00:00Z">
        <w:r>
          <w:t xml:space="preserve"> </w:t>
        </w:r>
      </w:ins>
      <w:ins w:id="116" w:author="PR Preview" w:date="2024-01-01T00:00:00Z">
        <w:r>
          <w:t xml:space="preserve">to the assumptions.</w:t>
        </w:r>
      </w:ins>
    </w:p>
    <w:p>
      <w:pPr>
        <w:pStyle w:val="FirstParagraph"/>
      </w:pPr>
      <w:ins w:id="117" w:author="PR Preview" w:date="2024-01-01T00:00:00Z">
        <w:r>
          <w:t xml:space="preserve">Sensitivity analyses discussed in the book include those for confounding (Fine Point 7.1; negative outcome controls, Technical Point 7.5; g-estimation, Fine Point 14.2), selection bias (Fine Point 12.1), and model misspecification (Section 11.5), as well as quantitative bias analysis (Fine Point 10.2).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Alternative unverifiable conditions, such as those for instrumental variable estimation (Chapter 16), proximal causal inference (Technical Point 7.3), or the front door criterion (Technical Point 7.4), can also be used.</w:t>
        </w:r>
      </w:ins>
    </w:p>
    <w:p>
      <w:pPr>
        <w:pStyle w:val="BodyText"/>
      </w:pPr>
      <w:ins w:id="118" w:author="PR Preview" w:date="2024-01-01T00:00:00Z">
        <w:r>
          <w:t xml:space="preserve">The book’s closing message: skepticism of observational causal inferences should be grounded in expert knowledge about each assumption, and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“we only take our effect estimates as seriously as we take the conditions that are needed to endow them with a causal interpretation”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(Hernán and Robins 2020, chap. 13, p. 183)</w:t>
        </w:r>
      </w:ins>
      <w:ins w:id="118" w:author="PR Preview" w:date="2024-01-01T00:00:00Z">
        <w:r>
          <w:t xml:space="preserve">.</w:t>
        </w:r>
      </w:ins>
    </w:p>
    <w:bookmarkEnd w:id="42"/>
    <w:bookmarkEnd w:id="43"/>
    <w:bookmarkStart w:id="49" w:name="summary"/>
    <w:p>
      <w:pPr>
        <w:pStyle w:val="Heading2"/>
      </w:pPr>
      <w:ins w:id="119" w:author="PR Preview" w:date="2024-01-01T00:00:00Z">
        <w:r>
          <w:t xml:space="preserve">6 Summary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ins w:id="122" w:author="PR Preview" w:date="2024-01-01T00:00:00Z">
        <w:r>
          <w:rPr>
            <w:b/>
            <w:bCs/>
          </w:rPr>
          <w:t xml:space="preserve">Standardized mean</w:t>
        </w:r>
      </w:ins>
      <w:ins w:id="122" w:author="PR Preview" w:date="2024-01-01T00:00:00Z">
        <w:r>
          <w:t xml:space="preserve">:</w:t>
        </w:r>
      </w:ins>
      <w:ins w:id="122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ins w:id="123" w:author="PR Preview" w:date="2024-01-01T00:00:00Z">
        <w:r>
          <w:rPr>
            <w:b/>
            <w:bCs/>
          </w:rPr>
          <w:t xml:space="preserve">Parametric g-formula</w:t>
        </w:r>
      </w:ins>
      <w:ins w:id="123" w:author="PR Preview" w:date="2024-01-01T00:00:00Z">
        <w:r>
          <w:t xml:space="preserve">: estimate the conditional mean with a parametric model and average predictions over the empirical distribution of</w:t>
        </w:r>
      </w:ins>
      <w:ins w:id="123" w:author="PR Preview" w:date="2024-01-01T00:00:00Z">
        <w:r>
          <w:t xml:space="preserve"> </w:t>
        </w:r>
      </w:ins>
      <m:oMath>
        <m:r>
          <m:t>L</m:t>
        </m:r>
      </m:oMath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(the four-step algorithm)</w:t>
        </w:r>
      </w:ins>
    </w:p>
    <w:p>
      <w:pPr>
        <w:pStyle w:val="Compact"/>
        <w:numPr>
          <w:ilvl w:val="0"/>
          <w:numId w:val="1021"/>
        </w:numPr>
      </w:pPr>
      <w:ins w:id="124" w:author="PR Preview" w:date="2024-01-01T00:00:00Z">
        <w:r>
          <w:rPr>
            <w:b/>
            <w:bCs/>
          </w:rPr>
          <w:t xml:space="preserve">NHEFS</w:t>
        </w:r>
      </w:ins>
      <w:ins w:id="124" w:author="PR Preview" w:date="2024-01-01T00:00:00Z">
        <w:r>
          <w:t xml:space="preserve">: standardized means 5.18 kg (quit) and 1.66 kg (did not quit);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effect 3.5 kg, essentially the same as IP weighting</w:t>
        </w:r>
      </w:ins>
    </w:p>
    <w:p>
      <w:pPr>
        <w:pStyle w:val="Compact"/>
        <w:numPr>
          <w:ilvl w:val="0"/>
          <w:numId w:val="1021"/>
        </w:numPr>
      </w:pPr>
      <w:ins w:id="125" w:author="PR Preview" w:date="2024-01-01T00:00:00Z">
        <w:r>
          <w:rPr>
            <w:b/>
            <w:bCs/>
          </w:rPr>
          <w:t xml:space="preserve">Bootstrap</w:t>
        </w:r>
      </w:ins>
      <w:ins w:id="125" w:author="PR Preview" w:date="2024-01-01T00:00:00Z">
        <w:r>
          <w:t xml:space="preserve">: resample individuals with replacement to estimate the standard error</w:t>
        </w:r>
      </w:ins>
    </w:p>
    <w:p>
      <w:pPr>
        <w:pStyle w:val="Compact"/>
        <w:numPr>
          <w:ilvl w:val="0"/>
          <w:numId w:val="1021"/>
        </w:numPr>
      </w:pPr>
      <w:ins w:id="126" w:author="PR Preview" w:date="2024-01-01T00:00:00Z">
        <w:r>
          <w:rPr>
            <w:b/>
            <w:bCs/>
          </w:rPr>
          <w:t xml:space="preserve">IP weighting vs standardization</w:t>
        </w:r>
      </w:ins>
      <w:ins w:id="126" w:author="PR Preview" w:date="2024-01-01T00:00:00Z">
        <w:r>
          <w:t xml:space="preserve">: equal without models;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with models they rely on different assumptions, so compare them</w:t>
        </w:r>
      </w:ins>
    </w:p>
    <w:p>
      <w:pPr>
        <w:pStyle w:val="Compact"/>
        <w:numPr>
          <w:ilvl w:val="0"/>
          <w:numId w:val="1021"/>
        </w:numPr>
      </w:pPr>
      <w:ins w:id="127" w:author="PR Preview" w:date="2024-01-01T00:00:00Z">
        <w:r>
          <w:rPr>
            <w:b/>
            <w:bCs/>
          </w:rPr>
          <w:t xml:space="preserve">Doubly robust estimators</w:t>
        </w:r>
      </w:ins>
      <w:ins w:id="127" w:author="PR Preview" w:date="2024-01-01T00:00:00Z">
        <w:r>
          <w:t xml:space="preserve">: consistent if either the treatment or the outcome model is correct</w:t>
        </w:r>
      </w:ins>
    </w:p>
    <w:p>
      <w:pPr>
        <w:pStyle w:val="Compact"/>
        <w:numPr>
          <w:ilvl w:val="0"/>
          <w:numId w:val="1021"/>
        </w:numPr>
      </w:pPr>
      <w:ins w:id="128" w:author="PR Preview" w:date="2024-01-01T00:00:00Z">
        <w:r>
          <w:rPr>
            <w:b/>
            <w:bCs/>
          </w:rPr>
          <w:t xml:space="preserve">Conditions for causal interpretation</w:t>
        </w:r>
      </w:ins>
      <w:ins w:id="128" w:author="PR Preview" w:date="2024-01-01T00:00:00Z">
        <w:r>
          <w:t xml:space="preserve">: identifiability, no measurement error, no model misspecification</w:t>
        </w:r>
      </w:ins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ins w:id="130" w:author="PR Preview" w:date="2024-01-01T00:00:00Z">
        <w:r>
          <w:t xml:space="preserve">Chapter 14 introduces g-estimation of structural nested models, which models the treatment given</w:t>
        </w:r>
      </w:ins>
      <w:ins w:id="130" w:author="PR Preview" w:date="2024-01-01T00:00:00Z">
        <w:r>
          <w:t xml:space="preserve"> </w:t>
        </w:r>
      </w:ins>
      <m:oMath>
        <m:r>
          <m:t>L</m:t>
        </m:r>
      </m:oMath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together with a model for the causal effect itself.</w:t>
        </w:r>
      </w:ins>
    </w:p>
    <w:p>
      <w:pPr>
        <w:pStyle w:val="Compact"/>
        <w:numPr>
          <w:ilvl w:val="0"/>
          <w:numId w:val="1022"/>
        </w:numPr>
      </w:pPr>
      <w:ins w:id="131" w:author="PR Preview" w:date="2024-01-01T00:00:00Z">
        <w:r>
          <w:t xml:space="preserve">Part III defines the g-formula, and the parametric g-formula, for time-varying treatments.</w:t>
        </w:r>
      </w:ins>
    </w:p>
    <w:p>
      <w:pPr>
        <w:pStyle w:val="Compact"/>
        <w:numPr>
          <w:ilvl w:val="0"/>
          <w:numId w:val="1022"/>
        </w:numPr>
      </w:pPr>
      <w:ins w:id="132" w:author="PR Preview" w:date="2024-01-01T00:00:00Z">
        <w:r>
          <w:t xml:space="preserve">Chapter 18 returns to doubly robust estimation with machine learning.</w:t>
        </w:r>
      </w:ins>
    </w:p>
    <w:bookmarkStart w:id="48" w:name="refs"/>
    <w:bookmarkStart w:id="44" w:name="ref-bang2005doubly"/>
    <w:p>
      <w:pPr>
        <w:pStyle w:val="Bibliography"/>
      </w:pPr>
      <w:ins w:id="133" w:author="PR Preview" w:date="2024-01-01T00:00:00Z">
        <w:r>
          <w:t xml:space="preserve">Bang, Heejung, and James M Robins. 2005.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“Doubly Robust Estimation in Missing Data and Causal Inference Models.”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rPr>
            <w:i/>
            <w:iCs/>
          </w:rPr>
          <w:t xml:space="preserve">Biometrics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61: 962–73.</w:t>
        </w:r>
      </w:ins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ins w:id="1135" w:author="PR Preview" w:date="2024-01-01T00:00:00Z">
        <w:r>
          <w:t xml:space="preserve">Robins, James M. 1986.</w:t>
        </w:r>
      </w:ins>
      <w:ins w:id="1135" w:author="PR Preview" w:date="2024-01-01T00:00:00Z">
        <w:r>
          <w:t xml:space="preserve"> </w:t>
        </w:r>
      </w:ins>
      <w:ins w:id="1135" w:author="PR Preview" w:date="2024-01-01T00:00:00Z">
        <w:r>
          <w:t xml:space="preserve">“A New Approach to Causal Inference in Mortality Studies with a Sustained Exposure Period – Application to Control of the Healthy Worker Survivor Effect.”</w:t>
        </w:r>
      </w:ins>
      <w:ins w:id="1135" w:author="PR Preview" w:date="2024-01-01T00:00:00Z">
        <w:r>
          <w:t xml:space="preserve"> </w:t>
        </w:r>
      </w:ins>
      <w:ins w:id="1135" w:author="PR Preview" w:date="2024-01-01T00:00:00Z">
        <w:r>
          <w:rPr>
            <w:i/>
            <w:iCs/>
          </w:rPr>
          <w:t xml:space="preserve">Mathematical Modelling</w:t>
        </w:r>
      </w:ins>
      <w:ins w:id="1135" w:author="PR Preview" w:date="2024-01-01T00:00:00Z">
        <w:r>
          <w:t xml:space="preserve"> </w:t>
        </w:r>
      </w:ins>
      <w:ins w:id="1135" w:author="PR Preview" w:date="2024-01-01T00:00:00Z">
        <w:r>
          <w:t xml:space="preserve">7: 1393–512.</w:t>
        </w:r>
      </w:ins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2026-10-01T22:49:52Z</dcterms:created>
  <dcterms:modified xsi:type="dcterms:W3CDTF">2026-10-01T22:49:52Z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