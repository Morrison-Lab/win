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ins w:id="1" w:author="PR Preview" w:date="2024-01-01T00:00:00Z">
        <w:r>
          <w:t xml:space="preserve">Suppose an investigator observes that when one pedestrian looks up at the sky, a second pedestrian tends to look up too.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She also notices that pedestrians look up when they hear a thunderous noise overhead,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so she cannot tell whether the second pedestrian looked up because of the first one or because of the noise: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the effect of one person’s looking up is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rPr>
            <w:i/>
            <w:iCs/>
          </w:rPr>
          <w:t xml:space="preserve">confounded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by the noise.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In a randomized experiment treatment is assigned by a coin flip,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but in an observational study treatment may be determined by factors that also affect the outcome.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The effects of those factors then become entangled with the effect of treatment.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This chapter defines confounding structurally, links it to exchangeability,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contrasts the structural definition with the traditional definition of a confounder,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introduces single-world intervention graphs (SWIGs),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and reviews methods to adjust for confounding.</w:t>
        </w:r>
      </w:ins>
    </w:p>
    <w:p>
      <w:pPr>
        <w:pStyle w:val="BodyText"/>
      </w:pPr>
      <w:ins w:id="2" w:author="PR Preview" w:date="2024-01-01T00:00:00Z">
        <w:r>
          <w:t xml:space="preserve">This chapter is based on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Hernán and Robins (2020, chap. 7, pp. 91-107)</w:t>
        </w:r>
      </w:ins>
      <w:ins w:id="2" w:author="PR Preview" w:date="2024-01-01T00:00:00Z">
        <w:r>
          <w:t xml:space="preserve">.</w:t>
        </w:r>
      </w:ins>
    </w:p>
    <w:p>
      <w:pPr>
        <w:pStyle w:val="BodyText"/>
      </w:pPr>
      <w:ins w:id="3" w:author="PR Preview" w:date="2024-01-01T00:00:00Z">
        <w:r>
          <w:t xml:space="preserve">The book describes confounding as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“just a form of lack of exchangeability between the treated and the untreated”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(Hernán and Robins 2020, 91)</w:t>
        </w:r>
      </w:ins>
      <w:ins w:id="3" w:author="PR Preview" w:date="2024-01-01T00:00:00Z">
        <w:r>
          <w:t xml:space="preserve">.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In the presence of confounding,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“association is not causation”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holds no matter how large the study population is.</w:t>
        </w:r>
      </w:ins>
    </w:p>
    <w:bookmarkStart w:id="17" w:name="the-structure-of-confounding-pp.-91-93"/>
    <w:p>
      <w:pPr>
        <w:pStyle w:val="Heading2"/>
      </w:pPr>
      <w:ins w:id="4" w:author="PR Preview" w:date="2024-01-01T00:00:00Z">
        <w:r>
          <w:t xml:space="preserve">1 7.1 The Structure of Confounding (pp. 91-93)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6" w:author="PR Preview" w:date="2024-01-01T00:00:00Z">
        <w:r>
          <w:rPr>
            <w:b/>
            <w:bCs/>
          </w:rPr>
          <w:t xml:space="preserve">Confounding</w:t>
        </w:r>
      </w:ins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is the bias due to common causes of treatment and outcome.</w:t>
        </w:r>
      </w:ins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ins w:id="8" w:author="PR Preview" w:date="2024-01-01T00:00:00Z">
        <w:r>
          <w:t xml:space="preserve">Figure 7.1 (same as Figure 6.1). L is a common cause of treatment A and outcome Y.</w:t>
        </w:r>
      </w:ins>
    </w:p>
    <w:p>
      <w:pPr>
        <w:pStyle w:val="BodyText"/>
      </w:pPr>
      <w:ins w:id="9" w:author="PR Preview" w:date="2024-01-01T00:00:00Z">
        <w:r>
          <w:t xml:space="preserve">In Figure 7.1 there are two sources of association between</w:t>
        </w:r>
      </w:ins>
      <w:ins w:id="9" w:author="PR Preview" w:date="2024-01-01T00:00:00Z">
        <w:r>
          <w:t xml:space="preserve"> </w:t>
        </w:r>
      </w:ins>
      <m:oMath>
        <m:r>
          <m:t>A</m:t>
        </m:r>
      </m:oMath>
      <w:ins w:id="9" w:author="PR Preview" w:date="2024-01-01T00:00:00Z">
        <w:r>
          <w:t xml:space="preserve"> </w:t>
        </w:r>
      </w:ins>
      <w:ins w:id="9" w:author="PR Preview" w:date="2024-01-01T00:00:00Z">
        <w:r>
          <w:t xml:space="preserve">and</w:t>
        </w:r>
      </w:ins>
      <w:ins w:id="9" w:author="PR Preview" w:date="2024-01-01T00:00:00Z">
        <w:r>
          <w:t xml:space="preserve"> </w:t>
        </w:r>
      </w:ins>
      <m:oMath>
        <m:r>
          <m:t>Y</m:t>
        </m:r>
      </m:oMath>
      <w:ins w:id="9" w:author="PR Preview" w:date="2024-01-01T00:00:00Z">
        <w:r>
          <w:t xml:space="preserve">:</w:t>
        </w:r>
      </w:ins>
    </w:p>
    <w:p>
      <w:pPr>
        <w:pStyle w:val="Compact"/>
        <w:numPr>
          <w:ilvl w:val="0"/>
          <w:numId w:val="1001"/>
        </w:numPr>
      </w:pPr>
      <w:ins w:id="10" w:author="PR Preview" w:date="2024-01-01T00:00:00Z">
        <w:r>
          <w:t xml:space="preserve">the causal path</w:t>
        </w:r>
      </w:ins>
      <w:ins w:id="10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→</m:t>
        </m:r>
        <m:r>
          <m:t>Y</m:t>
        </m:r>
      </m:oMath>
      <w:ins w:id="10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01"/>
        </w:numPr>
      </w:pPr>
      <w:ins w:id="11" w:author="PR Preview" w:date="2024-01-01T00:00:00Z">
        <w:r>
          <w:t xml:space="preserve">the path</w:t>
        </w:r>
      </w:ins>
      <w:ins w:id="11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through the common cause</w:t>
        </w:r>
      </w:ins>
      <w:ins w:id="11" w:author="PR Preview" w:date="2024-01-01T00:00:00Z">
        <w:r>
          <w:t xml:space="preserve"> </w:t>
        </w:r>
      </w:ins>
      <m:oMath>
        <m:r>
          <m:t>L</m:t>
        </m:r>
      </m:oMath>
      <w:ins w:id="11" w:author="PR Preview" w:date="2024-01-01T00:00:00Z">
        <w:r>
          <w:t xml:space="preserve">.</w:t>
        </w:r>
      </w:ins>
    </w:p>
    <w:p>
      <w:pPr>
        <w:pStyle w:val="FirstParagraph"/>
      </w:pPr>
      <w:ins w:id="12" w:author="PR Preview" w:date="2024-01-01T00:00:00Z">
        <w:r>
          <w:t xml:space="preserve">The second path is a</w:t>
        </w:r>
      </w:ins>
      <w:ins w:id="12" w:author="PR Preview" w:date="2024-01-01T00:00:00Z">
        <w:r>
          <w:t xml:space="preserve"> </w:t>
        </w:r>
      </w:ins>
      <w:ins w:id="12" w:author="PR Preview" w:date="2024-01-01T00:00:00Z">
        <w:r>
          <w:rPr>
            <w:b/>
            <w:bCs/>
          </w:rPr>
          <w:t xml:space="preserve">backdoor path</w:t>
        </w:r>
      </w:ins>
      <w:ins w:id="12" w:author="PR Preview" w:date="2024-01-01T00:00:00Z">
        <w:r>
          <w:t xml:space="preserve">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ins w:id="13" w:author="PR Preview" w:date="2024-01-01T00:00:00Z">
        <w:r>
          <w:t xml:space="preserve">If</w:t>
        </w:r>
      </w:ins>
      <w:ins w:id="13" w:author="PR Preview" w:date="2024-01-01T00:00:00Z">
        <w:r>
          <w:t xml:space="preserve"> </w:t>
        </w:r>
      </w:ins>
      <m:oMath>
        <m:r>
          <m:t>L</m:t>
        </m:r>
      </m:oMath>
      <w:ins w:id="13" w:author="PR Preview" w:date="2024-01-01T00:00:00Z">
        <w:r>
          <w:t xml:space="preserve"> </w:t>
        </w:r>
      </w:ins>
      <w:ins w:id="13" w:author="PR Preview" w:date="2024-01-01T00:00:00Z">
        <w:r>
          <w:t xml:space="preserve">did not exist, all the association between</w:t>
        </w:r>
      </w:ins>
      <w:ins w:id="13" w:author="PR Preview" w:date="2024-01-01T00:00:00Z">
        <w:r>
          <w:t xml:space="preserve"> </w:t>
        </w:r>
      </w:ins>
      <m:oMath>
        <m:r>
          <m:t>A</m:t>
        </m:r>
      </m:oMath>
      <w:ins w:id="13" w:author="PR Preview" w:date="2024-01-01T00:00:00Z">
        <w:r>
          <w:t xml:space="preserve"> </w:t>
        </w:r>
      </w:ins>
      <w:ins w:id="13" w:author="PR Preview" w:date="2024-01-01T00:00:00Z">
        <w:r>
          <w:t xml:space="preserve">and</w:t>
        </w:r>
      </w:ins>
      <w:ins w:id="13" w:author="PR Preview" w:date="2024-01-01T00:00:00Z">
        <w:r>
          <w:t xml:space="preserve"> </w:t>
        </w:r>
      </w:ins>
      <m:oMath>
        <m:r>
          <m:t>Y</m:t>
        </m:r>
      </m:oMath>
      <w:ins w:id="13" w:author="PR Preview" w:date="2024-01-01T00:00:00Z">
        <w:r>
          <w:t xml:space="preserve"> </w:t>
        </w:r>
      </w:ins>
      <w:ins w:id="13" w:author="PR Preview" w:date="2024-01-01T00:00:00Z">
        <w:r>
          <w:t xml:space="preserve">would be causal,</w:t>
        </w:r>
      </w:ins>
      <w:ins w:id="13" w:author="PR Preview" w:date="2024-01-01T00:00:00Z">
        <w:r>
          <w:t xml:space="preserve"> </w:t>
        </w:r>
      </w:ins>
      <w:ins w:id="13" w:author="PR Preview" w:date="2024-01-01T00:00:00Z">
        <w:r>
          <w:t xml:space="preserve">and the associational risk ratio</w:t>
        </w:r>
      </w:ins>
      <w:ins w:id="13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ins w:id="13" w:author="PR Preview" w:date="2024-01-01T00:00:00Z">
        <w:r>
          <w:t xml:space="preserve"> </w:t>
        </w:r>
      </w:ins>
      <w:ins w:id="13" w:author="PR Preview" w:date="2024-01-01T00:00:00Z">
        <w:r>
          <w:t xml:space="preserve">would equal the causal risk ratio</w:t>
        </w:r>
      </w:ins>
      <w:ins w:id="13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ins w:id="13" w:author="PR Preview" w:date="2024-01-01T00:00:00Z">
        <w:r>
          <w:t xml:space="preserve">.</w:t>
        </w:r>
      </w:ins>
      <w:ins w:id="13" w:author="PR Preview" w:date="2024-01-01T00:00:00Z">
        <w:r>
          <w:t xml:space="preserve"> </w:t>
        </w:r>
      </w:ins>
      <w:ins w:id="13" w:author="PR Preview" w:date="2024-01-01T00:00:00Z">
        <w:r>
          <w:t xml:space="preserve">The common cause</w:t>
        </w:r>
      </w:ins>
      <w:ins w:id="13" w:author="PR Preview" w:date="2024-01-01T00:00:00Z">
        <w:r>
          <w:t xml:space="preserve"> </w:t>
        </w:r>
      </w:ins>
      <m:oMath>
        <m:r>
          <m:t>L</m:t>
        </m:r>
      </m:oMath>
      <w:ins w:id="13" w:author="PR Preview" w:date="2024-01-01T00:00:00Z">
        <w:r>
          <w:t xml:space="preserve"> </w:t>
        </w:r>
      </w:ins>
      <w:ins w:id="13" w:author="PR Preview" w:date="2024-01-01T00:00:00Z">
        <w:r>
          <w:t xml:space="preserve">adds a second source of association, which is</w:t>
        </w:r>
      </w:ins>
      <w:ins w:id="13" w:author="PR Preview" w:date="2024-01-01T00:00:00Z">
        <w:r>
          <w:t xml:space="preserve"> </w:t>
        </w:r>
      </w:ins>
      <w:ins w:id="13" w:author="PR Preview" w:date="2024-01-01T00:00:00Z">
        <w:r>
          <w:rPr>
            <w:b/>
            <w:bCs/>
          </w:rPr>
          <w:t xml:space="preserve">confounding</w:t>
        </w:r>
      </w:ins>
      <w:ins w:id="13" w:author="PR Preview" w:date="2024-01-01T00:00:00Z">
        <w:r>
          <w:t xml:space="preserve"> </w:t>
        </w:r>
      </w:ins>
      <w:ins w:id="13" w:author="PR Preview" w:date="2024-01-01T00:00:00Z">
        <w:r>
          <w:t xml:space="preserve">for the effect of</w:t>
        </w:r>
      </w:ins>
      <w:ins w:id="13" w:author="PR Preview" w:date="2024-01-01T00:00:00Z">
        <w:r>
          <w:t xml:space="preserve"> </w:t>
        </w:r>
      </w:ins>
      <m:oMath>
        <m:r>
          <m:t>A</m:t>
        </m:r>
      </m:oMath>
      <w:ins w:id="13" w:author="PR Preview" w:date="2024-01-01T00:00:00Z">
        <w:r>
          <w:t xml:space="preserve"> </w:t>
        </w:r>
      </w:ins>
      <w:ins w:id="13" w:author="PR Preview" w:date="2024-01-01T00:00:00Z">
        <w:r>
          <w:t xml:space="preserve">on</w:t>
        </w:r>
      </w:ins>
      <w:ins w:id="13" w:author="PR Preview" w:date="2024-01-01T00:00:00Z">
        <w:r>
          <w:t xml:space="preserve"> </w:t>
        </w:r>
      </w:ins>
      <m:oMath>
        <m:r>
          <m:t>Y</m:t>
        </m:r>
      </m:oMath>
      <w:ins w:id="13" w:author="PR Preview" w:date="2024-01-01T00:00:00Z">
        <w:r>
          <w:t xml:space="preserve">.</w:t>
        </w:r>
      </w:ins>
    </w:p>
    <w:bookmarkStart w:id="16" w:name="examples-of-confounding"/>
    <w:p>
      <w:pPr>
        <w:pStyle w:val="Heading3"/>
      </w:pPr>
      <w:ins w:id="14" w:author="PR Preview" w:date="2024-01-01T00:00:00Z">
        <w:r>
          <w:t xml:space="preserve">1.1 Examples of Confounding</w:t>
        </w:r>
      </w:ins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ins w:id="17" w:author="PR Preview" w:date="2024-01-01T00:00:00Z">
        <w:r>
          <w:t xml:space="preserve">Left: Figure 7.2, in which L causes A, and L and Y share the unmeasured cause U. Right: Figure 7.3, in which L causes Y, and L and A share the unmeasured cause U. Unmeasured nodes are gray.</w:t>
        </w:r>
      </w:ins>
    </w:p>
    <w:p>
      <w:pPr>
        <w:pStyle w:val="Compact"/>
        <w:numPr>
          <w:ilvl w:val="0"/>
          <w:numId w:val="1002"/>
        </w:numPr>
      </w:pPr>
      <w:ins w:id="18" w:author="PR Preview" w:date="2024-01-01T00:00:00Z">
        <w:r>
          <w:rPr>
            <w:b/>
            <w:bCs/>
          </w:rPr>
          <w:t xml:space="preserve">Occupational factors</w:t>
        </w:r>
      </w:ins>
      <w:ins w:id="18" w:author="PR Preview" w:date="2024-01-01T00:00:00Z">
        <w:r>
          <w:t xml:space="preserve"> </w:t>
        </w:r>
      </w:ins>
      <w:ins w:id="18" w:author="PR Preview" w:date="2024-01-01T00:00:00Z">
        <w:r>
          <w:t xml:space="preserve">(Figure 7.1):</w:t>
        </w:r>
      </w:ins>
      <w:ins w:id="18" w:author="PR Preview" w:date="2024-01-01T00:00:00Z">
        <w:r>
          <w:t xml:space="preserve"> </w:t>
        </w:r>
      </w:ins>
      <w:ins w:id="18" w:author="PR Preview" w:date="2024-01-01T00:00:00Z">
        <w:r>
          <w:t xml:space="preserve">physical fitness</w:t>
        </w:r>
      </w:ins>
      <w:ins w:id="18" w:author="PR Preview" w:date="2024-01-01T00:00:00Z">
        <w:r>
          <w:t xml:space="preserve"> </w:t>
        </w:r>
      </w:ins>
      <m:oMath>
        <m:r>
          <m:t>L</m:t>
        </m:r>
      </m:oMath>
      <w:ins w:id="18" w:author="PR Preview" w:date="2024-01-01T00:00:00Z">
        <w:r>
          <w:t xml:space="preserve"> </w:t>
        </w:r>
      </w:ins>
      <w:ins w:id="18" w:author="PR Preview" w:date="2024-01-01T00:00:00Z">
        <w:r>
          <w:t xml:space="preserve">causes both working as a firefighter</w:t>
        </w:r>
      </w:ins>
      <w:ins w:id="18" w:author="PR Preview" w:date="2024-01-01T00:00:00Z">
        <w:r>
          <w:t xml:space="preserve"> </w:t>
        </w:r>
      </w:ins>
      <m:oMath>
        <m:r>
          <m:t>A</m:t>
        </m:r>
      </m:oMath>
      <w:ins w:id="18" w:author="PR Preview" w:date="2024-01-01T00:00:00Z">
        <w:r>
          <w:t xml:space="preserve"> </w:t>
        </w:r>
      </w:ins>
      <w:ins w:id="18" w:author="PR Preview" w:date="2024-01-01T00:00:00Z">
        <w:r>
          <w:t xml:space="preserve">and lower mortality</w:t>
        </w:r>
      </w:ins>
      <w:ins w:id="18" w:author="PR Preview" w:date="2024-01-01T00:00:00Z">
        <w:r>
          <w:t xml:space="preserve"> </w:t>
        </w:r>
      </w:ins>
      <m:oMath>
        <m:r>
          <m:t>Y</m:t>
        </m:r>
      </m:oMath>
      <w:ins w:id="18" w:author="PR Preview" w:date="2024-01-01T00:00:00Z">
        <w:r>
          <w:t xml:space="preserve"> </w:t>
        </w:r>
      </w:ins>
      <w:ins w:id="18" w:author="PR Preview" w:date="2024-01-01T00:00:00Z">
        <w:r>
          <w:t xml:space="preserve">(</w:t>
        </w:r>
      </w:ins>
      <w:ins w:id="18" w:author="PR Preview" w:date="2024-01-01T00:00:00Z">
        <w:r>
          <w:rPr>
            <w:b/>
            <w:bCs/>
          </w:rPr>
          <w:t xml:space="preserve">healthy worker bias</w:t>
        </w:r>
      </w:ins>
      <w:ins w:id="18" w:author="PR Preview" w:date="2024-01-01T00:00:00Z">
        <w:r>
          <w:t xml:space="preserve">).</w:t>
        </w:r>
      </w:ins>
    </w:p>
    <w:p>
      <w:pPr>
        <w:pStyle w:val="Compact"/>
        <w:numPr>
          <w:ilvl w:val="0"/>
          <w:numId w:val="1002"/>
        </w:numPr>
      </w:pPr>
      <w:ins w:id="19" w:author="PR Preview" w:date="2024-01-01T00:00:00Z">
        <w:r>
          <w:rPr>
            <w:b/>
            <w:bCs/>
          </w:rPr>
          <w:t xml:space="preserve">Clinical decisions</w:t>
        </w:r>
      </w:ins>
      <w:ins w:id="19" w:author="PR Preview" w:date="2024-01-01T00:00:00Z">
        <w:r>
          <w:t xml:space="preserve"> </w:t>
        </w:r>
      </w:ins>
      <w:ins w:id="19" w:author="PR Preview" w:date="2024-01-01T00:00:00Z">
        <w:r>
          <w:t xml:space="preserve">(Figure 7.1 or 7.2):</w:t>
        </w:r>
      </w:ins>
      <w:ins w:id="19" w:author="PR Preview" w:date="2024-01-01T00:00:00Z">
        <w:r>
          <w:t xml:space="preserve"> </w:t>
        </w:r>
      </w:ins>
      <w:ins w:id="19" w:author="PR Preview" w:date="2024-01-01T00:00:00Z">
        <w:r>
          <w:t xml:space="preserve">heart disease</w:t>
        </w:r>
      </w:ins>
      <w:ins w:id="19" w:author="PR Preview" w:date="2024-01-01T00:00:00Z">
        <w:r>
          <w:t xml:space="preserve"> </w:t>
        </w:r>
      </w:ins>
      <m:oMath>
        <m:r>
          <m:t>L</m:t>
        </m:r>
      </m:oMath>
      <w:ins w:id="19" w:author="PR Preview" w:date="2024-01-01T00:00:00Z">
        <w:r>
          <w:t xml:space="preserve"> </w:t>
        </w:r>
      </w:ins>
      <w:ins w:id="19" w:author="PR Preview" w:date="2024-01-01T00:00:00Z">
        <w:r>
          <w:t xml:space="preserve">is an indication for aspirin</w:t>
        </w:r>
      </w:ins>
      <w:ins w:id="19" w:author="PR Preview" w:date="2024-01-01T00:00:00Z">
        <w:r>
          <w:t xml:space="preserve"> </w:t>
        </w:r>
      </w:ins>
      <m:oMath>
        <m:r>
          <m:t>A</m:t>
        </m:r>
      </m:oMath>
      <w:ins w:id="19" w:author="PR Preview" w:date="2024-01-01T00:00:00Z">
        <w:r>
          <w:t xml:space="preserve"> </w:t>
        </w:r>
      </w:ins>
      <w:ins w:id="19" w:author="PR Preview" w:date="2024-01-01T00:00:00Z">
        <w:r>
          <w:t xml:space="preserve">and a risk factor for stroke</w:t>
        </w:r>
      </w:ins>
      <w:ins w:id="19" w:author="PR Preview" w:date="2024-01-01T00:00:00Z">
        <w:r>
          <w:t xml:space="preserve"> </w:t>
        </w:r>
      </w:ins>
      <m:oMath>
        <m:r>
          <m:t>Y</m:t>
        </m:r>
      </m:oMath>
      <w:ins w:id="19" w:author="PR Preview" w:date="2024-01-01T00:00:00Z">
        <w:r>
          <w:t xml:space="preserve">,</w:t>
        </w:r>
      </w:ins>
      <w:ins w:id="19" w:author="PR Preview" w:date="2024-01-01T00:00:00Z">
        <w:r>
          <w:t xml:space="preserve"> </w:t>
        </w:r>
      </w:ins>
      <w:ins w:id="19" w:author="PR Preview" w:date="2024-01-01T00:00:00Z">
        <w:r>
          <w:t xml:space="preserve">either directly or through unmeasured atherosclerosis</w:t>
        </w:r>
      </w:ins>
      <w:ins w:id="19" w:author="PR Preview" w:date="2024-01-01T00:00:00Z">
        <w:r>
          <w:t xml:space="preserve"> </w:t>
        </w:r>
      </w:ins>
      <m:oMath>
        <m:r>
          <m:t>U</m:t>
        </m:r>
      </m:oMath>
      <w:ins w:id="19" w:author="PR Preview" w:date="2024-01-01T00:00:00Z">
        <w:r>
          <w:t xml:space="preserve"> </w:t>
        </w:r>
      </w:ins>
      <w:ins w:id="19" w:author="PR Preview" w:date="2024-01-01T00:00:00Z">
        <w:r>
          <w:t xml:space="preserve">(</w:t>
        </w:r>
      </w:ins>
      <w:ins w:id="19" w:author="PR Preview" w:date="2024-01-01T00:00:00Z">
        <w:r>
          <w:rPr>
            <w:b/>
            <w:bCs/>
          </w:rPr>
          <w:t xml:space="preserve">confounding by indication</w:t>
        </w:r>
      </w:ins>
      <w:ins w:id="19" w:author="PR Preview" w:date="2024-01-01T00:00:00Z">
        <w:r>
          <w:t xml:space="preserve"> </w:t>
        </w:r>
      </w:ins>
      <w:ins w:id="19" w:author="PR Preview" w:date="2024-01-01T00:00:00Z">
        <w:r>
          <w:t xml:space="preserve">or</w:t>
        </w:r>
      </w:ins>
      <w:ins w:id="19" w:author="PR Preview" w:date="2024-01-01T00:00:00Z">
        <w:r>
          <w:t xml:space="preserve"> </w:t>
        </w:r>
      </w:ins>
      <w:ins w:id="19" w:author="PR Preview" w:date="2024-01-01T00:00:00Z">
        <w:r>
          <w:rPr>
            <w:b/>
            <w:bCs/>
          </w:rPr>
          <w:t xml:space="preserve">channeling</w:t>
        </w:r>
      </w:ins>
      <w:ins w:id="19" w:author="PR Preview" w:date="2024-01-01T00:00:00Z">
        <w:r>
          <w:t xml:space="preserve">).</w:t>
        </w:r>
      </w:ins>
    </w:p>
    <w:p>
      <w:pPr>
        <w:pStyle w:val="Compact"/>
        <w:numPr>
          <w:ilvl w:val="0"/>
          <w:numId w:val="1002"/>
        </w:numPr>
      </w:pPr>
      <w:ins w:id="20" w:author="PR Preview" w:date="2024-01-01T00:00:00Z">
        <w:r>
          <w:rPr>
            <w:b/>
            <w:bCs/>
          </w:rPr>
          <w:t xml:space="preserve">Lifestyle</w:t>
        </w:r>
      </w:ins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(Figure 7.3):</w:t>
        </w:r>
      </w:ins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personality and social factors</w:t>
        </w:r>
      </w:ins>
      <w:ins w:id="20" w:author="PR Preview" w:date="2024-01-01T00:00:00Z">
        <w:r>
          <w:t xml:space="preserve"> </w:t>
        </w:r>
      </w:ins>
      <m:oMath>
        <m:r>
          <m:t>U</m:t>
        </m:r>
      </m:oMath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lead to both lack of exercise</w:t>
        </w:r>
      </w:ins>
      <w:ins w:id="20" w:author="PR Preview" w:date="2024-01-01T00:00:00Z">
        <w:r>
          <w:t xml:space="preserve"> </w:t>
        </w:r>
      </w:ins>
      <m:oMath>
        <m:r>
          <m:t>A</m:t>
        </m:r>
      </m:oMath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and smoking</w:t>
        </w:r>
      </w:ins>
      <w:ins w:id="20" w:author="PR Preview" w:date="2024-01-01T00:00:00Z">
        <w:r>
          <w:t xml:space="preserve"> </w:t>
        </w:r>
      </w:ins>
      <m:oMath>
        <m:r>
          <m:t>L</m:t>
        </m:r>
      </m:oMath>
      <w:ins w:id="20" w:author="PR Preview" w:date="2024-01-01T00:00:00Z">
        <w:r>
          <w:t xml:space="preserve">, which affects death</w:t>
        </w:r>
      </w:ins>
      <w:ins w:id="20" w:author="PR Preview" w:date="2024-01-01T00:00:00Z">
        <w:r>
          <w:t xml:space="preserve"> </w:t>
        </w:r>
      </w:ins>
      <m:oMath>
        <m:r>
          <m:t>Y</m:t>
        </m:r>
      </m:oMath>
      <w:ins w:id="20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w:ins w:id="21" w:author="PR Preview" w:date="2024-01-01T00:00:00Z">
        <w:r>
          <w:rPr>
            <w:b/>
            <w:bCs/>
          </w:rPr>
          <w:t xml:space="preserve">Genetic factors</w:t>
        </w:r>
      </w:ins>
      <w:ins w:id="21" w:author="PR Preview" w:date="2024-01-01T00:00:00Z">
        <w:r>
          <w:t xml:space="preserve"> </w:t>
        </w:r>
      </w:ins>
      <w:ins w:id="21" w:author="PR Preview" w:date="2024-01-01T00:00:00Z">
        <w:r>
          <w:t xml:space="preserve">(Figure 7.3):</w:t>
        </w:r>
      </w:ins>
      <w:ins w:id="21" w:author="PR Preview" w:date="2024-01-01T00:00:00Z">
        <w:r>
          <w:t xml:space="preserve"> </w:t>
        </w:r>
      </w:ins>
      <w:ins w:id="21" w:author="PR Preview" w:date="2024-01-01T00:00:00Z">
        <w:r>
          <w:t xml:space="preserve">a DNA sequence</w:t>
        </w:r>
      </w:ins>
      <w:ins w:id="21" w:author="PR Preview" w:date="2024-01-01T00:00:00Z">
        <w:r>
          <w:t xml:space="preserve"> </w:t>
        </w:r>
      </w:ins>
      <m:oMath>
        <m:r>
          <m:t>L</m:t>
        </m:r>
      </m:oMath>
      <w:ins w:id="21" w:author="PR Preview" w:date="2024-01-01T00:00:00Z">
        <w:r>
          <w:t xml:space="preserve"> </w:t>
        </w:r>
      </w:ins>
      <w:ins w:id="21" w:author="PR Preview" w:date="2024-01-01T00:00:00Z">
        <w:r>
          <w:t xml:space="preserve">that affects trait</w:t>
        </w:r>
      </w:ins>
      <w:ins w:id="21" w:author="PR Preview" w:date="2024-01-01T00:00:00Z">
        <w:r>
          <w:t xml:space="preserve"> </w:t>
        </w:r>
      </w:ins>
      <m:oMath>
        <m:r>
          <m:t>Y</m:t>
        </m:r>
      </m:oMath>
      <w:ins w:id="21" w:author="PR Preview" w:date="2024-01-01T00:00:00Z">
        <w:r>
          <w:t xml:space="preserve"> </w:t>
        </w:r>
      </w:ins>
      <w:ins w:id="21" w:author="PR Preview" w:date="2024-01-01T00:00:00Z">
        <w:r>
          <w:t xml:space="preserve">is more frequent among carriers of sequence</w:t>
        </w:r>
      </w:ins>
      <w:ins w:id="21" w:author="PR Preview" w:date="2024-01-01T00:00:00Z">
        <w:r>
          <w:t xml:space="preserve"> </w:t>
        </w:r>
      </w:ins>
      <m:oMath>
        <m:r>
          <m:t>A</m:t>
        </m:r>
      </m:oMath>
      <w:ins w:id="21" w:author="PR Preview" w:date="2024-01-01T00:00:00Z">
        <w:r>
          <w:t xml:space="preserve"> </w:t>
        </w:r>
      </w:ins>
      <w:ins w:id="21" w:author="PR Preview" w:date="2024-01-01T00:00:00Z">
        <w:r>
          <w:t xml:space="preserve">(</w:t>
        </w:r>
      </w:ins>
      <w:ins w:id="21" w:author="PR Preview" w:date="2024-01-01T00:00:00Z">
        <w:r>
          <w:rPr>
            <w:b/>
            <w:bCs/>
          </w:rPr>
          <w:t xml:space="preserve">linkage disequilibrium</w:t>
        </w:r>
      </w:ins>
      <w:ins w:id="21" w:author="PR Preview" w:date="2024-01-01T00:00:00Z">
        <w:r>
          <w:t xml:space="preserve"> </w:t>
        </w:r>
      </w:ins>
      <w:ins w:id="21" w:author="PR Preview" w:date="2024-01-01T00:00:00Z">
        <w:r>
          <w:t xml:space="preserve">or</w:t>
        </w:r>
      </w:ins>
      <w:ins w:id="21" w:author="PR Preview" w:date="2024-01-01T00:00:00Z">
        <w:r>
          <w:t xml:space="preserve"> </w:t>
        </w:r>
      </w:ins>
      <w:ins w:id="21" w:author="PR Preview" w:date="2024-01-01T00:00:00Z">
        <w:r>
          <w:rPr>
            <w:b/>
            <w:bCs/>
          </w:rPr>
          <w:t xml:space="preserve">population stratification</w:t>
        </w:r>
      </w:ins>
      <w:ins w:id="21" w:author="PR Preview" w:date="2024-01-01T00:00:00Z">
        <w:r>
          <w:t xml:space="preserve">).</w:t>
        </w:r>
      </w:ins>
    </w:p>
    <w:p>
      <w:pPr>
        <w:pStyle w:val="Compact"/>
        <w:numPr>
          <w:ilvl w:val="0"/>
          <w:numId w:val="1002"/>
        </w:numPr>
      </w:pPr>
      <w:ins w:id="22" w:author="PR Preview" w:date="2024-01-01T00:00:00Z">
        <w:r>
          <w:rPr>
            <w:b/>
            <w:bCs/>
          </w:rPr>
          <w:t xml:space="preserve">Social factors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(Figure 7.1):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disability at age 55</w:t>
        </w:r>
      </w:ins>
      <w:ins w:id="22" w:author="PR Preview" w:date="2024-01-01T00:00:00Z">
        <w:r>
          <w:t xml:space="preserve"> </w:t>
        </w:r>
      </w:ins>
      <m:oMath>
        <m:r>
          <m:t>L</m:t>
        </m:r>
      </m:oMath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affects income at age 65</w:t>
        </w:r>
      </w:ins>
      <w:ins w:id="22" w:author="PR Preview" w:date="2024-01-01T00:00:00Z">
        <w:r>
          <w:t xml:space="preserve"> </w:t>
        </w:r>
      </w:ins>
      <m:oMath>
        <m:r>
          <m:t>A</m:t>
        </m:r>
      </m:oMath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and disability at age 75</w:t>
        </w:r>
      </w:ins>
      <w:ins w:id="22" w:author="PR Preview" w:date="2024-01-01T00:00:00Z">
        <w:r>
          <w:t xml:space="preserve"> </w:t>
        </w:r>
      </w:ins>
      <m:oMath>
        <m:r>
          <m:t>Y</m:t>
        </m:r>
      </m:oMath>
      <w:ins w:id="22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w:ins w:id="23" w:author="PR Preview" w:date="2024-01-01T00:00:00Z">
        <w:r>
          <w:rPr>
            <w:b/>
            <w:bCs/>
          </w:rPr>
          <w:t xml:space="preserve">Environmental exposures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(Figure 7.3):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weather</w:t>
        </w:r>
      </w:ins>
      <w:ins w:id="23" w:author="PR Preview" w:date="2024-01-01T00:00:00Z">
        <w:r>
          <w:t xml:space="preserve"> </w:t>
        </w:r>
      </w:ins>
      <m:oMath>
        <m:r>
          <m:t>U</m:t>
        </m:r>
      </m:oMath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affects levels of particulate matter</w:t>
        </w:r>
      </w:ins>
      <w:ins w:id="23" w:author="PR Preview" w:date="2024-01-01T00:00:00Z">
        <w:r>
          <w:t xml:space="preserve"> </w:t>
        </w:r>
      </w:ins>
      <m:oMath>
        <m:r>
          <m:t>A</m:t>
        </m:r>
      </m:oMath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and of other pollutants</w:t>
        </w:r>
      </w:ins>
      <w:ins w:id="23" w:author="PR Preview" w:date="2024-01-01T00:00:00Z">
        <w:r>
          <w:t xml:space="preserve"> </w:t>
        </w:r>
      </w:ins>
      <m:oMath>
        <m:r>
          <m:t>L</m:t>
        </m:r>
      </m:oMath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that cause coronary heart disease</w:t>
        </w:r>
      </w:ins>
      <w:ins w:id="23" w:author="PR Preview" w:date="2024-01-01T00:00:00Z">
        <w:r>
          <w:t xml:space="preserve"> </w:t>
        </w:r>
      </w:ins>
      <m:oMath>
        <m:r>
          <m:t>Y</m:t>
        </m:r>
      </m:oMath>
      <w:ins w:id="23" w:author="PR Preview" w:date="2024-01-01T00:00:00Z">
        <w:r>
          <w:t xml:space="preserve">.</w:t>
        </w:r>
      </w:ins>
    </w:p>
    <w:p>
      <w:pPr>
        <w:pStyle w:val="FirstParagraph"/>
      </w:pPr>
      <w:ins w:id="24" w:author="PR Preview" w:date="2024-01-01T00:00:00Z">
        <w:r>
          <w:rPr>
            <w:b/>
            <w:bCs/>
          </w:rPr>
          <w:t xml:space="preserve">Terminology in the examples:</w:t>
        </w:r>
      </w:ins>
    </w:p>
    <w:p>
      <w:pPr>
        <w:pStyle w:val="Compact"/>
        <w:numPr>
          <w:ilvl w:val="0"/>
          <w:numId w:val="1003"/>
        </w:numPr>
      </w:pPr>
      <w:ins w:id="25" w:author="PR Preview" w:date="2024-01-01T00:00:00Z">
        <w:r>
          <w:t xml:space="preserve">“Channeling”</w:t>
        </w:r>
      </w:ins>
      <w:ins w:id="25" w:author="PR Preview" w:date="2024-01-01T00:00:00Z">
        <w:r>
          <w:t xml:space="preserve"> </w:t>
        </w:r>
      </w:ins>
      <w:ins w:id="25" w:author="PR Preview" w:date="2024-01-01T00:00:00Z">
        <w:r>
          <w:t xml:space="preserve">is often reserved for bias created by patient-specific risk factors</w:t>
        </w:r>
      </w:ins>
      <w:ins w:id="25" w:author="PR Preview" w:date="2024-01-01T00:00:00Z">
        <w:r>
          <w:t xml:space="preserve"> </w:t>
        </w:r>
      </w:ins>
      <m:oMath>
        <m:r>
          <m:t>L</m:t>
        </m:r>
      </m:oMath>
      <w:ins w:id="25" w:author="PR Preview" w:date="2024-01-01T00:00:00Z">
        <w:r>
          <w:t xml:space="preserve"> </w:t>
        </w:r>
      </w:ins>
      <w:ins w:id="25" w:author="PR Preview" w:date="2024-01-01T00:00:00Z">
        <w:r>
          <w:t xml:space="preserve">that encourage doctors to prescribe a particular drug</w:t>
        </w:r>
      </w:ins>
      <w:ins w:id="25" w:author="PR Preview" w:date="2024-01-01T00:00:00Z">
        <w:r>
          <w:t xml:space="preserve"> </w:t>
        </w:r>
      </w:ins>
      <m:oMath>
        <m:r>
          <m:t>A</m:t>
        </m:r>
      </m:oMath>
      <w:ins w:id="25" w:author="PR Preview" w:date="2024-01-01T00:00:00Z">
        <w:r>
          <w:t xml:space="preserve"> </w:t>
        </w:r>
      </w:ins>
      <w:ins w:id="25" w:author="PR Preview" w:date="2024-01-01T00:00:00Z">
        <w:r>
          <w:t xml:space="preserve">within a class of drugs.</w:t>
        </w:r>
      </w:ins>
    </w:p>
    <w:p>
      <w:pPr>
        <w:pStyle w:val="Compact"/>
        <w:numPr>
          <w:ilvl w:val="0"/>
          <w:numId w:val="1003"/>
        </w:numPr>
      </w:pPr>
      <w:ins w:id="26" w:author="PR Preview" w:date="2024-01-01T00:00:00Z">
        <w:r>
          <w:t xml:space="preserve">When subclinical disease</w:t>
        </w:r>
      </w:ins>
      <w:ins w:id="26" w:author="PR Preview" w:date="2024-01-01T00:00:00Z">
        <w:r>
          <w:t xml:space="preserve"> </w:t>
        </w:r>
      </w:ins>
      <m:oMath>
        <m:r>
          <m:t>U</m:t>
        </m:r>
      </m:oMath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causes both lack of exercise</w:t>
        </w:r>
      </w:ins>
      <w:ins w:id="26" w:author="PR Preview" w:date="2024-01-01T00:00:00Z">
        <w:r>
          <w:t xml:space="preserve"> </w:t>
        </w:r>
      </w:ins>
      <m:oMath>
        <m:r>
          <m:t>A</m:t>
        </m:r>
      </m:oMath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and clinical disease</w:t>
        </w:r>
      </w:ins>
      <w:ins w:id="26" w:author="PR Preview" w:date="2024-01-01T00:00:00Z">
        <w:r>
          <w:t xml:space="preserve"> </w:t>
        </w:r>
      </w:ins>
      <m:oMath>
        <m:r>
          <m:t>Y</m:t>
        </m:r>
      </m:oMath>
      <w:ins w:id="26" w:author="PR Preview" w:date="2024-01-01T00:00:00Z">
        <w:r>
          <w:t xml:space="preserve">, and</w:t>
        </w:r>
      </w:ins>
      <w:ins w:id="26" w:author="PR Preview" w:date="2024-01-01T00:00:00Z">
        <w:r>
          <w:t xml:space="preserve"> </w:t>
        </w:r>
      </w:ins>
      <m:oMath>
        <m:r>
          <m:t>L</m:t>
        </m:r>
      </m:oMath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is unknown, this form of confounding is often called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rPr>
            <w:b/>
            <w:bCs/>
          </w:rPr>
          <w:t xml:space="preserve">reverse causation</w:t>
        </w:r>
      </w:ins>
      <w:ins w:id="26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w:ins w:id="27" w:author="PR Preview" w:date="2024-01-01T00:00:00Z">
        <w:r>
          <w:t xml:space="preserve">“Population stratification”</w:t>
        </w:r>
      </w:ins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is often reserved for bias from studying a mixture of individuals of different ethnic groups, so</w:t>
        </w:r>
      </w:ins>
      <w:ins w:id="27" w:author="PR Preview" w:date="2024-01-01T00:00:00Z">
        <w:r>
          <w:t xml:space="preserve"> </w:t>
        </w:r>
      </w:ins>
      <m:oMath>
        <m:r>
          <m:t>U</m:t>
        </m:r>
      </m:oMath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can stand for ethnicity.</w:t>
        </w:r>
      </w:ins>
    </w:p>
    <w:p>
      <w:pPr>
        <w:pStyle w:val="Compact"/>
        <w:numPr>
          <w:ilvl w:val="0"/>
          <w:numId w:val="1003"/>
        </w:numPr>
      </w:pPr>
      <w:ins w:id="28" w:author="PR Preview" w:date="2024-01-01T00:00:00Z">
        <w:r>
          <w:t xml:space="preserve">Some authors replace an unmeasured common cause</w:t>
        </w:r>
      </w:ins>
      <w:ins w:id="28" w:author="PR Preview" w:date="2024-01-01T00:00:00Z">
        <w:r>
          <w:t xml:space="preserve"> </w:t>
        </w:r>
      </w:ins>
      <m:oMath>
        <m:r>
          <m:t>U</m:t>
        </m:r>
      </m:oMath>
      <w:ins w:id="28" w:author="PR Preview" w:date="2024-01-01T00:00:00Z">
        <w:r>
          <w:t xml:space="preserve"> </w:t>
        </w:r>
      </w:ins>
      <w:ins w:id="28" w:author="PR Preview" w:date="2024-01-01T00:00:00Z">
        <w:r>
          <w:t xml:space="preserve">and its two arrows with a bidirected edge between the measured variables that</w:t>
        </w:r>
      </w:ins>
      <w:ins w:id="28" w:author="PR Preview" w:date="2024-01-01T00:00:00Z">
        <w:r>
          <w:t xml:space="preserve"> </w:t>
        </w:r>
      </w:ins>
      <m:oMath>
        <m:r>
          <m:t>U</m:t>
        </m:r>
      </m:oMath>
      <w:ins w:id="28" w:author="PR Preview" w:date="2024-01-01T00:00:00Z">
        <w:r>
          <w:t xml:space="preserve"> </w:t>
        </w:r>
      </w:ins>
      <w:ins w:id="28" w:author="PR Preview" w:date="2024-01-01T00:00:00Z">
        <w:r>
          <w:t xml:space="preserve">causes.</w:t>
        </w:r>
      </w:ins>
    </w:p>
    <w:p>
      <w:pPr>
        <w:pStyle w:val="FirstParagraph"/>
      </w:pPr>
      <w:ins w:id="29" w:author="PR Preview" w:date="2024-01-01T00:00:00Z">
        <w:r>
          <w:rPr>
            <w:b/>
            <w:bCs/>
          </w:rPr>
          <w:t xml:space="preserve">A historical note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(Hernán and Robins 2020, 92)</w:t>
        </w:r>
      </w:ins>
      <w:ins w:id="29" w:author="PR Preview" w:date="2024-01-01T00:00:00Z">
        <w:r>
          <w:t xml:space="preserve">: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early statistical descriptions of confounding were given by Yule (1903) for discrete variables and by Pearson et al. (1899) for continuous variables,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who called these associations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“fictitious”</w:t>
        </w:r>
      </w:ins>
      <w:ins w:id="29" w:author="PR Preview" w:date="2024-01-01T00:00:00Z">
        <w:r>
          <w:t xml:space="preserve">,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“illusory”</w:t>
        </w:r>
      </w:ins>
      <w:ins w:id="29" w:author="PR Preview" w:date="2024-01-01T00:00:00Z">
        <w:r>
          <w:t xml:space="preserve">,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“apparent”</w:t>
        </w:r>
      </w:ins>
      <w:ins w:id="29" w:author="PR Preview" w:date="2024-01-01T00:00:00Z">
        <w:r>
          <w:t xml:space="preserve">, or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“spurious”</w:t>
        </w:r>
      </w:ins>
      <w:ins w:id="29" w:author="PR Preview" w:date="2024-01-01T00:00:00Z">
        <w:r>
          <w:t xml:space="preserve">.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But associations due to common causes are real associations;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they simply cannot be interpreted as treatment effects.</w:t>
        </w:r>
      </w:ins>
    </w:p>
    <w:p>
      <w:pPr>
        <w:pStyle w:val="BodyText"/>
      </w:pPr>
      <w:ins w:id="30" w:author="PR Preview" w:date="2024-01-01T00:00:00Z">
        <w:r>
          <w:rPr>
            <w:b/>
            <w:bCs/>
          </w:rPr>
          <w:t xml:space="preserve">Common structure:</w:t>
        </w:r>
      </w:ins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in every example the bias is due to a cause (</w:t>
        </w:r>
      </w:ins>
      <m:oMath>
        <m:r>
          <m:t>L</m:t>
        </m:r>
      </m:oMath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or</w:t>
        </w:r>
      </w:ins>
      <w:ins w:id="30" w:author="PR Preview" w:date="2024-01-01T00:00:00Z">
        <w:r>
          <w:t xml:space="preserve"> </w:t>
        </w:r>
      </w:ins>
      <m:oMath>
        <m:r>
          <m:t>U</m:t>
        </m:r>
      </m:oMath>
      <w:ins w:id="30" w:author="PR Preview" w:date="2024-01-01T00:00:00Z">
        <w:r>
          <w:t xml:space="preserve">) shared by treatment and outcome, which opens a backdoor path between</w:t>
        </w:r>
      </w:ins>
      <w:ins w:id="30" w:author="PR Preview" w:date="2024-01-01T00:00:00Z">
        <w:r>
          <w:t xml:space="preserve"> </w:t>
        </w:r>
      </w:ins>
      <m:oMath>
        <m:r>
          <m:t>A</m:t>
        </m:r>
      </m:oMath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and</w:t>
        </w:r>
      </w:ins>
      <w:ins w:id="30" w:author="PR Preview" w:date="2024-01-01T00:00:00Z">
        <w:r>
          <w:t xml:space="preserve"> </w:t>
        </w:r>
      </w:ins>
      <m:oMath>
        <m:r>
          <m:t>Y</m:t>
        </m:r>
      </m:oMath>
      <w:ins w:id="30" w:author="PR Preview" w:date="2024-01-01T00:00:00Z">
        <w:r>
          <w:t xml:space="preserve">.</w:t>
        </w:r>
      </w:ins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The book reserves the term</w:t>
        </w:r>
      </w:ins>
      <w:ins w:id="30" w:author="PR Preview" w:date="2024-01-01T00:00:00Z">
        <w:r>
          <w:t xml:space="preserve"> </w:t>
        </w:r>
      </w:ins>
      <w:ins w:id="30" w:author="PR Preview" w:date="2024-01-01T00:00:00Z">
        <w:r>
          <w:rPr>
            <w:i/>
            <w:iCs/>
          </w:rPr>
          <w:t xml:space="preserve">confounding</w:t>
        </w:r>
      </w:ins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for this structure and uses other names for biases with other structures.</w:t>
        </w:r>
      </w:ins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Throughout the chapter it assumes positivity and consistency, perfectly measured nodes, no selection nodes, and no random variability</w:t>
        </w:r>
      </w:ins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(Chapters 8, 9, and 10 relax these assumptions).</w:t>
        </w:r>
      </w:ins>
    </w:p>
    <w:bookmarkEnd w:id="16"/>
    <w:bookmarkEnd w:id="17"/>
    <w:bookmarkStart w:id="27" w:name="X098daaa2f9eeb6b83c52e51ea1a23fdd0ae2af7"/>
    <w:p>
      <w:pPr>
        <w:pStyle w:val="Heading2"/>
      </w:pPr>
      <w:ins w:id="31" w:author="PR Preview" w:date="2024-01-01T00:00:00Z">
        <w:r>
          <w:t xml:space="preserve">2 7.2 Confounding and Exchangeability (pp. 93-95)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33" w:author="PR Preview" w:date="2024-01-01T00:00:00Z">
        <w:r>
          <w:t xml:space="preserve">When</w:t>
        </w:r>
      </w:ins>
      <w:ins w:id="33" w:author="PR Preview" w:date="2024-01-01T00:00:00Z">
        <w:r>
          <w:t xml:space="preserve"> </w:t>
        </w:r>
      </w:ins>
      <w:ins w:id="33" w:author="PR Preview" w:date="2024-01-01T00:00:00Z">
        <w:r>
          <w:rPr>
            <w:b/>
            <w:bCs/>
          </w:rPr>
          <w:t xml:space="preserve">marginal exchangeability</w:t>
        </w:r>
      </w:ins>
      <w:ins w:id="33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ins w:id="33" w:author="PR Preview" w:date="2024-01-01T00:00:00Z">
        <w:r>
          <w:t xml:space="preserve"> </w:t>
        </w:r>
      </w:ins>
      <w:ins w:id="33" w:author="PR Preview" w:date="2024-01-01T00:00:00Z">
        <w:r>
          <w:t xml:space="preserve">holds, as in a marginally randomized experiment,</w:t>
        </w:r>
      </w:ins>
      <w:ins w:id="33" w:author="PR Preview" w:date="2024-01-01T00:00:00Z">
        <w:r>
          <w:t xml:space="preserve"> </w:t>
        </w:r>
      </w:ins>
      <w:ins w:id="33" w:author="PR Preview" w:date="2024-01-01T00:00:00Z">
        <w:r>
          <w:t xml:space="preserve">the average causal effect is identified without adjustment: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</m:oMath>
      </m:oMathPara>
    </w:p>
    <w:p>
      <w:pPr>
        <w:pStyle w:val="FirstParagraph"/>
      </w:pPr>
      <w:ins w:id="35" w:author="PR Preview" w:date="2024-01-01T00:00:00Z">
        <w:r>
          <w:t xml:space="preserve">When only</w:t>
        </w:r>
      </w:ins>
      <w:ins w:id="35" w:author="PR Preview" w:date="2024-01-01T00:00:00Z">
        <w:r>
          <w:t xml:space="preserve"> </w:t>
        </w:r>
      </w:ins>
      <w:ins w:id="35" w:author="PR Preview" w:date="2024-01-01T00:00:00Z">
        <w:r>
          <w:rPr>
            <w:b/>
            <w:bCs/>
          </w:rPr>
          <w:t xml:space="preserve">conditional exchangeability</w:t>
        </w:r>
      </w:ins>
      <w:ins w:id="35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ins w:id="35" w:author="PR Preview" w:date="2024-01-01T00:00:00Z">
        <w:r>
          <w:t xml:space="preserve"> </w:t>
        </w:r>
      </w:ins>
      <w:ins w:id="35" w:author="PR Preview" w:date="2024-01-01T00:00:00Z">
        <w:r>
          <w:t xml:space="preserve">holds, as in a conditionally randomized experiment,</w:t>
        </w:r>
      </w:ins>
      <w:ins w:id="35" w:author="PR Preview" w:date="2024-01-01T00:00:00Z">
        <w:r>
          <w:t xml:space="preserve"> </w:t>
        </w:r>
      </w:ins>
      <w:ins w:id="35" w:author="PR Preview" w:date="2024-01-01T00:00:00Z">
        <w:r>
          <w:t xml:space="preserve">the average causal effect is identified by adjusting for</w:t>
        </w:r>
      </w:ins>
      <w:ins w:id="35" w:author="PR Preview" w:date="2024-01-01T00:00:00Z">
        <w:r>
          <w:t xml:space="preserve"> </w:t>
        </w:r>
      </w:ins>
      <m:oMath>
        <m:r>
          <m:t>L</m:t>
        </m:r>
      </m:oMath>
      <w:ins w:id="35" w:author="PR Preview" w:date="2024-01-01T00:00:00Z">
        <w:r>
          <w:t xml:space="preserve"> </w:t>
        </w:r>
      </w:ins>
      <w:ins w:id="35" w:author="PR Preview" w:date="2024-01-01T00:00:00Z">
        <w:r>
          <w:t xml:space="preserve">via standardization or IP weighting,</w:t>
        </w:r>
      </w:ins>
      <w:ins w:id="35" w:author="PR Preview" w:date="2024-01-01T00:00:00Z">
        <w:r>
          <w:t xml:space="preserve"> </w:t>
        </w:r>
      </w:ins>
      <w:ins w:id="35" w:author="PR Preview" w:date="2024-01-01T00:00:00Z">
        <w:r>
          <w:t xml:space="preserve">and the conditional effects</w:t>
        </w:r>
      </w:ins>
      <w:ins w:id="35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ins w:id="35" w:author="PR Preview" w:date="2024-01-01T00:00:00Z">
        <w:r>
          <w:t xml:space="preserve"> </w:t>
        </w:r>
      </w:ins>
      <w:ins w:id="35" w:author="PR Preview" w:date="2024-01-01T00:00:00Z">
        <w:r>
          <w:t xml:space="preserve">are identified by stratification.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ins w:id="36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ins w:id="37" w:author="PR Preview" w:date="2024-01-01T00:00:00Z">
        <w:r>
          <w:t xml:space="preserve">2.1 Supplement: A Numerical Example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39" w:author="PR Preview" w:date="2024-01-01T00:00:00Z">
        <w:r>
          <w:t xml:space="preserve">This hypothetical example is not from the book.</w:t>
        </w:r>
      </w:ins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Twenty individuals receive a drug</w:t>
        </w:r>
      </w:ins>
      <w:ins w:id="39" w:author="PR Preview" w:date="2024-01-01T00:00:00Z">
        <w:r>
          <w:t xml:space="preserve"> </w:t>
        </w:r>
      </w:ins>
      <m:oMath>
        <m:r>
          <m:t>A</m:t>
        </m:r>
      </m:oMath>
      <w:ins w:id="39" w:author="PR Preview" w:date="2024-01-01T00:00:00Z">
        <w:r>
          <w:t xml:space="preserve">;</w:t>
        </w:r>
      </w:ins>
      <w:ins w:id="39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1</m:t>
        </m:r>
      </m:oMath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indicates a high-risk group;</w:t>
        </w:r>
      </w:ins>
      <w:ins w:id="39" w:author="PR Preview" w:date="2024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1</m:t>
        </m:r>
      </m:oMath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indicates death.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ins w:id="40" w:author="PR Preview" w:date="2024-01-01T00:00:00Z">
        <w:r>
          <w:t xml:space="preserve">Crude risks:</w:t>
        </w:r>
      </w:ins>
      <w:ins w:id="40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and</w:t>
        </w:r>
      </w:ins>
      <w:ins w:id="40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ins w:id="40" w:author="PR Preview" w:date="2024-01-01T00:00:00Z">
        <w:r>
          <w:t xml:space="preserve">.</w:t>
        </w:r>
      </w:ins>
    </w:p>
    <w:p>
      <w:pPr>
        <w:pStyle w:val="BodyText"/>
      </w:pPr>
      <w:ins w:id="41" w:author="PR Preview" w:date="2024-01-01T00:00:00Z">
        <w:r>
          <w:t xml:space="preserve">With</w:t>
        </w:r>
      </w:ins>
      <w:ins w:id="41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ins w:id="41" w:author="PR Preview" w:date="2024-01-01T00:00:00Z">
        <w:r>
          <w:t xml:space="preserve">, standardization (</w:t>
        </w:r>
      </w:ins>
      <w:hyperlink w:anchor="thm-standardization-ch7">
        <w:r>
          <w:rPr>
            <w:rStyle w:val="Hyperlink"/>
          </w:rPr>
          <w:t xml:space="preserve">Theorem 1</w:t>
        </w:r>
      </w:hyperlink>
      <w:ins w:id="41" w:author="PR Preview" w:date="2024-01-01T00:00:00Z">
        <w:r>
          <w:t xml:space="preserve">) gives</w:t>
        </w:r>
      </w:ins>
    </w:p>
    <w:p>
      <w:pPr>
        <w:pStyle w:val="BodyText"/>
      </w:pPr>
    </w:p>
    <w:p>
      <w:pPr>
        <w:pStyle w:val="BodyText"/>
      </w:pPr>
      <w:ins w:id="43" w:author="PR Preview" w:date="2024-01-01T00:00:00Z">
        <w:r>
          <w:t xml:space="preserve">so the standardized risk difference is</w:t>
        </w:r>
      </w:ins>
      <w:ins w:id="43" w:author="PR Preview" w:date="2024-01-01T00:00:00Z">
        <w:r>
          <w:t xml:space="preserve"> </w:t>
        </w:r>
      </w:ins>
      <m:oMath>
        <m:r>
          <m:t>0</m:t>
        </m:r>
      </m:oMath>
      <w:ins w:id="43" w:author="PR Preview" w:date="2024-01-01T00:00:00Z">
        <w:r>
          <w:t xml:space="preserve">, while the crude risk difference is</w:t>
        </w:r>
      </w:ins>
      <w:ins w:id="43" w:author="PR Preview" w:date="2024-01-01T00:00:00Z">
        <w:r>
          <w:t xml:space="preserve"> </w:t>
        </w:r>
      </w:ins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ins w:id="43" w:author="PR Preview" w:date="2024-01-01T00:00:00Z">
        <w:r>
          <w:t xml:space="preserve">.</w:t>
        </w:r>
      </w:ins>
    </w:p>
    <w:p>
      <w:pPr>
        <w:pStyle w:val="BodyText"/>
      </w:pPr>
      <w:ins w:id="44" w:author="PR Preview" w:date="2024-01-01T00:00:00Z">
        <w:r>
          <w:t xml:space="preserve">The high-risk group (</w:t>
        </w:r>
      </w:ins>
      <m:oMath>
        <m:r>
          <m:t>L</m:t>
        </m:r>
        <m:r>
          <m:rPr>
            <m:sty m:val="p"/>
          </m:rPr>
          <m:t>=</m:t>
        </m:r>
        <m:r>
          <m:t>1</m:t>
        </m:r>
      </m:oMath>
      <w:ins w:id="44" w:author="PR Preview" w:date="2024-01-01T00:00:00Z">
        <w:r>
          <w:t xml:space="preserve">) is treated more often (</w:t>
        </w:r>
      </w:ins>
      <m:oMath>
        <m:r>
          <m:t>8</m:t>
        </m:r>
        <m:r>
          <m:rPr>
            <m:sty m:val="p"/>
          </m:rPr>
          <m:t>/</m:t>
        </m:r>
        <m:r>
          <m:t>10</m:t>
        </m:r>
      </m:oMath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versus</w:t>
        </w:r>
      </w:ins>
      <w:ins w:id="44" w:author="PR Preview" w:date="2024-01-01T00:00:00Z">
        <w:r>
          <w:t xml:space="preserve"> </w:t>
        </w:r>
      </w:ins>
      <m:oMath>
        <m:r>
          <m:t>2</m:t>
        </m:r>
        <m:r>
          <m:rPr>
            <m:sty m:val="p"/>
          </m:rPr>
          <m:t>/</m:t>
        </m:r>
        <m:r>
          <m:t>10</m:t>
        </m:r>
      </m:oMath>
      <w:ins w:id="44" w:author="PR Preview" w:date="2024-01-01T00:00:00Z">
        <w:r>
          <w:t xml:space="preserve">) and dies more often (</w:t>
        </w:r>
      </w:ins>
      <m:oMath>
        <m:r>
          <m:t>0.50</m:t>
        </m:r>
      </m:oMath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versus</w:t>
        </w:r>
      </w:ins>
      <w:ins w:id="44" w:author="PR Preview" w:date="2024-01-01T00:00:00Z">
        <w:r>
          <w:t xml:space="preserve"> </w:t>
        </w:r>
      </w:ins>
      <m:oMath>
        <m:r>
          <m:t>0.00</m:t>
        </m:r>
      </m:oMath>
      <w:ins w:id="44" w:author="PR Preview" w:date="2024-01-01T00:00:00Z">
        <w:r>
          <w:t xml:space="preserve">).</w:t>
        </w:r>
      </w:ins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Within each level of</w:t>
        </w:r>
      </w:ins>
      <w:ins w:id="44" w:author="PR Preview" w:date="2024-01-01T00:00:00Z">
        <w:r>
          <w:t xml:space="preserve"> </w:t>
        </w:r>
      </w:ins>
      <m:oMath>
        <m:r>
          <m:t>L</m:t>
        </m:r>
      </m:oMath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the treated and untreated have the same risk, so the whole crude risk difference of</w:t>
        </w:r>
      </w:ins>
      <w:ins w:id="44" w:author="PR Preview" w:date="2024-01-01T00:00:00Z">
        <w:r>
          <w:t xml:space="preserve"> </w:t>
        </w:r>
      </w:ins>
      <m:oMath>
        <m:r>
          <m:t>0.30</m:t>
        </m:r>
      </m:oMath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is confounding,</w:t>
        </w:r>
      </w:ins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assuming</w:t>
        </w:r>
      </w:ins>
      <w:ins w:id="44" w:author="PR Preview" w:date="2024-01-01T00:00:00Z">
        <w:r>
          <w:t xml:space="preserve"> </w:t>
        </w:r>
      </w:ins>
      <m:oMath>
        <m:r>
          <m:t>L</m:t>
        </m:r>
      </m:oMath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is the only common cause of</w:t>
        </w:r>
      </w:ins>
      <w:ins w:id="44" w:author="PR Preview" w:date="2024-01-01T00:00:00Z">
        <w:r>
          <w:t xml:space="preserve"> </w:t>
        </w:r>
      </w:ins>
      <m:oMath>
        <m:r>
          <m:t>A</m:t>
        </m:r>
      </m:oMath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and</w:t>
        </w:r>
      </w:ins>
      <w:ins w:id="44" w:author="PR Preview" w:date="2024-01-01T00:00:00Z">
        <w:r>
          <w:t xml:space="preserve"> </w:t>
        </w:r>
      </w:ins>
      <m:oMath>
        <m:r>
          <m:t>Y</m:t>
        </m:r>
      </m:oMath>
      <w:ins w:id="44" w:author="PR Preview" w:date="2024-01-01T00:00:00Z">
        <w:r>
          <w:t xml:space="preserve">.</w:t>
        </w:r>
      </w:ins>
    </w:p>
    <w:bookmarkEnd w:id="19"/>
    <w:bookmarkStart w:id="24" w:name="the-backdoor-criterion"/>
    <w:p>
      <w:pPr>
        <w:pStyle w:val="Heading3"/>
      </w:pPr>
      <w:ins w:id="45" w:author="PR Preview" w:date="2024-01-01T00:00:00Z">
        <w:r>
          <w:t xml:space="preserve">2.2 The Backdoor Criterion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47" w:author="PR Preview" w:date="2024-01-01T00:00:00Z">
        <w:r>
          <w:t xml:space="preserve">If we know the true causal DAG, how can we tell whether some set</w:t>
        </w:r>
      </w:ins>
      <w:ins w:id="47" w:author="PR Preview" w:date="2024-01-01T00:00:00Z">
        <w:r>
          <w:t xml:space="preserve"> </w:t>
        </w:r>
      </w:ins>
      <m:oMath>
        <m:r>
          <m:t>L</m:t>
        </m:r>
      </m:oMath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yields conditional exchangeability?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The book gives two approaches: the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rPr>
            <w:b/>
            <w:bCs/>
          </w:rPr>
          <w:t xml:space="preserve">backdoor criterion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(Pearl 1995) and the transformation of the DAG into a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rPr>
            <w:b/>
            <w:bCs/>
          </w:rPr>
          <w:t xml:space="preserve">SWIG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(Section 7.5).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ins w:id="48" w:author="PR Preview" w:date="2024-01-01T00:00:00Z">
        <w:r>
          <w:t xml:space="preserve">Under faithfulness (and the causal model discussed in Technical Point 7.1),</w:t>
        </w:r>
      </w:ins>
      <w:ins w:id="48" w:author="PR Preview" w:date="2024-01-01T00:00:00Z">
        <w:r>
          <w:t xml:space="preserve"> </w:t>
        </w:r>
      </w:ins>
      <w:ins w:id="48" w:author="PR Preview" w:date="2024-01-01T00:00:00Z">
        <w:r>
          <w:t xml:space="preserve">conditional exchangeability</w:t>
        </w:r>
      </w:ins>
      <w:ins w:id="48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ins w:id="48" w:author="PR Preview" w:date="2024-01-01T00:00:00Z">
        <w:r>
          <w:t xml:space="preserve"> </w:t>
        </w:r>
      </w:ins>
      <w:ins w:id="48" w:author="PR Preview" w:date="2024-01-01T00:00:00Z">
        <w:r>
          <w:t xml:space="preserve">holds</w:t>
        </w:r>
      </w:ins>
      <w:ins w:id="48" w:author="PR Preview" w:date="2024-01-01T00:00:00Z">
        <w:r>
          <w:t xml:space="preserve"> </w:t>
        </w:r>
      </w:ins>
      <w:ins w:id="48" w:author="PR Preview" w:date="2024-01-01T00:00:00Z">
        <w:r>
          <w:rPr>
            <w:b/>
            <w:bCs/>
          </w:rPr>
          <w:t xml:space="preserve">if and only if</w:t>
        </w:r>
      </w:ins>
      <w:ins w:id="48" w:author="PR Preview" w:date="2024-01-01T00:00:00Z">
        <w:r>
          <w:t xml:space="preserve"> </w:t>
        </w:r>
      </w:ins>
      <m:oMath>
        <m:r>
          <m:t>L</m:t>
        </m:r>
      </m:oMath>
      <w:ins w:id="48" w:author="PR Preview" w:date="2024-01-01T00:00:00Z">
        <w:r>
          <w:t xml:space="preserve"> </w:t>
        </w:r>
      </w:ins>
      <w:ins w:id="48" w:author="PR Preview" w:date="2024-01-01T00:00:00Z">
        <w:r>
          <w:t xml:space="preserve">satisfies the backdoor criterion.</w:t>
        </w:r>
      </w:ins>
      <w:ins w:id="48" w:author="PR Preview" w:date="2024-01-01T00:00:00Z">
        <w:r>
          <w:t xml:space="preserve"> </w:t>
        </w:r>
      </w:ins>
      <w:ins w:id="48" w:author="PR Preview" w:date="2024-01-01T00:00:00Z">
        <w:r>
          <w:t xml:space="preserve">Checking every subset of measured non-descendants of</w:t>
        </w:r>
      </w:ins>
      <w:ins w:id="48" w:author="PR Preview" w:date="2024-01-01T00:00:00Z">
        <w:r>
          <w:t xml:space="preserve"> </w:t>
        </w:r>
      </w:ins>
      <m:oMath>
        <m:r>
          <m:t>A</m:t>
        </m:r>
      </m:oMath>
      <w:ins w:id="48" w:author="PR Preview" w:date="2024-01-01T00:00:00Z">
        <w:r>
          <w:t xml:space="preserve"> </w:t>
        </w:r>
      </w:ins>
      <w:ins w:id="48" w:author="PR Preview" w:date="2024-01-01T00:00:00Z">
        <w:r>
          <w:t xml:space="preserve">therefore tells us whether any of them achieves conditional exchangeability.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ins w:id="49" w:author="PR Preview" w:date="2024-01-01T00:00:00Z">
        <w:r>
          <w:t xml:space="preserve">2.3 Two Settings in Which the Backdoor Criterion Holds</w:t>
        </w:r>
      </w:ins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ins w:id="51" w:author="PR Preview" w:date="2024-01-01T00:00:00Z">
        <w:r>
          <w:rPr>
            <w:b/>
            <w:bCs/>
          </w:rPr>
          <w:t xml:space="preserve">No common causes of treatment and outcome</w:t>
        </w:r>
      </w:ins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(e.g., Figure 6.2):</w:t>
        </w:r>
      </w:ins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there are no backdoor paths, the empty set satisfies the criterion, and there is</w:t>
        </w:r>
      </w:ins>
      <w:ins w:id="51" w:author="PR Preview" w:date="2024-01-01T00:00:00Z">
        <w:r>
          <w:t xml:space="preserve"> </w:t>
        </w:r>
      </w:ins>
      <w:ins w:id="51" w:author="PR Preview" w:date="2024-01-01T00:00:00Z">
        <w:r>
          <w:rPr>
            <w:b/>
            <w:bCs/>
          </w:rPr>
          <w:t xml:space="preserve">no confounding</w:t>
        </w:r>
      </w:ins>
      <w:ins w:id="51" w:author="PR Preview" w:date="2024-01-01T00:00:00Z">
        <w:r>
          <w:t xml:space="preserve">.</w:t>
        </w:r>
      </w:ins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This is a marginally randomized experiment;</w:t>
        </w:r>
      </w:ins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marginal exchangeability is equivalent to no common causes of treatment and outcome.</w:t>
        </w:r>
      </w:ins>
    </w:p>
    <w:p>
      <w:pPr>
        <w:pStyle w:val="Compact"/>
        <w:numPr>
          <w:ilvl w:val="0"/>
          <w:numId w:val="1005"/>
        </w:numPr>
      </w:pPr>
      <w:ins w:id="52" w:author="PR Preview" w:date="2024-01-01T00:00:00Z">
        <w:r>
          <w:rPr>
            <w:b/>
            <w:bCs/>
          </w:rPr>
          <w:t xml:space="preserve">Common causes, but a set</w:t>
        </w:r>
      </w:ins>
      <w:ins w:id="52" w:author="PR Preview" w:date="2024-01-01T00:00:00Z">
        <w:r>
          <w:rPr>
            <w:b/>
            <w:bCs/>
          </w:rPr>
          <w:t xml:space="preserve"> </w:t>
        </w:r>
      </w:ins>
      <m:oMath>
        <m:r>
          <m:t>L</m:t>
        </m:r>
      </m:oMath>
      <w:ins w:id="52" w:author="PR Preview" w:date="2024-01-01T00:00:00Z">
        <w:r>
          <w:rPr>
            <w:b/>
            <w:bCs/>
          </w:rPr>
          <w:t xml:space="preserve"> </w:t>
        </w:r>
      </w:ins>
      <w:ins w:id="52" w:author="PR Preview" w:date="2024-01-01T00:00:00Z">
        <w:r>
          <w:rPr>
            <w:b/>
            <w:bCs/>
          </w:rPr>
          <w:t xml:space="preserve">of measured non-descendants of</w:t>
        </w:r>
      </w:ins>
      <w:ins w:id="52" w:author="PR Preview" w:date="2024-01-01T00:00:00Z">
        <w:r>
          <w:rPr>
            <w:b/>
            <w:bCs/>
          </w:rPr>
          <w:t xml:space="preserve"> </w:t>
        </w:r>
      </w:ins>
      <m:oMath>
        <m:r>
          <m:t>A</m:t>
        </m:r>
      </m:oMath>
      <w:ins w:id="52" w:author="PR Preview" w:date="2024-01-01T00:00:00Z">
        <w:r>
          <w:rPr>
            <w:b/>
            <w:bCs/>
          </w:rPr>
          <w:t xml:space="preserve"> </w:t>
        </w:r>
      </w:ins>
      <w:ins w:id="52" w:author="PR Preview" w:date="2024-01-01T00:00:00Z">
        <w:r>
          <w:rPr>
            <w:b/>
            <w:bCs/>
          </w:rPr>
          <w:t xml:space="preserve">blocks all backdoor paths</w:t>
        </w:r>
      </w:ins>
      <w:ins w:id="52" w:author="PR Preview" w:date="2024-01-01T00:00:00Z">
        <w:r>
          <w:t xml:space="preserve"> </w:t>
        </w:r>
      </w:ins>
      <w:ins w:id="52" w:author="PR Preview" w:date="2024-01-01T00:00:00Z">
        <w:r>
          <w:t xml:space="preserve">(e.g., Figure 7.1):</w:t>
        </w:r>
      </w:ins>
      <w:ins w:id="52" w:author="PR Preview" w:date="2024-01-01T00:00:00Z">
        <w:r>
          <w:t xml:space="preserve"> </w:t>
        </w:r>
      </w:ins>
      <w:ins w:id="52" w:author="PR Preview" w:date="2024-01-01T00:00:00Z">
        <w:r>
          <w:t xml:space="preserve">there is confounding, but</w:t>
        </w:r>
      </w:ins>
      <w:ins w:id="52" w:author="PR Preview" w:date="2024-01-01T00:00:00Z">
        <w:r>
          <w:t xml:space="preserve"> </w:t>
        </w:r>
      </w:ins>
      <w:ins w:id="52" w:author="PR Preview" w:date="2024-01-01T00:00:00Z">
        <w:r>
          <w:rPr>
            <w:b/>
            <w:bCs/>
          </w:rPr>
          <w:t xml:space="preserve">no unmeasured confounding</w:t>
        </w:r>
      </w:ins>
      <w:ins w:id="52" w:author="PR Preview" w:date="2024-01-01T00:00:00Z">
        <w:r>
          <w:t xml:space="preserve">.</w:t>
        </w:r>
      </w:ins>
      <w:ins w:id="52" w:author="PR Preview" w:date="2024-01-01T00:00:00Z">
        <w:r>
          <w:t xml:space="preserve"> </w:t>
        </w:r>
      </w:ins>
      <w:ins w:id="52" w:author="PR Preview" w:date="2024-01-01T00:00:00Z">
        <w:r>
          <w:t xml:space="preserve">This is a conditionally randomized experiment, with an arrow</w:t>
        </w:r>
      </w:ins>
      <w:ins w:id="52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→</m:t>
        </m:r>
        <m:r>
          <m:t>A</m:t>
        </m:r>
      </m:oMath>
      <w:ins w:id="52" w:author="PR Preview" w:date="2024-01-01T00:00:00Z">
        <w:r>
          <w:t xml:space="preserve"> </w:t>
        </w:r>
      </w:ins>
      <w:ins w:id="52" w:author="PR Preview" w:date="2024-01-01T00:00:00Z">
        <w:r>
          <w:t xml:space="preserve">by design.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ins w:id="53" w:author="PR Preview" w:date="2024-01-01T00:00:00Z">
        <w:r>
          <w:rPr>
            <w:b/>
            <w:bCs/>
          </w:rPr>
          <w:t xml:space="preserve">The heart transplant study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(Chapter 2) is an example of the second setting.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The treated had a higher frequency of severe heart disease</w:t>
        </w:r>
      </w:ins>
      <w:ins w:id="53" w:author="PR Preview" w:date="2024-01-01T00:00:00Z">
        <w:r>
          <w:t xml:space="preserve"> </w:t>
        </w:r>
      </w:ins>
      <m:oMath>
        <m:r>
          <m:t>L</m:t>
        </m:r>
      </m:oMath>
      <w:ins w:id="53" w:author="PR Preview" w:date="2024-01-01T00:00:00Z">
        <w:r>
          <w:t xml:space="preserve">, a common cause of</w:t>
        </w:r>
      </w:ins>
      <w:ins w:id="53" w:author="PR Preview" w:date="2024-01-01T00:00:00Z">
        <w:r>
          <w:t xml:space="preserve"> </w:t>
        </w:r>
      </w:ins>
      <m:oMath>
        <m:r>
          <m:t>A</m:t>
        </m:r>
      </m:oMath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and</w:t>
        </w:r>
      </w:ins>
      <w:ins w:id="53" w:author="PR Preview" w:date="2024-01-01T00:00:00Z">
        <w:r>
          <w:t xml:space="preserve"> </w:t>
        </w:r>
      </w:ins>
      <m:oMath>
        <m:r>
          <m:t>Y</m:t>
        </m:r>
      </m:oMath>
      <w:ins w:id="53" w:author="PR Preview" w:date="2024-01-01T00:00:00Z">
        <w:r>
          <w:t xml:space="preserve">,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so had they remained untreated their risk of death would have been higher than that of the untreated.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They are not marginally exchangeable, but they are conditionally exchangeable given</w:t>
        </w:r>
      </w:ins>
      <w:ins w:id="53" w:author="PR Preview" w:date="2024-01-01T00:00:00Z">
        <w:r>
          <w:t xml:space="preserve"> </w:t>
        </w:r>
      </w:ins>
      <m:oMath>
        <m:r>
          <m:t>L</m:t>
        </m:r>
      </m:oMath>
      <w:ins w:id="53" w:author="PR Preview" w:date="2024-01-01T00:00:00Z">
        <w:r>
          <w:t xml:space="preserve">.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The second setting is also what investigators hope for in observational studies that measure many variables</w:t>
        </w:r>
      </w:ins>
      <w:ins w:id="53" w:author="PR Preview" w:date="2024-01-01T00:00:00Z">
        <w:r>
          <w:t xml:space="preserve"> </w:t>
        </w:r>
      </w:ins>
      <m:oMath>
        <m:r>
          <m:t>L</m:t>
        </m:r>
      </m:oMath>
      <w:ins w:id="53" w:author="PR Preview" w:date="2024-01-01T00:00:00Z">
        <w:r>
          <w:t xml:space="preserve">.</w:t>
        </w:r>
      </w:ins>
    </w:p>
    <w:p>
      <w:pPr>
        <w:pStyle w:val="BodyText"/>
      </w:pPr>
      <w:ins w:id="54" w:author="PR Preview" w:date="2024-01-01T00:00:00Z">
        <w:r>
          <w:rPr>
            <w:b/>
            <w:bCs/>
          </w:rPr>
          <w:t xml:space="preserve">Magnitude and direction:</w:t>
        </w:r>
      </w:ins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the backdoor criterion says nothing about the size or direction of confounding.</w:t>
        </w:r>
      </w:ins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Some unblocked backdoor paths may be weak, and strong backdoor paths may induce biases in opposite directions that partly cancel.</w:t>
        </w:r>
      </w:ins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Unmeasured confounding is not</w:t>
        </w:r>
      </w:ins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“all or nothing”</w:t>
        </w:r>
      </w:ins>
      <w:ins w:id="54" w:author="PR Preview" w:date="2024-01-01T00:00:00Z">
        <w:r>
          <w:t xml:space="preserve">, so investigators should consider its expected direction and magnitude (Fine Point 7.1).</w:t>
        </w:r>
      </w:ins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The book refers to Greenland and Robins (1986, 2009) for a detailed discussion of the relations between confounding and exchangeability.</w:t>
        </w:r>
      </w:ins>
    </w:p>
    <w:bookmarkEnd w:id="26"/>
    <w:bookmarkEnd w:id="27"/>
    <w:bookmarkStart w:id="41" w:name="Xc76a9101af432b238aaa7a80b57c486545af5ed"/>
    <w:p>
      <w:pPr>
        <w:pStyle w:val="Heading2"/>
      </w:pPr>
      <w:ins w:id="55" w:author="PR Preview" w:date="2024-01-01T00:00:00Z">
        <w:r>
          <w:t xml:space="preserve">3 7.3 Confounding and the Backdoor Criterion (pp. 95-98)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57" w:author="PR Preview" w:date="2024-01-01T00:00:00Z">
        <w:r>
          <w:t xml:space="preserve">Applying the backdoor criterion to Figures 7.1-7.3:</w:t>
        </w:r>
      </w:ins>
    </w:p>
    <w:p>
      <w:pPr>
        <w:pStyle w:val="Compact"/>
        <w:numPr>
          <w:ilvl w:val="0"/>
          <w:numId w:val="1006"/>
        </w:numPr>
      </w:pPr>
      <w:ins w:id="58" w:author="PR Preview" w:date="2024-01-01T00:00:00Z">
        <w:r>
          <w:rPr>
            <w:b/>
            <w:bCs/>
          </w:rPr>
          <w:t xml:space="preserve">Figure 7.1</w:t>
        </w:r>
      </w:ins>
      <w:ins w:id="58" w:author="PR Preview" w:date="2024-01-01T00:00:00Z">
        <w:r>
          <w:t xml:space="preserve">: the backdoor path</w:t>
        </w:r>
      </w:ins>
      <w:ins w:id="58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is blocked by conditioning on</w:t>
        </w:r>
      </w:ins>
      <w:ins w:id="58" w:author="PR Preview" w:date="2024-01-01T00:00:00Z">
        <w:r>
          <w:t xml:space="preserve"> </w:t>
        </w:r>
      </w:ins>
      <m:oMath>
        <m:r>
          <m:t>L</m:t>
        </m:r>
      </m:oMath>
      <w:ins w:id="58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6"/>
        </w:numPr>
      </w:pPr>
      <w:ins w:id="59" w:author="PR Preview" w:date="2024-01-01T00:00:00Z">
        <w:r>
          <w:rPr>
            <w:b/>
            <w:bCs/>
          </w:rPr>
          <w:t xml:space="preserve">Figure 7.2</w:t>
        </w:r>
      </w:ins>
      <w:ins w:id="59" w:author="PR Preview" w:date="2024-01-01T00:00:00Z">
        <w:r>
          <w:t xml:space="preserve">: the backdoor path</w:t>
        </w:r>
      </w:ins>
      <w:ins w:id="59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could be blocked by</w:t>
        </w:r>
      </w:ins>
      <w:ins w:id="59" w:author="PR Preview" w:date="2024-01-01T00:00:00Z">
        <w:r>
          <w:t xml:space="preserve"> </w:t>
        </w:r>
      </w:ins>
      <m:oMath>
        <m:r>
          <m:t>U</m:t>
        </m:r>
      </m:oMath>
      <w:ins w:id="59" w:author="PR Preview" w:date="2024-01-01T00:00:00Z">
        <w:r>
          <w:t xml:space="preserve">, which is unmeasured, but it is also blocked by</w:t>
        </w:r>
      </w:ins>
      <w:ins w:id="59" w:author="PR Preview" w:date="2024-01-01T00:00:00Z">
        <w:r>
          <w:t xml:space="preserve"> </w:t>
        </w:r>
      </w:ins>
      <m:oMath>
        <m:r>
          <m:t>L</m:t>
        </m:r>
      </m:oMath>
      <w:ins w:id="59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6"/>
        </w:numPr>
      </w:pPr>
      <w:ins w:id="60" w:author="PR Preview" w:date="2024-01-01T00:00:00Z">
        <w:r>
          <w:rPr>
            <w:b/>
            <w:bCs/>
          </w:rPr>
          <w:t xml:space="preserve">Figure 7.3</w:t>
        </w:r>
      </w:ins>
      <w:ins w:id="60" w:author="PR Preview" w:date="2024-01-01T00:00:00Z">
        <w:r>
          <w:t xml:space="preserve">: the backdoor path</w:t>
        </w:r>
      </w:ins>
      <w:ins w:id="60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ins w:id="60" w:author="PR Preview" w:date="2024-01-01T00:00:00Z">
        <w:r>
          <w:t xml:space="preserve"> </w:t>
        </w:r>
      </w:ins>
      <w:ins w:id="60" w:author="PR Preview" w:date="2024-01-01T00:00:00Z">
        <w:r>
          <w:t xml:space="preserve">is also blocked by</w:t>
        </w:r>
      </w:ins>
      <w:ins w:id="60" w:author="PR Preview" w:date="2024-01-01T00:00:00Z">
        <w:r>
          <w:t xml:space="preserve"> </w:t>
        </w:r>
      </w:ins>
      <m:oMath>
        <m:r>
          <m:t>L</m:t>
        </m:r>
      </m:oMath>
      <w:ins w:id="60" w:author="PR Preview" w:date="2024-01-01T00:00:00Z">
        <w:r>
          <w:t xml:space="preserve">.</w:t>
        </w:r>
      </w:ins>
    </w:p>
    <w:p>
      <w:pPr>
        <w:pStyle w:val="FirstParagraph"/>
      </w:pPr>
      <w:ins w:id="61" w:author="PR Preview" w:date="2024-01-01T00:00:00Z">
        <w:r>
          <w:t xml:space="preserve">In all three there is confounding, but</w:t>
        </w:r>
      </w:ins>
      <w:ins w:id="61" w:author="PR Preview" w:date="2024-01-01T00:00:00Z">
        <w:r>
          <w:t xml:space="preserve"> </w:t>
        </w:r>
      </w:ins>
      <w:ins w:id="61" w:author="PR Preview" w:date="2024-01-01T00:00:00Z">
        <w:r>
          <w:rPr>
            <w:b/>
            <w:bCs/>
          </w:rPr>
          <w:t xml:space="preserve">no unmeasured confounding given</w:t>
        </w:r>
      </w:ins>
      <w:ins w:id="61" w:author="PR Preview" w:date="2024-01-01T00:00:00Z">
        <w:r>
          <w:rPr>
            <w:b/>
            <w:bCs/>
          </w:rPr>
          <w:t xml:space="preserve"> </w:t>
        </w:r>
      </w:ins>
      <m:oMath>
        <m:r>
          <m:t>L</m:t>
        </m:r>
      </m:oMath>
      <w:ins w:id="61" w:author="PR Preview" w:date="2024-01-01T00:00:00Z">
        <w:r>
          <w:t xml:space="preserve">.</w:t>
        </w:r>
      </w:ins>
    </w:p>
    <w:bookmarkStart w:id="32" w:name="m-bias-figure-7.4"/>
    <w:p>
      <w:pPr>
        <w:pStyle w:val="Heading3"/>
      </w:pPr>
      <w:ins w:id="62" w:author="PR Preview" w:date="2024-01-01T00:00:00Z">
        <w:r>
          <w:t xml:space="preserve">3.1 M-bias: Figure 7.4</w:t>
        </w:r>
      </w:ins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ins w:id="65" w:author="PR Preview" w:date="2024-01-01T00:00:00Z">
        <w:r>
          <w:t xml:space="preserve">Left: Figure 7.4, in which L is a collider on the path A &lt;- U2 -&gt; L &lt;- U1 -&gt; Y. Right: Figure 7.5, which adds the arrow L -&gt; A.</w:t>
        </w:r>
      </w:ins>
    </w:p>
    <w:p>
      <w:pPr>
        <w:pStyle w:val="BodyText"/>
      </w:pPr>
      <w:ins w:id="66" w:author="PR Preview" w:date="2024-01-01T00:00:00Z">
        <w:r>
          <w:t xml:space="preserve">In Figure 7.4</w:t>
        </w:r>
      </w:ins>
      <w:ins w:id="66" w:author="PR Preview" w:date="2024-01-01T00:00:00Z">
        <w:r>
          <w:t xml:space="preserve"> </w:t>
        </w:r>
      </w:ins>
      <m:oMath>
        <m:r>
          <m:t>A</m:t>
        </m:r>
      </m:oMath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and</w:t>
        </w:r>
      </w:ins>
      <w:ins w:id="66" w:author="PR Preview" w:date="2024-01-01T00:00:00Z">
        <w:r>
          <w:t xml:space="preserve"> </w:t>
        </w:r>
      </w:ins>
      <m:oMath>
        <m:r>
          <m:t>Y</m:t>
        </m:r>
      </m:oMath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share no common cause, so there is</w:t>
        </w:r>
      </w:ins>
      <w:ins w:id="66" w:author="PR Preview" w:date="2024-01-01T00:00:00Z">
        <w:r>
          <w:t xml:space="preserve"> </w:t>
        </w:r>
      </w:ins>
      <w:ins w:id="66" w:author="PR Preview" w:date="2024-01-01T00:00:00Z">
        <w:r>
          <w:rPr>
            <w:b/>
            <w:bCs/>
          </w:rPr>
          <w:t xml:space="preserve">no confounding</w:t>
        </w:r>
      </w:ins>
      <w:ins w:id="66" w:author="PR Preview" w:date="2024-01-01T00:00:00Z">
        <w:r>
          <w:t xml:space="preserve">:</w:t>
        </w:r>
      </w:ins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the backdoor path</w:t>
        </w:r>
      </w:ins>
      <w:ins w:id="66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is blocked by the collider</w:t>
        </w:r>
      </w:ins>
      <w:ins w:id="66" w:author="PR Preview" w:date="2024-01-01T00:00:00Z">
        <w:r>
          <w:t xml:space="preserve"> </w:t>
        </w:r>
      </w:ins>
      <m:oMath>
        <m:r>
          <m:t>L</m:t>
        </m:r>
      </m:oMath>
      <w:ins w:id="66" w:author="PR Preview" w:date="2024-01-01T00:00:00Z">
        <w:r>
          <w:t xml:space="preserve">,</w:t>
        </w:r>
      </w:ins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and</w:t>
        </w:r>
      </w:ins>
      <w:ins w:id="66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ins w:id="66" w:author="PR Preview" w:date="2024-01-01T00:00:00Z">
        <w:r>
          <w:t xml:space="preserve">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ins w:id="67" w:author="PR Preview" w:date="2024-01-01T00:00:00Z">
        <w:r>
          <w:t xml:space="preserve">Adjusting for</w:t>
        </w:r>
      </w:ins>
      <w:ins w:id="67" w:author="PR Preview" w:date="2024-01-01T00:00:00Z">
        <w:r>
          <w:t xml:space="preserve"> </w:t>
        </w:r>
      </w:ins>
      <m:oMath>
        <m:r>
          <m:t>L</m:t>
        </m:r>
      </m:oMath>
      <w:ins w:id="67" w:author="PR Preview" w:date="2024-01-01T00:00:00Z">
        <w:r>
          <w:t xml:space="preserve"> </w:t>
        </w:r>
      </w:ins>
      <w:ins w:id="67" w:author="PR Preview" w:date="2024-01-01T00:00:00Z">
        <w:r>
          <w:t xml:space="preserve">in Figure 7.4 would</w:t>
        </w:r>
      </w:ins>
      <w:ins w:id="67" w:author="PR Preview" w:date="2024-01-01T00:00:00Z">
        <w:r>
          <w:t xml:space="preserve"> </w:t>
        </w:r>
      </w:ins>
      <w:ins w:id="67" w:author="PR Preview" w:date="2024-01-01T00:00:00Z">
        <w:r>
          <w:rPr>
            <w:b/>
            <w:bCs/>
          </w:rPr>
          <w:t xml:space="preserve">create</w:t>
        </w:r>
      </w:ins>
      <w:ins w:id="67" w:author="PR Preview" w:date="2024-01-01T00:00:00Z">
        <w:r>
          <w:t xml:space="preserve"> </w:t>
        </w:r>
      </w:ins>
      <w:ins w:id="67" w:author="PR Preview" w:date="2024-01-01T00:00:00Z">
        <w:r>
          <w:t xml:space="preserve">bias, because conditioning on the collider</w:t>
        </w:r>
      </w:ins>
      <w:ins w:id="67" w:author="PR Preview" w:date="2024-01-01T00:00:00Z">
        <w:r>
          <w:t xml:space="preserve"> </w:t>
        </w:r>
      </w:ins>
      <m:oMath>
        <m:r>
          <m:t>L</m:t>
        </m:r>
      </m:oMath>
      <w:ins w:id="67" w:author="PR Preview" w:date="2024-01-01T00:00:00Z">
        <w:r>
          <w:t xml:space="preserve"> </w:t>
        </w:r>
      </w:ins>
      <w:ins w:id="67" w:author="PR Preview" w:date="2024-01-01T00:00:00Z">
        <w:r>
          <w:t xml:space="preserve">opens the path</w:t>
        </w:r>
      </w:ins>
      <w:ins w:id="67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ins w:id="67" w:author="PR Preview" w:date="2024-01-01T00:00:00Z">
        <w:r>
          <w:t xml:space="preserve">.</w:t>
        </w:r>
      </w:ins>
      <w:ins w:id="67" w:author="PR Preview" w:date="2024-01-01T00:00:00Z">
        <w:r>
          <w:t xml:space="preserve"> </w:t>
        </w:r>
      </w:ins>
      <w:ins w:id="67" w:author="PR Preview" w:date="2024-01-01T00:00:00Z">
        <w:r>
          <w:t xml:space="preserve">Here unconditional exchangeability holds but conditional exchangeability given</w:t>
        </w:r>
      </w:ins>
      <w:ins w:id="67" w:author="PR Preview" w:date="2024-01-01T00:00:00Z">
        <w:r>
          <w:t xml:space="preserve"> </w:t>
        </w:r>
      </w:ins>
      <m:oMath>
        <m:r>
          <m:t>L</m:t>
        </m:r>
      </m:oMath>
      <w:ins w:id="67" w:author="PR Preview" w:date="2024-01-01T00:00:00Z">
        <w:r>
          <w:t xml:space="preserve"> </w:t>
        </w:r>
      </w:ins>
      <w:ins w:id="67" w:author="PR Preview" w:date="2024-01-01T00:00:00Z">
        <w:r>
          <w:t xml:space="preserve">does not:</w:t>
        </w:r>
      </w:ins>
      <w:ins w:id="67" w:author="PR Preview" w:date="2024-01-01T00:00:00Z">
        <w:r>
          <w:t xml:space="preserve"> </w:t>
        </w:r>
      </w:ins>
      <w:ins w:id="67" w:author="PR Preview" w:date="2024-01-01T00:00:00Z">
        <w:r>
          <w:t xml:space="preserve">the average causal effect is identified, but the effects within levels of</w:t>
        </w:r>
      </w:ins>
      <w:ins w:id="67" w:author="PR Preview" w:date="2024-01-01T00:00:00Z">
        <w:r>
          <w:t xml:space="preserve"> </w:t>
        </w:r>
      </w:ins>
      <m:oMath>
        <m:r>
          <m:t>L</m:t>
        </m:r>
      </m:oMath>
      <w:ins w:id="67" w:author="PR Preview" w:date="2024-01-01T00:00:00Z">
        <w:r>
          <w:t xml:space="preserve"> </w:t>
        </w:r>
      </w:ins>
      <w:ins w:id="67" w:author="PR Preview" w:date="2024-01-01T00:00:00Z">
        <w:r>
          <w:t xml:space="preserve">generally are not.</w:t>
        </w:r>
      </w:ins>
      <w:ins w:id="67" w:author="PR Preview" w:date="2024-01-01T00:00:00Z">
        <w:r>
          <w:t xml:space="preserve"> </w:t>
        </w:r>
      </w:ins>
      <w:ins w:id="67" w:author="PR Preview" w:date="2024-01-01T00:00:00Z">
        <w:r>
          <w:t xml:space="preserve">The book calls the resulting bias</w:t>
        </w:r>
      </w:ins>
      <w:ins w:id="67" w:author="PR Preview" w:date="2024-01-01T00:00:00Z">
        <w:r>
          <w:t xml:space="preserve"> </w:t>
        </w:r>
      </w:ins>
      <w:ins w:id="67" w:author="PR Preview" w:date="2024-01-01T00:00:00Z">
        <w:r>
          <w:rPr>
            <w:b/>
            <w:bCs/>
          </w:rPr>
          <w:t xml:space="preserve">selection bias</w:t>
        </w:r>
      </w:ins>
      <w:ins w:id="67" w:author="PR Preview" w:date="2024-01-01T00:00:00Z">
        <w:r>
          <w:t xml:space="preserve"> </w:t>
        </w:r>
      </w:ins>
      <w:ins w:id="67" w:author="PR Preview" w:date="2024-01-01T00:00:00Z">
        <w:r>
          <w:t xml:space="preserve">(Chapter 8);</w:t>
        </w:r>
      </w:ins>
      <w:ins w:id="67" w:author="PR Preview" w:date="2024-01-01T00:00:00Z">
        <w:r>
          <w:t xml:space="preserve"> </w:t>
        </w:r>
      </w:ins>
      <w:ins w:id="67" w:author="PR Preview" w:date="2024-01-01T00:00:00Z">
        <w:r>
          <w:t xml:space="preserve">it is also known as</w:t>
        </w:r>
      </w:ins>
      <w:ins w:id="67" w:author="PR Preview" w:date="2024-01-01T00:00:00Z">
        <w:r>
          <w:t xml:space="preserve"> </w:t>
        </w:r>
      </w:ins>
      <w:ins w:id="67" w:author="PR Preview" w:date="2024-01-01T00:00:00Z">
        <w:r>
          <w:rPr>
            <w:b/>
            <w:bCs/>
          </w:rPr>
          <w:t xml:space="preserve">M-bias</w:t>
        </w:r>
      </w:ins>
      <w:ins w:id="67" w:author="PR Preview" w:date="2024-01-01T00:00:00Z">
        <w:r>
          <w:t xml:space="preserve">.</w:t>
        </w:r>
      </w:ins>
    </w:p>
    <w:p>
      <w:pPr>
        <w:pStyle w:val="BodyText"/>
      </w:pPr>
      <w:ins w:id="68" w:author="PR Preview" w:date="2024-01-01T00:00:00Z">
        <w:r>
          <w:rPr>
            <w:b/>
            <w:bCs/>
          </w:rPr>
          <w:t xml:space="preserve">Why</w:t>
        </w:r>
      </w:ins>
      <w:ins w:id="68" w:author="PR Preview" w:date="2024-01-01T00:00:00Z">
        <w:r>
          <w:rPr>
            <w:b/>
            <w:bCs/>
          </w:rPr>
          <w:t xml:space="preserve"> </w:t>
        </w:r>
      </w:ins>
      <w:ins w:id="68" w:author="PR Preview" w:date="2024-01-01T00:00:00Z">
        <w:r>
          <w:rPr>
            <w:b/>
            <w:bCs/>
          </w:rPr>
          <w:t xml:space="preserve">“M-bias”</w:t>
        </w:r>
      </w:ins>
      <w:ins w:id="68" w:author="PR Preview" w:date="2024-01-01T00:00:00Z">
        <w:r>
          <w:rPr>
            <w:b/>
            <w:bCs/>
          </w:rPr>
          <w:t xml:space="preserve">:</w:t>
        </w:r>
      </w:ins>
      <w:ins w:id="68" w:author="PR Preview" w:date="2024-01-01T00:00:00Z">
        <w:r>
          <w:t xml:space="preserve"> </w:t>
        </w:r>
      </w:ins>
      <w:ins w:id="68" w:author="PR Preview" w:date="2024-01-01T00:00:00Z">
        <w:r>
          <w:t xml:space="preserve">the structure was described by Greenland, Pearl, and Robins (1999) and named M-bias by Greenland (2003),</w:t>
        </w:r>
      </w:ins>
      <w:ins w:id="68" w:author="PR Preview" w:date="2024-01-01T00:00:00Z">
        <w:r>
          <w:t xml:space="preserve"> </w:t>
        </w:r>
      </w:ins>
      <w:ins w:id="68" w:author="PR Preview" w:date="2024-01-01T00:00:00Z">
        <w:r>
          <w:t xml:space="preserve">because</w:t>
        </w:r>
      </w:ins>
      <w:ins w:id="68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2</m:t>
            </m:r>
          </m:sub>
        </m:sSub>
      </m:oMath>
      <w:ins w:id="68" w:author="PR Preview" w:date="2024-01-01T00:00:00Z">
        <w:r>
          <w:t xml:space="preserve">,</w:t>
        </w:r>
      </w:ins>
      <w:ins w:id="68" w:author="PR Preview" w:date="2024-01-01T00:00:00Z">
        <w:r>
          <w:t xml:space="preserve"> </w:t>
        </w:r>
      </w:ins>
      <m:oMath>
        <m:r>
          <m:t>L</m:t>
        </m:r>
      </m:oMath>
      <w:ins w:id="68" w:author="PR Preview" w:date="2024-01-01T00:00:00Z">
        <w:r>
          <w:t xml:space="preserve">,</w:t>
        </w:r>
      </w:ins>
      <w:ins w:id="68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</m:oMath>
      <w:ins w:id="68" w:author="PR Preview" w:date="2024-01-01T00:00:00Z">
        <w:r>
          <w:t xml:space="preserve"> </w:t>
        </w:r>
      </w:ins>
      <w:ins w:id="68" w:author="PR Preview" w:date="2024-01-01T00:00:00Z">
        <w:r>
          <w:t xml:space="preserve">resemble an M lying on its side</w:t>
        </w:r>
      </w:ins>
      <w:ins w:id="68" w:author="PR Preview" w:date="2024-01-01T00:00:00Z">
        <w:r>
          <w:t xml:space="preserve"> </w:t>
        </w:r>
      </w:ins>
      <w:ins w:id="68" w:author="PR Preview" w:date="2024-01-01T00:00:00Z">
        <w:r>
          <w:t xml:space="preserve">(Hernán and Robins 2020, 97)</w:t>
        </w:r>
      </w:ins>
      <w:ins w:id="68" w:author="PR Preview" w:date="2024-01-01T00:00:00Z">
        <w:r>
          <w:t xml:space="preserve">.</w:t>
        </w:r>
      </w:ins>
      <w:ins w:id="68" w:author="PR Preview" w:date="2024-01-01T00:00:00Z">
        <w:r>
          <w:t xml:space="preserve"> </w:t>
        </w:r>
      </w:ins>
      <w:ins w:id="68" w:author="PR Preview" w:date="2024-01-01T00:00:00Z">
        <w:r>
          <w:t xml:space="preserve">That unconditional effects can be identified while conditional effects are not was shown non-graphically by Greenland and Robins (1986).</w:t>
        </w:r>
      </w:ins>
    </w:p>
    <w:p>
      <w:pPr>
        <w:pStyle w:val="BodyText"/>
      </w:pPr>
      <w:ins w:id="69" w:author="PR Preview" w:date="2024-01-01T00:00:00Z">
        <w:r>
          <w:t xml:space="preserve">If</w:t>
        </w:r>
      </w:ins>
      <w:ins w:id="69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</m:oMath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caused</w:t>
        </w:r>
      </w:ins>
      <w:ins w:id="69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2</m:t>
            </m:r>
          </m:sub>
        </m:sSub>
      </m:oMath>
      <w:ins w:id="69" w:author="PR Preview" w:date="2024-01-01T00:00:00Z">
        <w:r>
          <w:t xml:space="preserve">,</w:t>
        </w:r>
      </w:ins>
      <w:ins w:id="69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2</m:t>
            </m:r>
          </m:sub>
        </m:sSub>
      </m:oMath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caused</w:t>
        </w:r>
      </w:ins>
      <w:ins w:id="69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</m:oMath>
      <w:ins w:id="69" w:author="PR Preview" w:date="2024-01-01T00:00:00Z">
        <w:r>
          <w:t xml:space="preserve">, or an unmeasured</w:t>
        </w:r>
      </w:ins>
      <w:ins w:id="69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3</m:t>
            </m:r>
          </m:sub>
        </m:sSub>
      </m:oMath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caused both,</w:t>
        </w:r>
      </w:ins>
      <w:ins w:id="69" w:author="PR Preview" w:date="2024-01-01T00:00:00Z">
        <w:r>
          <w:t xml:space="preserve"> </w:t>
        </w:r>
      </w:ins>
      <m:oMath>
        <m:r>
          <m:t>A</m:t>
        </m:r>
      </m:oMath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and</w:t>
        </w:r>
      </w:ins>
      <w:ins w:id="69" w:author="PR Preview" w:date="2024-01-01T00:00:00Z">
        <w:r>
          <w:t xml:space="preserve"> </w:t>
        </w:r>
      </w:ins>
      <m:oMath>
        <m:r>
          <m:t>Y</m:t>
        </m:r>
      </m:oMath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would have a common cause, and there would be neither unconditional nor conditional exchangeability given</w:t>
        </w:r>
      </w:ins>
      <w:ins w:id="69" w:author="PR Preview" w:date="2024-01-01T00:00:00Z">
        <w:r>
          <w:t xml:space="preserve"> </w:t>
        </w:r>
      </w:ins>
      <m:oMath>
        <m:r>
          <m:t>L</m:t>
        </m:r>
      </m:oMath>
      <w:ins w:id="69" w:author="PR Preview" w:date="2024-01-01T00:00:00Z">
        <w:r>
          <w:t xml:space="preserve">.</w:t>
        </w:r>
      </w:ins>
    </w:p>
    <w:bookmarkEnd w:id="32"/>
    <w:bookmarkStart w:id="35" w:name="intractable-bias-figure-7.5"/>
    <w:p>
      <w:pPr>
        <w:pStyle w:val="Heading3"/>
      </w:pPr>
      <w:ins w:id="70" w:author="PR Preview" w:date="2024-01-01T00:00:00Z">
        <w:r>
          <w:t xml:space="preserve">3.2 Intractable Bias: Figure 7.5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72" w:author="PR Preview" w:date="2024-01-01T00:00:00Z">
        <w:r>
          <w:t xml:space="preserve">Figure 7.5 adds the arrow</w:t>
        </w:r>
      </w:ins>
      <w:ins w:id="72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→</m:t>
        </m:r>
        <m:r>
          <m:t>A</m:t>
        </m:r>
      </m:oMath>
      <w:ins w:id="72" w:author="PR Preview" w:date="2024-01-01T00:00:00Z">
        <w:r>
          <w:t xml:space="preserve">, which creates the open backdoor path</w:t>
        </w:r>
      </w:ins>
      <w:ins w:id="72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ins w:id="72" w:author="PR Preview" w:date="2024-01-01T00:00:00Z">
        <w:r>
          <w:t xml:space="preserve">: there is confounding.</w:t>
        </w:r>
      </w:ins>
    </w:p>
    <w:p>
      <w:pPr>
        <w:pStyle w:val="Compact"/>
        <w:numPr>
          <w:ilvl w:val="0"/>
          <w:numId w:val="1007"/>
        </w:numPr>
      </w:pPr>
      <w:ins w:id="73" w:author="PR Preview" w:date="2024-01-01T00:00:00Z">
        <w:r>
          <w:t xml:space="preserve">Conditioning on</w:t>
        </w:r>
      </w:ins>
      <w:ins w:id="73" w:author="PR Preview" w:date="2024-01-01T00:00:00Z">
        <w:r>
          <w:t xml:space="preserve"> </w:t>
        </w:r>
      </w:ins>
      <m:oMath>
        <m:r>
          <m:t>L</m:t>
        </m:r>
      </m:oMath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blocks</w:t>
        </w:r>
      </w:ins>
      <w:ins w:id="73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ins w:id="73" w:author="PR Preview" w:date="2024-01-01T00:00:00Z">
        <w:r>
          <w:t xml:space="preserve">,</w:t>
        </w:r>
      </w:ins>
    </w:p>
    <w:p>
      <w:pPr>
        <w:pStyle w:val="Compact"/>
        <w:numPr>
          <w:ilvl w:val="0"/>
          <w:numId w:val="1007"/>
        </w:numPr>
      </w:pPr>
      <w:ins w:id="74" w:author="PR Preview" w:date="2024-01-01T00:00:00Z">
        <w:r>
          <w:t xml:space="preserve">but opens</w:t>
        </w:r>
      </w:ins>
      <w:ins w:id="74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ins w:id="74" w:author="PR Preview" w:date="2024-01-01T00:00:00Z">
        <w:r>
          <w:t xml:space="preserve">, on which</w:t>
        </w:r>
      </w:ins>
      <w:ins w:id="74" w:author="PR Preview" w:date="2024-01-01T00:00:00Z">
        <w:r>
          <w:t xml:space="preserve"> </w:t>
        </w:r>
      </w:ins>
      <m:oMath>
        <m:r>
          <m:t>L</m:t>
        </m:r>
      </m:oMath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is a collider.</w:t>
        </w:r>
      </w:ins>
    </w:p>
    <w:p>
      <w:pPr>
        <w:pStyle w:val="FirstParagraph"/>
      </w:pPr>
      <w:ins w:id="75" w:author="PR Preview" w:date="2024-01-01T00:00:00Z">
        <w:r>
          <w:t xml:space="preserve">There is neither unconditional exchangeability nor conditional exchangeability given</w:t>
        </w:r>
      </w:ins>
      <w:ins w:id="75" w:author="PR Preview" w:date="2024-01-01T00:00:00Z">
        <w:r>
          <w:t xml:space="preserve"> </w:t>
        </w:r>
      </w:ins>
      <m:oMath>
        <m:r>
          <m:t>L</m:t>
        </m:r>
      </m:oMath>
      <w:ins w:id="75" w:author="PR Preview" w:date="2024-01-01T00:00:00Z">
        <w:r>
          <w:t xml:space="preserve">.</w:t>
        </w:r>
      </w:ins>
      <w:ins w:id="75" w:author="PR Preview" w:date="2024-01-01T00:00:00Z">
        <w:r>
          <w:t xml:space="preserve"> </w:t>
        </w:r>
      </w:ins>
      <w:ins w:id="75" w:author="PR Preview" w:date="2024-01-01T00:00:00Z">
        <w:r>
          <w:t xml:space="preserve">The definition of collider is path-specific:</w:t>
        </w:r>
      </w:ins>
      <w:ins w:id="75" w:author="PR Preview" w:date="2024-01-01T00:00:00Z">
        <w:r>
          <w:t xml:space="preserve"> </w:t>
        </w:r>
      </w:ins>
      <m:oMath>
        <m:r>
          <m:t>L</m:t>
        </m:r>
      </m:oMath>
      <w:ins w:id="75" w:author="PR Preview" w:date="2024-01-01T00:00:00Z">
        <w:r>
          <w:t xml:space="preserve"> </w:t>
        </w:r>
      </w:ins>
      <w:ins w:id="75" w:author="PR Preview" w:date="2024-01-01T00:00:00Z">
        <w:r>
          <w:t xml:space="preserve">is a collider on the second path but not on the first.</w:t>
        </w:r>
      </w:ins>
    </w:p>
    <w:p>
      <w:pPr>
        <w:pStyle w:val="BodyText"/>
      </w:pPr>
      <w:ins w:id="76" w:author="PR Preview" w:date="2024-01-01T00:00:00Z">
        <w:r>
          <w:t xml:space="preserve">A solution is to measure either a variable</w:t>
        </w:r>
      </w:ins>
      <w:ins w:id="76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between</w:t>
        </w:r>
      </w:ins>
      <w:ins w:id="76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</m:oMath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and</w:t>
        </w:r>
      </w:ins>
      <w:ins w:id="76" w:author="PR Preview" w:date="2024-01-01T00:00:00Z">
        <w:r>
          <w:t xml:space="preserve"> </w:t>
        </w:r>
      </w:ins>
      <m:oMath>
        <m:r>
          <m:t>A</m:t>
        </m:r>
      </m:oMath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or</w:t>
        </w:r>
      </w:ins>
      <w:ins w:id="76" w:author="PR Preview" w:date="2024-01-01T00:00:00Z">
        <w:r>
          <w:t xml:space="preserve"> </w:t>
        </w:r>
      </w:ins>
      <m:oMath>
        <m:r>
          <m:t>Y</m:t>
        </m:r>
      </m:oMath>
      <w:ins w:id="76" w:author="PR Preview" w:date="2024-01-01T00:00:00Z">
        <w:r>
          <w:t xml:space="preserve">,</w:t>
        </w:r>
      </w:ins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which yields conditional exchangeability given</w:t>
        </w:r>
      </w:ins>
      <w:ins w:id="76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76" w:author="PR Preview" w:date="2024-01-01T00:00:00Z">
        <w:r>
          <w:t xml:space="preserve">,</w:t>
        </w:r>
      </w:ins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or a variable</w:t>
        </w:r>
      </w:ins>
      <w:ins w:id="76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2</m:t>
            </m:r>
          </m:sub>
        </m:sSub>
      </m:oMath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between</w:t>
        </w:r>
      </w:ins>
      <w:ins w:id="76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2</m:t>
            </m:r>
          </m:sub>
        </m:sSub>
      </m:oMath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and</w:t>
        </w:r>
      </w:ins>
      <w:ins w:id="76" w:author="PR Preview" w:date="2024-01-01T00:00:00Z">
        <w:r>
          <w:t xml:space="preserve"> </w:t>
        </w:r>
      </w:ins>
      <m:oMath>
        <m:r>
          <m:t>A</m:t>
        </m:r>
      </m:oMath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or</w:t>
        </w:r>
      </w:ins>
      <w:ins w:id="76" w:author="PR Preview" w:date="2024-01-01T00:00:00Z">
        <w:r>
          <w:t xml:space="preserve"> </w:t>
        </w:r>
      </w:ins>
      <m:oMath>
        <m:r>
          <m:t>L</m:t>
        </m:r>
      </m:oMath>
      <w:ins w:id="76" w:author="PR Preview" w:date="2024-01-01T00:00:00Z">
        <w:r>
          <w:t xml:space="preserve">,</w:t>
        </w:r>
      </w:ins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which yields conditional exchangeability given</w:t>
        </w:r>
      </w:ins>
      <w:ins w:id="76" w:author="PR Preview" w:date="2024-01-01T00:00:00Z">
        <w:r>
          <w:t xml:space="preserve"> </w:t>
        </w:r>
      </w:ins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ins w:id="76" w:author="PR Preview" w:date="2024-01-01T00:00:00Z">
        <w:r>
          <w:t xml:space="preserve">.</w:t>
        </w:r>
      </w:ins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Figure 7.6 adds</w:t>
        </w:r>
      </w:ins>
      <w:ins w:id="76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between</w:t>
        </w:r>
      </w:ins>
      <w:ins w:id="76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</m:oMath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and</w:t>
        </w:r>
      </w:ins>
      <w:ins w:id="76" w:author="PR Preview" w:date="2024-01-01T00:00:00Z">
        <w:r>
          <w:t xml:space="preserve"> </w:t>
        </w:r>
      </w:ins>
      <m:oMath>
        <m:r>
          <m:t>Y</m:t>
        </m:r>
      </m:oMath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and</w:t>
        </w:r>
      </w:ins>
      <w:ins w:id="76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2</m:t>
            </m:r>
          </m:sub>
        </m:sSub>
      </m:oMath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between</w:t>
        </w:r>
      </w:ins>
      <w:ins w:id="76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2</m:t>
            </m:r>
          </m:sub>
        </m:sSub>
      </m:oMath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and</w:t>
        </w:r>
      </w:ins>
      <w:ins w:id="76" w:author="PR Preview" w:date="2024-01-01T00:00:00Z">
        <w:r>
          <w:t xml:space="preserve"> </w:t>
        </w:r>
      </w:ins>
      <m:oMath>
        <m:r>
          <m:t>A</m:t>
        </m:r>
      </m:oMath>
      <w:ins w:id="76" w:author="PR Preview" w:date="2024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ins w:id="77" w:author="PR Preview" w:date="2024-01-01T00:00:00Z">
        <w:r>
          <w:t xml:space="preserve">3.3 Confounders and Non-confounders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79" w:author="PR Preview" w:date="2024-01-01T00:00:00Z">
        <w:r>
          <w:t xml:space="preserve">Suppose data on</w:t>
        </w:r>
      </w:ins>
      <w:ins w:id="79" w:author="PR Preview" w:date="2024-01-01T00:00:00Z">
        <w:r>
          <w:t xml:space="preserve"> </w:t>
        </w:r>
      </w:ins>
      <m:oMath>
        <m:r>
          <m:t>L</m:t>
        </m:r>
      </m:oMath>
      <w:ins w:id="79" w:author="PR Preview" w:date="2024-01-01T00:00:00Z">
        <w:r>
          <w:t xml:space="preserve">,</w:t>
        </w:r>
      </w:ins>
      <w:ins w:id="79" w:author="PR Preview" w:date="2024-01-01T00:00:00Z">
        <w:r>
          <w:t xml:space="preserve"> </w:t>
        </w:r>
      </w:ins>
      <m:oMath>
        <m:r>
          <m:t>A</m:t>
        </m:r>
      </m:oMath>
      <w:ins w:id="79" w:author="PR Preview" w:date="2024-01-01T00:00:00Z">
        <w:r>
          <w:t xml:space="preserve">, and</w:t>
        </w:r>
      </w:ins>
      <w:ins w:id="79" w:author="PR Preview" w:date="2024-01-01T00:00:00Z">
        <w:r>
          <w:t xml:space="preserve"> </w:t>
        </w:r>
      </w:ins>
      <m:oMath>
        <m:r>
          <m:t>Y</m:t>
        </m:r>
      </m:oMath>
      <w:ins w:id="79" w:author="PR Preview" w:date="2024-01-01T00:00:00Z">
        <w:r>
          <w:t xml:space="preserve"> </w:t>
        </w:r>
      </w:ins>
      <w:ins w:id="79" w:author="PR Preview" w:date="2024-01-01T00:00:00Z">
        <w:r>
          <w:t xml:space="preserve">suffice to identify the causal effect, as in Figures 7.1-7.4.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ins w:id="80" w:author="PR Preview" w:date="2024-01-01T00:00:00Z">
        <w:r>
          <w:t xml:space="preserve">In Figures 7.1-7.3,</w:t>
        </w:r>
      </w:ins>
      <w:ins w:id="80" w:author="PR Preview" w:date="2024-01-01T00:00:00Z">
        <w:r>
          <w:t xml:space="preserve"> </w:t>
        </w:r>
      </w:ins>
      <m:oMath>
        <m:r>
          <m:t>L</m:t>
        </m:r>
      </m:oMath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is a confounder:</w:t>
        </w:r>
      </w:ins>
      <w:ins w:id="80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is identified by the standardized risk</w:t>
        </w:r>
      </w:ins>
      <w:ins w:id="80" w:author="PR Preview" w:date="2024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ins w:id="80" w:author="PR Preview" w:date="2024-01-01T00:00:00Z">
        <w:r>
          <w:t xml:space="preserve">.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In Figures 7.2 and 7.3,</w:t>
        </w:r>
      </w:ins>
      <w:ins w:id="80" w:author="PR Preview" w:date="2024-01-01T00:00:00Z">
        <w:r>
          <w:t xml:space="preserve"> </w:t>
        </w:r>
      </w:ins>
      <m:oMath>
        <m:r>
          <m:t>L</m:t>
        </m:r>
      </m:oMath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is not a common cause of</w:t>
        </w:r>
      </w:ins>
      <w:ins w:id="80" w:author="PR Preview" w:date="2024-01-01T00:00:00Z">
        <w:r>
          <w:t xml:space="preserve"> </w:t>
        </w:r>
      </w:ins>
      <m:oMath>
        <m:r>
          <m:t>A</m:t>
        </m:r>
      </m:oMath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and</w:t>
        </w:r>
      </w:ins>
      <w:ins w:id="80" w:author="PR Preview" w:date="2024-01-01T00:00:00Z">
        <w:r>
          <w:t xml:space="preserve"> </w:t>
        </w:r>
      </w:ins>
      <m:oMath>
        <m:r>
          <m:t>Y</m:t>
        </m:r>
      </m:oMath>
      <w:ins w:id="80" w:author="PR Preview" w:date="2024-01-01T00:00:00Z">
        <w:r>
          <w:t xml:space="preserve">, yet it is a confounder because it is needed to block the backdoor path through</w:t>
        </w:r>
      </w:ins>
      <w:ins w:id="80" w:author="PR Preview" w:date="2024-01-01T00:00:00Z">
        <w:r>
          <w:t xml:space="preserve"> </w:t>
        </w:r>
      </w:ins>
      <m:oMath>
        <m:r>
          <m:t>U</m:t>
        </m:r>
      </m:oMath>
      <w:ins w:id="80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w:ins w:id="81" w:author="PR Preview" w:date="2024-01-01T00:00:00Z">
        <w:r>
          <w:t xml:space="preserve">In Figure 7.4,</w:t>
        </w:r>
      </w:ins>
      <w:ins w:id="81" w:author="PR Preview" w:date="2024-01-01T00:00:00Z">
        <w:r>
          <w:t xml:space="preserve"> </w:t>
        </w:r>
      </w:ins>
      <m:oMath>
        <m:r>
          <m:t>L</m:t>
        </m:r>
      </m:oMath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is a non-confounder, and</w:t>
        </w:r>
      </w:ins>
      <w:ins w:id="81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ins w:id="81" w:author="PR Preview" w:date="2024-01-01T00:00:00Z">
        <w:r>
          <w:t xml:space="preserve">.</w:t>
        </w:r>
      </w:ins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Standardizing by</w:t>
        </w:r>
      </w:ins>
      <w:ins w:id="81" w:author="PR Preview" w:date="2024-01-01T00:00:00Z">
        <w:r>
          <w:t xml:space="preserve"> </w:t>
        </w:r>
      </w:ins>
      <m:oMath>
        <m:r>
          <m:t>L</m:t>
        </m:r>
      </m:oMath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would be biased.</w:t>
        </w:r>
      </w:ins>
    </w:p>
    <w:p>
      <w:pPr>
        <w:pStyle w:val="FirstParagraph"/>
      </w:pPr>
      <w:ins w:id="82" w:author="PR Preview" w:date="2024-01-01T00:00:00Z">
        <w:r>
          <w:t xml:space="preserve">An informal definition for Figures 7.1 to 7.4 is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“a confounder is any variable that can be used to adjust for confounding.”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This definition is not circular, because confounding was defined first,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just as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“a musician is a person who plays music”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is not circular once music has been defined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(Hernán and Robins 2020, 96)</w:t>
        </w:r>
      </w:ins>
      <w:ins w:id="82" w:author="PR Preview" w:date="2024-01-01T00:00:00Z">
        <w:r>
          <w:t xml:space="preserve">.</w:t>
        </w:r>
      </w:ins>
    </w:p>
    <w:bookmarkEnd w:id="37"/>
    <w:bookmarkStart w:id="40" w:name="two-definitions-of-confounding"/>
    <w:p>
      <w:pPr>
        <w:pStyle w:val="Heading3"/>
      </w:pPr>
      <w:ins w:id="83" w:author="PR Preview" w:date="2024-01-01T00:00:00Z">
        <w:r>
          <w:t xml:space="preserve">3.4 Two Definitions of Confounding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85" w:author="PR Preview" w:date="2024-01-01T00:00:00Z">
        <w:r>
          <w:t xml:space="preserve">The causal diagrams of this section show two structural sources of lack of exchangeability through open backdoor paths:</w:t>
        </w:r>
      </w:ins>
    </w:p>
    <w:p>
      <w:pPr>
        <w:pStyle w:val="Compact"/>
        <w:numPr>
          <w:ilvl w:val="0"/>
          <w:numId w:val="1010"/>
        </w:numPr>
      </w:pPr>
      <w:ins w:id="86" w:author="PR Preview" w:date="2024-01-01T00:00:00Z">
        <w:r>
          <w:t xml:space="preserve">common causes of treatment and outcome, which the book calls</w:t>
        </w:r>
      </w:ins>
      <w:ins w:id="86" w:author="PR Preview" w:date="2024-01-01T00:00:00Z">
        <w:r>
          <w:t xml:space="preserve"> </w:t>
        </w:r>
      </w:ins>
      <w:ins w:id="86" w:author="PR Preview" w:date="2024-01-01T00:00:00Z">
        <w:r>
          <w:rPr>
            <w:b/>
            <w:bCs/>
          </w:rPr>
          <w:t xml:space="preserve">confounding</w:t>
        </w:r>
      </w:ins>
      <w:ins w:id="86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10"/>
        </w:numPr>
      </w:pPr>
      <w:ins w:id="87" w:author="PR Preview" w:date="2024-01-01T00:00:00Z">
        <w:r>
          <w:t xml:space="preserve">conditioning on a common effect, which the book calls</w:t>
        </w:r>
      </w:ins>
      <w:ins w:id="87" w:author="PR Preview" w:date="2024-01-01T00:00:00Z">
        <w:r>
          <w:t xml:space="preserve"> </w:t>
        </w:r>
      </w:ins>
      <w:ins w:id="87" w:author="PR Preview" w:date="2024-01-01T00:00:00Z">
        <w:r>
          <w:rPr>
            <w:b/>
            <w:bCs/>
          </w:rPr>
          <w:t xml:space="preserve">selection bias</w:t>
        </w:r>
      </w:ins>
      <w:ins w:id="87" w:author="PR Preview" w:date="2024-01-01T00:00:00Z">
        <w:r>
          <w:t xml:space="preserve">.</w:t>
        </w:r>
      </w:ins>
    </w:p>
    <w:p>
      <w:pPr>
        <w:pStyle w:val="FirstParagraph"/>
      </w:pPr>
      <w:ins w:id="88" w:author="PR Preview" w:date="2024-01-01T00:00:00Z">
        <w:r>
          <w:t xml:space="preserve">An alternative definition calls confounding any</w:t>
        </w:r>
      </w:ins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“bias due to an open backdoor path between</w:t>
        </w:r>
      </w:ins>
      <w:ins w:id="88" w:author="PR Preview" w:date="2024-01-01T00:00:00Z">
        <w:r>
          <w:t xml:space="preserve"> </w:t>
        </w:r>
      </w:ins>
      <m:oMath>
        <m:r>
          <m:t>A</m:t>
        </m:r>
      </m:oMath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and</w:t>
        </w:r>
      </w:ins>
      <w:ins w:id="88" w:author="PR Preview" w:date="2024-01-01T00:00:00Z">
        <w:r>
          <w:t xml:space="preserve"> </w:t>
        </w:r>
      </w:ins>
      <m:oMath>
        <m:r>
          <m:t>Y</m:t>
        </m:r>
      </m:oMath>
      <w:ins w:id="88" w:author="PR Preview" w:date="2024-01-01T00:00:00Z">
        <w:r>
          <w:t xml:space="preserve">”</w:t>
        </w:r>
      </w:ins>
      <w:ins w:id="88" w:author="PR Preview" w:date="2024-01-01T00:00:00Z">
        <w:r>
          <w:t xml:space="preserve">,</w:t>
        </w:r>
      </w:ins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equivalently</w:t>
        </w:r>
      </w:ins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“any systematic bias that would be eliminated by randomized assignment of</w:t>
        </w:r>
      </w:ins>
      <w:ins w:id="88" w:author="PR Preview" w:date="2024-01-01T00:00:00Z">
        <w:r>
          <w:t xml:space="preserve"> </w:t>
        </w:r>
      </w:ins>
      <m:oMath>
        <m:r>
          <m:t>A</m:t>
        </m:r>
      </m:oMath>
      <w:ins w:id="88" w:author="PR Preview" w:date="2024-01-01T00:00:00Z">
        <w:r>
          <w:t xml:space="preserve">”</w:t>
        </w:r>
      </w:ins>
      <w:ins w:id="88" w:author="PR Preview" w:date="2024-01-01T00:00:00Z">
        <w:r>
          <w:t xml:space="preserve">.</w:t>
        </w:r>
      </w:ins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It differs only in labeling the bias from conditioning on</w:t>
        </w:r>
      </w:ins>
      <w:ins w:id="88" w:author="PR Preview" w:date="2024-01-01T00:00:00Z">
        <w:r>
          <w:t xml:space="preserve"> </w:t>
        </w:r>
      </w:ins>
      <m:oMath>
        <m:r>
          <m:t>L</m:t>
        </m:r>
      </m:oMath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in Figure 7.4 as confounding.</w:t>
        </w:r>
      </w:ins>
    </w:p>
    <w:p>
      <w:pPr>
        <w:pStyle w:val="BodyText"/>
      </w:pPr>
      <w:ins w:id="89" w:author="PR Preview" w:date="2024-01-01T00:00:00Z">
        <w:r>
          <w:rPr>
            <w:b/>
            <w:bCs/>
          </w:rPr>
          <w:t xml:space="preserve">Why randomization would eliminate the Figure 7.4 bias:</w:t>
        </w:r>
      </w:ins>
      <w:ins w:id="89" w:author="PR Preview" w:date="2024-01-01T00:00:00Z">
        <w:r>
          <w:t xml:space="preserve"> </w:t>
        </w:r>
      </w:ins>
      <w:ins w:id="89" w:author="PR Preview" w:date="2024-01-01T00:00:00Z">
        <w:r>
          <w:t xml:space="preserve">random assignment of</w:t>
        </w:r>
      </w:ins>
      <w:ins w:id="89" w:author="PR Preview" w:date="2024-01-01T00:00:00Z">
        <w:r>
          <w:t xml:space="preserve"> </w:t>
        </w:r>
      </w:ins>
      <m:oMath>
        <m:r>
          <m:t>A</m:t>
        </m:r>
      </m:oMath>
      <w:ins w:id="89" w:author="PR Preview" w:date="2024-01-01T00:00:00Z">
        <w:r>
          <w:t xml:space="preserve"> </w:t>
        </w:r>
      </w:ins>
      <w:ins w:id="89" w:author="PR Preview" w:date="2024-01-01T00:00:00Z">
        <w:r>
          <w:t xml:space="preserve">rules out an unmeasured common cause</w:t>
        </w:r>
      </w:ins>
      <w:ins w:id="89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2</m:t>
            </m:r>
          </m:sub>
        </m:sSub>
      </m:oMath>
      <w:ins w:id="89" w:author="PR Preview" w:date="2024-01-01T00:00:00Z">
        <w:r>
          <w:t xml:space="preserve"> </w:t>
        </w:r>
      </w:ins>
      <w:ins w:id="89" w:author="PR Preview" w:date="2024-01-01T00:00:00Z">
        <w:r>
          <w:t xml:space="preserve">of</w:t>
        </w:r>
      </w:ins>
      <w:ins w:id="89" w:author="PR Preview" w:date="2024-01-01T00:00:00Z">
        <w:r>
          <w:t xml:space="preserve"> </w:t>
        </w:r>
      </w:ins>
      <m:oMath>
        <m:r>
          <m:t>A</m:t>
        </m:r>
      </m:oMath>
      <w:ins w:id="89" w:author="PR Preview" w:date="2024-01-01T00:00:00Z">
        <w:r>
          <w:t xml:space="preserve"> </w:t>
        </w:r>
      </w:ins>
      <w:ins w:id="89" w:author="PR Preview" w:date="2024-01-01T00:00:00Z">
        <w:r>
          <w:t xml:space="preserve">and</w:t>
        </w:r>
      </w:ins>
      <w:ins w:id="89" w:author="PR Preview" w:date="2024-01-01T00:00:00Z">
        <w:r>
          <w:t xml:space="preserve"> </w:t>
        </w:r>
      </w:ins>
      <m:oMath>
        <m:r>
          <m:t>L</m:t>
        </m:r>
      </m:oMath>
      <w:ins w:id="89" w:author="PR Preview" w:date="2024-01-01T00:00:00Z">
        <w:r>
          <w:t xml:space="preserve">,</w:t>
        </w:r>
      </w:ins>
      <w:ins w:id="89" w:author="PR Preview" w:date="2024-01-01T00:00:00Z">
        <w:r>
          <w:t xml:space="preserve"> </w:t>
        </w:r>
      </w:ins>
      <w:ins w:id="89" w:author="PR Preview" w:date="2024-01-01T00:00:00Z">
        <w:r>
          <w:t xml:space="preserve">so conditioning on</w:t>
        </w:r>
      </w:ins>
      <w:ins w:id="89" w:author="PR Preview" w:date="2024-01-01T00:00:00Z">
        <w:r>
          <w:t xml:space="preserve"> </w:t>
        </w:r>
      </w:ins>
      <m:oMath>
        <m:r>
          <m:t>L</m:t>
        </m:r>
      </m:oMath>
      <w:ins w:id="89" w:author="PR Preview" w:date="2024-01-01T00:00:00Z">
        <w:r>
          <w:t xml:space="preserve"> </w:t>
        </w:r>
      </w:ins>
      <w:ins w:id="89" w:author="PR Preview" w:date="2024-01-01T00:00:00Z">
        <w:r>
          <w:t xml:space="preserve">would no longer open a backdoor path.</w:t>
        </w:r>
      </w:ins>
    </w:p>
    <w:p>
      <w:pPr>
        <w:pStyle w:val="BodyText"/>
      </w:pPr>
      <w:ins w:id="90" w:author="PR Preview" w:date="2024-01-01T00:00:00Z">
        <w:r>
          <w:rPr>
            <w:b/>
            <w:bCs/>
          </w:rPr>
          <w:t xml:space="preserve">A difference between the two definitions: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under the structural definition, whether confounding exists is a fact about the population, independent of the analysis.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Under the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“eliminated by randomization”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definition it depends on the analysis: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in Figure 7.4 there is no confounding if we do not adjust for</w:t>
        </w:r>
      </w:ins>
      <w:ins w:id="90" w:author="PR Preview" w:date="2024-01-01T00:00:00Z">
        <w:r>
          <w:t xml:space="preserve"> </w:t>
        </w:r>
      </w:ins>
      <m:oMath>
        <m:r>
          <m:t>L</m:t>
        </m:r>
      </m:oMath>
      <w:ins w:id="90" w:author="PR Preview" w:date="2024-01-01T00:00:00Z">
        <w:r>
          <w:t xml:space="preserve">, but there is if we do.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The choice is a matter of taste with no practical implications,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because identifiability depends only on whether conditional or unconditional exchangeability holds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(Hernán and Robins 2020, 98)</w:t>
        </w:r>
      </w:ins>
      <w:ins w:id="90" w:author="PR Preview" w:date="2024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ins w:id="91" w:author="PR Preview" w:date="2024-01-01T00:00:00Z">
        <w:r>
          <w:t xml:space="preserve">4 7.4 Confounding and Confounders (pp. 98-101)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93" w:author="PR Preview" w:date="2024-01-01T00:00:00Z">
        <w:r>
          <w:t xml:space="preserve">The structural approach needs prior knowledge of the causal DAG, including all shared causes (measured or not) of</w:t>
        </w:r>
      </w:ins>
      <w:ins w:id="93" w:author="PR Preview" w:date="2024-01-01T00:00:00Z">
        <w:r>
          <w:t xml:space="preserve"> </w:t>
        </w:r>
      </w:ins>
      <m:oMath>
        <m:r>
          <m:t>A</m:t>
        </m:r>
      </m:oMath>
      <w:ins w:id="93" w:author="PR Preview" w:date="2024-01-01T00:00:00Z">
        <w:r>
          <w:t xml:space="preserve"> </w:t>
        </w:r>
      </w:ins>
      <w:ins w:id="93" w:author="PR Preview" w:date="2024-01-01T00:00:00Z">
        <w:r>
          <w:t xml:space="preserve">and</w:t>
        </w:r>
      </w:ins>
      <w:ins w:id="93" w:author="PR Preview" w:date="2024-01-01T00:00:00Z">
        <w:r>
          <w:t xml:space="preserve"> </w:t>
        </w:r>
      </w:ins>
      <m:oMath>
        <m:r>
          <m:t>Y</m:t>
        </m:r>
      </m:oMath>
      <w:ins w:id="93" w:author="PR Preview" w:date="2024-01-01T00:00:00Z">
        <w:r>
          <w:t xml:space="preserve">;</w:t>
        </w:r>
      </w:ins>
      <w:ins w:id="93" w:author="PR Preview" w:date="2024-01-01T00:00:00Z">
        <w:r>
          <w:t xml:space="preserve"> </w:t>
        </w:r>
      </w:ins>
      <w:ins w:id="93" w:author="PR Preview" w:date="2024-01-01T00:00:00Z">
        <w:r>
          <w:t xml:space="preserve">the backdoor criterion then says what to adjust for.</w:t>
        </w:r>
      </w:ins>
      <w:ins w:id="93" w:author="PR Preview" w:date="2024-01-01T00:00:00Z">
        <w:r>
          <w:t xml:space="preserve"> </w:t>
        </w:r>
      </w:ins>
      <w:ins w:id="93" w:author="PR Preview" w:date="2024-01-01T00:00:00Z">
        <w:r>
          <w:t xml:space="preserve">The</w:t>
        </w:r>
      </w:ins>
      <w:ins w:id="93" w:author="PR Preview" w:date="2024-01-01T00:00:00Z">
        <w:r>
          <w:t xml:space="preserve"> </w:t>
        </w:r>
      </w:ins>
      <w:ins w:id="93" w:author="PR Preview" w:date="2024-01-01T00:00:00Z">
        <w:r>
          <w:rPr>
            <w:b/>
            <w:bCs/>
          </w:rPr>
          <w:t xml:space="preserve">traditional approach</w:t>
        </w:r>
      </w:ins>
      <w:ins w:id="93" w:author="PR Preview" w:date="2024-01-01T00:00:00Z">
        <w:r>
          <w:t xml:space="preserve"> </w:t>
        </w:r>
      </w:ins>
      <w:ins w:id="93" w:author="PR Preview" w:date="2024-01-01T00:00:00Z">
        <w:r>
          <w:t xml:space="preserve">instead labels as confounders the variables meeting mostly associational conditions,</w:t>
        </w:r>
      </w:ins>
      <w:ins w:id="93" w:author="PR Preview" w:date="2024-01-01T00:00:00Z">
        <w:r>
          <w:t xml:space="preserve"> </w:t>
        </w:r>
      </w:ins>
      <w:ins w:id="93" w:author="PR Preview" w:date="2024-01-01T00:00:00Z">
        <w:r>
          <w:t xml:space="preserve">mandates adjusting for them, and declares confounding when adjusted and unadjusted estimates differ.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ins w:id="94" w:author="PR Preview" w:date="2024-01-01T00:00:00Z">
        <w:r>
          <w:t xml:space="preserve">4.1 Where the Traditional Approach Agrees and Disagrees</w:t>
        </w:r>
      </w:ins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ins w:id="96" w:author="PR Preview" w:date="2024-01-01T00:00:00Z">
        <w:r>
          <w:rPr>
            <w:b/>
            <w:bCs/>
          </w:rPr>
          <w:t xml:space="preserve">Figures 7.1-7.3</w:t>
        </w:r>
      </w:ins>
      <w:ins w:id="96" w:author="PR Preview" w:date="2024-01-01T00:00:00Z">
        <w:r>
          <w:t xml:space="preserve">:</w:t>
        </w:r>
      </w:ins>
      <w:ins w:id="96" w:author="PR Preview" w:date="2024-01-01T00:00:00Z">
        <w:r>
          <w:t xml:space="preserve"> </w:t>
        </w:r>
      </w:ins>
      <m:oMath>
        <m:r>
          <m:t>L</m:t>
        </m:r>
      </m:oMath>
      <w:ins w:id="96" w:author="PR Preview" w:date="2024-01-01T00:00:00Z">
        <w:r>
          <w:t xml:space="preserve"> </w:t>
        </w:r>
      </w:ins>
      <w:ins w:id="96" w:author="PR Preview" w:date="2024-01-01T00:00:00Z">
        <w:r>
          <w:t xml:space="preserve">meets all three conditions, matching the backdoor criterion.</w:t>
        </w:r>
      </w:ins>
    </w:p>
    <w:p>
      <w:pPr>
        <w:pStyle w:val="Compact"/>
        <w:numPr>
          <w:ilvl w:val="0"/>
          <w:numId w:val="1014"/>
        </w:numPr>
      </w:pPr>
      <w:ins w:id="97" w:author="PR Preview" w:date="2024-01-01T00:00:00Z">
        <w:r>
          <w:rPr>
            <w:b/>
            <w:bCs/>
          </w:rPr>
          <w:t xml:space="preserve">Figure 7.4</w:t>
        </w:r>
      </w:ins>
      <w:ins w:id="97" w:author="PR Preview" w:date="2024-01-01T00:00:00Z">
        <w:r>
          <w:t xml:space="preserve">:</w:t>
        </w:r>
      </w:ins>
      <w:ins w:id="97" w:author="PR Preview" w:date="2024-01-01T00:00:00Z">
        <w:r>
          <w:t xml:space="preserve"> </w:t>
        </w:r>
      </w:ins>
      <m:oMath>
        <m:r>
          <m:t>L</m:t>
        </m:r>
      </m:oMath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meets all three conditions</w:t>
        </w:r>
      </w:ins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(it shares</w:t>
        </w:r>
      </w:ins>
      <w:ins w:id="97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2</m:t>
            </m:r>
          </m:sub>
        </m:sSub>
      </m:oMath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with</w:t>
        </w:r>
      </w:ins>
      <w:ins w:id="97" w:author="PR Preview" w:date="2024-01-01T00:00:00Z">
        <w:r>
          <w:t xml:space="preserve"> </w:t>
        </w:r>
      </w:ins>
      <m:oMath>
        <m:r>
          <m:t>A</m:t>
        </m:r>
      </m:oMath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and</w:t>
        </w:r>
      </w:ins>
      <w:ins w:id="97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</m:oMath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with</w:t>
        </w:r>
      </w:ins>
      <w:ins w:id="97" w:author="PR Preview" w:date="2024-01-01T00:00:00Z">
        <w:r>
          <w:t xml:space="preserve"> </w:t>
        </w:r>
      </w:ins>
      <m:oMath>
        <m:r>
          <m:t>Y</m:t>
        </m:r>
      </m:oMath>
      <w:ins w:id="97" w:author="PR Preview" w:date="2024-01-01T00:00:00Z">
        <w:r>
          <w:t xml:space="preserve">, and is not on the causal pathway),</w:t>
        </w:r>
      </w:ins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so the traditional approach says to adjust for it,</w:t>
        </w:r>
      </w:ins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although there is no confounding and adjusting causes selection bias.</w:t>
        </w:r>
      </w:ins>
    </w:p>
    <w:p>
      <w:pPr>
        <w:pStyle w:val="Compact"/>
        <w:numPr>
          <w:ilvl w:val="0"/>
          <w:numId w:val="1014"/>
        </w:numPr>
      </w:pPr>
      <w:ins w:id="98" w:author="PR Preview" w:date="2024-01-01T00:00:00Z">
        <w:r>
          <w:rPr>
            <w:b/>
            <w:bCs/>
          </w:rPr>
          <w:t xml:space="preserve">Figure 7.7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is a second example in which the traditional approach leads to harmful adjustment for</w:t>
        </w:r>
      </w:ins>
      <w:ins w:id="98" w:author="PR Preview" w:date="2024-01-01T00:00:00Z">
        <w:r>
          <w:t xml:space="preserve"> </w:t>
        </w:r>
      </w:ins>
      <m:oMath>
        <m:r>
          <m:t>L</m:t>
        </m:r>
      </m:oMath>
      <w:ins w:id="98" w:author="PR Preview" w:date="2024-01-01T00:00:00Z">
        <w:r>
          <w:t xml:space="preserve">.</w:t>
        </w:r>
      </w:ins>
    </w:p>
    <w:p>
      <w:pPr>
        <w:pStyle w:val="FirstParagraph"/>
      </w:pPr>
      <w:ins w:id="99" w:author="PR Preview" w:date="2024-01-01T00:00:00Z">
        <w:r>
          <w:t xml:space="preserve">Replacing condition 2 by the structural condition</w:t>
        </w:r>
      </w:ins>
      <w:ins w:id="99" w:author="PR Preview" w:date="2024-01-01T00:00:00Z">
        <w:r>
          <w:t xml:space="preserve"> </w:t>
        </w:r>
      </w:ins>
      <w:ins w:id="99" w:author="PR Preview" w:date="2024-01-01T00:00:00Z">
        <w:r>
          <w:t xml:space="preserve">“it is a cause of the outcome”</w:t>
        </w:r>
      </w:ins>
      <w:ins w:id="99" w:author="PR Preview" w:date="2024-01-01T00:00:00Z">
        <w:r>
          <w:t xml:space="preserve"> </w:t>
        </w:r>
      </w:ins>
      <w:ins w:id="99" w:author="PR Preview" w:date="2024-01-01T00:00:00Z">
        <w:r>
          <w:t xml:space="preserve">fixes Figure 7.4,</w:t>
        </w:r>
      </w:ins>
      <w:ins w:id="99" w:author="PR Preview" w:date="2024-01-01T00:00:00Z">
        <w:r>
          <w:t xml:space="preserve"> </w:t>
        </w:r>
      </w:ins>
      <w:ins w:id="99" w:author="PR Preview" w:date="2024-01-01T00:00:00Z">
        <w:r>
          <w:t xml:space="preserve">but then</w:t>
        </w:r>
      </w:ins>
      <w:ins w:id="99" w:author="PR Preview" w:date="2024-01-01T00:00:00Z">
        <w:r>
          <w:t xml:space="preserve"> </w:t>
        </w:r>
      </w:ins>
      <m:oMath>
        <m:r>
          <m:t>L</m:t>
        </m:r>
      </m:oMath>
      <w:ins w:id="99" w:author="PR Preview" w:date="2024-01-01T00:00:00Z">
        <w:r>
          <w:t xml:space="preserve"> </w:t>
        </w:r>
      </w:ins>
      <w:ins w:id="99" w:author="PR Preview" w:date="2024-01-01T00:00:00Z">
        <w:r>
          <w:t xml:space="preserve">in Figure 7.2 would no longer count as a confounder, although it must be adjusted for (Technical Point 7.2).</w:t>
        </w:r>
      </w:ins>
    </w:p>
    <w:p>
      <w:pPr>
        <w:pStyle w:val="BodyText"/>
      </w:pPr>
      <w:ins w:id="100" w:author="PR Preview" w:date="2024-01-01T00:00:00Z">
        <w:r>
          <w:rPr>
            <w:b/>
            <w:bCs/>
          </w:rPr>
          <w:t xml:space="preserve">Associational criteria are insufficient to characterize confounding.</w:t>
        </w:r>
      </w:ins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A definition of confounder that relies almost exclusively on statistical considerations can advise adjusting for a</w:t>
        </w:r>
      </w:ins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“confounder”</w:t>
        </w:r>
      </w:ins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even when structural confounding does not exist.</w:t>
        </w:r>
      </w:ins>
    </w:p>
    <w:p>
      <w:pPr>
        <w:pStyle w:val="BodyText"/>
      </w:pPr>
      <w:ins w:id="101" w:author="PR Preview" w:date="2024-01-01T00:00:00Z">
        <w:r>
          <w:rPr>
            <w:b/>
            <w:bCs/>
          </w:rPr>
          <w:t xml:space="preserve">Change in estimate is not a criterion for confounding.</w:t>
        </w:r>
      </w:ins>
      <w:ins w:id="101" w:author="PR Preview" w:date="2024-01-01T00:00:00Z">
        <w:r>
          <w:t xml:space="preserve"> </w:t>
        </w:r>
      </w:ins>
      <w:ins w:id="101" w:author="PR Preview" w:date="2024-01-01T00:00:00Z">
        <w:r>
          <w:t xml:space="preserve">Adjusted and unadjusted estimates can differ for reasons other than confounding,</w:t>
        </w:r>
      </w:ins>
      <w:ins w:id="101" w:author="PR Preview" w:date="2024-01-01T00:00:00Z">
        <w:r>
          <w:t xml:space="preserve"> </w:t>
        </w:r>
      </w:ins>
      <w:ins w:id="101" w:author="PR Preview" w:date="2024-01-01T00:00:00Z">
        <w:r>
          <w:t xml:space="preserve">including selection bias from adjusting for non-confounders (Chapter 8)</w:t>
        </w:r>
      </w:ins>
      <w:ins w:id="101" w:author="PR Preview" w:date="2024-01-01T00:00:00Z">
        <w:r>
          <w:t xml:space="preserve"> </w:t>
        </w:r>
      </w:ins>
      <w:ins w:id="101" w:author="PR Preview" w:date="2024-01-01T00:00:00Z">
        <w:r>
          <w:t xml:space="preserve">and the noncollapsibility of some effect measures (Fine Point 4.3).</w:t>
        </w:r>
      </w:ins>
      <w:ins w:id="101" w:author="PR Preview" w:date="2024-01-01T00:00:00Z">
        <w:r>
          <w:t xml:space="preserve"> </w:t>
        </w:r>
      </w:ins>
      <w:ins w:id="101" w:author="PR Preview" w:date="2024-01-01T00:00:00Z">
        <w:r>
          <w:t xml:space="preserve">Attempts to define confounding by change in estimates were abandoned long ago because of these problems</w:t>
        </w:r>
      </w:ins>
      <w:ins w:id="101" w:author="PR Preview" w:date="2024-01-01T00:00:00Z">
        <w:r>
          <w:t xml:space="preserve"> </w:t>
        </w:r>
      </w:ins>
      <w:ins w:id="101" w:author="PR Preview" w:date="2024-01-01T00:00:00Z">
        <w:r>
          <w:t xml:space="preserve">(Hernán and Robins 2020, 100)</w:t>
        </w:r>
      </w:ins>
      <w:ins w:id="101" w:author="PR Preview" w:date="2024-01-01T00:00:00Z">
        <w:r>
          <w:t xml:space="preserve">.</w:t>
        </w:r>
      </w:ins>
    </w:p>
    <w:p>
      <w:pPr>
        <w:pStyle w:val="BodyText"/>
      </w:pPr>
      <w:ins w:id="102" w:author="PR Preview" w:date="2024-01-01T00:00:00Z">
        <w:r>
          <w:t xml:space="preserve">Technically, investigators do not need full structural knowledge;</w:t>
        </w:r>
      </w:ins>
      <w:ins w:id="102" w:author="PR Preview" w:date="2024-01-01T00:00:00Z">
        <w:r>
          <w:t xml:space="preserve"> </w:t>
        </w:r>
      </w:ins>
      <w:ins w:id="102" w:author="PR Preview" w:date="2024-01-01T00:00:00Z">
        <w:r>
          <w:t xml:space="preserve">they only need to know a set of variables that guarantees conditional exchangeability.</w:t>
        </w:r>
      </w:ins>
    </w:p>
    <w:bookmarkEnd w:id="43"/>
    <w:bookmarkStart w:id="51" w:name="X381fe7beee93581d9971da015cc95ac067d0b27"/>
    <w:p>
      <w:pPr>
        <w:pStyle w:val="Heading3"/>
      </w:pPr>
      <w:ins w:id="103" w:author="PR Preview" w:date="2024-01-01T00:00:00Z">
        <w:r>
          <w:t xml:space="preserve">4.2 Confounding Is Absolute; Confounder Is Relative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105" w:author="PR Preview" w:date="2024-01-01T00:00:00Z">
        <w:r>
          <w:t xml:space="preserve">The structural approach first identifies the sources of confounding (the common causes of treatment and outcome) and then a sufficient adjustment set.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Whether a variable belongs to a sufficient set depends on the other variables in it.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In Figures 7.2 and 7.3,</w:t>
        </w:r>
      </w:ins>
      <w:ins w:id="105" w:author="PR Preview" w:date="2024-01-01T00:00:00Z">
        <w:r>
          <w:t xml:space="preserve"> </w:t>
        </w:r>
      </w:ins>
      <m:oMath>
        <m:r>
          <m:t>L</m:t>
        </m:r>
      </m:oMath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is needed only because</w:t>
        </w:r>
      </w:ins>
      <w:ins w:id="105" w:author="PR Preview" w:date="2024-01-01T00:00:00Z">
        <w:r>
          <w:t xml:space="preserve"> </w:t>
        </w:r>
      </w:ins>
      <m:oMath>
        <m:r>
          <m:t>U</m:t>
        </m:r>
      </m:oMath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is unmeasured;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given</w:t>
        </w:r>
      </w:ins>
      <w:ins w:id="105" w:author="PR Preview" w:date="2024-01-01T00:00:00Z">
        <w:r>
          <w:t xml:space="preserve"> </w:t>
        </w:r>
      </w:ins>
      <m:oMath>
        <m:r>
          <m:t>U</m:t>
        </m:r>
      </m:oMath>
      <w:ins w:id="105" w:author="PR Preview" w:date="2024-01-01T00:00:00Z">
        <w:r>
          <w:t xml:space="preserve">,</w:t>
        </w:r>
      </w:ins>
      <w:ins w:id="105" w:author="PR Preview" w:date="2024-01-01T00:00:00Z">
        <w:r>
          <w:t xml:space="preserve"> </w:t>
        </w:r>
      </w:ins>
      <m:oMath>
        <m:r>
          <m:t>L</m:t>
        </m:r>
      </m:oMath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would not be a confounder.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Given a causal DAG,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rPr>
            <w:b/>
            <w:bCs/>
          </w:rPr>
          <w:t xml:space="preserve">confounding is an absolute concept, whereas confounder is a relative one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(Hernán and Robins 2020, 100)</w:t>
        </w:r>
      </w:ins>
      <w:ins w:id="105" w:author="PR Preview" w:date="2024-01-01T00:00:00Z">
        <w:r>
          <w:t xml:space="preserve">.</w:t>
        </w:r>
      </w:ins>
    </w:p>
    <w:p>
      <w:pPr>
        <w:pStyle w:val="BodyText"/>
      </w:pPr>
      <w:ins w:id="106" w:author="PR Preview" w:date="2024-01-01T00:00:00Z">
        <w:r>
          <w:t xml:space="preserve">The structural approach has two advantages:</w:t>
        </w:r>
      </w:ins>
    </w:p>
    <w:p>
      <w:pPr>
        <w:pStyle w:val="Compact"/>
        <w:numPr>
          <w:ilvl w:val="0"/>
          <w:numId w:val="1015"/>
        </w:numPr>
      </w:pPr>
      <w:ins w:id="107" w:author="PR Preview" w:date="2024-01-01T00:00:00Z">
        <w:r>
          <w:t xml:space="preserve">it prevents inconsistencies between beliefs and actions</w:t>
        </w:r>
      </w:ins>
      <w:ins w:id="107" w:author="PR Preview" w:date="2024-01-01T00:00:00Z">
        <w:r>
          <w:t xml:space="preserve"> </w:t>
        </w:r>
      </w:ins>
      <w:ins w:id="107" w:author="PR Preview" w:date="2024-01-01T00:00:00Z">
        <w:r>
          <w:t xml:space="preserve">(if you believe Figure 7.4, you will not adjust for</w:t>
        </w:r>
      </w:ins>
      <w:ins w:id="107" w:author="PR Preview" w:date="2024-01-01T00:00:00Z">
        <w:r>
          <w:t xml:space="preserve"> </w:t>
        </w:r>
      </w:ins>
      <m:oMath>
        <m:r>
          <m:t>L</m:t>
        </m:r>
      </m:oMath>
      <w:ins w:id="107" w:author="PR Preview" w:date="2024-01-01T00:00:00Z">
        <w:r>
          <w:t xml:space="preserve">, whatever a non-structural definition says);</w:t>
        </w:r>
      </w:ins>
    </w:p>
    <w:p>
      <w:pPr>
        <w:pStyle w:val="Compact"/>
        <w:numPr>
          <w:ilvl w:val="0"/>
          <w:numId w:val="1015"/>
        </w:numPr>
      </w:pPr>
      <w:ins w:id="108" w:author="PR Preview" w:date="2024-01-01T00:00:00Z">
        <w:r>
          <w:t xml:space="preserve">it makes the researchers’ assumptions explicit, so others can criticize them.</w:t>
        </w:r>
      </w:ins>
    </w:p>
    <w:p>
      <w:pPr>
        <w:pStyle w:val="FirstParagraph"/>
      </w:pPr>
      <w:ins w:id="109" w:author="PR Preview" w:date="2024-01-01T00:00:00Z">
        <w:r>
          <w:t xml:space="preserve">VanderWeele and Shpitser (2013) also proposed a formal definition of confounder.</w:t>
        </w:r>
      </w:ins>
      <w:ins w:id="109" w:author="PR Preview" w:date="2024-01-01T00:00:00Z">
        <w:r>
          <w:t xml:space="preserve"> </w:t>
        </w:r>
      </w:ins>
      <w:ins w:id="109" w:author="PR Preview" w:date="2024-01-01T00:00:00Z">
        <w:r>
          <w:t xml:space="preserve">No approach guarantees that the researchers’ DAG is correct,</w:t>
        </w:r>
      </w:ins>
      <w:ins w:id="109" w:author="PR Preview" w:date="2024-01-01T00:00:00Z">
        <w:r>
          <w:t xml:space="preserve"> </w:t>
        </w:r>
      </w:ins>
      <w:ins w:id="109" w:author="PR Preview" w:date="2024-01-01T00:00:00Z">
        <w:r>
          <w:t xml:space="preserve">so a chosen adjustment set may still fail to remove confounding or may introduce selection bias.</w:t>
        </w:r>
      </w:ins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ins w:id="111" w:author="PR Preview" w:date="2024-01-01T00:00:00Z">
        <w:r>
          <w:t xml:space="preserve">Figure 7.8. L is a surrogate (proxy) for the unmeasured common cause U of A and Y.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ins w:id="112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ins w:id="113" w:author="PR Preview" w:date="2024-01-01T00:00:00Z">
        <w:r>
          <w:t xml:space="preserve">5 7.5 Single-World Intervention Graphs (pp. 101-102)</w:t>
        </w:r>
      </w:ins>
    </w:p>
    <w:p>
      <w:ins w:id="114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115" w:author="PR Preview" w:date="2024-01-01T00:00:00Z">
        <w:r>
          <w:t xml:space="preserve">The equivalence between exchangeability and the backdoor criterion seems</w:t>
        </w:r>
      </w:ins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“rather magical”</w:t>
        </w:r>
      </w:ins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because counterfactuals do not appear on causal diagrams.</w:t>
        </w:r>
      </w:ins>
      <w:ins w:id="115" w:author="PR Preview" w:date="2024-01-01T00:00:00Z">
        <w:r>
          <w:t xml:space="preserve"> </w:t>
        </w:r>
      </w:ins>
      <w:ins w:id="115" w:author="PR Preview" w:date="2024-01-01T00:00:00Z">
        <w:r>
          <w:rPr>
            <w:b/>
            <w:bCs/>
          </w:rPr>
          <w:t xml:space="preserve">Single-world intervention graphs (SWIGs)</w:t>
        </w:r>
      </w:ins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put the counterfactual variables on the graph,</w:t>
        </w:r>
      </w:ins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so that exchangeability can be read off directly by d-separation.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ins w:id="116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ins w:id="117" w:author="PR Preview" w:date="2024-01-01T00:00:00Z">
        <w:r>
          <w:t xml:space="preserve">On the SWIG,</w:t>
        </w:r>
      </w:ins>
      <w:ins w:id="117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</m:oMath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is d-separated from</w:t>
        </w:r>
      </w:ins>
      <w:ins w:id="117" w:author="PR Preview" w:date="2024-01-01T00:00:00Z">
        <w:r>
          <w:t xml:space="preserve"> </w:t>
        </w:r>
      </w:ins>
      <m:oMath>
        <m:r>
          <m:t>A</m:t>
        </m:r>
      </m:oMath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given</w:t>
        </w:r>
      </w:ins>
      <w:ins w:id="117" w:author="PR Preview" w:date="2024-01-01T00:00:00Z">
        <w:r>
          <w:t xml:space="preserve"> </w:t>
        </w:r>
      </w:ins>
      <m:oMath>
        <m:r>
          <m:t>L</m:t>
        </m:r>
      </m:oMath>
      <w:ins w:id="117" w:author="PR Preview" w:date="2024-01-01T00:00:00Z">
        <w:r>
          <w:t xml:space="preserve"> </w:t>
        </w:r>
      </w:ins>
      <w:ins w:id="117" w:author="PR Preview" w:date="2024-01-01T00:00:00Z">
        <w:r>
          <w:rPr>
            <w:b/>
            <w:bCs/>
          </w:rPr>
          <w:t xml:space="preserve">if and only if</w:t>
        </w:r>
      </w:ins>
      <w:ins w:id="117" w:author="PR Preview" w:date="2024-01-01T00:00:00Z">
        <w:r>
          <w:t xml:space="preserve"> </w:t>
        </w:r>
      </w:ins>
      <m:oMath>
        <m:r>
          <m:t>L</m:t>
        </m:r>
      </m:oMath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is a non-descendant of</w:t>
        </w:r>
      </w:ins>
      <w:ins w:id="117" w:author="PR Preview" w:date="2024-01-01T00:00:00Z">
        <w:r>
          <w:t xml:space="preserve"> </w:t>
        </w:r>
      </w:ins>
      <m:oMath>
        <m:r>
          <m:t>A</m:t>
        </m:r>
      </m:oMath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that blocks all backdoor paths from</w:t>
        </w:r>
      </w:ins>
      <w:ins w:id="117" w:author="PR Preview" w:date="2024-01-01T00:00:00Z">
        <w:r>
          <w:t xml:space="preserve"> </w:t>
        </w:r>
      </w:ins>
      <m:oMath>
        <m:r>
          <m:t>A</m:t>
        </m:r>
      </m:oMath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to</w:t>
        </w:r>
      </w:ins>
      <w:ins w:id="117" w:author="PR Preview" w:date="2024-01-01T00:00:00Z">
        <w:r>
          <w:t xml:space="preserve"> </w:t>
        </w:r>
      </w:ins>
      <m:oMath>
        <m:r>
          <m:t>Y</m:t>
        </m:r>
      </m:oMath>
      <w:ins w:id="117" w:author="PR Preview" w:date="2024-01-01T00:00:00Z">
        <w:r>
          <w:t xml:space="preserve">.</w:t>
        </w:r>
      </w:ins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This is the simple SWIG-based argument for the equivalence stated in Section 7.2.</w:t>
        </w:r>
      </w:ins>
    </w:p>
    <w:p>
      <w:pPr>
        <w:pStyle w:val="BodyText"/>
      </w:pPr>
      <w:ins w:id="118" w:author="PR Preview" w:date="2024-01-01T00:00:00Z">
        <w:r>
          <w:rPr>
            <w:b/>
            <w:bCs/>
          </w:rPr>
          <w:t xml:space="preserve">Origins:</w:t>
        </w:r>
      </w:ins>
      <w:ins w:id="118" w:author="PR Preview" w:date="2024-01-01T00:00:00Z">
        <w:r>
          <w:t xml:space="preserve"> </w:t>
        </w:r>
      </w:ins>
      <w:ins w:id="118" w:author="PR Preview" w:date="2024-01-01T00:00:00Z">
        <w:r>
          <w:t xml:space="preserve">Richardson and Robins (2013) showed that SWIGs overcome some shortcomings of the twin causal diagrams previously proposed by Balke and Pearl (1994)</w:t>
        </w:r>
      </w:ins>
      <w:ins w:id="118" w:author="PR Preview" w:date="2024-01-01T00:00:00Z">
        <w:r>
          <w:t xml:space="preserve"> </w:t>
        </w:r>
      </w:ins>
      <w:ins w:id="118" w:author="PR Preview" w:date="2024-01-01T00:00:00Z">
        <w:r>
          <w:t xml:space="preserve">(Hernán and Robins 2020, 101)</w:t>
        </w:r>
      </w:ins>
      <w:ins w:id="118" w:author="PR Preview" w:date="2024-01-01T00:00:00Z">
        <w:r>
          <w:t xml:space="preserve">.</w:t>
        </w:r>
      </w:ins>
      <w:ins w:id="118" w:author="PR Preview" w:date="2024-01-01T00:00:00Z">
        <w:r>
          <w:t xml:space="preserve"> </w:t>
        </w:r>
      </w:ins>
      <w:ins w:id="118" w:author="PR Preview" w:date="2024-01-01T00:00:00Z">
        <w:r>
          <w:t xml:space="preserve">Under an FFRCISTG model, d-separation on the SWIG also implies statistical independence.</w:t>
        </w:r>
      </w:ins>
    </w:p>
    <w:p>
      <w:pPr>
        <w:pStyle w:val="BodyText"/>
      </w:pPr>
      <w:ins w:id="119" w:author="PR Preview" w:date="2024-01-01T00:00:00Z">
        <w:r>
          <w:rPr>
            <w:b/>
            <w:bCs/>
          </w:rPr>
          <w:t xml:space="preserve">Is the natural value measurable?</w:t>
        </w:r>
      </w:ins>
      <w:ins w:id="119" w:author="PR Preview" w:date="2024-01-01T00:00:00Z">
        <w:r>
          <w:t xml:space="preserve"> </w:t>
        </w:r>
      </w:ins>
      <w:ins w:id="119" w:author="PR Preview" w:date="2024-01-01T00:00:00Z">
        <w:r>
          <w:t xml:space="preserve">The book assumes the natural value</w:t>
        </w:r>
      </w:ins>
      <w:ins w:id="119" w:author="PR Preview" w:date="2024-01-01T00:00:00Z">
        <w:r>
          <w:t xml:space="preserve"> </w:t>
        </w:r>
      </w:ins>
      <m:oMath>
        <m:r>
          <m:t>A</m:t>
        </m:r>
      </m:oMath>
      <w:ins w:id="119" w:author="PR Preview" w:date="2024-01-01T00:00:00Z">
        <w:r>
          <w:t xml:space="preserve"> </w:t>
        </w:r>
      </w:ins>
      <w:ins w:id="119" w:author="PR Preview" w:date="2024-01-01T00:00:00Z">
        <w:r>
          <w:t xml:space="preserve">is well defined even though it is generally not observed under intervention</w:t>
        </w:r>
      </w:ins>
      <w:ins w:id="119" w:author="PR Preview" w:date="2024-01-01T00:00:00Z">
        <w:r>
          <w:t xml:space="preserve"> </w:t>
        </w:r>
      </w:ins>
      <m:oMath>
        <m:r>
          <m:t>a</m:t>
        </m:r>
      </m:oMath>
      <w:ins w:id="119" w:author="PR Preview" w:date="2024-01-01T00:00:00Z">
        <w:r>
          <w:t xml:space="preserve">.</w:t>
        </w:r>
      </w:ins>
      <w:ins w:id="119" w:author="PR Preview" w:date="2024-01-01T00:00:00Z">
        <w:r>
          <w:t xml:space="preserve"> </w:t>
        </w:r>
      </w:ins>
      <w:ins w:id="119" w:author="PR Preview" w:date="2024-01-01T00:00:00Z">
        <w:r>
          <w:t xml:space="preserve">It notes experiments suggesting that electroencephalogram recordings can detect a choice up to 1/2 second before people become conscious of it,</w:t>
        </w:r>
      </w:ins>
      <w:ins w:id="119" w:author="PR Preview" w:date="2024-01-01T00:00:00Z">
        <w:r>
          <w:t xml:space="preserve"> </w:t>
        </w:r>
      </w:ins>
      <w:ins w:id="119" w:author="PR Preview" w:date="2024-01-01T00:00:00Z">
        <w:r>
          <w:t xml:space="preserve">which in principle would allow measuring</w:t>
        </w:r>
      </w:ins>
      <w:ins w:id="119" w:author="PR Preview" w:date="2024-01-01T00:00:00Z">
        <w:r>
          <w:t xml:space="preserve"> </w:t>
        </w:r>
      </w:ins>
      <m:oMath>
        <m:r>
          <m:t>A</m:t>
        </m:r>
      </m:oMath>
      <w:ins w:id="119" w:author="PR Preview" w:date="2024-01-01T00:00:00Z">
        <w:r>
          <w:t xml:space="preserve"> </w:t>
        </w:r>
      </w:ins>
      <w:ins w:id="119" w:author="PR Preview" w:date="2024-01-01T00:00:00Z">
        <w:r>
          <w:t xml:space="preserve">and still intervening.</w:t>
        </w:r>
      </w:ins>
    </w:p>
    <w:p>
      <w:pPr>
        <w:pStyle w:val="BodyText"/>
      </w:pPr>
      <w:ins w:id="120" w:author="PR Preview" w:date="2024-01-01T00:00:00Z">
        <w:r>
          <w:rPr>
            <w:b/>
            <w:bCs/>
          </w:rPr>
          <w:t xml:space="preserve">Arrows from</w:t>
        </w:r>
      </w:ins>
      <w:ins w:id="120" w:author="PR Preview" w:date="2024-01-01T00:00:00Z">
        <w:r>
          <w:rPr>
            <w:b/>
            <w:bCs/>
          </w:rPr>
          <w:t xml:space="preserve"> </w:t>
        </w:r>
      </w:ins>
      <m:oMath>
        <m:r>
          <m:t>a</m:t>
        </m:r>
      </m:oMath>
      <w:ins w:id="120" w:author="PR Preview" w:date="2024-01-01T00:00:00Z">
        <w:r>
          <w:rPr>
            <w:b/>
            <w:bCs/>
          </w:rPr>
          <w:t xml:space="preserve">:</w:t>
        </w:r>
      </w:ins>
      <w:ins w:id="120" w:author="PR Preview" w:date="2024-01-01T00:00:00Z">
        <w:r>
          <w:t xml:space="preserve"> </w:t>
        </w:r>
      </w:ins>
      <w:ins w:id="120" w:author="PR Preview" w:date="2024-01-01T00:00:00Z">
        <w:r>
          <w:t xml:space="preserve">in the single-intervention world</w:t>
        </w:r>
      </w:ins>
      <w:ins w:id="120" w:author="PR Preview" w:date="2024-01-01T00:00:00Z">
        <w:r>
          <w:t xml:space="preserve"> </w:t>
        </w:r>
      </w:ins>
      <m:oMath>
        <m:r>
          <m:t>a</m:t>
        </m:r>
      </m:oMath>
      <w:ins w:id="120" w:author="PR Preview" w:date="2024-01-01T00:00:00Z">
        <w:r>
          <w:t xml:space="preserve"> </w:t>
        </w:r>
      </w:ins>
      <w:ins w:id="120" w:author="PR Preview" w:date="2024-01-01T00:00:00Z">
        <w:r>
          <w:t xml:space="preserve">is a constant and cannot affect other variables;</w:t>
        </w:r>
      </w:ins>
      <w:ins w:id="120" w:author="PR Preview" w:date="2024-01-01T00:00:00Z">
        <w:r>
          <w:t xml:space="preserve"> </w:t>
        </w:r>
      </w:ins>
      <w:ins w:id="120" w:author="PR Preview" w:date="2024-01-01T00:00:00Z">
        <w:r>
          <w:t xml:space="preserve">SWIGs nonetheless draw arrows from</w:t>
        </w:r>
      </w:ins>
      <w:ins w:id="120" w:author="PR Preview" w:date="2024-01-01T00:00:00Z">
        <w:r>
          <w:t xml:space="preserve"> </w:t>
        </w:r>
      </w:ins>
      <m:oMath>
        <m:r>
          <m:t>a</m:t>
        </m:r>
      </m:oMath>
      <w:ins w:id="120" w:author="PR Preview" w:date="2024-01-01T00:00:00Z">
        <w:r>
          <w:t xml:space="preserve"> </w:t>
        </w:r>
      </w:ins>
      <w:ins w:id="120" w:author="PR Preview" w:date="2024-01-01T00:00:00Z">
        <w:r>
          <w:t xml:space="preserve">to keep track of the variables directly affected by</w:t>
        </w:r>
      </w:ins>
      <w:ins w:id="120" w:author="PR Preview" w:date="2024-01-01T00:00:00Z">
        <w:r>
          <w:t xml:space="preserve"> </w:t>
        </w:r>
      </w:ins>
      <m:oMath>
        <m:r>
          <m:t>A</m:t>
        </m:r>
      </m:oMath>
      <w:ins w:id="120" w:author="PR Preview" w:date="2024-01-01T00:00:00Z">
        <w:r>
          <w:t xml:space="preserve"> </w:t>
        </w:r>
      </w:ins>
      <w:ins w:id="120" w:author="PR Preview" w:date="2024-01-01T00:00:00Z">
        <w:r>
          <w:t xml:space="preserve">in the original DAG.</w:t>
        </w:r>
      </w:ins>
    </w:p>
    <w:bookmarkEnd w:id="55"/>
    <w:bookmarkStart w:id="67" w:name="confounding-adjustment-pp.-102-107"/>
    <w:p>
      <w:pPr>
        <w:pStyle w:val="Heading2"/>
      </w:pPr>
      <w:ins w:id="121" w:author="PR Preview" w:date="2024-01-01T00:00:00Z">
        <w:r>
          <w:t xml:space="preserve">6 7.6 Confounding Adjustment (pp. 102-107)</w:t>
        </w:r>
      </w:ins>
    </w:p>
    <w:p>
      <w:ins w:id="122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123" w:author="PR Preview" w:date="2024-01-01T00:00:00Z">
        <w:r>
          <w:t xml:space="preserve">Without randomization, causal inference relies on the uncheckable assumption that the measured</w:t>
        </w:r>
      </w:ins>
      <w:ins w:id="123" w:author="PR Preview" w:date="2024-01-01T00:00:00Z">
        <w:r>
          <w:t xml:space="preserve"> </w:t>
        </w:r>
      </w:ins>
      <m:oMath>
        <m:r>
          <m:t>L</m:t>
        </m:r>
      </m:oMath>
      <w:ins w:id="123" w:author="PR Preview" w:date="2024-01-01T00:00:00Z">
        <w:r>
          <w:t xml:space="preserve"> </w:t>
        </w:r>
      </w:ins>
      <w:ins w:id="123" w:author="PR Preview" w:date="2024-01-01T00:00:00Z">
        <w:r>
          <w:t xml:space="preserve">is a sufficient set for confounding adjustment.</w:t>
        </w:r>
      </w:ins>
      <w:ins w:id="123" w:author="PR Preview" w:date="2024-01-01T00:00:00Z">
        <w:r>
          <w:t xml:space="preserve"> </w:t>
        </w:r>
      </w:ins>
      <w:ins w:id="123" w:author="PR Preview" w:date="2024-01-01T00:00:00Z">
        <w:r>
          <w:t xml:space="preserve">Under that assumption, methods that adjust for</w:t>
        </w:r>
      </w:ins>
      <w:ins w:id="123" w:author="PR Preview" w:date="2024-01-01T00:00:00Z">
        <w:r>
          <w:t xml:space="preserve"> </w:t>
        </w:r>
      </w:ins>
      <m:oMath>
        <m:r>
          <m:t>L</m:t>
        </m:r>
      </m:oMath>
      <w:ins w:id="123" w:author="PR Preview" w:date="2024-01-01T00:00:00Z">
        <w:r>
          <w:t xml:space="preserve"> </w:t>
        </w:r>
      </w:ins>
      <w:ins w:id="123" w:author="PR Preview" w:date="2024-01-01T00:00:00Z">
        <w:r>
          <w:t xml:space="preserve">fall into two categories:</w:t>
        </w:r>
      </w:ins>
    </w:p>
    <w:p>
      <w:pPr>
        <w:pStyle w:val="Compact"/>
        <w:numPr>
          <w:ilvl w:val="0"/>
          <w:numId w:val="1020"/>
        </w:numPr>
      </w:pPr>
      <w:ins w:id="124" w:author="PR Preview" w:date="2024-01-01T00:00:00Z">
        <w:r>
          <w:rPr>
            <w:b/>
            <w:bCs/>
          </w:rPr>
          <w:t xml:space="preserve">G-methods</w:t>
        </w:r>
      </w:ins>
      <w:ins w:id="124" w:author="PR Preview" w:date="2024-01-01T00:00:00Z">
        <w:r>
          <w:t xml:space="preserve"> </w:t>
        </w:r>
      </w:ins>
      <w:ins w:id="124" w:author="PR Preview" w:date="2024-01-01T00:00:00Z">
        <w:r>
          <w:t xml:space="preserve">(</w:t>
        </w:r>
      </w:ins>
      <w:ins w:id="124" w:author="PR Preview" w:date="2024-01-01T00:00:00Z">
        <w:r>
          <w:t xml:space="preserve">“g”</w:t>
        </w:r>
      </w:ins>
      <w:ins w:id="124" w:author="PR Preview" w:date="2024-01-01T00:00:00Z">
        <w:r>
          <w:t xml:space="preserve"> </w:t>
        </w:r>
      </w:ins>
      <w:ins w:id="124" w:author="PR Preview" w:date="2024-01-01T00:00:00Z">
        <w:r>
          <w:t xml:space="preserve">for generalized): standardization, IP weighting, and g-estimation.</w:t>
        </w:r>
      </w:ins>
      <w:ins w:id="124" w:author="PR Preview" w:date="2024-01-01T00:00:00Z">
        <w:r>
          <w:t xml:space="preserve"> </w:t>
        </w:r>
      </w:ins>
      <w:ins w:id="124" w:author="PR Preview" w:date="2024-01-01T00:00:00Z">
        <w:r>
          <w:t xml:space="preserve">They estimate the causal effect in the whole population or in any subset.</w:t>
        </w:r>
      </w:ins>
      <w:ins w:id="124" w:author="PR Preview" w:date="2024-01-01T00:00:00Z">
        <w:r>
          <w:t xml:space="preserve"> </w:t>
        </w:r>
      </w:ins>
      <w:ins w:id="124" w:author="PR Preview" w:date="2024-01-01T00:00:00Z">
        <w:r>
          <w:t xml:space="preserve">The heart transplant study used standardization (Section 2.4) and IP weighting (Section 2.5);</w:t>
        </w:r>
      </w:ins>
      <w:ins w:id="124" w:author="PR Preview" w:date="2024-01-01T00:00:00Z">
        <w:r>
          <w:t xml:space="preserve"> </w:t>
        </w:r>
      </w:ins>
      <w:ins w:id="124" w:author="PR Preview" w:date="2024-01-01T00:00:00Z">
        <w:r>
          <w:t xml:space="preserve">Part II covers the parametric g-formula, IP weighting of marginal structural models, and g-estimation of structural nested models.</w:t>
        </w:r>
      </w:ins>
    </w:p>
    <w:p>
      <w:pPr>
        <w:pStyle w:val="Compact"/>
        <w:numPr>
          <w:ilvl w:val="0"/>
          <w:numId w:val="1020"/>
        </w:numPr>
      </w:pPr>
      <w:ins w:id="125" w:author="PR Preview" w:date="2024-01-01T00:00:00Z">
        <w:r>
          <w:rPr>
            <w:b/>
            <w:bCs/>
          </w:rPr>
          <w:t xml:space="preserve">Conventional stratification-based methods</w:t>
        </w:r>
      </w:ins>
      <w:ins w:id="125" w:author="PR Preview" w:date="2024-01-01T00:00:00Z">
        <w:r>
          <w:t xml:space="preserve">: stratification (including restriction) and matching.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They estimate the association between</w:t>
        </w:r>
      </w:ins>
      <w:ins w:id="125" w:author="PR Preview" w:date="2024-01-01T00:00:00Z">
        <w:r>
          <w:t xml:space="preserve"> </w:t>
        </w:r>
      </w:ins>
      <m:oMath>
        <m:r>
          <m:t>A</m:t>
        </m:r>
      </m:oMath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and</w:t>
        </w:r>
      </w:ins>
      <w:ins w:id="125" w:author="PR Preview" w:date="2024-01-01T00:00:00Z">
        <w:r>
          <w:t xml:space="preserve"> </w:t>
        </w:r>
      </w:ins>
      <m:oMath>
        <m:r>
          <m:t>Y</m:t>
        </m:r>
      </m:oMath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within subsets defined by</w:t>
        </w:r>
      </w:ins>
      <w:ins w:id="125" w:author="PR Preview" w:date="2024-01-01T00:00:00Z">
        <w:r>
          <w:t xml:space="preserve"> </w:t>
        </w:r>
      </w:ins>
      <m:oMath>
        <m:r>
          <m:t>L</m:t>
        </m:r>
      </m:oMath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(Sections 4.4 and 4.5);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Part II covers their model-based extension, outcome regression.</w:t>
        </w:r>
      </w:ins>
    </w:p>
    <w:p>
      <w:pPr>
        <w:pStyle w:val="FirstParagraph"/>
      </w:pPr>
      <w:ins w:id="126" w:author="PR Preview" w:date="2024-01-01T00:00:00Z">
        <w:r>
          <w:rPr>
            <w:b/>
            <w:bCs/>
          </w:rPr>
          <w:t xml:space="preserve">“Deleting”</w:t>
        </w:r>
      </w:ins>
      <w:ins w:id="126" w:author="PR Preview" w:date="2024-01-01T00:00:00Z">
        <w:r>
          <w:rPr>
            <w:b/>
            <w:bCs/>
          </w:rPr>
          <w:t xml:space="preserve"> </w:t>
        </w:r>
      </w:ins>
      <w:ins w:id="126" w:author="PR Preview" w:date="2024-01-01T00:00:00Z">
        <w:r>
          <w:rPr>
            <w:b/>
            <w:bCs/>
          </w:rPr>
          <w:t xml:space="preserve">versus conditioning.</w:t>
        </w:r>
      </w:ins>
      <w:ins w:id="126" w:author="PR Preview" w:date="2024-01-01T00:00:00Z">
        <w:r>
          <w:t xml:space="preserve"> </w:t>
        </w:r>
      </w:ins>
      <w:ins w:id="126" w:author="PR Preview" w:date="2024-01-01T00:00:00Z">
        <w:r>
          <w:t xml:space="preserve">Standardization and IP weighting simulate the</w:t>
        </w:r>
      </w:ins>
      <w:ins w:id="126" w:author="PR Preview" w:date="2024-01-01T00:00:00Z">
        <w:r>
          <w:t xml:space="preserve"> </w:t>
        </w:r>
      </w:ins>
      <m:oMath>
        <m:r>
          <m:t>A</m:t>
        </m:r>
      </m:oMath>
      <w:ins w:id="126" w:author="PR Preview" w:date="2024-01-01T00:00:00Z">
        <w:r>
          <w:t xml:space="preserve">-</w:t>
        </w:r>
      </w:ins>
      <m:oMath>
        <m:r>
          <m:t>Y</m:t>
        </m:r>
      </m:oMath>
      <w:ins w:id="126" w:author="PR Preview" w:date="2024-01-01T00:00:00Z">
        <w:r>
          <w:t xml:space="preserve"> </w:t>
        </w:r>
      </w:ins>
      <w:ins w:id="126" w:author="PR Preview" w:date="2024-01-01T00:00:00Z">
        <w:r>
          <w:t xml:space="preserve">association in the population if the backdoor paths through</w:t>
        </w:r>
      </w:ins>
      <w:ins w:id="126" w:author="PR Preview" w:date="2024-01-01T00:00:00Z">
        <w:r>
          <w:t xml:space="preserve"> </w:t>
        </w:r>
      </w:ins>
      <m:oMath>
        <m:r>
          <m:t>L</m:t>
        </m:r>
      </m:oMath>
      <w:ins w:id="126" w:author="PR Preview" w:date="2024-01-01T00:00:00Z">
        <w:r>
          <w:t xml:space="preserve"> </w:t>
        </w:r>
      </w:ins>
      <w:ins w:id="126" w:author="PR Preview" w:date="2024-01-01T00:00:00Z">
        <w:r>
          <w:t xml:space="preserve">did not exist;</w:t>
        </w:r>
      </w:ins>
      <w:ins w:id="126" w:author="PR Preview" w:date="2024-01-01T00:00:00Z">
        <w:r>
          <w:t xml:space="preserve"> </w:t>
        </w:r>
      </w:ins>
      <w:ins w:id="126" w:author="PR Preview" w:date="2024-01-01T00:00:00Z">
        <w:r>
          <w:t xml:space="preserve">IP weighting, for example, creates a pseudo-population in which</w:t>
        </w:r>
      </w:ins>
      <w:ins w:id="126" w:author="PR Preview" w:date="2024-01-01T00:00:00Z">
        <w:r>
          <w:t xml:space="preserve"> </w:t>
        </w:r>
      </w:ins>
      <m:oMath>
        <m:r>
          <m:t>A</m:t>
        </m:r>
      </m:oMath>
      <w:ins w:id="126" w:author="PR Preview" w:date="2024-01-01T00:00:00Z">
        <w:r>
          <w:t xml:space="preserve"> </w:t>
        </w:r>
      </w:ins>
      <w:ins w:id="126" w:author="PR Preview" w:date="2024-01-01T00:00:00Z">
        <w:r>
          <w:t xml:space="preserve">is independent of</w:t>
        </w:r>
      </w:ins>
      <w:ins w:id="126" w:author="PR Preview" w:date="2024-01-01T00:00:00Z">
        <w:r>
          <w:t xml:space="preserve"> </w:t>
        </w:r>
      </w:ins>
      <m:oMath>
        <m:r>
          <m:t>L</m:t>
        </m:r>
      </m:oMath>
      <w:ins w:id="126" w:author="PR Preview" w:date="2024-01-01T00:00:00Z">
        <w:r>
          <w:t xml:space="preserve">,</w:t>
        </w:r>
      </w:ins>
      <w:ins w:id="126" w:author="PR Preview" w:date="2024-01-01T00:00:00Z">
        <w:r>
          <w:t xml:space="preserve"> </w:t>
        </w:r>
      </w:ins>
      <w:ins w:id="126" w:author="PR Preview" w:date="2024-01-01T00:00:00Z">
        <w:r>
          <w:t xml:space="preserve">“deleting”</w:t>
        </w:r>
      </w:ins>
      <w:ins w:id="126" w:author="PR Preview" w:date="2024-01-01T00:00:00Z">
        <w:r>
          <w:t xml:space="preserve"> </w:t>
        </w:r>
      </w:ins>
      <w:ins w:id="126" w:author="PR Preview" w:date="2024-01-01T00:00:00Z">
        <w:r>
          <w:t xml:space="preserve">the arrow</w:t>
        </w:r>
      </w:ins>
      <w:ins w:id="126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→</m:t>
        </m:r>
        <m:r>
          <m:t>A</m:t>
        </m:r>
      </m:oMath>
      <w:ins w:id="126" w:author="PR Preview" w:date="2024-01-01T00:00:00Z">
        <w:r>
          <w:t xml:space="preserve">.</w:t>
        </w:r>
      </w:ins>
      <w:ins w:id="126" w:author="PR Preview" w:date="2024-01-01T00:00:00Z">
        <w:r>
          <w:t xml:space="preserve"> </w:t>
        </w:r>
      </w:ins>
      <w:ins w:id="126" w:author="PR Preview" w:date="2024-01-01T00:00:00Z">
        <w:r>
          <w:t xml:space="preserve">Stratification does not delete that arrow but computes the effect in a subset, represented by a selection box.</w:t>
        </w:r>
      </w:ins>
      <w:ins w:id="126" w:author="PR Preview" w:date="2024-01-01T00:00:00Z">
        <w:r>
          <w:t xml:space="preserve"> </w:t>
        </w:r>
      </w:ins>
      <w:ins w:id="126" w:author="PR Preview" w:date="2024-01-01T00:00:00Z">
        <w:r>
          <w:t xml:space="preserve">Part III explains why deleting the arrow is advantageous with time-varying treatments,</w:t>
        </w:r>
      </w:ins>
      <w:ins w:id="126" w:author="PR Preview" w:date="2024-01-01T00:00:00Z">
        <w:r>
          <w:t xml:space="preserve"> </w:t>
        </w:r>
      </w:ins>
      <w:ins w:id="126" w:author="PR Preview" w:date="2024-01-01T00:00:00Z">
        <w:r>
          <w:t xml:space="preserve">why g-estimation is the only generally valid stratification-based method,</w:t>
        </w:r>
      </w:ins>
      <w:ins w:id="126" w:author="PR Preview" w:date="2024-01-01T00:00:00Z">
        <w:r>
          <w:t xml:space="preserve"> </w:t>
        </w:r>
      </w:ins>
      <w:ins w:id="126" w:author="PR Preview" w:date="2024-01-01T00:00:00Z">
        <w:r>
          <w:t xml:space="preserve">and why conventional stratification-based methods can cause selection bias with time-varying confounders (Chapter 20).</w:t>
        </w:r>
      </w:ins>
    </w:p>
    <w:p>
      <w:pPr>
        <w:pStyle w:val="BodyText"/>
      </w:pPr>
      <w:ins w:id="127" w:author="PR Preview" w:date="2024-01-01T00:00:00Z">
        <w:r>
          <w:t xml:space="preserve">A common variation of stratification and matching replaces</w:t>
        </w:r>
      </w:ins>
      <w:ins w:id="127" w:author="PR Preview" w:date="2024-01-01T00:00:00Z">
        <w:r>
          <w:t xml:space="preserve"> </w:t>
        </w:r>
      </w:ins>
      <m:oMath>
        <m:r>
          <m:t>L</m:t>
        </m:r>
      </m:oMath>
      <w:ins w:id="127" w:author="PR Preview" w:date="2024-01-01T00:00:00Z">
        <w:r>
          <w:t xml:space="preserve"> </w:t>
        </w:r>
      </w:ins>
      <w:ins w:id="127" w:author="PR Preview" w:date="2024-01-01T00:00:00Z">
        <w:r>
          <w:t xml:space="preserve">by the estimated probability of treatment</w:t>
        </w:r>
      </w:ins>
      <w:ins w:id="127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ins w:id="127" w:author="PR Preview" w:date="2024-01-01T00:00:00Z">
        <w:r>
          <w:t xml:space="preserve">, the</w:t>
        </w:r>
      </w:ins>
      <w:ins w:id="127" w:author="PR Preview" w:date="2024-01-01T00:00:00Z">
        <w:r>
          <w:t xml:space="preserve"> </w:t>
        </w:r>
      </w:ins>
      <w:ins w:id="127" w:author="PR Preview" w:date="2024-01-01T00:00:00Z">
        <w:r>
          <w:rPr>
            <w:b/>
            <w:bCs/>
          </w:rPr>
          <w:t xml:space="preserve">propensity score</w:t>
        </w:r>
      </w:ins>
      <w:ins w:id="127" w:author="PR Preview" w:date="2024-01-01T00:00:00Z">
        <w:r>
          <w:t xml:space="preserve"> </w:t>
        </w:r>
      </w:ins>
      <w:ins w:id="127" w:author="PR Preview" w:date="2024-01-01T00:00:00Z">
        <w:r>
          <w:t xml:space="preserve">(Rosenbaum and Rubin 1983; Chapter 15).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ins w:id="128" w:author="PR Preview" w:date="2024-01-01T00:00:00Z">
        <w:r>
          <w:t xml:space="preserve">6.1 Methods That Do Not Require Conditional Exchangeability</w:t>
        </w:r>
      </w:ins>
    </w:p>
    <w:p>
      <w:ins w:id="129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130" w:author="PR Preview" w:date="2024-01-01T00:00:00Z">
        <w:r>
          <w:t xml:space="preserve">Some methods handle confounding without conditional exchangeability:</w:t>
        </w:r>
      </w:ins>
    </w:p>
    <w:p>
      <w:pPr>
        <w:pStyle w:val="Compact"/>
        <w:numPr>
          <w:ilvl w:val="0"/>
          <w:numId w:val="1021"/>
        </w:numPr>
      </w:pPr>
      <w:ins w:id="131" w:author="PR Preview" w:date="2024-01-01T00:00:00Z">
        <w:r>
          <w:t xml:space="preserve">difference-in-differences and negative outcome controls (Technical Point 7.3);</w:t>
        </w:r>
      </w:ins>
    </w:p>
    <w:p>
      <w:pPr>
        <w:pStyle w:val="Compact"/>
        <w:numPr>
          <w:ilvl w:val="0"/>
          <w:numId w:val="1021"/>
        </w:numPr>
      </w:pPr>
      <w:ins w:id="132" w:author="PR Preview" w:date="2024-01-01T00:00:00Z">
        <w:r>
          <w:t xml:space="preserve">proximal inference (Technical Point 7.3);</w:t>
        </w:r>
      </w:ins>
    </w:p>
    <w:p>
      <w:pPr>
        <w:pStyle w:val="Compact"/>
        <w:numPr>
          <w:ilvl w:val="0"/>
          <w:numId w:val="1021"/>
        </w:numPr>
      </w:pPr>
      <w:ins w:id="133" w:author="PR Preview" w:date="2024-01-01T00:00:00Z">
        <w:r>
          <w:t xml:space="preserve">the front door criterion (Technical Point 7.4);</w:t>
        </w:r>
      </w:ins>
    </w:p>
    <w:p>
      <w:pPr>
        <w:pStyle w:val="Compact"/>
        <w:numPr>
          <w:ilvl w:val="0"/>
          <w:numId w:val="1021"/>
        </w:numPr>
      </w:pPr>
      <w:ins w:id="134" w:author="PR Preview" w:date="2024-01-01T00:00:00Z">
        <w:r>
          <w:t xml:space="preserve">instrumental variable estimation (Chapter 16).</w:t>
        </w:r>
      </w:ins>
    </w:p>
    <w:p>
      <w:pPr>
        <w:pStyle w:val="FirstParagraph"/>
      </w:pPr>
      <w:ins w:id="135" w:author="PR Preview" w:date="2024-01-01T00:00:00Z">
        <w:r>
          <w:t xml:space="preserve">They replace conditional exchangeability with other assumptions that are just as unverifiable,</w:t>
        </w:r>
      </w:ins>
      <w:ins w:id="135" w:author="PR Preview" w:date="2024-01-01T00:00:00Z">
        <w:r>
          <w:t xml:space="preserve"> </w:t>
        </w:r>
      </w:ins>
      <w:ins w:id="135" w:author="PR Preview" w:date="2024-01-01T00:00:00Z">
        <w:r>
          <w:t xml:space="preserve">so the choice of method depends on which unverifiable assumptions are more plausible in a given setting.</w:t>
        </w:r>
      </w:ins>
    </w:p>
    <w:bookmarkEnd w:id="58"/>
    <w:bookmarkStart w:id="66" w:name="expert-knowledge-and-the-critic"/>
    <w:p>
      <w:pPr>
        <w:pStyle w:val="Heading3"/>
      </w:pPr>
      <w:ins w:id="136" w:author="PR Preview" w:date="2024-01-01T00:00:00Z">
        <w:r>
          <w:t xml:space="preserve">6.2 Expert Knowledge and the Critic</w:t>
        </w:r>
      </w:ins>
    </w:p>
    <w:p>
      <w:ins w:id="137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138" w:author="PR Preview" w:date="2024-01-01T00:00:00Z">
        <w:r>
          <w:t xml:space="preserve">Conditional exchangeability may be unrealistic, but expert knowledge about the causal structure helps get close to it:</w:t>
        </w:r>
      </w:ins>
    </w:p>
    <w:p>
      <w:pPr>
        <w:pStyle w:val="Compact"/>
        <w:numPr>
          <w:ilvl w:val="0"/>
          <w:numId w:val="1022"/>
        </w:numPr>
      </w:pPr>
      <w:ins w:id="139" w:author="PR Preview" w:date="2024-01-01T00:00:00Z">
        <w:r>
          <w:t xml:space="preserve">measure many non-descendants</w:t>
        </w:r>
      </w:ins>
      <w:ins w:id="139" w:author="PR Preview" w:date="2024-01-01T00:00:00Z">
        <w:r>
          <w:t xml:space="preserve"> </w:t>
        </w:r>
      </w:ins>
      <m:oMath>
        <m:r>
          <m:t>L</m:t>
        </m:r>
      </m:oMath>
      <w:ins w:id="139" w:author="PR Preview" w:date="2024-01-01T00:00:00Z">
        <w:r>
          <w:t xml:space="preserve"> </w:t>
        </w:r>
      </w:ins>
      <w:ins w:id="139" w:author="PR Preview" w:date="2024-01-01T00:00:00Z">
        <w:r>
          <w:t xml:space="preserve">of treatment in the hope of blocking all backdoor paths;</w:t>
        </w:r>
      </w:ins>
    </w:p>
    <w:p>
      <w:pPr>
        <w:pStyle w:val="Compact"/>
        <w:numPr>
          <w:ilvl w:val="0"/>
          <w:numId w:val="1022"/>
        </w:numPr>
      </w:pPr>
      <w:ins w:id="140" w:author="PR Preview" w:date="2024-01-01T00:00:00Z">
        <w:r>
          <w:t xml:space="preserve">avoid adjusting for variables affected by treatment or by the outcome;</w:t>
        </w:r>
      </w:ins>
    </w:p>
    <w:p>
      <w:pPr>
        <w:pStyle w:val="Compact"/>
        <w:numPr>
          <w:ilvl w:val="0"/>
          <w:numId w:val="1022"/>
        </w:numPr>
      </w:pPr>
      <w:ins w:id="141" w:author="PR Preview" w:date="2024-01-01T00:00:00Z">
        <w:r>
          <w:t xml:space="preserve">when several causal structures are plausible, analyze under each and state the assumptions each requires.</w:t>
        </w:r>
      </w:ins>
    </w:p>
    <w:p>
      <w:pPr>
        <w:pStyle w:val="FirstParagraph"/>
      </w:pPr>
      <w:ins w:id="142" w:author="PR Preview" w:date="2024-01-01T00:00:00Z">
        <w:r>
          <w:t xml:space="preserve">A critic who says only</w:t>
        </w:r>
      </w:ins>
      <w:ins w:id="142" w:author="PR Preview" w:date="2024-01-01T00:00:00Z">
        <w:r>
          <w:t xml:space="preserve"> </w:t>
        </w:r>
      </w:ins>
      <w:ins w:id="142" w:author="PR Preview" w:date="2024-01-01T00:00:00Z">
        <w:r>
          <w:t xml:space="preserve">“your observational study may be confounded”</w:t>
        </w:r>
      </w:ins>
      <w:ins w:id="142" w:author="PR Preview" w:date="2024-01-01T00:00:00Z">
        <w:r>
          <w:t xml:space="preserve"> </w:t>
        </w:r>
      </w:ins>
      <w:ins w:id="142" w:author="PR Preview" w:date="2024-01-01T00:00:00Z">
        <w:r>
          <w:t xml:space="preserve">makes a logical, not a scientific, statement:</w:t>
        </w:r>
      </w:ins>
      <w:ins w:id="142" w:author="PR Preview" w:date="2024-01-01T00:00:00Z">
        <w:r>
          <w:t xml:space="preserve"> </w:t>
        </w:r>
      </w:ins>
      <w:ins w:id="142" w:author="PR Preview" w:date="2024-01-01T00:00:00Z">
        <w:r>
          <w:t xml:space="preserve">it is true of every observational study.</w:t>
        </w:r>
      </w:ins>
      <w:ins w:id="142" w:author="PR Preview" w:date="2024-01-01T00:00:00Z">
        <w:r>
          <w:t xml:space="preserve"> </w:t>
        </w:r>
      </w:ins>
      <w:ins w:id="142" w:author="PR Preview" w:date="2024-01-01T00:00:00Z">
        <w:r>
          <w:t xml:space="preserve">A scientific criticism names a source, such as</w:t>
        </w:r>
      </w:ins>
      <w:ins w:id="142" w:author="PR Preview" w:date="2024-01-01T00:00:00Z">
        <w:r>
          <w:t xml:space="preserve"> </w:t>
        </w:r>
      </w:ins>
      <w:ins w:id="142" w:author="PR Preview" w:date="2024-01-01T00:00:00Z">
        <w:r>
          <w:t xml:space="preserve">“confounding due to cigarette smoking, a common cause through which a backdoor path may remain open”</w:t>
        </w:r>
      </w:ins>
      <w:ins w:id="142" w:author="PR Preview" w:date="2024-01-01T00:00:00Z">
        <w:r>
          <w:t xml:space="preserve">.</w:t>
        </w:r>
      </w:ins>
      <w:ins w:id="142" w:author="PR Preview" w:date="2024-01-01T00:00:00Z">
        <w:r>
          <w:t xml:space="preserve"> </w:t>
        </w:r>
      </w:ins>
      <w:ins w:id="142" w:author="PR Preview" w:date="2024-01-01T00:00:00Z">
        <w:r>
          <w:t xml:space="preserve">That gives a testable challenge: adjust for smoking or, if smoking was not measured, conduct a sensitivity analysis</w:t>
        </w:r>
      </w:ins>
      <w:ins w:id="142" w:author="PR Preview" w:date="2024-01-01T00:00:00Z">
        <w:r>
          <w:t xml:space="preserve"> </w:t>
        </w:r>
      </w:ins>
      <w:ins w:id="142" w:author="PR Preview" w:date="2024-01-01T00:00:00Z">
        <w:r>
          <w:t xml:space="preserve">(Hernán and Robins 2020, 104–5)</w:t>
        </w:r>
      </w:ins>
      <w:ins w:id="142" w:author="PR Preview" w:date="2024-01-01T00:00:00Z">
        <w:r>
          <w:t xml:space="preserve">.</w:t>
        </w:r>
      </w:ins>
    </w:p>
    <w:p>
      <w:pPr>
        <w:pStyle w:val="BodyText"/>
      </w:pPr>
      <w:ins w:id="143" w:author="PR Preview" w:date="2024-01-01T00:00:00Z">
        <w:r>
          <w:t xml:space="preserve">Hernán et al. (2002) give a practical example of using expert knowledge of the causal structure to evaluate confounding.</w:t>
        </w:r>
      </w:ins>
      <w:ins w:id="143" w:author="PR Preview" w:date="2024-01-01T00:00:00Z">
        <w:r>
          <w:t xml:space="preserve"> </w:t>
        </w:r>
      </w:ins>
      <w:ins w:id="143" w:author="PR Preview" w:date="2024-01-01T00:00:00Z">
        <w:r>
          <w:t xml:space="preserve">One can never be certain that the causal structures considered include the true one;</w:t>
        </w:r>
      </w:ins>
      <w:ins w:id="143" w:author="PR Preview" w:date="2024-01-01T00:00:00Z">
        <w:r>
          <w:t xml:space="preserve"> </w:t>
        </w:r>
      </w:ins>
      <w:ins w:id="143" w:author="PR Preview" w:date="2024-01-01T00:00:00Z">
        <w:r>
          <w:t xml:space="preserve">this uncertainty is unavoidable with observational data.</w:t>
        </w:r>
      </w:ins>
    </w:p>
    <w:p>
      <w:pPr>
        <w:pStyle w:val="BodyText"/>
      </w:pPr>
      <w:ins w:id="144" w:author="PR Preview" w:date="2024-01-01T00:00:00Z">
        <w:r>
          <w:t xml:space="preserve">Valid causal inference from observational data also requires the absence of selection and measurement biases,</w:t>
        </w:r>
      </w:ins>
      <w:ins w:id="144" w:author="PR Preview" w:date="2024-01-01T00:00:00Z">
        <w:r>
          <w:t xml:space="preserve"> </w:t>
        </w:r>
      </w:ins>
      <w:ins w:id="144" w:author="PR Preview" w:date="2024-01-01T00:00:00Z">
        <w:r>
          <w:t xml:space="preserve">which, unlike confounding, can arise in randomized experiments too.</w:t>
        </w:r>
      </w:ins>
      <w:ins w:id="144" w:author="PR Preview" w:date="2024-01-01T00:00:00Z">
        <w:r>
          <w:t xml:space="preserve"> </w:t>
        </w:r>
      </w:ins>
      <w:ins w:id="144" w:author="PR Preview" w:date="2024-01-01T00:00:00Z">
        <w:r>
          <w:t xml:space="preserve">Chapter 8 turns to selection bias.</w:t>
        </w:r>
      </w:ins>
    </w:p>
    <w:p>
      <w:pPr>
        <w:pStyle w:val="CaptionedFigure"/>
      </w:pPr>
      <w:ins w:id="145" w:author="PR Preview" w:date="2024-01-01T00:00:00Z">
        <w:r>
          <w:drawing>
            <wp:inline>
              <wp:extent cx="5334000" cy="2000250"/>
              <wp:effectExtent b="0" l="0" r="0" t="0"/>
              <wp:docPr descr="Left: Figure 7.13, with negative outcome control C (the pre-treatment outcome). Right: Figure 7.14, in which M fully mediates the effect of A on Y. U is unmeasured." title="" id="60" name="Picture"/>
              <a:graphic>
                <a:graphicData uri="http://schemas.openxmlformats.org/drawingml/2006/picture">
                  <pic:pic>
                    <pic:nvPicPr>
                      <pic:cNvPr descr="07-confounding_files/figure-docx/dag-ch7-13-14-1.png" id="61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59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334000" cy="2000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ins>
    </w:p>
    <w:p>
      <w:pPr>
        <w:pStyle w:val="ImageCaption"/>
      </w:pPr>
      <w:ins w:id="146" w:author="PR Preview" w:date="2024-01-01T00:00:00Z">
        <w:r>
          <w:t xml:space="preserve">Left: Figure 7.13, with negative outcome control C (the pre-treatment outcome). Right: Figure 7.14, in which M fully mediates the effect of A on Y. U is unmeasured.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 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 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147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 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ins w:id="148" w:author="PR Preview" w:date="2024-01-01T00:00:00Z">
        <w:r>
          <w:t xml:space="preserve">7 Summary</w:t>
        </w:r>
      </w:ins>
    </w:p>
    <w:p>
      <w:ins w:id="149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Compact"/>
        <w:numPr>
          <w:ilvl w:val="0"/>
          <w:numId w:val="1025"/>
        </w:numPr>
      </w:pPr>
      <w:ins w:id="150" w:author="PR Preview" w:date="2024-01-01T00:00:00Z">
        <w:r>
          <w:rPr>
            <w:b/>
            <w:bCs/>
          </w:rPr>
          <w:t xml:space="preserve">Confounding</w:t>
        </w:r>
      </w:ins>
      <w:ins w:id="150" w:author="PR Preview" w:date="2024-01-01T00:00:00Z">
        <w:r>
          <w:t xml:space="preserve"> </w:t>
        </w:r>
      </w:ins>
      <w:ins w:id="150" w:author="PR Preview" w:date="2024-01-01T00:00:00Z">
        <w:r>
          <w:t xml:space="preserve">is the bias due to common causes of treatment and outcome, which create open backdoor paths.</w:t>
        </w:r>
      </w:ins>
    </w:p>
    <w:p>
      <w:pPr>
        <w:pStyle w:val="Compact"/>
        <w:numPr>
          <w:ilvl w:val="0"/>
          <w:numId w:val="1025"/>
        </w:numPr>
      </w:pPr>
      <w:ins w:id="151" w:author="PR Preview" w:date="2024-01-01T00:00:00Z">
        <w:r>
          <w:rPr>
            <w:b/>
            <w:bCs/>
          </w:rPr>
          <w:t xml:space="preserve">No confounding is equivalent to marginal exchangeability</w:t>
        </w:r>
      </w:ins>
      <w:ins w:id="151" w:author="PR Preview" w:date="2024-01-01T00:00:00Z">
        <w:r>
          <w:t xml:space="preserve">;</w:t>
        </w:r>
      </w:ins>
      <w:ins w:id="151" w:author="PR Preview" w:date="2024-01-01T00:00:00Z">
        <w:r>
          <w:t xml:space="preserve"> </w:t>
        </w:r>
      </w:ins>
      <w:ins w:id="151" w:author="PR Preview" w:date="2024-01-01T00:00:00Z">
        <w:r>
          <w:t xml:space="preserve">with confounding, a sufficient set</w:t>
        </w:r>
      </w:ins>
      <w:ins w:id="151" w:author="PR Preview" w:date="2024-01-01T00:00:00Z">
        <w:r>
          <w:t xml:space="preserve"> </w:t>
        </w:r>
      </w:ins>
      <m:oMath>
        <m:r>
          <m:t>L</m:t>
        </m:r>
      </m:oMath>
      <w:ins w:id="151" w:author="PR Preview" w:date="2024-01-01T00:00:00Z">
        <w:r>
          <w:t xml:space="preserve"> </w:t>
        </w:r>
      </w:ins>
      <w:ins w:id="151" w:author="PR Preview" w:date="2024-01-01T00:00:00Z">
        <w:r>
          <w:t xml:space="preserve">of measured non-descendants of</w:t>
        </w:r>
      </w:ins>
      <w:ins w:id="151" w:author="PR Preview" w:date="2024-01-01T00:00:00Z">
        <w:r>
          <w:t xml:space="preserve"> </w:t>
        </w:r>
      </w:ins>
      <m:oMath>
        <m:r>
          <m:t>A</m:t>
        </m:r>
      </m:oMath>
      <w:ins w:id="151" w:author="PR Preview" w:date="2024-01-01T00:00:00Z">
        <w:r>
          <w:t xml:space="preserve"> </w:t>
        </w:r>
      </w:ins>
      <w:ins w:id="151" w:author="PR Preview" w:date="2024-01-01T00:00:00Z">
        <w:r>
          <w:t xml:space="preserve">gives conditional exchangeability, and standardization or IP weighting identifies the average causal effect.</w:t>
        </w:r>
      </w:ins>
    </w:p>
    <w:p>
      <w:pPr>
        <w:pStyle w:val="Compact"/>
        <w:numPr>
          <w:ilvl w:val="0"/>
          <w:numId w:val="1025"/>
        </w:numPr>
      </w:pPr>
      <w:ins w:id="152" w:author="PR Preview" w:date="2024-01-01T00:00:00Z">
        <w:r>
          <w:t xml:space="preserve">Under faithfulness and an FFRCISTG model,</w:t>
        </w:r>
      </w:ins>
      <w:ins w:id="152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ins w:id="152" w:author="PR Preview" w:date="2024-01-01T00:00:00Z">
        <w:r>
          <w:t xml:space="preserve"> </w:t>
        </w:r>
      </w:ins>
      <w:ins w:id="152" w:author="PR Preview" w:date="2024-01-01T00:00:00Z">
        <w:r>
          <w:t xml:space="preserve">holds</w:t>
        </w:r>
      </w:ins>
      <w:ins w:id="152" w:author="PR Preview" w:date="2024-01-01T00:00:00Z">
        <w:r>
          <w:t xml:space="preserve"> </w:t>
        </w:r>
      </w:ins>
      <w:ins w:id="152" w:author="PR Preview" w:date="2024-01-01T00:00:00Z">
        <w:r>
          <w:rPr>
            <w:b/>
            <w:bCs/>
          </w:rPr>
          <w:t xml:space="preserve">if and only if</w:t>
        </w:r>
      </w:ins>
      <w:ins w:id="152" w:author="PR Preview" w:date="2024-01-01T00:00:00Z">
        <w:r>
          <w:t xml:space="preserve"> </w:t>
        </w:r>
      </w:ins>
      <m:oMath>
        <m:r>
          <m:t>L</m:t>
        </m:r>
      </m:oMath>
      <w:ins w:id="152" w:author="PR Preview" w:date="2024-01-01T00:00:00Z">
        <w:r>
          <w:t xml:space="preserve"> </w:t>
        </w:r>
      </w:ins>
      <w:ins w:id="152" w:author="PR Preview" w:date="2024-01-01T00:00:00Z">
        <w:r>
          <w:t xml:space="preserve">satisfies the</w:t>
        </w:r>
      </w:ins>
      <w:ins w:id="152" w:author="PR Preview" w:date="2024-01-01T00:00:00Z">
        <w:r>
          <w:t xml:space="preserve"> </w:t>
        </w:r>
      </w:ins>
      <w:ins w:id="152" w:author="PR Preview" w:date="2024-01-01T00:00:00Z">
        <w:r>
          <w:rPr>
            <w:b/>
            <w:bCs/>
          </w:rPr>
          <w:t xml:space="preserve">backdoor criterion</w:t>
        </w:r>
      </w:ins>
      <w:ins w:id="152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25"/>
        </w:numPr>
      </w:pPr>
      <w:ins w:id="153" w:author="PR Preview" w:date="2024-01-01T00:00:00Z">
        <w:r>
          <w:t xml:space="preserve">Adjusting for a collider such as</w:t>
        </w:r>
      </w:ins>
      <w:ins w:id="153" w:author="PR Preview" w:date="2024-01-01T00:00:00Z">
        <w:r>
          <w:t xml:space="preserve"> </w:t>
        </w:r>
      </w:ins>
      <m:oMath>
        <m:r>
          <m:t>L</m:t>
        </m:r>
      </m:oMath>
      <w:ins w:id="153" w:author="PR Preview" w:date="2024-01-01T00:00:00Z">
        <w:r>
          <w:t xml:space="preserve"> </w:t>
        </w:r>
      </w:ins>
      <w:ins w:id="153" w:author="PR Preview" w:date="2024-01-01T00:00:00Z">
        <w:r>
          <w:t xml:space="preserve">in Figure 7.4 (M-bias) creates selection bias;</w:t>
        </w:r>
      </w:ins>
      <w:ins w:id="153" w:author="PR Preview" w:date="2024-01-01T00:00:00Z">
        <w:r>
          <w:t xml:space="preserve"> </w:t>
        </w:r>
      </w:ins>
      <w:ins w:id="153" w:author="PR Preview" w:date="2024-01-01T00:00:00Z">
        <w:r>
          <w:t xml:space="preserve">in Figure 7.5 no adjustment set based on</w:t>
        </w:r>
      </w:ins>
      <w:ins w:id="153" w:author="PR Preview" w:date="2024-01-01T00:00:00Z">
        <w:r>
          <w:t xml:space="preserve"> </w:t>
        </w:r>
      </w:ins>
      <m:oMath>
        <m:r>
          <m:t>L</m:t>
        </m:r>
      </m:oMath>
      <w:ins w:id="153" w:author="PR Preview" w:date="2024-01-01T00:00:00Z">
        <w:r>
          <w:t xml:space="preserve"> </w:t>
        </w:r>
      </w:ins>
      <w:ins w:id="153" w:author="PR Preview" w:date="2024-01-01T00:00:00Z">
        <w:r>
          <w:t xml:space="preserve">alone works.</w:t>
        </w:r>
      </w:ins>
    </w:p>
    <w:p>
      <w:pPr>
        <w:pStyle w:val="Compact"/>
        <w:numPr>
          <w:ilvl w:val="0"/>
          <w:numId w:val="1025"/>
        </w:numPr>
      </w:pPr>
      <w:ins w:id="154" w:author="PR Preview" w:date="2024-01-01T00:00:00Z">
        <w:r>
          <w:t xml:space="preserve">The</w:t>
        </w:r>
      </w:ins>
      <w:ins w:id="154" w:author="PR Preview" w:date="2024-01-01T00:00:00Z">
        <w:r>
          <w:t xml:space="preserve"> </w:t>
        </w:r>
      </w:ins>
      <w:ins w:id="154" w:author="PR Preview" w:date="2024-01-01T00:00:00Z">
        <w:r>
          <w:rPr>
            <w:b/>
            <w:bCs/>
          </w:rPr>
          <w:t xml:space="preserve">traditional</w:t>
        </w:r>
      </w:ins>
      <w:ins w:id="154" w:author="PR Preview" w:date="2024-01-01T00:00:00Z">
        <w:r>
          <w:t xml:space="preserve"> </w:t>
        </w:r>
      </w:ins>
      <w:ins w:id="154" w:author="PR Preview" w:date="2024-01-01T00:00:00Z">
        <w:r>
          <w:t xml:space="preserve">associational definition of confounder can recommend harmful adjustment;</w:t>
        </w:r>
      </w:ins>
      <w:ins w:id="154" w:author="PR Preview" w:date="2024-01-01T00:00:00Z">
        <w:r>
          <w:t xml:space="preserve"> </w:t>
        </w:r>
      </w:ins>
      <w:ins w:id="154" w:author="PR Preview" w:date="2024-01-01T00:00:00Z">
        <w:r>
          <w:t xml:space="preserve">confounding is absolute, but</w:t>
        </w:r>
      </w:ins>
      <w:ins w:id="154" w:author="PR Preview" w:date="2024-01-01T00:00:00Z">
        <w:r>
          <w:t xml:space="preserve"> </w:t>
        </w:r>
      </w:ins>
      <w:ins w:id="154" w:author="PR Preview" w:date="2024-01-01T00:00:00Z">
        <w:r>
          <w:t xml:space="preserve">“confounder”</w:t>
        </w:r>
      </w:ins>
      <w:ins w:id="154" w:author="PR Preview" w:date="2024-01-01T00:00:00Z">
        <w:r>
          <w:t xml:space="preserve"> </w:t>
        </w:r>
      </w:ins>
      <w:ins w:id="154" w:author="PR Preview" w:date="2024-01-01T00:00:00Z">
        <w:r>
          <w:t xml:space="preserve">is relative to the other adjustment variables.</w:t>
        </w:r>
      </w:ins>
    </w:p>
    <w:p>
      <w:pPr>
        <w:pStyle w:val="Compact"/>
        <w:numPr>
          <w:ilvl w:val="0"/>
          <w:numId w:val="1025"/>
        </w:numPr>
      </w:pPr>
      <w:ins w:id="155" w:author="PR Preview" w:date="2024-01-01T00:00:00Z">
        <w:r>
          <w:rPr>
            <w:b/>
            <w:bCs/>
          </w:rPr>
          <w:t xml:space="preserve">SWIGs</w:t>
        </w:r>
      </w:ins>
      <w:ins w:id="155" w:author="PR Preview" w:date="2024-01-01T00:00:00Z">
        <w:r>
          <w:t xml:space="preserve"> </w:t>
        </w:r>
      </w:ins>
      <w:ins w:id="155" w:author="PR Preview" w:date="2024-01-01T00:00:00Z">
        <w:r>
          <w:t xml:space="preserve">split the treatment node and show exchangeability directly via d-separation.</w:t>
        </w:r>
      </w:ins>
    </w:p>
    <w:p>
      <w:pPr>
        <w:pStyle w:val="Compact"/>
        <w:numPr>
          <w:ilvl w:val="0"/>
          <w:numId w:val="1025"/>
        </w:numPr>
      </w:pPr>
      <w:ins w:id="156" w:author="PR Preview" w:date="2024-01-01T00:00:00Z">
        <w:r>
          <w:rPr>
            <w:b/>
            <w:bCs/>
          </w:rPr>
          <w:t xml:space="preserve">G-methods</w:t>
        </w:r>
      </w:ins>
      <w:ins w:id="156" w:author="PR Preview" w:date="2024-01-01T00:00:00Z">
        <w:r>
          <w:t xml:space="preserve"> </w:t>
        </w:r>
      </w:ins>
      <w:ins w:id="156" w:author="PR Preview" w:date="2024-01-01T00:00:00Z">
        <w:r>
          <w:t xml:space="preserve">and conventional stratification-based methods both require conditional exchangeability;</w:t>
        </w:r>
      </w:ins>
      <w:ins w:id="156" w:author="PR Preview" w:date="2024-01-01T00:00:00Z">
        <w:r>
          <w:t xml:space="preserve"> </w:t>
        </w:r>
      </w:ins>
      <w:ins w:id="156" w:author="PR Preview" w:date="2024-01-01T00:00:00Z">
        <w:r>
          <w:t xml:space="preserve">difference-in-differences, proximal inference, the front door criterion, and instrumental variables rely on other unverifiable assumptions.</w:t>
        </w:r>
      </w:ins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ins w:id="158" w:author="PR Preview" w:date="2024-01-01T00:00:00Z">
        <w:r>
          <w:rPr>
            <w:b/>
            <w:bCs/>
          </w:rPr>
          <w:t xml:space="preserve">Chapter 8</w:t>
        </w:r>
      </w:ins>
      <w:ins w:id="158" w:author="PR Preview" w:date="2024-01-01T00:00:00Z">
        <w:r>
          <w:t xml:space="preserve">: selection bias, the other structural source of lack of exchangeability through open paths.</w:t>
        </w:r>
      </w:ins>
    </w:p>
    <w:p>
      <w:pPr>
        <w:pStyle w:val="Compact"/>
        <w:numPr>
          <w:ilvl w:val="0"/>
          <w:numId w:val="1026"/>
        </w:numPr>
      </w:pPr>
      <w:ins w:id="159" w:author="PR Preview" w:date="2024-01-01T00:00:00Z">
        <w:r>
          <w:rPr>
            <w:b/>
            <w:bCs/>
          </w:rPr>
          <w:t xml:space="preserve">Chapter 9</w:t>
        </w:r>
      </w:ins>
      <w:ins w:id="159" w:author="PR Preview" w:date="2024-01-01T00:00:00Z">
        <w:r>
          <w:t xml:space="preserve">: measurement bias.</w:t>
        </w:r>
      </w:ins>
    </w:p>
    <w:p>
      <w:pPr>
        <w:pStyle w:val="Compact"/>
        <w:numPr>
          <w:ilvl w:val="0"/>
          <w:numId w:val="1026"/>
        </w:numPr>
      </w:pPr>
      <w:ins w:id="160" w:author="PR Preview" w:date="2024-01-01T00:00:00Z">
        <w:r>
          <w:rPr>
            <w:b/>
            <w:bCs/>
          </w:rPr>
          <w:t xml:space="preserve">Chapters 12-15</w:t>
        </w:r>
      </w:ins>
      <w:ins w:id="160" w:author="PR Preview" w:date="2024-01-01T00:00:00Z">
        <w:r>
          <w:t xml:space="preserve">: IP weighting, standardization, g-estimation, and outcome regression in practice.</w:t>
        </w:r>
      </w:ins>
    </w:p>
    <w:bookmarkEnd w:id="68"/>
    <w:bookmarkStart w:id="72" w:name="references"/>
    <w:p>
      <w:pPr>
        <w:pStyle w:val="Heading2"/>
      </w:pPr>
      <w:ins w:id="161" w:author="PR Preview" w:date="2024-01-01T00:00:00Z">
        <w:r>
          <w:t xml:space="preserve">8 References</w:t>
        </w:r>
      </w:ins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9" Type="http://schemas.openxmlformats.org/officeDocument/2006/relationships/image" Target="media/rId9.png"/><Relationship Id="rId59" Type="http://schemas.openxmlformats.org/officeDocument/2006/relationships/image" Target="media/rId59.png"/><Relationship Id="rId13" Type="http://schemas.openxmlformats.org/officeDocument/2006/relationships/image" Target="media/rId13.png"/><Relationship Id="rId28" Type="http://schemas.openxmlformats.org/officeDocument/2006/relationships/image" Target="media/rId28.png"/><Relationship Id="rId44" Type="http://schemas.openxmlformats.org/officeDocument/2006/relationships/image" Target="media/rId44.png"/><Relationship Id="rId6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2026-10-01T22:48:17Z</dcterms:created>
  <dcterms:modified xsi:type="dcterms:W3CDTF">2026-10-01T22:48:17Z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