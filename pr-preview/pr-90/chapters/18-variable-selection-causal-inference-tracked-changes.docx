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0" w:author="PR Preview" w:date="2024-01-01T00:00:00Z">
        <w:r>
          <w:t xml:space="preserve">Chapter 18: Variable Selection and High-Dimensional Data</w:t>
        </w:r>
      </w:ins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Every adjustment method in this book (stratification and outcome regression, standardization and the parametric g-formula, IP weighting, g-estimation) relies on the same condition: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adjustment set</w:t>
        </w:r>
      </w:ins>
      <w:ins w:id="1" w:author="PR Preview" w:date="2024-01-01T00:00:00Z">
        <w:r>
          <w:t xml:space="preserve"> </w:t>
        </w:r>
      </w:ins>
      <m:oMath>
        <m:r>
          <m:t>L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must be enough to make the treated and the untreated conditionally exchangeable,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i.e., to block all backdoor paths between</w:t>
        </w:r>
      </w:ins>
      <w:ins w:id="1" w:author="PR Preview" w:date="2024-01-01T00:00:00Z">
        <w:r>
          <w:t xml:space="preserve"> </w:t>
        </w:r>
      </w:ins>
      <m:oMath>
        <m:r>
          <m:t>A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</w:t>
        </w:r>
      </w:ins>
      <w:ins w:id="1" w:author="PR Preview" w:date="2024-01-01T00:00:00Z">
        <w:r>
          <w:t xml:space="preserve"> </w:t>
        </w:r>
      </w:ins>
      <m:oMath>
        <m:r>
          <m:t>Y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without opening other biasing paths.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asks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how to choose</w:t>
        </w:r>
      </w:ins>
      <w:ins w:id="1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1" w:author="PR Preview" w:date="2024-01-01T00:00:00Z">
        <w:r>
          <w:t xml:space="preserve">, and how to estimate effects when the candidate covariates</w:t>
        </w:r>
      </w:ins>
      <w:ins w:id="1" w:author="PR Preview" w:date="2024-01-01T00:00:00Z">
        <w:r>
          <w:t xml:space="preserve"> </w:t>
        </w:r>
      </w:ins>
      <m:oMath>
        <m:r>
          <m:t>X</m:t>
        </m:r>
      </m:oMath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are high-dimensional.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18, pp. 241-251)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theme</w:t>
        </w:r>
      </w:ins>
      <w:ins w:id="3" w:author="PR Preview" w:date="2024-01-01T00:00:00Z">
        <w:r>
          <w:t xml:space="preserve">: variable selection for causal inference is not variable selection for prediction.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Some variables induce or amplify bias when adjusted for, and no purely statistical algorithm can find them;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subject-matter knowledge is needed.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Given a good set of candidate covariates, machine learning can estimate the nuisance functions,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but valid confidence intervals need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rPr>
            <w:b/>
            <w:bCs/>
          </w:rPr>
          <w:t xml:space="preserve">doubly robust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estimators combined with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rPr>
            <w:b/>
            <w:bCs/>
          </w:rPr>
          <w:t xml:space="preserve">sample splitting and cross-fitting</w:t>
        </w:r>
      </w:ins>
      <w:ins w:id="3" w:author="PR Preview" w:date="2024-01-01T00:00:00Z">
        <w:r>
          <w:t xml:space="preserve">.</w:t>
        </w:r>
      </w:ins>
    </w:p>
    <w:bookmarkStart w:id="18" w:name="Xb7755607382a73d427296292a086635380dee2d"/>
    <w:p>
      <w:pPr>
        <w:pStyle w:val="Heading2"/>
      </w:pPr>
      <w:ins w:id="4" w:author="PR Preview" w:date="2024-01-01T00:00:00Z">
        <w:r>
          <w:t xml:space="preserve">1 18.1 The Different Goals of Variable Selection (pp. 241-242)</w:t>
        </w:r>
      </w:ins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ins w:id="6" w:author="PR Preview" w:date="2024-01-01T00:00:00Z">
        <w:r>
          <w:t xml:space="preserve">1.1 Prediction Does Not Need Confounding Adjustment</w:t>
        </w:r>
      </w:ins>
    </w:p>
    <w:p>
      <w:pPr>
        <w:pStyle w:val="Compact"/>
        <w:numPr>
          <w:ilvl w:val="0"/>
          <w:numId w:val="1001"/>
        </w:numPr>
      </w:pPr>
      <w:ins w:id="7" w:author="PR Preview" w:date="2024-01-01T00:00:00Z">
        <w:r>
          <w:rPr>
            <w:b/>
            <w:bCs/>
          </w:rPr>
          <w:t xml:space="preserve">Causal analysis</w:t>
        </w:r>
      </w:ins>
      <w:ins w:id="7" w:author="PR Preview" w:date="2024-01-01T00:00:00Z">
        <w:r>
          <w:t xml:space="preserve">: if confounders</w:t>
        </w:r>
      </w:ins>
      <w:ins w:id="7" w:author="PR Preview" w:date="2024-01-01T00:00:00Z">
        <w:r>
          <w:t xml:space="preserve"> </w:t>
        </w:r>
      </w:ins>
      <m:oMath>
        <m:r>
          <m:t>L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may explain part of the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-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association, adjustment is required before the association can be read as an effect.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rPr>
            <w:b/>
            <w:bCs/>
          </w:rPr>
          <w:t xml:space="preserve">Predictive analysis</w:t>
        </w:r>
      </w:ins>
      <w:ins w:id="8" w:author="PR Preview" w:date="2024-01-01T00:00:00Z">
        <w:r>
          <w:t xml:space="preserve">: no adjustment for confounding is needed, because there is no treatment whose effect could be confounded.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To predict weight gain we simply include whatever predicts it (e.g., smoking cessation, baseline weight, income).</w:t>
        </w:r>
      </w:ins>
    </w:p>
    <w:p>
      <w:pPr>
        <w:pStyle w:val="FirstParagraph"/>
      </w:pPr>
      <w:ins w:id="9" w:author="PR Preview" w:date="2024-01-01T00:00:00Z">
        <w:r>
          <w:t xml:space="preserve">Confounding is a causal concept; it does not apply when the estimand is an association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(Hernán and Robins 2020, 241)</w:t>
        </w:r>
      </w:ins>
      <w:ins w:id="9" w:author="PR Preview" w:date="2024-01-01T00:00:00Z">
        <w:r>
          <w:t xml:space="preserve">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The distinction between predictive and causal models was discussed in Section 15.5.</w:t>
        </w:r>
      </w:ins>
    </w:p>
    <w:p>
      <w:pPr>
        <w:pStyle w:val="BodyText"/>
      </w:pPr>
      <w:ins w:id="10" w:author="PR Preview" w:date="2024-01-01T00:00:00Z">
        <w:r>
          <w:t xml:space="preserve">Even an outcome model that includes all confounders of the effect of</w:t>
        </w:r>
      </w:ins>
      <w:ins w:id="10" w:author="PR Preview" w:date="2024-01-01T00:00:00Z">
        <w:r>
          <w:t xml:space="preserve"> </w:t>
        </w:r>
      </w:ins>
      <m:oMath>
        <m:r>
          <m:t>A</m:t>
        </m:r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on</w:t>
        </w:r>
      </w:ins>
      <w:ins w:id="10" w:author="PR Preview" w:date="2024-01-01T00:00:00Z">
        <w:r>
          <w:t xml:space="preserve"> </w:t>
        </w:r>
      </w:ins>
      <m:oMath>
        <m:r>
          <m:t>Y</m:t>
        </m:r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does not give the coefficients of those confounders a causal interpretation,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because nothing adjusts for the confounders of the confounders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(Hernán and Robins 2020, 241)</w:t>
        </w:r>
      </w:ins>
      <w:ins w:id="10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ins w:id="12" w:author="PR Preview" w:date="2024-01-01T00:00:00Z">
        <w:r>
          <w:t xml:space="preserve">In a predictive model all covariates have the same status: there is no treatment</w:t>
        </w:r>
      </w:ins>
      <w:ins w:id="12" w:author="PR Preview" w:date="2024-01-01T00:00:00Z">
        <w:r>
          <w:t xml:space="preserve"> </w:t>
        </w:r>
      </w:ins>
      <m:oMath>
        <m:r>
          <m:t>A</m:t>
        </m:r>
      </m:oMath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and no adjustment set</w:t>
        </w:r>
      </w:ins>
      <w:ins w:id="12" w:author="PR Preview" w:date="2024-01-01T00:00:00Z">
        <w:r>
          <w:t xml:space="preserve"> </w:t>
        </w:r>
      </w:ins>
      <m:oMath>
        <m:r>
          <m:t>L</m:t>
        </m:r>
      </m:oMath>
      <w:ins w:id="12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ins w:id="14" w:author="PR Preview" w:date="2024-01-01T00:00:00Z">
        <w:r>
          <w:t xml:space="preserve">1.2 Choosing Predictors: Tuning Parameters and Black Boxes</w:t>
        </w:r>
      </w:ins>
    </w:p>
    <w:p>
      <w:pPr>
        <w:pStyle w:val="Compact"/>
        <w:numPr>
          <w:ilvl w:val="0"/>
          <w:numId w:val="1002"/>
        </w:numPr>
      </w:pPr>
      <w:ins w:id="15" w:author="PR Preview" w:date="2024-01-01T00:00:00Z">
        <w:r>
          <w:t xml:space="preserve">Most prediction algorithms have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rPr>
            <w:b/>
            <w:bCs/>
          </w:rPr>
          <w:t xml:space="preserve">tuning parameters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chosen to optimize predictive accuracy,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e.g., the regularization parameter of the lasso or ridge regression (degree of shrinkage), or the depth and width of a neural network.</w:t>
        </w:r>
      </w:ins>
    </w:p>
    <w:p>
      <w:pPr>
        <w:pStyle w:val="Compact"/>
        <w:numPr>
          <w:ilvl w:val="0"/>
          <w:numId w:val="1002"/>
        </w:numPr>
      </w:pPr>
      <w:ins w:id="16" w:author="PR Preview" w:date="2024-01-01T00:00:00Z">
        <w:r>
          <w:t xml:space="preserve">They are usually chosen by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cross-validation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(Fine Point 18.2), which is also used to choose between algorithms, since no single algorithm predicts best in all data sets.</w:t>
        </w:r>
      </w:ins>
    </w:p>
    <w:p>
      <w:pPr>
        <w:pStyle w:val="Compact"/>
        <w:numPr>
          <w:ilvl w:val="0"/>
          <w:numId w:val="1002"/>
        </w:numPr>
      </w:pPr>
      <w:ins w:id="17" w:author="PR Preview" w:date="2024-01-01T00:00:00Z">
        <w:r>
          <w:rPr>
            <w:b/>
            <w:bCs/>
          </w:rPr>
          <w:t xml:space="preserve">Black-box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algorithms (e.g., deep neural nets): one view is that anything that improves prediction is fair game;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another is that interpretability matters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(Hernán and Robins 2020, 242)</w:t>
        </w:r>
      </w:ins>
      <w:ins w:id="17" w:author="PR Preview" w:date="2024-01-01T00:00:00Z">
        <w:r>
          <w:t xml:space="preserve">.</w:t>
        </w:r>
      </w:ins>
    </w:p>
    <w:p>
      <w:pPr>
        <w:pStyle w:val="FirstParagraph"/>
      </w:pPr>
      <w:ins w:id="18" w:author="PR Preview" w:date="2024-01-01T00:00:00Z">
        <w:r>
          <w:t xml:space="preserve">Arguments for interpretable algorithms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(Hernán and Robins 2020, 242)</w:t>
        </w:r>
      </w:ins>
      <w:ins w:id="18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ins w:id="19" w:author="PR Preview" w:date="2024-01-01T00:00:00Z">
        <w:r>
          <w:t xml:space="preserve">Physicians may not feel comfortable acting on predictions they cannot explain to themselves and to the patient, especially for unusual combinations of symptoms.</w:t>
        </w:r>
      </w:ins>
    </w:p>
    <w:p>
      <w:pPr>
        <w:pStyle w:val="Compact"/>
        <w:numPr>
          <w:ilvl w:val="0"/>
          <w:numId w:val="1003"/>
        </w:numPr>
      </w:pPr>
      <w:ins w:id="20" w:author="PR Preview" w:date="2024-01-01T00:00:00Z">
        <w:r>
          <w:t xml:space="preserve">Black-box algorithms may perform poorly in new settings because they may rely on local, often noncausal, features of the training setting.</w:t>
        </w:r>
      </w:ins>
    </w:p>
    <w:p>
      <w:pPr>
        <w:pStyle w:val="Compact"/>
        <w:numPr>
          <w:ilvl w:val="0"/>
          <w:numId w:val="1003"/>
        </w:numPr>
      </w:pPr>
      <w:ins w:id="21" w:author="PR Preview" w:date="2024-01-01T00:00:00Z">
        <w:r>
          <w:t xml:space="preserve">They can bake in predictive but socially discriminatory practices that were in place when the training data were collected.</w:t>
        </w:r>
      </w:ins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ins w:id="23" w:author="PR Preview" w:date="2024-01-01T00:00:00Z">
        <w:r>
          <w:t xml:space="preserve">1.3 Causal Analysis Needs Thoughtful Selection</w:t>
        </w:r>
      </w:ins>
    </w:p>
    <w:p>
      <w:pPr>
        <w:pStyle w:val="FirstParagraph"/>
      </w:pPr>
      <w:ins w:id="24" w:author="PR Preview" w:date="2024-01-01T00:00:00Z">
        <w:r>
          <w:t xml:space="preserve">A causal analysis requires a thoughtful selection of confounders.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Automatic variable selection may work for prediction but not, in general, for causal inference: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it may select adjustment variables that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rPr>
            <w:b/>
            <w:bCs/>
          </w:rPr>
          <w:t xml:space="preserve">introduce bias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(Hernán and Robins 2020, 242)</w:t>
        </w:r>
      </w:ins>
      <w:ins w:id="24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ins w:id="27" w:author="PR Preview" w:date="2024-01-01T00:00:00Z">
        <w:r>
          <w:t xml:space="preserve">Deep neural networks with many layers can have thousands to billions of parameters and often fit the training data exactly,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yet with massive training data (e.g., speech recognition, images) they often seem nearly immune to overfitting and still predict new individuals well.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Explaining this is an active research area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(Hernán and Robins 2020, 244)</w:t>
        </w:r>
      </w:ins>
      <w:ins w:id="27" w:author="PR Preview" w:date="2024-01-01T00:00:00Z">
        <w:r>
          <w:t xml:space="preserve">.</w:t>
        </w:r>
      </w:ins>
    </w:p>
    <w:bookmarkEnd w:id="17"/>
    <w:bookmarkEnd w:id="18"/>
    <w:bookmarkStart w:id="26" w:name="X807751237f8c5e53ac868e0e17ad02f907a4120"/>
    <w:p>
      <w:pPr>
        <w:pStyle w:val="Heading2"/>
      </w:pPr>
      <w:ins w:id="28" w:author="PR Preview" w:date="2024-01-01T00:00:00Z">
        <w:r>
          <w:t xml:space="preserve">2 18.2 Variables That Induce or Amplify Bias (pp. 242-246)</w:t>
        </w:r>
      </w:ins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ins w:id="30" w:author="PR Preview" w:date="2024-01-01T00:00:00Z">
        <w:r>
          <w:t xml:space="preserve">2.1 An Idealized Setting</w:t>
        </w:r>
      </w:ins>
    </w:p>
    <w:p>
      <w:pPr>
        <w:pStyle w:val="FirstParagraph"/>
      </w:pPr>
      <w:ins w:id="31" w:author="PR Preview" w:date="2024-01-01T00:00:00Z">
        <w:r>
          <w:t xml:space="preserve">Imagine unlimited computing power and a quasi-infinite number of individuals, with</w:t>
        </w:r>
      </w:ins>
      <w:ins w:id="31" w:author="PR Preview" w:date="2024-01-01T00:00:00Z">
        <w:r>
          <w:t xml:space="preserve"> </w:t>
        </w:r>
      </w:ins>
      <m:oMath>
        <m:r>
          <m:t>A</m:t>
        </m:r>
      </m:oMath>
      <w:ins w:id="31" w:author="PR Preview" w:date="2024-01-01T00:00:00Z">
        <w:r>
          <w:t xml:space="preserve">,</w:t>
        </w:r>
      </w:ins>
      <w:ins w:id="31" w:author="PR Preview" w:date="2024-01-01T00:00:00Z">
        <w:r>
          <w:t xml:space="preserve"> </w:t>
        </w:r>
      </w:ins>
      <m:oMath>
        <m:r>
          <m:t>Y</m:t>
        </m:r>
      </m:oMath>
      <w:ins w:id="31" w:author="PR Preview" w:date="2024-01-01T00:00:00Z">
        <w:r>
          <w:t xml:space="preserve">, and a moderate number of discrete variables</w:t>
        </w:r>
      </w:ins>
      <w:ins w:id="31" w:author="PR Preview" w:date="2024-01-01T00:00:00Z">
        <w:r>
          <w:t xml:space="preserve"> </w:t>
        </w:r>
      </w:ins>
      <m:oMath>
        <m:r>
          <m:t>X</m:t>
        </m:r>
      </m:oMath>
      <w:ins w:id="31" w:author="PR Preview" w:date="2024-01-01T00:00:00Z">
        <w:r>
          <w:t xml:space="preserve">, some of which may be confounders.</w:t>
        </w:r>
      </w:ins>
    </w:p>
    <w:p>
      <w:pPr>
        <w:pStyle w:val="Compact"/>
        <w:numPr>
          <w:ilvl w:val="0"/>
          <w:numId w:val="1006"/>
        </w:numPr>
      </w:pPr>
      <w:ins w:id="32" w:author="PR Preview" w:date="2024-01-01T00:00:00Z">
        <w:r>
          <w:t xml:space="preserve">For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b/>
            <w:bCs/>
          </w:rPr>
          <w:t xml:space="preserve">prediction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(under squared-error loss), the best predictor of</w:t>
        </w:r>
      </w:ins>
      <w:ins w:id="32" w:author="PR Preview" w:date="2024-01-01T00:00:00Z">
        <w:r>
          <w:t xml:space="preserve"> </w:t>
        </w:r>
      </w:ins>
      <m:oMath>
        <m:r>
          <m:t>Y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is the mean of</w:t>
        </w:r>
      </w:ins>
      <w:ins w:id="32" w:author="PR Preview" w:date="2024-01-01T00:00:00Z">
        <w:r>
          <w:t xml:space="preserve"> </w:t>
        </w:r>
      </w:ins>
      <m:oMath>
        <m:r>
          <m:t>Y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in each joint stratum of</w:t>
        </w:r>
      </w:ins>
      <w:ins w:id="32" w:author="PR Preview" w:date="2024-01-01T00:00:00Z">
        <w:r>
          <w:t xml:space="preserve"> </w:t>
        </w:r>
      </w:ins>
      <m:oMath>
        <m:r>
          <m:t>A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and</w:t>
        </w:r>
      </w:ins>
      <w:ins w:id="32" w:author="PR Preview" w:date="2024-01-01T00:00:00Z">
        <w:r>
          <w:t xml:space="preserve"> </w:t>
        </w:r>
      </w:ins>
      <m:oMath>
        <m:r>
          <m:t>X</m:t>
        </m:r>
      </m:oMath>
      <w:ins w:id="3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33" w:author="PR Preview" w:date="2024-01-01T00:00:00Z">
        <w:r>
          <w:t xml:space="preserve">For the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rPr>
            <w:b/>
            <w:bCs/>
          </w:rPr>
          <w:t xml:space="preserve">average causal effect</w:t>
        </w:r>
      </w:ins>
      <w:ins w:id="3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33" w:author="PR Preview" w:date="2024-01-01T00:00:00Z">
        <w:r>
          <w:t xml:space="preserve">, we could adjust for all of</w:t>
        </w:r>
      </w:ins>
      <w:ins w:id="33" w:author="PR Preview" w:date="2024-01-01T00:00:00Z">
        <w:r>
          <w:t xml:space="preserve"> </w:t>
        </w:r>
      </w:ins>
      <m:oMath>
        <m:r>
          <m:t>X</m:t>
        </m:r>
      </m:oMath>
      <w:ins w:id="33" w:author="PR Preview" w:date="2024-01-01T00:00:00Z">
        <w:r>
          <w:t xml:space="preserve">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Is there any reason to adjust for only a subset?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rPr>
            <w:b/>
            <w:bCs/>
          </w:rPr>
          <w:t xml:space="preserve">Yes</w:t>
        </w:r>
      </w:ins>
      <w:ins w:id="33" w:author="PR Preview" w:date="2024-01-01T00:00:00Z">
        <w:r>
          <w:t xml:space="preserve">: adjusting for some variables induces bias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(Hernán and Robins 2020, 242–43)</w:t>
        </w:r>
      </w:ins>
      <w:ins w:id="33" w:author="PR Preview" w:date="2024-01-01T00:00:00Z">
        <w:r>
          <w:t xml:space="preserve">.</w:t>
        </w:r>
      </w:ins>
    </w:p>
    <w:p>
      <w:pPr>
        <w:pStyle w:val="FirstParagraph"/>
      </w:pPr>
      <w:ins w:id="34" w:author="PR Preview" w:date="2024-01-01T00:00:00Z">
        <w:r>
          <w:t xml:space="preserve">Collapsibility reminder: an adjusted association measure may differ from the unadjusted one even without confounding (Fine Point 4.3)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(Hernán and Robins 2020, 243)</w:t>
        </w:r>
      </w:ins>
      <w:ins w:id="34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ins w:id="36" w:author="PR Preview" w:date="2024-01-01T00:00:00Z">
        <w:r>
          <w:t xml:space="preserve">2.2 Post-Treatment Variables That Induce Bias</w:t>
        </w:r>
      </w:ins>
    </w:p>
    <w:p>
      <w:pPr>
        <w:numPr>
          <w:ilvl w:val="0"/>
          <w:numId w:val="1007"/>
        </w:numPr>
      </w:pPr>
      <w:ins w:id="37" w:author="PR Preview" w:date="2024-01-01T00:00:00Z">
        <w:r>
          <w:rPr>
            <w:b/>
            <w:bCs/>
          </w:rPr>
          <w:t xml:space="preserve">Colliders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(Figure 18.1, same as Figure 7.7): the effect of</w:t>
        </w:r>
      </w:ins>
      <w:ins w:id="37" w:author="PR Preview" w:date="2024-01-01T00:00:00Z">
        <w:r>
          <w:t xml:space="preserve"> </w:t>
        </w:r>
      </w:ins>
      <m:oMath>
        <m:r>
          <m:t>A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on</w:t>
        </w:r>
      </w:ins>
      <w:ins w:id="37" w:author="PR Preview" w:date="2024-01-01T00:00:00Z">
        <w:r>
          <w:t xml:space="preserve"> </w:t>
        </w:r>
      </w:ins>
      <m:oMath>
        <m:r>
          <m:t>Y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null and</w:t>
        </w:r>
      </w:ins>
      <w:ins w:id="3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estimates it without bias.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The g-formula contrast adjusted for</w:t>
        </w:r>
      </w:ins>
      <w:ins w:id="37" w:author="PR Preview" w:date="2024-01-01T00:00:00Z">
        <w:r>
          <w:t xml:space="preserve"> </w:t>
        </w:r>
      </w:ins>
      <m:oMath>
        <m:r>
          <m:t>L</m:t>
        </m:r>
      </m:oMath>
      <w:ins w:id="37" w:author="PR Preview" w:date="2024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ins w:id="39" w:author="PR Preview" w:date="2024-01-01T00:00:00Z">
        <w:r>
          <w:t xml:space="preserve">is biased, because</w:t>
        </w:r>
      </w:ins>
      <w:ins w:id="39" w:author="PR Preview" w:date="2024-01-01T00:00:00Z">
        <w:r>
          <w:t xml:space="preserve"> </w:t>
        </w:r>
      </w:ins>
      <m:oMath>
        <m:r>
          <m:t>L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is associated with</w:t>
        </w:r>
      </w:ins>
      <w:ins w:id="39" w:author="PR Preview" w:date="2024-01-01T00:00:00Z">
        <w:r>
          <w:t xml:space="preserve"> </w:t>
        </w:r>
      </w:ins>
      <m:oMath>
        <m:r>
          <m:t>Y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given</w:t>
        </w:r>
      </w:ins>
      <w:ins w:id="39" w:author="PR Preview" w:date="2024-01-01T00:00:00Z">
        <w:r>
          <w:t xml:space="preserve"> </w:t>
        </w:r>
      </w:ins>
      <m:oMath>
        <m:r>
          <m:t>A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 with</w:t>
        </w:r>
      </w:ins>
      <w:ins w:id="39" w:author="PR Preview" w:date="2024-01-01T00:00:00Z">
        <w:r>
          <w:t xml:space="preserve"> </w:t>
        </w:r>
      </w:ins>
      <m:oMath>
        <m:r>
          <m:t>A</m:t>
        </m:r>
      </m:oMath>
      <w:ins w:id="39" w:author="PR Preview" w:date="2024-01-01T00:00:00Z">
        <w:r>
          <w:t xml:space="preserve">, so</w:t>
        </w:r>
      </w:ins>
      <w:ins w:id="39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This is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rPr>
            <w:b/>
            <w:bCs/>
          </w:rPr>
          <w:t xml:space="preserve">selection bias under the null</w:t>
        </w:r>
      </w:ins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The same holds for a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rPr>
            <w:b/>
            <w:bCs/>
          </w:rPr>
          <w:t xml:space="preserve">descendant of a collider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(Figure 18.2).</w:t>
        </w:r>
      </w:ins>
    </w:p>
    <w:p>
      <w:pPr>
        <w:numPr>
          <w:ilvl w:val="0"/>
          <w:numId w:val="1007"/>
        </w:numPr>
      </w:pPr>
      <w:ins w:id="40" w:author="PR Preview" w:date="2024-01-01T00:00:00Z">
        <w:r>
          <w:rPr>
            <w:b/>
            <w:bCs/>
          </w:rPr>
          <w:t xml:space="preserve">Noncolliders affected by treatment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(Figure 18.3): adjusting for</w:t>
        </w:r>
      </w:ins>
      <w:ins w:id="40" w:author="PR Preview" w:date="2024-01-01T00:00:00Z">
        <w:r>
          <w:t xml:space="preserve"> </w:t>
        </w:r>
      </w:ins>
      <m:oMath>
        <m:r>
          <m:t>L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biases a non-null effect,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but under the null</w:t>
        </w:r>
      </w:ins>
      <w:ins w:id="40" w:author="PR Preview" w:date="2024-01-01T00:00:00Z">
        <w:r>
          <w:t xml:space="preserve"> </w:t>
        </w:r>
      </w:ins>
      <m:oMath>
        <m:r>
          <m:t>A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no longer affects</w:t>
        </w:r>
      </w:ins>
      <w:ins w:id="40" w:author="PR Preview" w:date="2024-01-01T00:00:00Z">
        <w:r>
          <w:t xml:space="preserve"> </w:t>
        </w:r>
      </w:ins>
      <m:oMath>
        <m:r>
          <m:t>L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and the adjusted contrast is unbiased.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This is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rPr>
            <w:b/>
            <w:bCs/>
          </w:rPr>
          <w:t xml:space="preserve">selection bias under the alternative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(off the null; Section 6.5).</w:t>
        </w:r>
      </w:ins>
    </w:p>
    <w:p>
      <w:pPr>
        <w:numPr>
          <w:ilvl w:val="0"/>
          <w:numId w:val="1007"/>
        </w:numPr>
      </w:pPr>
      <w:ins w:id="41" w:author="PR Preview" w:date="2024-01-01T00:00:00Z">
        <w:r>
          <w:rPr>
            <w:b/>
            <w:bCs/>
          </w:rPr>
          <w:t xml:space="preserve">Mediators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(Figure 18.4,</w:t>
        </w:r>
      </w:ins>
      <w:ins w:id="4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and</w:t>
        </w:r>
      </w:ins>
      <w:ins w:id="41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41" w:author="PR Preview" w:date="2024-01-01T00:00:00Z">
        <w:r>
          <w:t xml:space="preserve">): adjusting for</w:t>
        </w:r>
      </w:ins>
      <w:ins w:id="41" w:author="PR Preview" w:date="2024-01-01T00:00:00Z">
        <w:r>
          <w:t xml:space="preserve"> </w:t>
        </w:r>
      </w:ins>
      <m:oMath>
        <m:r>
          <m:t>L</m:t>
        </m:r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or its descendants blocks the part of the effect through</w:t>
        </w:r>
      </w:ins>
      <w:ins w:id="41" w:author="PR Preview" w:date="2024-01-01T00:00:00Z">
        <w:r>
          <w:t xml:space="preserve"> </w:t>
        </w:r>
      </w:ins>
      <m:oMath>
        <m:r>
          <m:t>L</m:t>
        </m:r>
      </m:oMath>
      <w:ins w:id="41" w:author="PR Preview" w:date="2024-01-01T00:00:00Z">
        <w:r>
          <w:t xml:space="preserve">,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sometimes called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overadjustment for mediators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when the total effect is of interest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(Hernán and Robins 2020, 243–45)</w:t>
        </w:r>
      </w:ins>
      <w:ins w:id="41" w:author="PR Preview" w:date="2024-01-01T00:00:00Z">
        <w:r>
          <w:t xml:space="preserve">.</w:t>
        </w:r>
      </w:ins>
    </w:p>
    <w:p>
      <w:pPr>
        <w:pStyle w:val="FirstParagraph"/>
      </w:pPr>
      <w:ins w:id="42" w:author="PR Preview" w:date="2024-01-01T00:00:00Z">
        <w:r>
          <w:t xml:space="preserve">In Figure 18.4, the</w:t>
        </w:r>
      </w:ins>
      <w:ins w:id="42" w:author="PR Preview" w:date="2024-01-01T00:00:00Z">
        <w:r>
          <w:t xml:space="preserve"> </w:t>
        </w:r>
      </w:ins>
      <m:oMath>
        <m:r>
          <m:t>L</m:t>
        </m:r>
      </m:oMath>
      <w:ins w:id="42" w:author="PR Preview" w:date="2024-01-01T00:00:00Z">
        <w:r>
          <w:t xml:space="preserve">-adjusted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-</w:t>
        </w:r>
      </w:ins>
      <m:oMath>
        <m:r>
          <m:t>Y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association is a biased estimator of the total effect of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on</w:t>
        </w:r>
      </w:ins>
      <w:ins w:id="42" w:author="PR Preview" w:date="2024-01-01T00:00:00Z">
        <w:r>
          <w:t xml:space="preserve"> </w:t>
        </w:r>
      </w:ins>
      <m:oMath>
        <m:r>
          <m:t>Y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but an unbiased estimator of the direct effect not mediated through</w:t>
        </w:r>
      </w:ins>
      <w:ins w:id="42" w:author="PR Preview" w:date="2024-01-01T00:00:00Z">
        <w:r>
          <w:t xml:space="preserve"> </w:t>
        </w:r>
      </w:ins>
      <m:oMath>
        <m:r>
          <m:t>L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(Hernán and Robins 2020, 245)</w:t>
        </w:r>
      </w:ins>
      <w:ins w:id="42" w:author="PR Preview" w:date="2024-01-01T00:00:00Z">
        <w:r>
          <w:t xml:space="preserve">.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Chapter 8 has more structures with colliders and their descendants.</w:t>
        </w:r>
      </w:ins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ins w:id="44" w:author="PR Preview" w:date="2024-01-01T00:00:00Z">
        <w:r>
          <w:t xml:space="preserve">2.3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“Never Adjust for Post-Treatment Variables”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Not the Rule</w:t>
        </w:r>
      </w:ins>
    </w:p>
    <w:p>
      <w:pPr>
        <w:pStyle w:val="FirstParagraph"/>
      </w:pPr>
      <w:ins w:id="45" w:author="PR Preview" w:date="2024-01-01T00:00:00Z">
        <w:r>
          <w:t xml:space="preserve">All the variables above are affected by treatment, but avoiding every variable measured after</w:t>
        </w:r>
      </w:ins>
      <w:ins w:id="45" w:author="PR Preview" w:date="2024-01-01T00:00:00Z">
        <w:r>
          <w:t xml:space="preserve"> </w:t>
        </w:r>
      </w:ins>
      <m:oMath>
        <m:r>
          <m:t>A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can exclude useful adjustment variables (Fine Point 7.4).</w:t>
        </w:r>
      </w:ins>
    </w:p>
    <w:p>
      <w:pPr>
        <w:pStyle w:val="Compact"/>
        <w:numPr>
          <w:ilvl w:val="0"/>
          <w:numId w:val="1008"/>
        </w:numPr>
      </w:pPr>
      <w:ins w:id="46" w:author="PR Preview" w:date="2024-01-01T00:00:00Z">
        <w:r>
          <w:t xml:space="preserve">In Figure 18.5,</w:t>
        </w:r>
      </w:ins>
      <w:ins w:id="46" w:author="PR Preview" w:date="2024-01-01T00:00:00Z">
        <w:r>
          <w:t xml:space="preserve"> </w:t>
        </w:r>
      </w:ins>
      <m:oMath>
        <m:r>
          <m:t>L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occurs after</w:t>
        </w:r>
      </w:ins>
      <w:ins w:id="46" w:author="PR Preview" w:date="2024-01-01T00:00:00Z">
        <w:r>
          <w:t xml:space="preserve"> </w:t>
        </w:r>
      </w:ins>
      <m:oMath>
        <m:r>
          <m:t>A</m:t>
        </m:r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but can block a backdoor path: the</w:t>
        </w:r>
      </w:ins>
      <w:ins w:id="46" w:author="PR Preview" w:date="2024-01-01T00:00:00Z">
        <w:r>
          <w:t xml:space="preserve"> </w:t>
        </w:r>
      </w:ins>
      <m:oMath>
        <m:r>
          <m:t>L</m:t>
        </m:r>
      </m:oMath>
      <w:ins w:id="46" w:author="PR Preview" w:date="2024-01-01T00:00:00Z">
        <w:r>
          <w:t xml:space="preserve">-adjusted association is unbiased and the unadjusted one is biased.</w:t>
        </w:r>
      </w:ins>
    </w:p>
    <w:p>
      <w:pPr>
        <w:pStyle w:val="Compact"/>
        <w:numPr>
          <w:ilvl w:val="0"/>
          <w:numId w:val="1008"/>
        </w:numPr>
      </w:pPr>
      <w:ins w:id="47" w:author="PR Preview" w:date="2024-01-01T00:00:00Z">
        <w:r>
          <w:t xml:space="preserve">Causal graphs do not care about temporal order: when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does not affect</w:t>
        </w:r>
      </w:ins>
      <w:ins w:id="47" w:author="PR Preview" w:date="2024-01-01T00:00:00Z">
        <w:r>
          <w:t xml:space="preserve"> </w:t>
        </w:r>
      </w:ins>
      <m:oMath>
        <m:r>
          <m:t>L</m:t>
        </m:r>
      </m:oMath>
      <w:ins w:id="47" w:author="PR Preview" w:date="2024-01-01T00:00:00Z">
        <w:r>
          <w:t xml:space="preserve">, the correct analysis is the same whether</w:t>
        </w:r>
      </w:ins>
      <w:ins w:id="47" w:author="PR Preview" w:date="2024-01-01T00:00:00Z">
        <w:r>
          <w:t xml:space="preserve"> </w:t>
        </w:r>
      </w:ins>
      <m:oMath>
        <m:r>
          <m:t>L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comes before or after</w:t>
        </w:r>
      </w:ins>
      <w:ins w:id="47" w:author="PR Preview" w:date="2024-01-01T00:00:00Z">
        <w:r>
          <w:t xml:space="preserve"> </w:t>
        </w:r>
      </w:ins>
      <m:oMath>
        <m:r>
          <m:t>A</m:t>
        </m:r>
      </m:oMath>
      <w:ins w:id="4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48" w:author="PR Preview" w:date="2024-01-01T00:00:00Z">
        <w:r>
          <w:t xml:space="preserve">But the data cannot tell whether</w:t>
        </w:r>
      </w:ins>
      <w:ins w:id="48" w:author="PR Preview" w:date="2024-01-01T00:00:00Z">
        <w:r>
          <w:t xml:space="preserve"> </w:t>
        </w:r>
      </w:ins>
      <m:oMath>
        <m:r>
          <m:t>A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affects</w:t>
        </w:r>
      </w:ins>
      <w:ins w:id="48" w:author="PR Preview" w:date="2024-01-01T00:00:00Z">
        <w:r>
          <w:t xml:space="preserve"> </w:t>
        </w:r>
      </w:ins>
      <m:oMath>
        <m:r>
          <m:t>L</m:t>
        </m:r>
      </m:oMath>
      <w:ins w:id="48" w:author="PR Preview" w:date="2024-01-01T00:00:00Z">
        <w:r>
          <w:t xml:space="preserve">: with temporal order</w:t>
        </w:r>
      </w:ins>
      <w:ins w:id="4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ins w:id="48" w:author="PR Preview" w:date="2024-01-01T00:00:00Z">
        <w:r>
          <w:t xml:space="preserve">, any joint distribution of</w:t>
        </w:r>
      </w:ins>
      <w:ins w:id="4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with no independencies is compatible with several causal graphs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(Hernán and Robins 2020, 245)</w:t>
        </w:r>
      </w:ins>
      <w:ins w:id="48" w:author="PR Preview" w:date="2024-01-01T00:00:00Z">
        <w:r>
          <w:t xml:space="preserve">.</w:t>
        </w:r>
      </w:ins>
    </w:p>
    <w:p>
      <w:pPr>
        <w:pStyle w:val="FirstParagraph"/>
      </w:pPr>
      <w:ins w:id="49" w:author="PR Preview" w:date="2024-01-01T00:00:00Z">
        <w:r>
          <w:t xml:space="preserve">So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rPr>
            <w:b/>
            <w:bCs/>
          </w:rPr>
          <w:t xml:space="preserve">whether to adjust for</w:t>
        </w:r>
      </w:ins>
      <w:ins w:id="49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49" w:author="PR Preview" w:date="2024-01-01T00:00:00Z">
        <w:r>
          <w:rPr>
            <w:b/>
            <w:bCs/>
          </w:rPr>
          <w:t xml:space="preserve"> </w:t>
        </w:r>
      </w:ins>
      <w:ins w:id="49" w:author="PR Preview" w:date="2024-01-01T00:00:00Z">
        <w:r>
          <w:rPr>
            <w:b/>
            <w:bCs/>
          </w:rPr>
          <w:t xml:space="preserve">cannot be decided by any automated procedure based only on statistical associations</w:t>
        </w:r>
      </w:ins>
      <w:ins w:id="49" w:author="PR Preview" w:date="2024-01-01T00:00:00Z">
        <w:r>
          <w:t xml:space="preserve">;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for example, data alone cannot distinguish a collider from a confounder.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The book cites Hernán et al. (2002) as an example of applying expert knowledge to adjustment.</w:t>
        </w:r>
      </w:ins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ins w:id="51" w:author="PR Preview" w:date="2024-01-01T00:00:00Z">
        <w:r>
          <w:t xml:space="preserve">2.4 Pre-Treatment Variables That Induce Bias: M-Bias</w:t>
        </w:r>
      </w:ins>
    </w:p>
    <w:p>
      <w:pPr>
        <w:pStyle w:val="FirstParagraph"/>
      </w:pPr>
      <w:ins w:id="52" w:author="PR Preview" w:date="2024-01-01T00:00:00Z">
        <w:r>
          <w:t xml:space="preserve">Even with temporal order</w:t>
        </w:r>
      </w:ins>
      <w:ins w:id="52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and a sample so large that only bias matters, adjusting for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rPr>
            <w:b/>
            <w:bCs/>
          </w:rPr>
          <w:t xml:space="preserve">all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pre-treatment covariates does not minimize bias, for two reasons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(Hernán and Robins 2020, 245)</w:t>
        </w:r>
      </w:ins>
      <w:ins w:id="52" w:author="PR Preview" w:date="2024-01-01T00:00:00Z">
        <w:r>
          <w:t xml:space="preserve">.</w:t>
        </w:r>
      </w:ins>
    </w:p>
    <w:p>
      <w:pPr>
        <w:pStyle w:val="BodyText"/>
      </w:pPr>
      <w:ins w:id="53" w:author="PR Preview" w:date="2024-01-01T00:00:00Z">
        <w:r>
          <w:rPr>
            <w:b/>
            <w:bCs/>
          </w:rPr>
          <w:t xml:space="preserve">Reason 1: colliders.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In Figure 18.6 (same as Figure 7.4),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shares a cause</w:t>
        </w:r>
      </w:ins>
      <w:ins w:id="53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with</w:t>
        </w:r>
      </w:ins>
      <w:ins w:id="53" w:author="PR Preview" w:date="2024-01-01T00:00:00Z">
        <w:r>
          <w:t xml:space="preserve"> </w:t>
        </w:r>
      </w:ins>
      <m:oMath>
        <m:r>
          <m:t>A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and a cause</w:t>
        </w:r>
      </w:ins>
      <w:ins w:id="53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with</w:t>
        </w:r>
      </w:ins>
      <w:ins w:id="53" w:author="PR Preview" w:date="2024-01-01T00:00:00Z">
        <w:r>
          <w:t xml:space="preserve"> </w:t>
        </w:r>
      </w:ins>
      <m:oMath>
        <m:r>
          <m:t>Y</m:t>
        </m:r>
      </m:oMath>
      <w:ins w:id="53" w:author="PR Preview" w:date="2024-01-01T00:00:00Z">
        <w:r>
          <w:t xml:space="preserve">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so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is a collider on</w:t>
        </w:r>
      </w:ins>
      <w:ins w:id="5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53" w:author="PR Preview" w:date="2024-01-01T00:00:00Z">
        <w:r>
          <w:t xml:space="preserve">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Adjusting for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opens that path: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b/>
            <w:bCs/>
          </w:rPr>
          <w:t xml:space="preserve">M-bias</w:t>
        </w:r>
      </w:ins>
      <w:ins w:id="53" w:author="PR Preview" w:date="2024-01-01T00:00:00Z">
        <w:r>
          <w:t xml:space="preserve">.</w:t>
        </w:r>
      </w:ins>
    </w:p>
    <w:p>
      <w:pPr>
        <w:pStyle w:val="BodyText"/>
      </w:pPr>
      <w:ins w:id="54" w:author="PR Preview" w:date="2024-01-01T00:00:00Z">
        <w:r>
          <w:t xml:space="preserve">The data cannot distinguish confounders from colliders, so external information must decide.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If there were also an arrow</w:t>
        </w:r>
      </w:ins>
      <w:ins w:id="5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A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in Figure 18.6,</w:t>
        </w:r>
      </w:ins>
      <w:ins w:id="54" w:author="PR Preview" w:date="2024-01-01T00:00:00Z">
        <w:r>
          <w:t xml:space="preserve"> </w:t>
        </w:r>
      </w:ins>
      <m:oMath>
        <m:r>
          <m:t>L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would be both a confounder and a collider,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 the average causal effect would not be identified whether or not we adjust for</w:t>
        </w:r>
      </w:ins>
      <w:ins w:id="54" w:author="PR Preview" w:date="2024-01-01T00:00:00Z">
        <w:r>
          <w:t xml:space="preserve"> </w:t>
        </w:r>
      </w:ins>
      <m:oMath>
        <m:r>
          <m:t>L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(Hernán and Robins 2020, 245)</w:t>
        </w:r>
      </w:ins>
      <w:ins w:id="54" w:author="PR Preview" w:date="2024-01-01T00:00:00Z">
        <w:r>
          <w:t xml:space="preserve">.</w:t>
        </w:r>
      </w:ins>
    </w:p>
    <w:p>
      <w:ins w:id="55" w:author="PR Preview" w:date="2024-01-01T00:00:00Z">
        <w:r>
          <w:pict>
            <v:rect style="width:0;height:1.5pt" o:hralign="center" o:hrstd="t" o:hr="t"/>
          </w:pict>
        </w:r>
      </w:ins>
    </w:p>
    <w:bookmarkEnd w:id="22"/>
    <w:bookmarkStart w:id="23" w:name="X245e2f1b81247dd5705f94a6a4c099ef99bc936"/>
    <w:p>
      <w:pPr>
        <w:pStyle w:val="Heading3"/>
      </w:pPr>
      <w:ins w:id="56" w:author="PR Preview" w:date="2024-01-01T00:00:00Z">
        <w:r>
          <w:t xml:space="preserve">2.5 Pre-Treatment Variables That Amplify Bias: Z-Bias</w:t>
        </w:r>
      </w:ins>
    </w:p>
    <w:p>
      <w:pPr>
        <w:pStyle w:val="FirstParagraph"/>
      </w:pPr>
      <w:ins w:id="57" w:author="PR Preview" w:date="2024-01-01T00:00:00Z">
        <w:r>
          <w:rPr>
            <w:b/>
            <w:bCs/>
          </w:rPr>
          <w:t xml:space="preserve">Reason 2: bias amplification.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In Figure 18.7 (same as Figure 16.1),</w:t>
        </w:r>
      </w:ins>
      <w:ins w:id="57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and an unmeasured</w:t>
        </w:r>
      </w:ins>
      <w:ins w:id="57" w:author="PR Preview" w:date="2024-01-01T00:00:00Z">
        <w:r>
          <w:t xml:space="preserve"> </w:t>
        </w:r>
      </w:ins>
      <m:oMath>
        <m:r>
          <m:t>U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confounds</w:t>
        </w:r>
      </w:ins>
      <w:ins w:id="57" w:author="PR Preview" w:date="2024-01-01T00:00:00Z">
        <w:r>
          <w:t xml:space="preserve"> </w:t>
        </w:r>
      </w:ins>
      <m:oMath>
        <m:r>
          <m:t>A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and</w:t>
        </w:r>
      </w:ins>
      <w:ins w:id="57" w:author="PR Preview" w:date="2024-01-01T00:00:00Z">
        <w:r>
          <w:t xml:space="preserve"> </w:t>
        </w:r>
      </w:ins>
      <m:oMath>
        <m:r>
          <m:t>Y</m:t>
        </m:r>
      </m:oMath>
      <w:ins w:id="57" w:author="PR Preview" w:date="2024-01-01T00:00:00Z">
        <w:r>
          <w:t xml:space="preserve">.</w:t>
        </w:r>
      </w:ins>
      <w:ins w:id="57" w:author="PR Preview" w:date="2024-01-01T00:00:00Z">
        <w:r>
          <w:t xml:space="preserve"> </w:t>
        </w:r>
      </w:ins>
      <m:oMath>
        <m:r>
          <m:t>Z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an instrument, not on any backdoor path, so adjusting for</w:t>
        </w:r>
      </w:ins>
      <w:ins w:id="57" w:author="PR Preview" w:date="2024-01-01T00:00:00Z">
        <w:r>
          <w:t xml:space="preserve"> </w:t>
        </w:r>
      </w:ins>
      <m:oMath>
        <m:r>
          <m:t>Z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cannot remove the confounding by</w:t>
        </w:r>
      </w:ins>
      <w:ins w:id="57" w:author="PR Preview" w:date="2024-01-01T00:00:00Z">
        <w:r>
          <w:t xml:space="preserve"> </w:t>
        </w:r>
      </w:ins>
      <m:oMath>
        <m:r>
          <m:t>U</m:t>
        </m:r>
      </m:oMath>
      <w:ins w:id="57" w:author="PR Preview" w:date="2024-01-01T00:00:00Z">
        <w:r>
          <w:t xml:space="preserve">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But it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b/>
            <w:bCs/>
          </w:rPr>
          <w:t xml:space="preserve">can amplify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it: the</w:t>
        </w:r>
      </w:ins>
      <w:ins w:id="57" w:author="PR Preview" w:date="2024-01-01T00:00:00Z">
        <w:r>
          <w:t xml:space="preserve"> </w:t>
        </w:r>
      </w:ins>
      <m:oMath>
        <m:r>
          <m:t>Z</m:t>
        </m:r>
      </m:oMath>
      <w:ins w:id="57" w:author="PR Preview" w:date="2024-01-01T00:00:00Z">
        <w:r>
          <w:t xml:space="preserve">-adjusted</w:t>
        </w:r>
      </w:ins>
      <w:ins w:id="57" w:author="PR Preview" w:date="2024-01-01T00:00:00Z">
        <w:r>
          <w:t xml:space="preserve"> </w:t>
        </w:r>
      </w:ins>
      <m:oMath>
        <m:r>
          <m:t>A</m:t>
        </m:r>
      </m:oMath>
      <w:ins w:id="57" w:author="PR Preview" w:date="2024-01-01T00:00:00Z">
        <w:r>
          <w:t xml:space="preserve">-</w:t>
        </w:r>
      </w:ins>
      <m:oMath>
        <m:r>
          <m:t>Y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association may be further from the effect than the unadjusted one.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This is called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b/>
            <w:bCs/>
          </w:rPr>
          <w:t xml:space="preserve">Z-bias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(Hernán and Robins 2020, 246)</w:t>
        </w:r>
      </w:ins>
      <w:ins w:id="57" w:author="PR Preview" w:date="2024-01-01T00:00:00Z">
        <w:r>
          <w:t xml:space="preserve">.</w:t>
        </w:r>
      </w:ins>
    </w:p>
    <w:p>
      <w:pPr>
        <w:pStyle w:val="BodyText"/>
      </w:pPr>
      <w:ins w:id="58" w:author="PR Preview" w:date="2024-01-01T00:00:00Z">
        <w:r>
          <w:t xml:space="preserve">Amplification is guaranteed when all equations of the structural equation model for the diagram are linear (Wooldridge 2010, Pearl 2011),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and may also occur in more realistic settings (Ding et al. 2017).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It is not guaranteed in general: adjusting for</w:t>
        </w:r>
      </w:ins>
      <w:ins w:id="58" w:author="PR Preview" w:date="2024-01-01T00:00:00Z">
        <w:r>
          <w:t xml:space="preserve"> </w:t>
        </w:r>
      </w:ins>
      <m:oMath>
        <m:r>
          <m:t>Z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could also reduce the bias, and usually we cannot know which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(Hernán and Robins 2020, 246)</w:t>
        </w:r>
      </w:ins>
      <w:ins w:id="58" w:author="PR Preview" w:date="2024-01-01T00:00:00Z">
        <w:r>
          <w:t xml:space="preserve">.</w:t>
        </w:r>
      </w:ins>
    </w:p>
    <w:p>
      <w:ins w:id="59" w:author="PR Preview" w:date="2024-01-01T00:00:00Z">
        <w:r>
          <w:pict>
            <v:rect style="width:0;height:1.5pt" o:hralign="center" o:hrstd="t" o:hr="t"/>
          </w:pict>
        </w:r>
      </w:ins>
    </w:p>
    <w:bookmarkEnd w:id="23"/>
    <w:bookmarkStart w:id="24" w:name="summary-of-section-18.2"/>
    <w:p>
      <w:pPr>
        <w:pStyle w:val="Heading3"/>
      </w:pPr>
      <w:ins w:id="60" w:author="PR Preview" w:date="2024-01-01T00:00:00Z">
        <w:r>
          <w:t xml:space="preserve">2.6 Summary of Section 18.2</w:t>
        </w:r>
      </w:ins>
    </w:p>
    <w:p>
      <w:pPr>
        <w:pStyle w:val="FirstParagraph"/>
      </w:pPr>
      <w:ins w:id="61" w:author="PR Preview" w:date="2024-01-01T00:00:00Z">
        <w:r>
          <w:t xml:space="preserve">Even with no computational constraints and a quasi-infinite sample, adjusting for all available variables is not advisable.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Ideally the adjustment set excludes every variable that may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introduce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(colliders, their descendants, mediators, other variables affected by treatment) or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amplify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(instruments) bias.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Because these variables cannot be identified by purely statistical algorithms,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expert knowledge must guide variable selection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(Hernán and Robins 2020, 246)</w:t>
        </w:r>
      </w:ins>
      <w:ins w:id="61" w:author="PR Preview" w:date="2024-01-01T00:00:00Z">
        <w:r>
          <w:t xml:space="preserve">.</w:t>
        </w:r>
      </w:ins>
    </w:p>
    <w:p>
      <w:ins w:id="62" w:author="PR Preview" w:date="2024-01-01T00:00:00Z">
        <w:r>
          <w:pict>
            <v:rect style="width:0;height:1.5pt" o:hralign="center" o:hrstd="t" o:hr="t"/>
          </w:pict>
        </w:r>
      </w:ins>
    </w:p>
    <w:bookmarkEnd w:id="24"/>
    <w:bookmarkStart w:id="25" w:name="Xbbd3c0d35992ad7f0a007c2425b3f41b2b794b9"/>
    <w:p>
      <w:pPr>
        <w:pStyle w:val="Heading3"/>
      </w:pPr>
      <w:ins w:id="63" w:author="PR Preview" w:date="2024-01-01T00:00:00Z">
        <w:r>
          <w:t xml:space="preserve">2.7 Supplement: Encoding Expert Knowledge with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rStyle w:val="VerbatimChar"/>
          </w:rPr>
          <w:t xml:space="preserve">dagitty</w:t>
        </w:r>
      </w:ins>
    </w:p>
    <w:p>
      <w:pPr>
        <w:pStyle w:val="FirstParagraph"/>
      </w:pPr>
      <w:ins w:id="64" w:author="PR Preview" w:date="2024-01-01T00:00:00Z">
        <w:r>
          <w:t xml:space="preserve">Once subject-matter knowledge is written down as a causal diagram, software can list adjustment sets that satisfy the backdoor criterion.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For the M-bias diagram of Figure 18.6:</w:t>
        </w:r>
      </w:ins>
    </w:p>
    <w:p>
      <w:pPr>
        <w:pStyle w:val="SourceCode"/>
      </w:pPr>
      <w:ins w:id="65" w:author="PR Preview" w:date="2024-01-01T00:00:00Z">
        <w:r>
          <w:rPr>
            <w:rStyle w:val="FunctionTok"/>
          </w:rPr>
          <w:t xml:space="preserve">library</w:t>
        </w:r>
      </w:ins>
      <w:ins w:id="65" w:author="PR Preview" w:date="2024-01-01T00:00:00Z">
        <w:r>
          <w:rPr>
            <w:rStyle w:val="NormalTok"/>
          </w:rPr>
          <w:t xml:space="preserve">(dagitty)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NormalTok"/>
          </w:rPr>
          <w:t xml:space="preserve">m_bias </w:t>
        </w:r>
      </w:ins>
      <w:ins w:id="65" w:author="PR Preview" w:date="2024-01-01T00:00:00Z">
        <w:r>
          <w:rPr>
            <w:rStyle w:val="OtherTok"/>
          </w:rPr>
          <w:t xml:space="preserve">&lt;-</w:t>
        </w:r>
      </w:ins>
      <w:ins w:id="65" w:author="PR Preview" w:date="2024-01-01T00:00:00Z">
        <w:r>
          <w:rPr>
            <w:rStyle w:val="NormalTok"/>
          </w:rPr>
          <w:t xml:space="preserve"> </w:t>
        </w:r>
      </w:ins>
      <w:ins w:id="65" w:author="PR Preview" w:date="2024-01-01T00:00:00Z">
        <w:r>
          <w:rPr>
            <w:rStyle w:val="FunctionTok"/>
          </w:rPr>
          <w:t xml:space="preserve">dagitty</w:t>
        </w:r>
      </w:ins>
      <w:ins w:id="65" w:author="PR Preview" w:date="2024-01-01T00:00:00Z">
        <w:r>
          <w:rPr>
            <w:rStyle w:val="NormalTok"/>
          </w:rPr>
          <w:t xml:space="preserve">(</w:t>
        </w:r>
      </w:ins>
      <w:ins w:id="65" w:author="PR Preview" w:date="2024-01-01T00:00:00Z">
        <w:r>
          <w:rPr>
            <w:rStyle w:val="StringTok"/>
          </w:rPr>
          <w:t xml:space="preserve">"dag {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StringTok"/>
          </w:rPr>
          <w:t xml:space="preserve">  U1 -&gt; L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StringTok"/>
          </w:rPr>
          <w:t xml:space="preserve">  U1 -&gt; Y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StringTok"/>
          </w:rPr>
          <w:t xml:space="preserve">  U2 -&gt; L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StringTok"/>
          </w:rPr>
          <w:t xml:space="preserve">  U2 -&gt; A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StringTok"/>
          </w:rPr>
          <w:t xml:space="preserve">  A -&gt; Y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StringTok"/>
          </w:rPr>
          <w:t xml:space="preserve">}"</w:t>
        </w:r>
      </w:ins>
      <w:ins w:id="65" w:author="PR Preview" w:date="2024-01-01T00:00:00Z">
        <w:r>
          <w:rPr>
            <w:rStyle w:val="NormalTok"/>
          </w:rPr>
          <w:t xml:space="preserve">)</w:t>
        </w:r>
      </w:ins>
      <w:ins w:id="65" w:author="PR Preview" w:date="2024-01-01T00:00:00Z">
        <w:r>
          <w:br/>
        </w:r>
      </w:ins>
      <w:ins w:id="65" w:author="PR Preview" w:date="2024-01-01T00:00:00Z">
        <w:r>
          <w:rPr>
            <w:rStyle w:val="FunctionTok"/>
          </w:rPr>
          <w:t xml:space="preserve">adjustmentSets</w:t>
        </w:r>
      </w:ins>
      <w:ins w:id="65" w:author="PR Preview" w:date="2024-01-01T00:00:00Z">
        <w:r>
          <w:rPr>
            <w:rStyle w:val="NormalTok"/>
          </w:rPr>
          <w:t xml:space="preserve">(m_bias, </w:t>
        </w:r>
      </w:ins>
      <w:ins w:id="65" w:author="PR Preview" w:date="2024-01-01T00:00:00Z">
        <w:r>
          <w:rPr>
            <w:rStyle w:val="AttributeTok"/>
          </w:rPr>
          <w:t xml:space="preserve">exposure =</w:t>
        </w:r>
      </w:ins>
      <w:ins w:id="65" w:author="PR Preview" w:date="2024-01-01T00:00:00Z">
        <w:r>
          <w:rPr>
            <w:rStyle w:val="NormalTok"/>
          </w:rPr>
          <w:t xml:space="preserve"> </w:t>
        </w:r>
      </w:ins>
      <w:ins w:id="65" w:author="PR Preview" w:date="2024-01-01T00:00:00Z">
        <w:r>
          <w:rPr>
            <w:rStyle w:val="StringTok"/>
          </w:rPr>
          <w:t xml:space="preserve">"A"</w:t>
        </w:r>
      </w:ins>
      <w:ins w:id="65" w:author="PR Preview" w:date="2024-01-01T00:00:00Z">
        <w:r>
          <w:rPr>
            <w:rStyle w:val="NormalTok"/>
          </w:rPr>
          <w:t xml:space="preserve">, </w:t>
        </w:r>
      </w:ins>
      <w:ins w:id="65" w:author="PR Preview" w:date="2024-01-01T00:00:00Z">
        <w:r>
          <w:rPr>
            <w:rStyle w:val="AttributeTok"/>
          </w:rPr>
          <w:t xml:space="preserve">outcome =</w:t>
        </w:r>
      </w:ins>
      <w:ins w:id="65" w:author="PR Preview" w:date="2024-01-01T00:00:00Z">
        <w:r>
          <w:rPr>
            <w:rStyle w:val="NormalTok"/>
          </w:rPr>
          <w:t xml:space="preserve"> </w:t>
        </w:r>
      </w:ins>
      <w:ins w:id="65" w:author="PR Preview" w:date="2024-01-01T00:00:00Z">
        <w:r>
          <w:rPr>
            <w:rStyle w:val="StringTok"/>
          </w:rPr>
          <w:t xml:space="preserve">"Y"</w:t>
        </w:r>
      </w:ins>
      <w:ins w:id="65" w:author="PR Preview" w:date="2024-01-01T00:00:00Z">
        <w:r>
          <w:rPr>
            <w:rStyle w:val="NormalTok"/>
          </w:rPr>
          <w:t xml:space="preserve">)</w:t>
        </w:r>
      </w:ins>
    </w:p>
    <w:p>
      <w:pPr>
        <w:pStyle w:val="FirstParagraph"/>
      </w:pPr>
      <w:ins w:id="66" w:author="PR Preview" w:date="2024-01-01T00:00:00Z">
        <w:r>
          <w:t xml:space="preserve">Here the only minimal adjustment set is the empty set: no adjustment is needed, and adjusting for</w:t>
        </w:r>
      </w:ins>
      <w:ins w:id="66" w:author="PR Preview" w:date="2024-01-01T00:00:00Z">
        <w:r>
          <w:t xml:space="preserve"> </w:t>
        </w:r>
      </w:ins>
      <m:oMath>
        <m:r>
          <m:t>L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alone would open the M path.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The output is only as good as the diagram, which is exactly the subject-matter knowledge Section 18.2 says cannot come from the data.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This supplement is not in the book.</w:t>
        </w:r>
      </w:ins>
    </w:p>
    <w:bookmarkEnd w:id="25"/>
    <w:bookmarkEnd w:id="26"/>
    <w:bookmarkStart w:id="30" w:name="Xd642286858bec8349222afb8b50883ed3d954aa"/>
    <w:p>
      <w:pPr>
        <w:pStyle w:val="Heading2"/>
      </w:pPr>
      <w:ins w:id="67" w:author="PR Preview" w:date="2024-01-01T00:00:00Z">
        <w:r>
          <w:t xml:space="preserve">3 18.3 Causal Inference and Machine Learning (pp. 246-247)</w:t>
        </w:r>
      </w:ins>
    </w:p>
    <w:p>
      <w:ins w:id="6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69" w:author="PR Preview" w:date="2024-01-01T00:00:00Z">
        <w:r>
          <w:t xml:space="preserve">From here on, assume</w:t>
        </w:r>
      </w:ins>
      <w:ins w:id="69" w:author="PR Preview" w:date="2024-01-01T00:00:00Z">
        <w:r>
          <w:t xml:space="preserve"> </w:t>
        </w:r>
      </w:ins>
      <m:oMath>
        <m:r>
          <m:t>X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includes all confounders</w:t>
        </w:r>
      </w:ins>
      <w:ins w:id="69" w:author="PR Preview" w:date="2024-01-01T00:00:00Z">
        <w:r>
          <w:t xml:space="preserve"> </w:t>
        </w:r>
      </w:ins>
      <m:oMath>
        <m:r>
          <m:t>L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and no variable that would induce or amplify bias, and that positivity holds.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The problem is now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rPr>
            <w:b/>
            <w:bCs/>
          </w:rPr>
          <w:t xml:space="preserve">estimation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when</w:t>
        </w:r>
      </w:ins>
      <w:ins w:id="69" w:author="PR Preview" w:date="2024-01-01T00:00:00Z">
        <w:r>
          <w:t xml:space="preserve"> </w:t>
        </w:r>
      </w:ins>
      <m:oMath>
        <m:r>
          <m:t>X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is very high-dimensional or has many continuous variables.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Since good estimates of</w:t>
        </w:r>
      </w:ins>
      <w:ins w:id="6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and</w:t>
        </w:r>
      </w:ins>
      <w:ins w:id="6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give a good estimate of their difference, focus on</w:t>
        </w:r>
      </w:ins>
      <w:ins w:id="6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69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ins w:id="70" w:author="PR Preview" w:date="2024-01-01T00:00:00Z">
        <w:r>
          <w:pict>
            <v:rect style="width:0;height:1.5pt" o:hralign="center" o:hrstd="t" o:hr="t"/>
          </w:pict>
        </w:r>
      </w:ins>
    </w:p>
    <w:bookmarkStart w:id="28" w:name="X03da6fe577f783f59940f2d25b211c2a9e94510"/>
    <w:p>
      <w:pPr>
        <w:pStyle w:val="Heading3"/>
      </w:pPr>
      <w:ins w:id="71" w:author="PR Preview" w:date="2024-01-01T00:00:00Z">
        <w:r>
          <w:t xml:space="preserve">3.1 Why Traditional Parametric Models Fail Here</w:t>
        </w:r>
      </w:ins>
    </w:p>
    <w:p>
      <w:pPr>
        <w:pStyle w:val="Compact"/>
        <w:numPr>
          <w:ilvl w:val="0"/>
          <w:numId w:val="1009"/>
        </w:numPr>
      </w:pPr>
      <w:ins w:id="72" w:author="PR Preview" w:date="2024-01-01T00:00:00Z">
        <w:r>
          <w:t xml:space="preserve">With high-dimensional</w:t>
        </w:r>
      </w:ins>
      <w:ins w:id="72" w:author="PR Preview" w:date="2024-01-01T00:00:00Z">
        <w:r>
          <w:t xml:space="preserve"> </w:t>
        </w:r>
      </w:ins>
      <m:oMath>
        <m:r>
          <m:t>X</m:t>
        </m:r>
      </m:oMath>
      <w:ins w:id="72" w:author="PR Preview" w:date="2024-01-01T00:00:00Z">
        <w:r>
          <w:t xml:space="preserve">, low-dimensional parametric models for</w:t>
        </w:r>
      </w:ins>
      <w:ins w:id="72" w:author="PR Preview" w:date="2024-01-01T00:00:00Z">
        <w:r>
          <w:t xml:space="preserve"> </w:t>
        </w:r>
      </w:ins>
      <m:oMath>
        <m:r>
          <m:t>b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</w:t>
        </w:r>
      </w:ins>
      <w:ins w:id="72" w:author="PR Preview" w:date="2024-01-01T00:00:00Z">
        <w:r>
          <w:t xml:space="preserve"> </w:t>
        </w:r>
      </w:ins>
      <m:oMath>
        <m:r>
          <m:t>π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are certain to be misspecified, so</w:t>
        </w:r>
      </w:ins>
      <w:ins w:id="7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</w:t>
        </w:r>
      </w:ins>
      <w:ins w:id="7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are inconsistent.</w:t>
        </w:r>
      </w:ins>
    </w:p>
    <w:p>
      <w:pPr>
        <w:pStyle w:val="Compact"/>
        <w:numPr>
          <w:ilvl w:val="0"/>
          <w:numId w:val="1009"/>
        </w:numPr>
      </w:pPr>
      <w:ins w:id="73" w:author="PR Preview" w:date="2024-01-01T00:00:00Z">
        <w:r>
          <w:rPr>
            <w:b/>
            <w:bCs/>
          </w:rPr>
          <w:t xml:space="preserve">Richly parameterized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generalized linear models use a linear predictor</w:t>
        </w:r>
      </w:ins>
      <w:ins w:id="73" w:author="PR Preview" w:date="2024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3" w:author="PR Preview" w:date="2024-01-01T00:00:00Z">
        <w:r>
          <w:t xml:space="preserve">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where</w:t>
        </w:r>
      </w:ins>
      <w:ins w:id="73" w:author="PR Preview" w:date="2024-01-01T00:00:00Z">
        <w:r>
          <w:t xml:space="preserve"> </w:t>
        </w:r>
      </w:ins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is a high-dimensional vector of transformations of</w:t>
        </w:r>
      </w:ins>
      <w:ins w:id="73" w:author="PR Preview" w:date="2024-01-01T00:00:00Z">
        <w:r>
          <w:t xml:space="preserve"> </w:t>
        </w:r>
      </w:ins>
      <m:oMath>
        <m:r>
          <m:t>X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(e.g., cubic splines and their cross-products),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e.g.,</w:t>
        </w:r>
      </w:ins>
      <w:ins w:id="7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and</w:t>
        </w:r>
      </w:ins>
      <w:ins w:id="7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ins w:id="7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74" w:author="PR Preview" w:date="2024-01-01T00:00:00Z">
        <w:r>
          <w:t xml:space="preserve">Even when consistent, their finite-sample errors are much larger than those of a correct low-dimensional model,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 if the dimension of</w:t>
        </w:r>
      </w:ins>
      <w:ins w:id="74" w:author="PR Preview" w:date="2024-01-01T00:00:00Z">
        <w:r>
          <w:t xml:space="preserve"> </w:t>
        </w:r>
      </w:ins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exceeds</w:t>
        </w:r>
      </w:ins>
      <w:ins w:id="74" w:author="PR Preview" w:date="2024-01-01T00:00:00Z">
        <w:r>
          <w:t xml:space="preserve"> </w:t>
        </w:r>
      </w:ins>
      <m:oMath>
        <m:r>
          <m:t>n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the fit fails to converge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(Hernán and Robins 2020, 247)</w:t>
        </w:r>
      </w:ins>
      <w:ins w:id="74" w:author="PR Preview" w:date="2024-01-01T00:00:00Z">
        <w:r>
          <w:t xml:space="preserve">.</w:t>
        </w:r>
      </w:ins>
    </w:p>
    <w:p>
      <w:pPr>
        <w:pStyle w:val="FirstParagraph"/>
      </w:pPr>
      <w:ins w:id="75" w:author="PR Preview" w:date="2024-01-01T00:00:00Z">
        <w:r>
          <w:t xml:space="preserve">Remember that some variables in</w:t>
        </w:r>
      </w:ins>
      <w:ins w:id="75" w:author="PR Preview" w:date="2024-01-01T00:00:00Z">
        <w:r>
          <w:t xml:space="preserve"> </w:t>
        </w:r>
      </w:ins>
      <m:oMath>
        <m:r>
          <m:t>X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may not be confounders; we would not need to adjust for them if we knew which they were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(Hernán and Robins 2020, 247)</w:t>
        </w:r>
      </w:ins>
      <w:ins w:id="75" w:author="PR Preview" w:date="2024-01-01T00:00:00Z">
        <w:r>
          <w:t xml:space="preserve">.</w:t>
        </w:r>
      </w:ins>
    </w:p>
    <w:p>
      <w:ins w:id="76" w:author="PR Preview" w:date="2024-01-01T00:00:00Z">
        <w:r>
          <w:pict>
            <v:rect style="width:0;height:1.5pt" o:hralign="center" o:hrstd="t" o:hr="t"/>
          </w:pict>
        </w:r>
      </w:ins>
    </w:p>
    <w:bookmarkEnd w:id="28"/>
    <w:bookmarkStart w:id="29" w:name="Xf7dcefc8e8754e7c3bb8ab58d19b17275283461"/>
    <w:p>
      <w:pPr>
        <w:pStyle w:val="Heading3"/>
      </w:pPr>
      <w:ins w:id="77" w:author="PR Preview" w:date="2024-01-01T00:00:00Z">
        <w:r>
          <w:t xml:space="preserve">3.2 Machine Learning for the Nuisance Functions</w:t>
        </w:r>
      </w:ins>
    </w:p>
    <w:p>
      <w:pPr>
        <w:pStyle w:val="FirstParagraph"/>
      </w:pPr>
      <w:ins w:id="78" w:author="PR Preview" w:date="2024-01-01T00:00:00Z">
        <w:r>
          <w:t xml:space="preserve">Options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(Hernán and Robins 2020, 247)</w:t>
        </w:r>
      </w:ins>
      <w:ins w:id="78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ins w:id="79" w:author="PR Preview" w:date="2024-01-01T00:00:00Z">
        <w:r>
          <w:t xml:space="preserve">the parametric model with a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lasso or ridge penalty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(Fine Point 18.1);</w:t>
        </w:r>
      </w:ins>
    </w:p>
    <w:p>
      <w:pPr>
        <w:pStyle w:val="Compact"/>
        <w:numPr>
          <w:ilvl w:val="0"/>
          <w:numId w:val="1010"/>
        </w:numPr>
      </w:pPr>
      <w:ins w:id="80" w:author="PR Preview" w:date="2024-01-01T00:00:00Z">
        <w:r>
          <w:t xml:space="preserve">a variable selection algorithm such as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stepwise selection</w:t>
        </w:r>
      </w:ins>
      <w:ins w:id="8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w:ins w:id="81" w:author="PR Preview" w:date="2024-01-01T00:00:00Z">
        <w:r>
          <w:t xml:space="preserve">other machine learning algorithms: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rPr>
            <w:b/>
            <w:bCs/>
          </w:rPr>
          <w:t xml:space="preserve">tree-based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(e.g., random forests) or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rPr>
            <w:b/>
            <w:bCs/>
          </w:rPr>
          <w:t xml:space="preserve">neural networks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(deep learning), which effectively fit thousands or millions of parameters.</w:t>
        </w:r>
      </w:ins>
    </w:p>
    <w:p>
      <w:pPr>
        <w:pStyle w:val="FirstParagraph"/>
      </w:pPr>
      <w:ins w:id="82" w:author="PR Preview" w:date="2024-01-01T00:00:00Z">
        <w:r>
          <w:t xml:space="preserve">With large samples and many covariates, machine learning usually predicts conditional expectations better than traditional parametric models.</w:t>
        </w:r>
      </w:ins>
    </w:p>
    <w:p>
      <w:pPr>
        <w:pStyle w:val="BodyText"/>
      </w:pPr>
      <w:ins w:id="83" w:author="PR Preview" w:date="2024-01-01T00:00:00Z">
        <w:r>
          <w:rPr>
            <w:b/>
            <w:bCs/>
          </w:rPr>
          <w:t xml:space="preserve">But prediction is not enough</w:t>
        </w:r>
      </w:ins>
      <w:ins w:id="83" w:author="PR Preview" w:date="2024-01-01T00:00:00Z">
        <w:r>
          <w:t xml:space="preserve">: to get valid 95% Wald confidence intervals (covering the true parameter at least 95% of the time),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machine learning must be combined with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rPr>
            <w:b/>
            <w:bCs/>
          </w:rPr>
          <w:t xml:space="preserve">doubly robust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estimators using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rPr>
            <w:b/>
            <w:bCs/>
          </w:rPr>
          <w:t xml:space="preserve">sample splitting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rPr>
            <w:b/>
            <w:bCs/>
          </w:rPr>
          <w:t xml:space="preserve">cross-fitting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(Section 18.4).</w:t>
        </w:r>
      </w:ins>
    </w:p>
    <w:bookmarkEnd w:id="29"/>
    <w:bookmarkEnd w:id="30"/>
    <w:bookmarkStart w:id="41" w:name="X4c4b749a8585e35c57d961e58d05c5766ca221f"/>
    <w:p>
      <w:pPr>
        <w:pStyle w:val="Heading2"/>
      </w:pPr>
      <w:ins w:id="84" w:author="PR Preview" w:date="2024-01-01T00:00:00Z">
        <w:r>
          <w:t xml:space="preserve">4 18.4 Doubly Robust Machine Learning Estimators (pp. 247-250)</w:t>
        </w:r>
      </w:ins>
    </w:p>
    <w:p>
      <w:ins w:id="85" w:author="PR Preview" w:date="2024-01-01T00:00:00Z">
        <w:r>
          <w:pict>
            <v:rect style="width:0;height:1.5pt" o:hralign="center" o:hrstd="t" o:hr="t"/>
          </w:pict>
        </w:r>
      </w:ins>
    </w:p>
    <w:bookmarkStart w:id="31" w:name="what-a-valid-wald-interval-requires"/>
    <w:p>
      <w:pPr>
        <w:pStyle w:val="Heading3"/>
      </w:pPr>
      <w:ins w:id="86" w:author="PR Preview" w:date="2024-01-01T00:00:00Z">
        <w:r>
          <w:t xml:space="preserve">4.1 What a Valid Wald Interval Requires</w:t>
        </w:r>
      </w:ins>
    </w:p>
    <w:p>
      <w:pPr>
        <w:pStyle w:val="FirstParagraph"/>
      </w:pPr>
      <w:ins w:id="87" w:author="PR Preview" w:date="2024-01-01T00:00:00Z">
        <w:r>
          <w:t xml:space="preserve">For</w:t>
        </w:r>
      </w:ins>
      <w:ins w:id="87" w:author="PR Preview" w:date="2024-01-01T00:00:00Z">
        <w:r>
          <w:t xml:space="preserve"> </w:t>
        </w:r>
      </w:ins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(Hernán and Robins 2020, 247)</w:t>
        </w:r>
      </w:ins>
      <w:ins w:id="87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88" w:author="PR Preview" w:date="2024-01-01T00:00:00Z">
        <w:r>
          <w:t xml:space="preserve">The standard error of most estimators</w:t>
        </w:r>
      </w:ins>
      <w:ins w:id="88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scales as</w:t>
        </w:r>
      </w:ins>
      <w:ins w:id="88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88" w:author="PR Preview" w:date="2024-01-01T00:00:00Z">
        <w:r>
          <w:t xml:space="preserve">, so the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rPr>
            <w:b/>
            <w:bCs/>
          </w:rPr>
          <w:t xml:space="preserve">bias must be much smaller than</w:t>
        </w:r>
      </w:ins>
      <w:ins w:id="88" w:author="PR Preview" w:date="2024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8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89" w:author="PR Preview" w:date="2024-01-01T00:00:00Z">
        <w:r>
          <w:t xml:space="preserve">The estimator must also be asymptotically normal (usually easier than small bias).</w:t>
        </w:r>
      </w:ins>
    </w:p>
    <w:p>
      <w:pPr>
        <w:pStyle w:val="FirstParagraph"/>
      </w:pPr>
      <w:ins w:id="90" w:author="PR Preview" w:date="2024-01-01T00:00:00Z">
        <w:r>
          <w:t xml:space="preserve">Undercoverage is worse when there is confounding in the superpopulation, because the Wald interval is then centered on a biased estimator (Chapter 10)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(Hernán and Robins 2020, 247)</w:t>
        </w:r>
      </w:ins>
      <w:ins w:id="90" w:author="PR Preview" w:date="2024-01-01T00:00:00Z">
        <w:r>
          <w:t xml:space="preserve">.</w:t>
        </w:r>
      </w:ins>
    </w:p>
    <w:p>
      <w:ins w:id="91" w:author="PR Preview" w:date="2024-01-01T00:00:00Z">
        <w:r>
          <w:pict>
            <v:rect style="width:0;height:1.5pt" o:hralign="center" o:hrstd="t" o:hr="t"/>
          </w:pict>
        </w:r>
      </w:ins>
    </w:p>
    <w:bookmarkEnd w:id="31"/>
    <w:bookmarkStart w:id="32" w:name="why-double-robustness-helps"/>
    <w:p>
      <w:pPr>
        <w:pStyle w:val="Heading3"/>
      </w:pPr>
      <w:ins w:id="92" w:author="PR Preview" w:date="2024-01-01T00:00:00Z">
        <w:r>
          <w:t xml:space="preserve">4.2 Why Double Robustness Helps</w:t>
        </w:r>
      </w:ins>
    </w:p>
    <w:p>
      <w:pPr>
        <w:pStyle w:val="Compact"/>
        <w:numPr>
          <w:ilvl w:val="0"/>
          <w:numId w:val="1012"/>
        </w:numPr>
      </w:pPr>
      <w:ins w:id="93" w:author="PR Preview" w:date="2024-01-01T00:00:00Z">
        <w:r>
          <w:t xml:space="preserve">The bias of a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rPr>
            <w:b/>
            <w:bCs/>
          </w:rPr>
          <w:t xml:space="preserve">doubly robust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estimator depends on the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rPr>
            <w:b/>
            <w:bCs/>
          </w:rPr>
          <w:t xml:space="preserve">product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of the errors in</w:t>
        </w:r>
      </w:ins>
      <w:ins w:id="93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and</w:t>
        </w:r>
      </w:ins>
      <w:ins w:id="9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3" w:author="PR Preview" w:date="2024-01-01T00:00:00Z">
        <w:r>
          <w:t xml:space="preserve">,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so it is below</w:t>
        </w:r>
      </w:ins>
      <w:ins w:id="93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if both errors are much smaller than</w:t>
        </w:r>
      </w:ins>
      <w:ins w:id="93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(since</w:t>
        </w:r>
      </w:ins>
      <w:ins w:id="93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93" w:author="PR Preview" w:date="2024-01-01T00:00:00Z">
        <w:r>
          <w:t xml:space="preserve">).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Machine learning can often achieve that when</w:t>
        </w:r>
      </w:ins>
      <w:ins w:id="93" w:author="PR Preview" w:date="2024-01-01T00:00:00Z">
        <w:r>
          <w:t xml:space="preserve"> </w:t>
        </w:r>
      </w:ins>
      <m:oMath>
        <m:r>
          <m:t>π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and</w:t>
        </w:r>
      </w:ins>
      <w:ins w:id="93" w:author="PR Preview" w:date="2024-01-01T00:00:00Z">
        <w:r>
          <w:t xml:space="preserve"> </w:t>
        </w:r>
      </w:ins>
      <m:oMath>
        <m:r>
          <m:t>b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are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rPr>
            <w:b/>
            <w:bCs/>
          </w:rPr>
          <w:t xml:space="preserve">smooth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(many derivatives) or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rPr>
            <w:b/>
            <w:bCs/>
          </w:rPr>
          <w:t xml:space="preserve">sparse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(depend on few, unknown components of</w:t>
        </w:r>
      </w:ins>
      <w:ins w:id="93" w:author="PR Preview" w:date="2024-01-01T00:00:00Z">
        <w:r>
          <w:t xml:space="preserve"> </w:t>
        </w:r>
      </w:ins>
      <m:oMath>
        <m:r>
          <m:t>X</m:t>
        </m:r>
      </m:oMath>
      <w:ins w:id="93" w:author="PR Preview" w:date="2024-01-01T00:00:00Z">
        <w:r>
          <w:t xml:space="preserve">).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This is the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rPr>
            <w:b/>
            <w:bCs/>
          </w:rPr>
          <w:t xml:space="preserve">second-order bias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property (Technical Point 13.2).</w:t>
        </w:r>
      </w:ins>
    </w:p>
    <w:p>
      <w:pPr>
        <w:pStyle w:val="Compact"/>
        <w:numPr>
          <w:ilvl w:val="0"/>
          <w:numId w:val="1012"/>
        </w:numPr>
      </w:pPr>
      <w:ins w:id="94" w:author="PR Preview" w:date="2024-01-01T00:00:00Z">
        <w:r>
          <w:t xml:space="preserve">The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IP weighted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and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plug-in g-formula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estimators can have bias as large as the error in</w:t>
        </w:r>
      </w:ins>
      <w:ins w:id="94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or in</w:t>
        </w:r>
      </w:ins>
      <w:ins w:id="94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alone,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and with high-dimensional</w:t>
        </w:r>
      </w:ins>
      <w:ins w:id="94" w:author="PR Preview" w:date="2024-01-01T00:00:00Z">
        <w:r>
          <w:t xml:space="preserve"> </w:t>
        </w:r>
      </w:ins>
      <m:oMath>
        <m:r>
          <m:t>X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those errors must exceed</w:t>
        </w:r>
      </w:ins>
      <w:ins w:id="94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94" w:author="PR Preview" w:date="2024-01-01T00:00:00Z">
        <w:r>
          <w:t xml:space="preserve">, so neither can generally center a valid Wald interval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(Hernán and Robins 2020, 247–48)</w:t>
        </w:r>
      </w:ins>
      <w:ins w:id="94" w:author="PR Preview" w:date="2024-01-01T00:00:00Z">
        <w:r>
          <w:t xml:space="preserve">.</w:t>
        </w:r>
      </w:ins>
    </w:p>
    <w:p>
      <w:ins w:id="95" w:author="PR Preview" w:date="2024-01-01T00:00:00Z">
        <w:r>
          <w:pict>
            <v:rect style="width:0;height:1.5pt" o:hralign="center" o:hrstd="t" o:hr="t"/>
          </w:pict>
        </w:r>
      </w:ins>
    </w:p>
    <w:bookmarkEnd w:id="32"/>
    <w:bookmarkStart w:id="33" w:name="sample-splitting"/>
    <w:p>
      <w:pPr>
        <w:pStyle w:val="Heading3"/>
      </w:pPr>
      <w:ins w:id="96" w:author="PR Preview" w:date="2024-01-01T00:00:00Z">
        <w:r>
          <w:t xml:space="preserve">4.3 Sample Splitting</w:t>
        </w:r>
      </w:ins>
    </w:p>
    <w:p>
      <w:pPr>
        <w:pStyle w:val="Compact"/>
        <w:numPr>
          <w:ilvl w:val="0"/>
          <w:numId w:val="1013"/>
        </w:numPr>
      </w:pPr>
      <w:ins w:id="97" w:author="PR Preview" w:date="2024-01-01T00:00:00Z">
        <w:r>
          <w:t xml:space="preserve">Randomly divide the</w:t>
        </w:r>
      </w:ins>
      <w:ins w:id="97" w:author="PR Preview" w:date="2024-01-01T00:00:00Z">
        <w:r>
          <w:t xml:space="preserve"> </w:t>
        </w:r>
      </w:ins>
      <m:oMath>
        <m:r>
          <m:t>n</m:t>
        </m:r>
      </m:oMath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individuals into an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rPr>
            <w:b/>
            <w:bCs/>
          </w:rPr>
          <w:t xml:space="preserve">estimation sample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and a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rPr>
            <w:b/>
            <w:bCs/>
          </w:rPr>
          <w:t xml:space="preserve">training sample</w:t>
        </w:r>
      </w:ins>
      <w:ins w:id="97" w:author="PR Preview" w:date="2024-01-01T00:00:00Z">
        <w:r>
          <w:t xml:space="preserve">, each of size</w:t>
        </w:r>
      </w:ins>
      <w:ins w:id="97" w:author="PR Preview" w:date="2024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2</m:t>
        </m:r>
      </m:oMath>
      <w:ins w:id="9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98" w:author="PR Preview" w:date="2024-01-01T00:00:00Z">
        <w:r>
          <w:t xml:space="preserve">Apply machine learning to the training sample to estimate</w:t>
        </w:r>
      </w:ins>
      <w:ins w:id="98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and</w:t>
        </w:r>
      </w:ins>
      <w:ins w:id="98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99" w:author="PR Preview" w:date="2024-01-01T00:00:00Z">
        <w:r>
          <w:t xml:space="preserve">Compute the doubly robust estimator in the estimation sample, using</w:t>
        </w:r>
      </w:ins>
      <w:ins w:id="99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and</w:t>
        </w:r>
      </w:ins>
      <w:ins w:id="99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from the training sample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(Hernán and Robins 2020, 248)</w:t>
        </w:r>
      </w:ins>
      <w:ins w:id="99" w:author="PR Preview" w:date="2024-01-01T00:00:00Z">
        <w:r>
          <w:t xml:space="preserve">.</w:t>
        </w:r>
      </w:ins>
    </w:p>
    <w:p>
      <w:pPr>
        <w:pStyle w:val="FirstParagraph"/>
      </w:pPr>
      <w:ins w:id="100" w:author="PR Preview" w:date="2024-01-01T00:00:00Z">
        <w:r>
          <w:t xml:space="preserve">The training sample is also called the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rPr>
            <w:b/>
            <w:bCs/>
          </w:rPr>
          <w:t xml:space="preserve">nuisance sample</w:t>
        </w:r>
      </w:ins>
      <w:ins w:id="100" w:author="PR Preview" w:date="2024-01-01T00:00:00Z">
        <w:r>
          <w:t xml:space="preserve">, since it estimates the nuisance regressions (Fine Point 15.1).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Sample splitting and cross-fitting are not new; combining them with machine learning has only recently been emphasized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(Hernán and Robins 2020, 248)</w:t>
        </w:r>
      </w:ins>
      <w:ins w:id="100" w:author="PR Preview" w:date="2024-01-01T00:00:00Z">
        <w:r>
          <w:t xml:space="preserve">.</w:t>
        </w:r>
      </w:ins>
    </w:p>
    <w:p>
      <w:ins w:id="101" w:author="PR Preview" w:date="2024-01-01T00:00:00Z">
        <w:r>
          <w:pict>
            <v:rect style="width:0;height:1.5pt" o:hralign="center" o:hrstd="t" o:hr="t"/>
          </w:pict>
        </w:r>
      </w:ins>
    </w:p>
    <w:bookmarkEnd w:id="33"/>
    <w:bookmarkStart w:id="34" w:name="why-split-the-full-sample-aipw-estimator"/>
    <w:p>
      <w:pPr>
        <w:pStyle w:val="Heading3"/>
      </w:pPr>
      <w:ins w:id="102" w:author="PR Preview" w:date="2024-01-01T00:00:00Z">
        <w:r>
          <w:t xml:space="preserve">4.4 Why Split? The Full-Sample AIPW Estimator</w:t>
        </w:r>
      </w:ins>
    </w:p>
    <w:p>
      <w:pPr>
        <w:pStyle w:val="FirstParagraph"/>
      </w:pPr>
      <w:ins w:id="103" w:author="PR Preview" w:date="2024-01-01T00:00:00Z">
        <w:r>
          <w:t xml:space="preserve">The full-sample augmented IP weighted (AIPW) estimator of</w:t>
        </w:r>
      </w:ins>
      <w:ins w:id="10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(Technical Point 13.2)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5" w:author="PR Preview" w:date="2024-01-01T00:00:00Z">
        <w:r>
          <w:t xml:space="preserve">with</w:t>
        </w:r>
      </w:ins>
      <w:ins w:id="10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and</w:t>
        </w:r>
      </w:ins>
      <w:ins w:id="10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fit by machine learning on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rPr>
            <w:b/>
            <w:bCs/>
          </w:rPr>
          <w:t xml:space="preserve">all</w:t>
        </w:r>
      </w:ins>
      <w:ins w:id="105" w:author="PR Preview" w:date="2024-01-01T00:00:00Z">
        <w:r>
          <w:t xml:space="preserve"> </w:t>
        </w:r>
      </w:ins>
      <m:oMath>
        <m:r>
          <m:t>n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individuals.</w:t>
        </w:r>
      </w:ins>
    </w:p>
    <w:p>
      <w:pPr>
        <w:pStyle w:val="Compact"/>
        <w:numPr>
          <w:ilvl w:val="0"/>
          <w:numId w:val="1014"/>
        </w:numPr>
      </w:pPr>
      <w:ins w:id="106" w:author="PR Preview" w:date="2024-01-01T00:00:00Z">
        <w:r>
          <w:t xml:space="preserve">Then</w:t>
        </w:r>
      </w:ins>
      <w:ins w:id="10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and</w:t>
        </w:r>
      </w:ins>
      <w:ins w:id="10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are correlated with the estimator itself, which can affect its bias, variance, and asymptotic normality in unpredictable ways, by an unknown amount.</w:t>
        </w:r>
      </w:ins>
    </w:p>
    <w:p>
      <w:pPr>
        <w:pStyle w:val="Compact"/>
        <w:numPr>
          <w:ilvl w:val="0"/>
          <w:numId w:val="1014"/>
        </w:numPr>
      </w:pPr>
      <w:ins w:id="107" w:author="PR Preview" w:date="2024-01-01T00:00:00Z">
        <w:r>
          <w:t xml:space="preserve">In the split-sample version, the estimation sample is independent of</w:t>
        </w:r>
      </w:ins>
      <w:ins w:id="107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and</w:t>
        </w:r>
      </w:ins>
      <w:ins w:id="107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107" w:author="PR Preview" w:date="2024-01-01T00:00:00Z">
        <w:r>
          <w:t xml:space="preserve">, so under weak conditions (Technical Point 18.2) the estimator is asymptotically normal with standard error of order</w:t>
        </w:r>
      </w:ins>
      <w:ins w:id="107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and only the product bias.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If the product bias is below</w:t>
        </w:r>
      </w:ins>
      <w:ins w:id="107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07" w:author="PR Preview" w:date="2024-01-01T00:00:00Z">
        <w:r>
          <w:t xml:space="preserve">, Wald intervals are valid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(Hernán and Robins 2020, 248)</w:t>
        </w:r>
      </w:ins>
      <w:ins w:id="107" w:author="PR Preview" w:date="2024-01-01T00:00:00Z">
        <w:r>
          <w:t xml:space="preserve">.</w:t>
        </w:r>
      </w:ins>
    </w:p>
    <w:p>
      <w:ins w:id="108" w:author="PR Preview" w:date="2024-01-01T00:00:00Z">
        <w:r>
          <w:pict>
            <v:rect style="width:0;height:1.5pt" o:hralign="center" o:hrstd="t" o:hr="t"/>
          </w:pict>
        </w:r>
      </w:ins>
    </w:p>
    <w:bookmarkEnd w:id="34"/>
    <w:bookmarkStart w:id="40" w:name="cross-fitting"/>
    <w:p>
      <w:pPr>
        <w:pStyle w:val="Heading3"/>
      </w:pPr>
      <w:ins w:id="109" w:author="PR Preview" w:date="2024-01-01T00:00:00Z">
        <w:r>
          <w:t xml:space="preserve">4.5 Cross-Fitting</w:t>
        </w:r>
      </w:ins>
    </w:p>
    <w:p>
      <w:pPr>
        <w:pStyle w:val="FirstParagraph"/>
      </w:pPr>
      <w:ins w:id="110" w:author="PR Preview" w:date="2024-01-01T00:00:00Z">
        <w:r>
          <w:t xml:space="preserve">Sample splitting’s cost: the standard error corresponds to a sample of size</w:t>
        </w:r>
      </w:ins>
      <w:ins w:id="110" w:author="PR Preview" w:date="2024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2</m:t>
        </m:r>
      </m:oMath>
      <w:ins w:id="110" w:author="PR Preview" w:date="2024-01-01T00:00:00Z">
        <w:r>
          <w:t xml:space="preserve">, so intervals are wider.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rPr>
            <w:b/>
            <w:bCs/>
          </w:rPr>
          <w:t xml:space="preserve">Cross-fitting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recovers the lost efficiency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(Hernán and Robins 2020, 248–49)</w:t>
        </w:r>
      </w:ins>
      <w:ins w:id="110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ins w:id="111" w:author="PR Preview" w:date="2024-01-01T00:00:00Z">
        <w:r>
          <w:t xml:space="preserve">Swap the roles: the former estimation half becomes the training sample and vice versa, and recompute the doubly robust estimate.</w:t>
        </w:r>
      </w:ins>
    </w:p>
    <w:p>
      <w:pPr>
        <w:pStyle w:val="Compact"/>
        <w:numPr>
          <w:ilvl w:val="0"/>
          <w:numId w:val="1015"/>
        </w:numPr>
      </w:pPr>
      <w:ins w:id="112" w:author="PR Preview" w:date="2024-01-01T00:00:00Z">
        <w:r>
          <w:t xml:space="preserve">Average the two estimates to estimate the effect in the whole study population.</w:t>
        </w:r>
      </w:ins>
    </w:p>
    <w:p>
      <w:pPr>
        <w:pStyle w:val="Compact"/>
        <w:numPr>
          <w:ilvl w:val="0"/>
          <w:numId w:val="1015"/>
        </w:numPr>
      </w:pPr>
      <w:ins w:id="113" w:author="PR Preview" w:date="2024-01-01T00:00:00Z">
        <w:r>
          <w:t xml:space="preserve">Get a 95% confidence interval by bootstrapping (estimate</w:t>
        </w:r>
      </w:ins>
      <w:ins w:id="113" w:author="PR Preview" w:date="2024-01-01T00:00:00Z">
        <w:r>
          <w:t xml:space="preserve"> </w:t>
        </w:r>
      </w:ins>
      <m:oMath>
        <m:r>
          <m:rPr>
            <m:sty m:val="p"/>
          </m:rPr>
          <m:t>±</m:t>
        </m:r>
        <m:r>
          <m:t>1.96</m:t>
        </m:r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bootstrap standard errors, or the 2.5 and 97.5 percentiles of the bootstrap estimates).</w:t>
        </w:r>
      </w:ins>
    </w:p>
    <w:p>
      <w:ins w:id="11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15" w:author="PR Preview" w:date="2024-01-01T00:00:00Z">
        <w:r>
          <w:t xml:space="preserve">Open problems: detecting whether the bias of split-sample doubly robust estimators is as large as the standard error,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and reducing it without redoing the machine learning.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Lin et al. (2020) built estimators based on higher-order influence functions with smaller bias than doubly robust cross-fit estimators and without much larger variance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(Hernán and Robins 2020, 249)</w:t>
        </w:r>
      </w:ins>
      <w:ins w:id="115" w:author="PR Preview" w:date="2024-01-01T00:00:00Z">
        <w:r>
          <w:t xml:space="preserve">.</w:t>
        </w:r>
      </w:ins>
    </w:p>
    <w:p>
      <w:ins w:id="11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ins w:id="117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ins w:id="11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ins w:id="119" w:author="PR Preview" w:date="2024-01-01T00:00:00Z">
        <w:r>
          <w:t xml:space="preserve">The bias is a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rPr>
            <w:b/>
            <w:bCs/>
          </w:rPr>
          <w:t xml:space="preserve">product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of the two errors, the second-order property used in this section.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(The book writes the same product with both factors negated,</w:t>
        </w:r>
      </w:ins>
      <w:ins w:id="11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ins w:id="119" w:author="PR Preview" w:date="2024-01-01T00:00:00Z">
        <w:r>
          <w:t xml:space="preserve">.)</w:t>
        </w:r>
      </w:ins>
    </w:p>
    <w:p>
      <w:pPr>
        <w:pStyle w:val="BodyText"/>
      </w:pPr>
      <w:ins w:id="120" w:author="PR Preview" w:date="2024-01-01T00:00:00Z">
        <w:r>
          <w:rPr>
            <w:b/>
            <w:bCs/>
          </w:rPr>
          <w:t xml:space="preserve">Rates</w:t>
        </w:r>
      </w:ins>
      <w:ins w:id="120" w:author="PR Preview" w:date="2024-01-01T00:00:00Z">
        <w:r>
          <w:t xml:space="preserve">: if</w:t>
        </w:r>
      </w:ins>
      <w:ins w:id="120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converges at rate</w:t>
        </w:r>
      </w:ins>
      <w:ins w:id="120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and</w:t>
        </w:r>
      </w:ins>
      <w:ins w:id="12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at rate</w:t>
        </w:r>
      </w:ins>
      <w:ins w:id="120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ins w:id="120" w:author="PR Preview" w:date="2024-01-01T00:00:00Z">
        <w:r>
          <w:t xml:space="preserve">,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the conditional bias is</w:t>
        </w:r>
      </w:ins>
      <w:ins w:id="120" w:author="PR Preview" w:date="2024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when</w:t>
        </w:r>
      </w:ins>
      <w:ins w:id="120" w:author="PR Preview" w:date="2024-01-01T00:00:00Z">
        <w:r>
          <w:t xml:space="preserve"> </w:t>
        </w:r>
      </w:ins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120" w:author="PR Preview" w:date="2024-01-01T00:00:00Z">
        <w:r>
          <w:t xml:space="preserve">.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So</w:t>
        </w:r>
      </w:ins>
      <w:ins w:id="12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may converge more slowly than</w:t>
        </w:r>
      </w:ins>
      <w:ins w:id="120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if</w:t>
        </w:r>
      </w:ins>
      <w:ins w:id="12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converges fast enough, and vice versa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(Hernán and Robins 2020, 250)</w:t>
        </w:r>
      </w:ins>
      <w:ins w:id="120" w:author="PR Preview" w:date="2024-01-01T00:00:00Z">
        <w:r>
          <w:t xml:space="preserve">.</w:t>
        </w:r>
      </w:ins>
    </w:p>
    <w:p>
      <w:pPr>
        <w:pStyle w:val="BodyText"/>
      </w:pPr>
      <w:ins w:id="121" w:author="PR Preview" w:date="2024-01-01T00:00:00Z">
        <w:r>
          <w:t xml:space="preserve">The efficient standard error of</w:t>
        </w:r>
      </w:ins>
      <w:ins w:id="121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(scaled by</w:t>
        </w:r>
      </w:ins>
      <w:ins w:id="121" w:author="PR Preview" w:date="2024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21" w:author="PR Preview" w:date="2024-01-01T00:00:00Z">
        <w:r>
          <w:t xml:space="preserve">) is</w:t>
        </w:r>
      </w:ins>
      <w:ins w:id="121" w:author="PR Preview" w:date="2024-01-01T00:00:00Z">
        <w:r>
          <w:t xml:space="preserve"> </w:t>
        </w:r>
      </w:ins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21" w:author="PR Preview" w:date="2024-01-01T00:00:00Z">
        <w:r>
          <w:t xml:space="preserve">.</w:t>
        </w:r>
      </w:ins>
    </w:p>
    <w:bookmarkEnd w:id="40"/>
    <w:bookmarkEnd w:id="41"/>
    <w:bookmarkStart w:id="44" w:name="X5128a396b10c97e49184be442687aa6a2afa0d3"/>
    <w:p>
      <w:pPr>
        <w:pStyle w:val="Heading2"/>
      </w:pPr>
      <w:ins w:id="122" w:author="PR Preview" w:date="2024-01-01T00:00:00Z">
        <w:r>
          <w:t xml:space="preserve">5 18.5 Variable Selection Is a Difficult Problem (pp. 250-251)</w:t>
        </w:r>
      </w:ins>
    </w:p>
    <w:p>
      <w:ins w:id="12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24" w:author="PR Preview" w:date="2024-01-01T00:00:00Z">
        <w:r>
          <w:t xml:space="preserve">Doubly robust machine learning refutes the belief that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rPr>
            <w:b/>
            <w:bCs/>
          </w:rPr>
          <w:t xml:space="preserve">any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data-adaptive selection of adjustment variables must give incorrect confidence intervals.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But it does not solve every problem, for at least three reasons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(Hernán and Robins 2020, 250)</w:t>
        </w:r>
      </w:ins>
      <w:ins w:id="124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7"/>
        </w:numPr>
      </w:pPr>
      <w:ins w:id="125" w:author="PR Preview" w:date="2024-01-01T00:00:00Z">
        <w:r>
          <w:rPr>
            <w:b/>
            <w:bCs/>
          </w:rPr>
          <w:t xml:space="preserve">Knowledge</w:t>
        </w:r>
      </w:ins>
      <w:ins w:id="125" w:author="PR Preview" w:date="2024-01-01T00:00:00Z">
        <w:r>
          <w:t xml:space="preserve">: subject-matter knowledge may be insufficient to include all important confounders or to exclude bias-inducing or bias-amplifying variables, so small bias is not guaranteed.</w:t>
        </w:r>
      </w:ins>
    </w:p>
    <w:p>
      <w:pPr>
        <w:pStyle w:val="Compact"/>
        <w:numPr>
          <w:ilvl w:val="0"/>
          <w:numId w:val="1017"/>
        </w:numPr>
      </w:pPr>
      <w:ins w:id="126" w:author="PR Preview" w:date="2024-01-01T00:00:00Z">
        <w:r>
          <w:rPr>
            <w:b/>
            <w:bCs/>
          </w:rPr>
          <w:t xml:space="preserve">Implementation</w:t>
        </w:r>
      </w:ins>
      <w:ins w:id="126" w:author="PR Preview" w:date="2024-01-01T00:00:00Z">
        <w:r>
          <w:t xml:space="preserve">: doubly robust estimators have been hard (and, with machine learning, computationally expensive) to implement for high-dimensional time-varying treatments, especially in survival analysis.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Most published longitudinal analyses use singly robust estimators, the ones emphasized in Part III, although these methods are becoming routine in some fields.</w:t>
        </w:r>
      </w:ins>
    </w:p>
    <w:p>
      <w:pPr>
        <w:pStyle w:val="Compact"/>
        <w:numPr>
          <w:ilvl w:val="0"/>
          <w:numId w:val="1017"/>
        </w:numPr>
      </w:pPr>
      <w:ins w:id="127" w:author="PR Preview" w:date="2024-01-01T00:00:00Z">
        <w:r>
          <w:rPr>
            <w:b/>
            <w:bCs/>
          </w:rPr>
          <w:t xml:space="preserve">Variance</w:t>
        </w:r>
      </w:ins>
      <w:ins w:id="127" w:author="PR Preview" w:date="2024-01-01T00:00:00Z">
        <w:r>
          <w:t xml:space="preserve">: the estimator can reach the variance we would have if</w:t>
        </w:r>
      </w:ins>
      <w:ins w:id="127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and</w:t>
        </w:r>
      </w:ins>
      <w:ins w:id="12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were known, but that variance may still be too large to be useful.</w:t>
        </w:r>
      </w:ins>
    </w:p>
    <w:p>
      <w:ins w:id="128" w:author="PR Preview" w:date="2024-01-01T00:00:00Z">
        <w:r>
          <w:pict>
            <v:rect style="width:0;height:1.5pt" o:hralign="center" o:hrstd="t" o:hr="t"/>
          </w:pict>
        </w:r>
      </w:ins>
    </w:p>
    <w:bookmarkStart w:id="42" w:name="the-variance-problem"/>
    <w:p>
      <w:pPr>
        <w:pStyle w:val="Heading3"/>
      </w:pPr>
      <w:ins w:id="129" w:author="PR Preview" w:date="2024-01-01T00:00:00Z">
        <w:r>
          <w:t xml:space="preserve">5.1 The Variance Problem</w:t>
        </w:r>
      </w:ins>
    </w:p>
    <w:p>
      <w:pPr>
        <w:pStyle w:val="Compact"/>
        <w:numPr>
          <w:ilvl w:val="0"/>
          <w:numId w:val="1018"/>
        </w:numPr>
      </w:pPr>
      <w:ins w:id="130" w:author="PR Preview" w:date="2024-01-01T00:00:00Z">
        <w:r>
          <w:t xml:space="preserve">If some covariates in</w:t>
        </w:r>
      </w:ins>
      <w:ins w:id="130" w:author="PR Preview" w:date="2024-01-01T00:00:00Z">
        <w:r>
          <w:t xml:space="preserve"> </w:t>
        </w:r>
      </w:ins>
      <m:oMath>
        <m:r>
          <m:t>X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are strongly associated with</w:t>
        </w:r>
      </w:ins>
      <w:ins w:id="130" w:author="PR Preview" w:date="2024-01-01T00:00:00Z">
        <w:r>
          <w:t xml:space="preserve"> </w:t>
        </w:r>
      </w:ins>
      <m:oMath>
        <m:r>
          <m:t>A</m:t>
        </m:r>
      </m:oMath>
      <w:ins w:id="130" w:author="PR Preview" w:date="2024-01-01T00:00:00Z">
        <w:r>
          <w:t xml:space="preserve">,</w:t>
        </w:r>
      </w:ins>
      <w:ins w:id="13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can be near 0 or 1 for some individuals,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giving a very wide (but often correct) 95% confidence interval, even with small product bias.</w:t>
        </w:r>
      </w:ins>
    </w:p>
    <w:p>
      <w:pPr>
        <w:pStyle w:val="Compact"/>
        <w:numPr>
          <w:ilvl w:val="0"/>
          <w:numId w:val="1018"/>
        </w:numPr>
      </w:pPr>
      <w:ins w:id="131" w:author="PR Preview" w:date="2024-01-01T00:00:00Z">
        <w:r>
          <w:t xml:space="preserve">Discarding the covariates that cause the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“problem”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after seeing the data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rPr>
            <w:b/>
            <w:bCs/>
          </w:rPr>
          <w:t xml:space="preserve">changes the game</w:t>
        </w:r>
      </w:ins>
      <w:ins w:id="131" w:author="PR Preview" w:date="2024-01-01T00:00:00Z">
        <w:r>
          <w:t xml:space="preserve">: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dropping covariates that are associated with treatment but not much with the outcome makes it impossible to guarantee that the interval is valid.</w:t>
        </w:r>
      </w:ins>
    </w:p>
    <w:p>
      <w:pPr>
        <w:pStyle w:val="Compact"/>
        <w:numPr>
          <w:ilvl w:val="0"/>
          <w:numId w:val="1018"/>
        </w:numPr>
      </w:pPr>
      <w:ins w:id="132" w:author="PR Preview" w:date="2024-01-01T00:00:00Z">
        <w:r>
          <w:t xml:space="preserve">The tension between including all potential confounders (less bias) and excluding some (less variance) is hard to resolve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(Hernán and Robins 2020, 251)</w:t>
        </w:r>
      </w:ins>
      <w:ins w:id="132" w:author="PR Preview" w:date="2024-01-01T00:00:00Z">
        <w:r>
          <w:t xml:space="preserve">.</w:t>
        </w:r>
      </w:ins>
    </w:p>
    <w:p>
      <w:pPr>
        <w:pStyle w:val="FirstParagraph"/>
      </w:pPr>
      <w:ins w:id="133" w:author="PR Preview" w:date="2024-01-01T00:00:00Z">
        <w:r>
          <w:t xml:space="preserve">The book poses a puzzle: if the interval is invalid when we use the data to discard, say, 5 variables that make the variance too large,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why would it be valid had we received a data set that never included those 5 variables?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Since some potential confounders are always unrecorded, how should we interpret confidence intervals from any observational analysis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(Hernán and Robins 2020, 251)</w:t>
        </w:r>
      </w:ins>
      <w:ins w:id="133" w:author="PR Preview" w:date="2024-01-01T00:00:00Z">
        <w:r>
          <w:t xml:space="preserve">?</w:t>
        </w:r>
      </w:ins>
    </w:p>
    <w:p>
      <w:ins w:id="134" w:author="PR Preview" w:date="2024-01-01T00:00:00Z">
        <w:r>
          <w:pict>
            <v:rect style="width:0;height:1.5pt" o:hralign="center" o:hrstd="t" o:hr="t"/>
          </w:pict>
        </w:r>
      </w:ins>
    </w:p>
    <w:bookmarkEnd w:id="42"/>
    <w:bookmarkStart w:id="43" w:name="practical-advice"/>
    <w:p>
      <w:pPr>
        <w:pStyle w:val="Heading3"/>
      </w:pPr>
      <w:ins w:id="135" w:author="PR Preview" w:date="2024-01-01T00:00:00Z">
        <w:r>
          <w:t xml:space="preserve">5.2 Practical Advice</w:t>
        </w:r>
      </w:ins>
    </w:p>
    <w:p>
      <w:pPr>
        <w:pStyle w:val="FirstParagraph"/>
      </w:pPr>
      <w:ins w:id="136" w:author="PR Preview" w:date="2024-01-01T00:00:00Z">
        <w:r>
          <w:t xml:space="preserve">General, prescriptive guidelines for variable selection may not be possible while so much research is ongoing.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As in Section 13.5, the book’s advice is to run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rPr>
            <w:b/>
            <w:bCs/>
          </w:rPr>
          <w:t xml:space="preserve">multiple sensitivity analyses</w:t>
        </w:r>
      </w:ins>
      <w:ins w:id="136" w:author="PR Preview" w:date="2024-01-01T00:00:00Z">
        <w:r>
          <w:t xml:space="preserve">: apply several analytic methods and compare the estimates.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If they agree, we gain confidence; if they disagree, our job is to understand why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(Hernán and Robins 2020, 251)</w:t>
        </w:r>
      </w:ins>
      <w:ins w:id="136" w:author="PR Preview" w:date="2024-01-01T00:00:00Z">
        <w:r>
          <w:t xml:space="preserve">.</w:t>
        </w:r>
      </w:ins>
    </w:p>
    <w:bookmarkEnd w:id="43"/>
    <w:bookmarkEnd w:id="44"/>
    <w:bookmarkStart w:id="48" w:name="summary"/>
    <w:p>
      <w:pPr>
        <w:pStyle w:val="Heading2"/>
      </w:pPr>
      <w:ins w:id="137" w:author="PR Preview" w:date="2024-01-01T00:00:00Z">
        <w:r>
          <w:t xml:space="preserve">6 Summary</w:t>
        </w:r>
      </w:ins>
    </w:p>
    <w:p>
      <w:ins w:id="13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19"/>
        </w:numPr>
      </w:pPr>
      <w:ins w:id="139" w:author="PR Preview" w:date="2024-01-01T00:00:00Z">
        <w:r>
          <w:rPr>
            <w:b/>
            <w:bCs/>
          </w:rPr>
          <w:t xml:space="preserve">Prediction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needs no confounding adjustment and may use any algorithm that predicts well;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rPr>
            <w:b/>
            <w:bCs/>
          </w:rPr>
          <w:t xml:space="preserve">causal inference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needs a carefully chosen adjustment set.</w:t>
        </w:r>
      </w:ins>
    </w:p>
    <w:p>
      <w:pPr>
        <w:pStyle w:val="Compact"/>
        <w:numPr>
          <w:ilvl w:val="0"/>
          <w:numId w:val="1019"/>
        </w:numPr>
      </w:pPr>
      <w:ins w:id="140" w:author="PR Preview" w:date="2024-01-01T00:00:00Z">
        <w:r>
          <w:t xml:space="preserve">Adjusting for some variables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rPr>
            <w:b/>
            <w:bCs/>
          </w:rPr>
          <w:t xml:space="preserve">induces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bias (colliders and their descendants, noncolliders affected by treatment, mediators, M-bias structures) or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rPr>
            <w:b/>
            <w:bCs/>
          </w:rPr>
          <w:t xml:space="preserve">amplifies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it (instruments; Z-bias).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Data alone cannot find them, so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rPr>
            <w:b/>
            <w:bCs/>
          </w:rPr>
          <w:t xml:space="preserve">expert knowledge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must guide selection.</w:t>
        </w:r>
      </w:ins>
    </w:p>
    <w:p>
      <w:pPr>
        <w:pStyle w:val="Compact"/>
        <w:numPr>
          <w:ilvl w:val="0"/>
          <w:numId w:val="1019"/>
        </w:numPr>
      </w:pPr>
      <w:ins w:id="141" w:author="PR Preview" w:date="2024-01-01T00:00:00Z">
        <w:r>
          <w:t xml:space="preserve">Temporal order alone is not the rule: a post-treatment variable can be a valid adjustment variable, and a pre-treatment variable can be a collider.</w:t>
        </w:r>
      </w:ins>
    </w:p>
    <w:p>
      <w:pPr>
        <w:pStyle w:val="Compact"/>
        <w:numPr>
          <w:ilvl w:val="0"/>
          <w:numId w:val="1019"/>
        </w:numPr>
      </w:pPr>
      <w:ins w:id="142" w:author="PR Preview" w:date="2024-01-01T00:00:00Z">
        <w:r>
          <w:t xml:space="preserve">With high-dimensional</w:t>
        </w:r>
      </w:ins>
      <w:ins w:id="142" w:author="PR Preview" w:date="2024-01-01T00:00:00Z">
        <w:r>
          <w:t xml:space="preserve"> </w:t>
        </w:r>
      </w:ins>
      <m:oMath>
        <m:r>
          <m:t>X</m:t>
        </m:r>
      </m:oMath>
      <w:ins w:id="142" w:author="PR Preview" w:date="2024-01-01T00:00:00Z">
        <w:r>
          <w:t xml:space="preserve">, estimate</w:t>
        </w:r>
      </w:ins>
      <w:ins w:id="142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and</w:t>
        </w:r>
      </w:ins>
      <w:ins w:id="14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with machine learning inside a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rPr>
            <w:b/>
            <w:bCs/>
          </w:rPr>
          <w:t xml:space="preserve">doubly robust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estimator, with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rPr>
            <w:b/>
            <w:bCs/>
          </w:rPr>
          <w:t xml:space="preserve">sample splitting and cross-fitting</w:t>
        </w:r>
      </w:ins>
      <w:ins w:id="142" w:author="PR Preview" w:date="2024-01-01T00:00:00Z">
        <w:r>
          <w:t xml:space="preserve">, to get valid Wald intervals.</w:t>
        </w:r>
      </w:ins>
    </w:p>
    <w:p>
      <w:pPr>
        <w:pStyle w:val="Compact"/>
        <w:numPr>
          <w:ilvl w:val="0"/>
          <w:numId w:val="1019"/>
        </w:numPr>
      </w:pPr>
      <w:ins w:id="143" w:author="PR Preview" w:date="2024-01-01T00:00:00Z">
        <w:r>
          <w:t xml:space="preserve">Valid intervals may still be very wide;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dropping covariates after seeing the data threatens validity.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Run multiple sensitivity analyses.</w:t>
        </w:r>
      </w:ins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2026-10-01T22:51:07Z</dcterms:created>
  <dcterms:modified xsi:type="dcterms:W3CDTF">2026-10-01T22:51:07Z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