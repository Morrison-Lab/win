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In Chapter 2, randomization gave us exchangeability by design.</w:t>
        </w:r>
      </w:ins>
      <w:ins w:id="1" w:author="PR Preview" w:date="2024-01-01T00:00:00Z">
        <w:r>
          <w:t xml:space="preserve"> </w:t>
        </w:r>
      </w:ins>
      <w:ins w:id="1" w:author="PR Preview" w:date="2024-01-01T00:00:00Z">
        <w:r>
          <w:t xml:space="preserve">Many scientific questions, however, are answered with</w:t>
        </w:r>
      </w:ins>
      <w:ins w:id="1" w:author="PR Preview" w:date="2024-01-01T00:00:00Z">
        <w:r>
          <w:t xml:space="preserve"> </w:t>
        </w:r>
      </w:ins>
      <w:ins w:id="1" w:author="PR Preview" w:date="2024-01-01T00:00:00Z">
        <w:r>
          <w:rPr>
            <w:b/>
            <w:bCs/>
          </w:rPr>
          <w:t xml:space="preserve">observational studies</w:t>
        </w:r>
      </w:ins>
      <w:ins w:id="1" w:author="PR Preview" w:date="2024-01-01T00:00:00Z">
        <w:r>
          <w:t xml:space="preserve">, in which the investigators observe and record the relevant data but do not assign treatment.</w:t>
        </w:r>
      </w:ins>
      <w:ins w:id="1" w:author="PR Preview" w:date="2024-01-01T00:00:00Z">
        <w:r>
          <w:t xml:space="preserve"> </w:t>
        </w:r>
      </w:ins>
      <w:ins w:id="1" w:author="PR Preview" w:date="2024-01-01T00:00:00Z">
        <w:r>
          <w:t xml:space="preserve">Much of what we know (evolution, plate tectonics, the fact that hot coffee can burn) comes from observation rather than experiment.</w:t>
        </w:r>
      </w:ins>
    </w:p>
    <w:p>
      <w:pPr>
        <w:pStyle w:val="BodyText"/>
      </w:pPr>
      <w:ins w:id="2" w:author="PR Preview" w:date="2024-01-01T00:00:00Z">
        <w:r>
          <w:t xml:space="preserve">This chapter asks: under what conditions can an observational study support a valid causal inference?</w:t>
        </w:r>
      </w:ins>
    </w:p>
    <w:p>
      <w:pPr>
        <w:pStyle w:val="BodyText"/>
      </w:pPr>
      <w:ins w:id="3" w:author="PR Preview" w:date="2024-01-01T00:00:00Z">
        <w:r>
          <w:t xml:space="preserve">This chapter is based on</w:t>
        </w:r>
      </w:ins>
      <w:ins w:id="3" w:author="PR Preview" w:date="2024-01-01T00:00:00Z">
        <w:r>
          <w:t xml:space="preserve"> </w:t>
        </w:r>
      </w:ins>
      <w:ins w:id="3" w:author="PR Preview" w:date="2024-01-01T00:00:00Z">
        <w:r>
          <w:t xml:space="preserve">Hernán and Robins (2020, chap. 3, pp. 27-46)</w:t>
        </w:r>
      </w:ins>
      <w:ins w:id="3" w:author="PR Preview" w:date="2024-01-01T00:00:00Z">
        <w:r>
          <w:t xml:space="preserve">.</w:t>
        </w:r>
      </w:ins>
    </w:p>
    <w:p>
      <w:pPr>
        <w:pStyle w:val="BodyText"/>
      </w:pPr>
      <w:ins w:id="4" w:author="PR Preview" w:date="2024-01-01T00:00:00Z">
        <w:r>
          <w:t xml:space="preserve">The book’s opening example returns to the pedestrians: instead of randomizing who looks up, you watch pairs of pedestrians and record whether the second one looks up after the first does.</w:t>
        </w:r>
      </w:ins>
      <w:ins w:id="4" w:author="PR Preview" w:date="2024-01-01T00:00:00Z">
        <w:r>
          <w:t xml:space="preserve"> </w:t>
        </w:r>
      </w:ins>
      <w:ins w:id="4" w:author="PR Preview" w:date="2024-01-01T00:00:00Z">
        <w:r>
          <w:t xml:space="preserve">A critic can always object that both looked up because of a common cause (a thunderclap, the first raindrops), an objection that does not apply to a randomized experiment.</w:t>
        </w:r>
      </w:ins>
    </w:p>
    <w:bookmarkStart w:id="17" w:name="identifiability-conditions-pp.-27-29"/>
    <w:p>
      <w:pPr>
        <w:pStyle w:val="Heading2"/>
      </w:pPr>
      <w:ins w:id="5" w:author="PR Preview" w:date="2024-01-01T00:00:00Z">
        <w:r>
          <w:t xml:space="preserve">1 3.1 Identifiability Conditions (pp. 27-29)</w:t>
        </w:r>
      </w:ins>
    </w:p>
    <w:p>
      <w:r>
        <w:pict>
          <v:rect style="width:0;height:1.5pt" o:hralign="center" o:hrstd="t" o:hr="t"/>
        </w:pict>
      </w:r>
    </w:p>
    <w:p>
      <w:pPr>
        <w:pStyle w:val="FirstParagraph"/>
      </w:pPr>
      <w:ins w:id="7" w:author="PR Preview" w:date="2024-01-01T00:00:00Z">
        <w:r>
          <w:t xml:space="preserve">In an ideal randomized experiment, an associational risk ratio of, say, 0.7 is expected to equal the causal risk ratio, because randomization makes the treated and untreated exchangeable.</w:t>
        </w:r>
      </w:ins>
    </w:p>
    <w:p>
      <w:pPr>
        <w:pStyle w:val="BodyText"/>
      </w:pPr>
      <w:ins w:id="8" w:author="PR Preview" w:date="2024-01-01T00:00:00Z">
        <w:r>
          <w:t xml:space="preserve">In an observational study of heart transplant where sicker patients were more likely to be transplanted, an associational risk ratio of 1.1 may be a</w:t>
        </w:r>
      </w:ins>
      <w:ins w:id="8" w:author="PR Preview" w:date="2024-01-01T00:00:00Z">
        <w:r>
          <w:t xml:space="preserve"> </w:t>
        </w:r>
      </w:ins>
      <w:ins w:id="8" w:author="PR Preview" w:date="2024-01-01T00:00:00Z">
        <w:r>
          <w:rPr>
            <w:b/>
            <w:bCs/>
          </w:rPr>
          <w:t xml:space="preserve">compromise</w:t>
        </w:r>
      </w:ins>
      <w:ins w:id="8" w:author="PR Preview" w:date="2024-01-01T00:00:00Z">
        <w:r>
          <w:t xml:space="preserve"> </w:t>
        </w:r>
      </w:ins>
      <w:ins w:id="8" w:author="PR Preview" w:date="2024-01-01T00:00:00Z">
        <w:r>
          <w:t xml:space="preserve">between:</w:t>
        </w:r>
      </w:ins>
    </w:p>
    <w:p>
      <w:pPr>
        <w:pStyle w:val="Compact"/>
        <w:numPr>
          <w:ilvl w:val="0"/>
          <w:numId w:val="1001"/>
        </w:numPr>
      </w:pPr>
      <w:ins w:id="9" w:author="PR Preview" w:date="2024-01-01T00:00:00Z">
        <w:r>
          <w:t xml:space="preserve">a truly beneficial effect of transplant (pushing the ratio below 1), and</w:t>
        </w:r>
      </w:ins>
    </w:p>
    <w:p>
      <w:pPr>
        <w:pStyle w:val="Compact"/>
        <w:numPr>
          <w:ilvl w:val="0"/>
          <w:numId w:val="1001"/>
        </w:numPr>
      </w:pPr>
      <w:ins w:id="10" w:author="PR Preview" w:date="2024-01-01T00:00:00Z">
        <w:r>
          <w:t xml:space="preserve">the higher baseline mortality of those who were transplanted (pushing it above 1).</w:t>
        </w:r>
      </w:ins>
    </w:p>
    <w:p>
      <w:pPr>
        <w:pStyle w:val="FirstParagraph"/>
      </w:pPr>
      <w:ins w:id="11" w:author="PR Preview" w:date="2024-01-01T00:00:00Z">
        <w:r>
          <w:t xml:space="preserve">The best explanation for an association in an observational study is not necessarily a causal effect.</w:t>
        </w:r>
      </w:ins>
      <w:ins w:id="11" w:author="PR Preview" w:date="2024-01-01T00:00:00Z">
        <w:r>
          <w:t xml:space="preserve"> </w:t>
        </w:r>
      </w:ins>
      <w:ins w:id="11" w:author="PR Preview" w:date="2024-01-01T00:00:00Z">
        <w:r>
          <w:t xml:space="preserve">The common strategy is to analyze the data</w:t>
        </w:r>
      </w:ins>
      <w:ins w:id="11" w:author="PR Preview" w:date="2024-01-01T00:00:00Z">
        <w:r>
          <w:t xml:space="preserve"> </w:t>
        </w:r>
      </w:ins>
      <w:ins w:id="11" w:author="PR Preview" w:date="2024-01-01T00:00:00Z">
        <w:r>
          <w:rPr>
            <w:i/>
            <w:iCs/>
          </w:rPr>
          <w:t xml:space="preserve">as if</w:t>
        </w:r>
      </w:ins>
      <w:ins w:id="11" w:author="PR Preview" w:date="2024-01-01T00:00:00Z">
        <w:r>
          <w:t xml:space="preserve"> </w:t>
        </w:r>
      </w:ins>
      <w:ins w:id="11" w:author="PR Preview" w:date="2024-01-01T00:00:00Z">
        <w:r>
          <w:t xml:space="preserve">treatment had been randomly assigned conditional on measured covariates</w:t>
        </w:r>
      </w:ins>
      <w:ins w:id="11" w:author="PR Preview" w:date="2024-01-01T00:00:00Z">
        <w:r>
          <w:t xml:space="preserve"> </w:t>
        </w:r>
      </w:ins>
      <m:oMath>
        <m:r>
          <m:t>L</m:t>
        </m:r>
      </m:oMath>
      <w:ins w:id="11" w:author="PR Preview" w:date="2024-01-01T00:00:00Z">
        <w:r>
          <w:t xml:space="preserve">, knowing this is at best an approximation.</w:t>
        </w:r>
      </w:ins>
      <w:ins w:id="11" w:author="PR Preview" w:date="2024-01-01T00:00:00Z">
        <w:r>
          <w:t xml:space="preserve"> </w:t>
        </w:r>
      </w:ins>
      <w:ins w:id="11" w:author="PR Preview" w:date="2024-01-01T00:00:00Z">
        <w:r>
          <w:t xml:space="preserve">Causal inference from observational data then rests on the hope that the study can be viewed as a</w:t>
        </w:r>
      </w:ins>
      <w:ins w:id="11" w:author="PR Preview" w:date="2024-01-01T00:00:00Z">
        <w:r>
          <w:t xml:space="preserve"> </w:t>
        </w:r>
      </w:ins>
      <w:ins w:id="11" w:author="PR Preview" w:date="2024-01-01T00:00:00Z">
        <w:r>
          <w:rPr>
            <w:b/>
            <w:bCs/>
          </w:rPr>
          <w:t xml:space="preserve">conditionally randomized experiment</w:t>
        </w:r>
      </w:ins>
      <w:ins w:id="11" w:author="PR Preview" w:date="2024-01-01T00:00:00Z">
        <w:r>
          <w:t xml:space="preserve">.</w:t>
        </w:r>
      </w:ins>
    </w:p>
    <w:p>
      <w:r>
        <w:pict>
          <v:rect style="width:0;height:1.5pt" o:hralign="center" o:hrstd="t" o:hr="t"/>
        </w:pict>
      </w:r>
    </w:p>
    <w:p>
      <w:pPr>
        <w:pStyle w:val="FirstParagraph"/>
      </w:pPr>
      <w:ins w:id="13" w:author="PR Preview" w:date="2024-01-01T00:00:00Z">
        <w:r>
          <w:t xml:space="preserve">An observational study can be conceptualized as a conditionally randomized experiment if:</w:t>
        </w:r>
      </w:ins>
    </w:p>
    <w:p>
      <w:pPr>
        <w:pStyle w:val="Compact"/>
        <w:numPr>
          <w:ilvl w:val="0"/>
          <w:numId w:val="1002"/>
        </w:numPr>
      </w:pPr>
      <w:ins w:id="14" w:author="PR Preview" w:date="2024-01-01T00:00:00Z">
        <w:r>
          <w:t xml:space="preserve">each individual’s observed outcome is her counterfactual outcome under the treatment she actually received (</w:t>
        </w:r>
      </w:ins>
      <w:ins w:id="14" w:author="PR Preview" w:date="2024-01-01T00:00:00Z">
        <w:r>
          <w:rPr>
            <w:b/>
            <w:bCs/>
          </w:rPr>
          <w:t xml:space="preserve">consistency</w:t>
        </w:r>
      </w:ins>
      <w:ins w:id="14" w:author="PR Preview" w:date="2024-01-01T00:00:00Z">
        <w:r>
          <w:t xml:space="preserve">, Chapter 1);</w:t>
        </w:r>
      </w:ins>
    </w:p>
    <w:p>
      <w:pPr>
        <w:pStyle w:val="Compact"/>
        <w:numPr>
          <w:ilvl w:val="0"/>
          <w:numId w:val="1002"/>
        </w:numPr>
      </w:pPr>
      <w:ins w:id="15" w:author="PR Preview" w:date="2024-01-01T00:00:00Z">
        <w:r>
          <w:t xml:space="preserve">given only the known, measured covariates</w:t>
        </w:r>
      </w:ins>
      <w:ins w:id="15" w:author="PR Preview" w:date="2024-01-01T00:00:00Z">
        <w:r>
          <w:t xml:space="preserve"> </w:t>
        </w:r>
      </w:ins>
      <m:oMath>
        <m:r>
          <m:t>L</m:t>
        </m:r>
      </m:oMath>
      <w:ins w:id="15" w:author="PR Preview" w:date="2024-01-01T00:00:00Z">
        <w:r>
          <w:t xml:space="preserve">, the counterfactual outcomes are independent of the treatment actually received (</w:t>
        </w:r>
      </w:ins>
      <w:ins w:id="15" w:author="PR Preview" w:date="2024-01-01T00:00:00Z">
        <w:r>
          <w:rPr>
            <w:b/>
            <w:bCs/>
          </w:rPr>
          <w:t xml:space="preserve">exchangeability</w:t>
        </w:r>
      </w:ins>
      <w:ins w:id="15" w:author="PR Preview" w:date="2024-01-01T00:00:00Z">
        <w:r>
          <w:t xml:space="preserve">, Chapter 2);</w:t>
        </w:r>
      </w:ins>
    </w:p>
    <w:p>
      <w:pPr>
        <w:pStyle w:val="Compact"/>
        <w:numPr>
          <w:ilvl w:val="0"/>
          <w:numId w:val="1002"/>
        </w:numPr>
      </w:pPr>
      <w:ins w:id="16" w:author="PR Preview" w:date="2024-01-01T00:00:00Z">
        <w:r>
          <w:t xml:space="preserve">the probability of receiving each treatment value conditional on</w:t>
        </w:r>
      </w:ins>
      <w:ins w:id="16" w:author="PR Preview" w:date="2024-01-01T00:00:00Z">
        <w:r>
          <w:t xml:space="preserve"> </w:t>
        </w:r>
      </w:ins>
      <m:oMath>
        <m:r>
          <m:t>L</m:t>
        </m:r>
      </m:oMath>
      <w:ins w:id="16" w:author="PR Preview" w:date="2024-01-01T00:00:00Z">
        <w:r>
          <w:t xml:space="preserve"> </w:t>
        </w:r>
      </w:ins>
      <w:ins w:id="16" w:author="PR Preview" w:date="2024-01-01T00:00:00Z">
        <w:r>
          <w:t xml:space="preserve">is greater than zero (</w:t>
        </w:r>
      </w:ins>
      <w:ins w:id="16" w:author="PR Preview" w:date="2024-01-01T00:00:00Z">
        <w:r>
          <w:rPr>
            <w:b/>
            <w:bCs/>
          </w:rPr>
          <w:t xml:space="preserve">positivity</w:t>
        </w:r>
      </w:ins>
      <w:ins w:id="16" w:author="PR Preview" w:date="2024-01-01T00:00:00Z">
        <w:r>
          <w:t xml:space="preserve">, Technical Point 2.3).</w:t>
        </w:r>
      </w:ins>
    </w:p>
    <w:p>
      <w:pPr>
        <w:pStyle w:val="FirstParagraph"/>
      </w:pPr>
      <w:ins w:id="17" w:author="PR Preview" w:date="2024-01-01T00:00:00Z">
        <w:r>
          <w:t xml:space="preserve">These are the</w:t>
        </w:r>
      </w:ins>
      <w:ins w:id="17" w:author="PR Preview" w:date="2024-01-01T00:00:00Z">
        <w:r>
          <w:t xml:space="preserve"> </w:t>
        </w:r>
      </w:ins>
      <w:ins w:id="17" w:author="PR Preview" w:date="2024-01-01T00:00:00Z">
        <w:r>
          <w:rPr>
            <w:b/>
            <w:bCs/>
          </w:rPr>
          <w:t xml:space="preserve">identifiability conditions</w:t>
        </w:r>
      </w:ins>
      <w:ins w:id="17" w:author="PR Preview" w:date="2024-01-01T00:00:00Z">
        <w:r>
          <w:t xml:space="preserve"> </w:t>
        </w:r>
      </w:ins>
      <w:ins w:id="17" w:author="PR Preview" w:date="2024-01-01T00:00:00Z">
        <w:r>
          <w:t xml:space="preserve">(or identifiability assumptions).</w:t>
        </w:r>
      </w:ins>
    </w:p>
    <w:p>
      <w:pPr>
        <w:pStyle w:val="BodyText"/>
      </w:pPr>
      <w:ins w:id="18" w:author="PR Preview" w:date="2024-01-01T00:00:00Z">
        <w:r>
          <w:t xml:space="preserve">In ideal randomized experiments the identifiability conditions hold by design.</w:t>
        </w:r>
      </w:ins>
      <w:ins w:id="18" w:author="PR Preview" w:date="2024-01-01T00:00:00Z">
        <w:r>
          <w:t xml:space="preserve"> </w:t>
        </w:r>
      </w:ins>
      <w:ins w:id="18" w:author="PR Preview" w:date="2024-01-01T00:00:00Z">
        <w:r>
          <w:t xml:space="preserve">In observational studies they must be</w:t>
        </w:r>
      </w:ins>
      <w:ins w:id="18" w:author="PR Preview" w:date="2024-01-01T00:00:00Z">
        <w:r>
          <w:t xml:space="preserve"> </w:t>
        </w:r>
      </w:ins>
      <w:ins w:id="18" w:author="PR Preview" w:date="2024-01-01T00:00:00Z">
        <w:r>
          <w:rPr>
            <w:i/>
            <w:iCs/>
          </w:rPr>
          <w:t xml:space="preserve">assumed</w:t>
        </w:r>
      </w:ins>
      <w:ins w:id="18" w:author="PR Preview" w:date="2024-01-01T00:00:00Z">
        <w:r>
          <w:t xml:space="preserve">, and they are often heroic, which is why causal inferences from observational data are viewed with suspicion.</w:t>
        </w:r>
      </w:ins>
      <w:ins w:id="18" w:author="PR Preview" w:date="2024-01-01T00:00:00Z">
        <w:r>
          <w:t xml:space="preserve"> </w:t>
        </w:r>
      </w:ins>
      <w:ins w:id="18" w:author="PR Preview" w:date="2024-01-01T00:00:00Z">
        <w:r>
          <w:t xml:space="preserve">Causal inference from observational data requires two elements: data</w:t>
        </w:r>
      </w:ins>
      <w:ins w:id="18" w:author="PR Preview" w:date="2024-01-01T00:00:00Z">
        <w:r>
          <w:t xml:space="preserve"> </w:t>
        </w:r>
      </w:ins>
      <w:ins w:id="18" w:author="PR Preview" w:date="2024-01-01T00:00:00Z">
        <w:r>
          <w:rPr>
            <w:b/>
            <w:bCs/>
          </w:rPr>
          <w:t xml:space="preserve">and</w:t>
        </w:r>
      </w:ins>
      <w:ins w:id="18" w:author="PR Preview" w:date="2024-01-01T00:00:00Z">
        <w:r>
          <w:t xml:space="preserve"> </w:t>
        </w:r>
      </w:ins>
      <w:ins w:id="18" w:author="PR Preview" w:date="2024-01-01T00:00:00Z">
        <w:r>
          <w:t xml:space="preserve">identifiability conditions.</w:t>
        </w:r>
      </w:ins>
    </w:p>
    <w:p>
      <w:pPr>
        <w:pStyle w:val="BodyText"/>
      </w:pPr>
      <w:ins w:id="19" w:author="PR Preview" w:date="2024-01-01T00:00:00Z">
        <w:r>
          <w:t xml:space="preserve">For simplicity, this chapter considers only studies in which everyone stays under follow-up and adheres to the assigned treatment;</w:t>
        </w:r>
      </w:ins>
      <w:ins w:id="19" w:author="PR Preview" w:date="2024-01-01T00:00:00Z">
        <w:r>
          <w:t xml:space="preserve"> </w:t>
        </w:r>
      </w:ins>
      <w:ins w:id="19" w:author="PR Preview" w:date="2024-01-01T00:00:00Z">
        <w:r>
          <w:t xml:space="preserve">Chapters 8 and 9 relax this.</w:t>
        </w:r>
      </w:ins>
    </w:p>
    <w:p>
      <w:pPr>
        <w:pStyle w:val="BodyText"/>
      </w:pPr>
      <w:ins w:id="20" w:author="PR Preview" w:date="2024-01-01T00:00:00Z">
        <w:r>
          <w:t xml:space="preserve">The book notes that Rubin (1974, 1978) extended Neyman’s theory to observational studies, and that Rosenbaum and Rubin (1983) called the combination of exchangeability and positivity</w:t>
        </w:r>
      </w:ins>
      <w:ins w:id="20" w:author="PR Preview" w:date="2024-01-01T00:00:00Z">
        <w:r>
          <w:t xml:space="preserve"> </w:t>
        </w:r>
      </w:ins>
      <w:ins w:id="20" w:author="PR Preview" w:date="2024-01-01T00:00:00Z">
        <w:r>
          <w:rPr>
            <w:b/>
            <w:bCs/>
          </w:rPr>
          <w:t xml:space="preserve">weak ignorability</w:t>
        </w:r>
      </w:ins>
      <w:ins w:id="20" w:author="PR Preview" w:date="2024-01-01T00:00:00Z">
        <w:r>
          <w:t xml:space="preserve">, and the combination of full exchangeability (Technical Point 2.1) and positivity</w:t>
        </w:r>
      </w:ins>
      <w:ins w:id="20" w:author="PR Preview" w:date="2024-01-01T00:00:00Z">
        <w:r>
          <w:t xml:space="preserve"> </w:t>
        </w:r>
      </w:ins>
      <w:ins w:id="20" w:author="PR Preview" w:date="2024-01-01T00:00:00Z">
        <w:r>
          <w:rPr>
            <w:b/>
            <w:bCs/>
          </w:rPr>
          <w:t xml:space="preserve">strong ignorability</w:t>
        </w:r>
      </w:ins>
      <w:ins w:id="20" w:author="PR Preview" w:date="2024-01-01T00:00:00Z">
        <w:r>
          <w:t xml:space="preserve"> </w:t>
        </w:r>
      </w:ins>
      <w:ins w:id="20" w:author="PR Preview" w:date="2024-01-01T00:00:00Z">
        <w:r>
          <w:t xml:space="preserve">(Hernán and Robins 2020, 28)</w:t>
        </w:r>
      </w:ins>
      <w:ins w:id="20" w:author="PR Preview" w:date="2024-01-01T00:00:00Z">
        <w:r>
          <w:t xml:space="preserve">.</w:t>
        </w:r>
      </w:ins>
    </w:p>
    <w:bookmarkStart w:id="10" w:name="table-3.1"/>
    <w:p>
      <w:pPr>
        <w:pStyle w:val="Heading3"/>
      </w:pPr>
      <w:ins w:id="21" w:author="PR Preview" w:date="2024-01-01T00:00:00Z">
        <w:r>
          <w:t xml:space="preserve">1.1 Table 3.1</w:t>
        </w:r>
      </w:ins>
    </w:p>
    <w:p>
      <w:r>
        <w:pict>
          <v:rect style="width:0;height:1.5pt" o:hralign="center" o:hrstd="t" o:hr="t"/>
        </w:pict>
      </w:r>
    </w:p>
    <w:p>
      <w:pPr>
        <w:pStyle w:val="FirstParagraph"/>
      </w:pPr>
      <w:ins w:id="23" w:author="PR Preview" w:date="2024-01-01T00:00:00Z">
        <w:r>
          <w:t xml:space="preserve">Table 3.1 contains the same data as Table 2.2:</w:t>
        </w:r>
      </w:ins>
      <w:ins w:id="23" w:author="PR Preview" w:date="2024-01-01T00:00:00Z">
        <w:r>
          <w:t xml:space="preserve"> </w:t>
        </w:r>
      </w:ins>
      <m:oMath>
        <m:r>
          <m:t>L</m:t>
        </m:r>
      </m:oMath>
      <w:ins w:id="23" w:author="PR Preview" w:date="2024-01-01T00:00:00Z">
        <w:r>
          <w:t xml:space="preserve"> </w:t>
        </w:r>
      </w:ins>
      <w:ins w:id="23" w:author="PR Preview" w:date="2024-01-01T00:00:00Z">
        <w:r>
          <w:t xml:space="preserve">is critical condition at baseline (1: yes),</w:t>
        </w:r>
      </w:ins>
      <w:ins w:id="23" w:author="PR Preview" w:date="2024-01-01T00:00:00Z">
        <w:r>
          <w:t xml:space="preserve"> </w:t>
        </w:r>
      </w:ins>
      <m:oMath>
        <m:r>
          <m:t>A</m:t>
        </m:r>
      </m:oMath>
      <w:ins w:id="23" w:author="PR Preview" w:date="2024-01-01T00:00:00Z">
        <w:r>
          <w:t xml:space="preserve"> </w:t>
        </w:r>
      </w:ins>
      <w:ins w:id="23" w:author="PR Preview" w:date="2024-01-01T00:00:00Z">
        <w:r>
          <w:t xml:space="preserve">is heart transplant, and</w:t>
        </w:r>
      </w:ins>
      <w:ins w:id="23" w:author="PR Preview" w:date="2024-01-01T00:00:00Z">
        <w:r>
          <w:t xml:space="preserve"> </w:t>
        </w:r>
      </w:ins>
      <m:oMath>
        <m:r>
          <m:t>Y</m:t>
        </m:r>
      </m:oMath>
      <w:ins w:id="23" w:author="PR Preview" w:date="2024-01-01T00:00:00Z">
        <w:r>
          <w:t xml:space="preserve"> </w:t>
        </w:r>
      </w:ins>
      <w:ins w:id="23" w:author="PR Preview" w:date="2024-01-01T00:00:00Z">
        <w:r>
          <w:t xml:space="preserve">is death.</w:t>
        </w:r>
      </w:ins>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ins w:id="24" w:author="PR Preview" w:date="2024-01-01T00:00:00Z">
        <w:r>
          <w:t xml:space="preserve">If these data came from an observational study in which the three identifiability conditions held, we would compute the same causal risk ratio as in Chapter 2: 1.</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ins w:id="25" w:author="PR Preview" w:date="2024-01-01T00:00:00Z">
        <w:r>
          <w:t xml:space="preserve">1.2 Identifiability</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ins w:id="27"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ins w:id="28" w:author="PR Preview" w:date="2024-01-01T00:00:00Z">
        <w:r>
          <w:t xml:space="preserve">1.3 Other identifiability conditions</w:t>
        </w:r>
      </w:ins>
    </w:p>
    <w:p>
      <w:pPr>
        <w:pStyle w:val="FirstParagraph"/>
      </w:pPr>
      <w:ins w:id="29" w:author="PR Preview" w:date="2024-01-01T00:00:00Z">
        <w:r>
          <w:t xml:space="preserve">When any of the three conditions fails, the analogy with a conditionally randomized experiment breaks down.</w:t>
        </w:r>
      </w:ins>
      <w:ins w:id="29" w:author="PR Preview" w:date="2024-01-01T00:00:00Z">
        <w:r>
          <w:t xml:space="preserve"> </w:t>
        </w:r>
      </w:ins>
      <w:ins w:id="29" w:author="PR Preview" w:date="2024-01-01T00:00:00Z">
        <w:r>
          <w:t xml:space="preserve">Other approaches rely on different identifiability conditions;</w:t>
        </w:r>
      </w:ins>
      <w:ins w:id="29" w:author="PR Preview" w:date="2024-01-01T00:00:00Z">
        <w:r>
          <w:t xml:space="preserve"> </w:t>
        </w:r>
      </w:ins>
      <w:ins w:id="29" w:author="PR Preview" w:date="2024-01-01T00:00:00Z">
        <w:r>
          <w:t xml:space="preserve">for example,</w:t>
        </w:r>
      </w:ins>
      <w:ins w:id="29" w:author="PR Preview" w:date="2024-01-01T00:00:00Z">
        <w:r>
          <w:t xml:space="preserve"> </w:t>
        </w:r>
      </w:ins>
      <w:ins w:id="29" w:author="PR Preview" w:date="2024-01-01T00:00:00Z">
        <w:r>
          <w:rPr>
            <w:b/>
            <w:bCs/>
          </w:rPr>
          <w:t xml:space="preserve">instrumental variable</w:t>
        </w:r>
      </w:ins>
      <w:ins w:id="29" w:author="PR Preview" w:date="2024-01-01T00:00:00Z">
        <w:r>
          <w:t xml:space="preserve"> </w:t>
        </w:r>
      </w:ins>
      <w:ins w:id="29" w:author="PR Preview" w:date="2024-01-01T00:00:00Z">
        <w:r>
          <w:t xml:space="preserve">methods (Chapter 16) assume that a predictor of treatment behaves as if randomly assigned conditional on measured covariates.</w:t>
        </w:r>
      </w:ins>
    </w:p>
    <w:p>
      <w:pPr>
        <w:pStyle w:val="BodyText"/>
      </w:pPr>
      <w:ins w:id="30" w:author="PR Preview" w:date="2024-01-01T00:00:00Z">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ins>
      <w:ins w:id="30" w:author="PR Preview" w:date="2024-01-01T00:00:00Z">
        <w:r>
          <w:t xml:space="preserve"> </w:t>
        </w:r>
      </w:ins>
      <w:ins w:id="30" w:author="PR Preview" w:date="2024-01-01T00:00:00Z">
        <w:r>
          <w:t xml:space="preserve">Until Chapter 16, the book focuses on the first family.</w:t>
        </w:r>
      </w:ins>
    </w:p>
    <w:bookmarkEnd w:id="16"/>
    <w:bookmarkEnd w:id="17"/>
    <w:bookmarkStart w:id="24" w:name="exchangeability-pp.-29-31"/>
    <w:p>
      <w:pPr>
        <w:pStyle w:val="Heading2"/>
      </w:pPr>
      <w:ins w:id="31" w:author="PR Preview" w:date="2024-01-01T00:00:00Z">
        <w:r>
          <w:t xml:space="preserve">2 3.2 Exchangeability (pp. 29-31)</w:t>
        </w:r>
      </w:ins>
    </w:p>
    <w:p>
      <w:r>
        <w:pict>
          <v:rect style="width:0;height:1.5pt" o:hralign="center" o:hrstd="t" o:hr="t"/>
        </w:pict>
      </w:r>
    </w:p>
    <w:p>
      <w:pPr>
        <w:pStyle w:val="FirstParagraph"/>
      </w:pPr>
      <w:ins w:id="33" w:author="PR Preview" w:date="2024-01-01T00:00:00Z">
        <w:r>
          <w:t xml:space="preserve">In a marginally randomized experiment, the treated and untreated are exchangeable (</w:t>
        </w:r>
      </w:ins>
      <m:oMath>
        <m:sSup>
          <m:e>
            <m:r>
              <m:t>Y</m:t>
            </m:r>
          </m:e>
          <m:sup>
            <m:r>
              <m:t>a</m:t>
            </m:r>
          </m:sup>
        </m:sSup>
        <m:r>
          <m:rPr>
            <m:sty m:val="p"/>
          </m:rPr>
          <m:t>⟂</m:t>
        </m:r>
        <m:r>
          <m:t>​</m:t>
        </m:r>
        <m:r>
          <m:t>​</m:t>
        </m:r>
        <m:r>
          <m:t>​</m:t>
        </m:r>
        <m:r>
          <m:rPr>
            <m:sty m:val="p"/>
          </m:rPr>
          <m:t>⟂</m:t>
        </m:r>
        <m:r>
          <m:t>A</m:t>
        </m:r>
      </m:oMath>
      <w:ins w:id="33" w:author="PR Preview" w:date="2024-01-01T00:00:00Z">
        <w:r>
          <w:t xml:space="preserve">) because randomization balances the</w:t>
        </w:r>
      </w:ins>
      <w:ins w:id="33" w:author="PR Preview" w:date="2024-01-01T00:00:00Z">
        <w:r>
          <w:t xml:space="preserve"> </w:t>
        </w:r>
      </w:ins>
      <w:ins w:id="33" w:author="PR Preview" w:date="2024-01-01T00:00:00Z">
        <w:r>
          <w:rPr>
            <w:b/>
            <w:bCs/>
          </w:rPr>
          <w:t xml:space="preserve">independent predictors of the outcome</w:t>
        </w:r>
      </w:ins>
      <w:ins w:id="33" w:author="PR Preview" w:date="2024-01-01T00:00:00Z">
        <w:r>
          <w:t xml:space="preserve"> </w:t>
        </w:r>
      </w:ins>
      <w:ins w:id="33" w:author="PR Preview" w:date="2024-01-01T00:00:00Z">
        <w:r>
          <w:t xml:space="preserve">between groups.</w:t>
        </w:r>
      </w:ins>
    </w:p>
    <w:p>
      <w:pPr>
        <w:pStyle w:val="BodyText"/>
      </w:pPr>
      <w:ins w:id="34" w:author="PR Preview" w:date="2024-01-01T00:00:00Z">
        <w:r>
          <w:t xml:space="preserve">An</w:t>
        </w:r>
      </w:ins>
      <w:ins w:id="34" w:author="PR Preview" w:date="2024-01-01T00:00:00Z">
        <w:r>
          <w:t xml:space="preserve"> </w:t>
        </w:r>
      </w:ins>
      <w:ins w:id="34" w:author="PR Preview" w:date="2024-01-01T00:00:00Z">
        <w:r>
          <w:rPr>
            <w:b/>
            <w:bCs/>
          </w:rPr>
          <w:t xml:space="preserve">independent predictor of the outcome</w:t>
        </w:r>
      </w:ins>
      <w:ins w:id="34" w:author="PR Preview" w:date="2024-01-01T00:00:00Z">
        <w:r>
          <w:t xml:space="preserve"> </w:t>
        </w:r>
      </w:ins>
      <w:ins w:id="34" w:author="PR Preview" w:date="2024-01-01T00:00:00Z">
        <w:r>
          <w:t xml:space="preserve">is a covariate associated with</w:t>
        </w:r>
      </w:ins>
      <w:ins w:id="34" w:author="PR Preview" w:date="2024-01-01T00:00:00Z">
        <w:r>
          <w:t xml:space="preserve"> </w:t>
        </w:r>
      </w:ins>
      <m:oMath>
        <m:r>
          <m:t>Y</m:t>
        </m:r>
      </m:oMath>
      <w:ins w:id="34" w:author="PR Preview" w:date="2024-01-01T00:00:00Z">
        <w:r>
          <w:t xml:space="preserve"> </w:t>
        </w:r>
      </w:ins>
      <w:ins w:id="34" w:author="PR Preview" w:date="2024-01-01T00:00:00Z">
        <w:r>
          <w:t xml:space="preserve">within levels of treatment;</w:t>
        </w:r>
      </w:ins>
      <w:ins w:id="34" w:author="PR Preview" w:date="2024-01-01T00:00:00Z">
        <w:r>
          <w:t xml:space="preserve"> </w:t>
        </w:r>
      </w:ins>
      <w:ins w:id="34" w:author="PR Preview" w:date="2024-01-01T00:00:00Z">
        <w:r>
          <w:t xml:space="preserve">for dichotomous outcomes these are often called</w:t>
        </w:r>
      </w:ins>
      <w:ins w:id="34" w:author="PR Preview" w:date="2024-01-01T00:00:00Z">
        <w:r>
          <w:t xml:space="preserve"> </w:t>
        </w:r>
      </w:ins>
      <w:ins w:id="34" w:author="PR Preview" w:date="2024-01-01T00:00:00Z">
        <w:r>
          <w:rPr>
            <w:b/>
            <w:bCs/>
          </w:rPr>
          <w:t xml:space="preserve">risk factors</w:t>
        </w:r>
      </w:ins>
      <w:ins w:id="34" w:author="PR Preview" w:date="2024-01-01T00:00:00Z">
        <w:r>
          <w:t xml:space="preserve">.</w:t>
        </w:r>
      </w:ins>
    </w:p>
    <w:p>
      <w:pPr>
        <w:pStyle w:val="BodyText"/>
      </w:pPr>
      <w:ins w:id="35" w:author="PR Preview" w:date="2024-01-01T00:00:00Z">
        <w:r>
          <w:t xml:space="preserve">In Table 3.1, 69% of the treated (</w:t>
        </w:r>
      </w:ins>
      <m:oMath>
        <m:r>
          <m:t>9</m:t>
        </m:r>
        <m:r>
          <m:rPr>
            <m:sty m:val="p"/>
          </m:rPr>
          <m:t>/</m:t>
        </m:r>
        <m:r>
          <m:t>13</m:t>
        </m:r>
      </m:oMath>
      <w:ins w:id="35" w:author="PR Preview" w:date="2024-01-01T00:00:00Z">
        <w:r>
          <w:t xml:space="preserve">) but only 43% of the untreated (</w:t>
        </w:r>
      </w:ins>
      <m:oMath>
        <m:r>
          <m:t>3</m:t>
        </m:r>
        <m:r>
          <m:rPr>
            <m:sty m:val="p"/>
          </m:rPr>
          <m:t>/</m:t>
        </m:r>
        <m:r>
          <m:t>7</m:t>
        </m:r>
      </m:oMath>
      <w:ins w:id="35" w:author="PR Preview" w:date="2024-01-01T00:00:00Z">
        <w:r>
          <w:t xml:space="preserve">) were in critical condition (</w:t>
        </w:r>
      </w:ins>
      <m:oMath>
        <m:r>
          <m:t>L</m:t>
        </m:r>
        <m:r>
          <m:rPr>
            <m:sty m:val="p"/>
          </m:rPr>
          <m:t>=</m:t>
        </m:r>
        <m:r>
          <m:t>1</m:t>
        </m:r>
      </m:oMath>
      <w:ins w:id="35" w:author="PR Preview" w:date="2024-01-01T00:00:00Z">
        <w:r>
          <w:t xml:space="preserve">), so marginal exchangeability does not hold.</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ins w:id="37" w:author="PR Preview" w:date="2024-01-01T00:00:00Z">
        <w:r>
          <w:t xml:space="preserve">Conditional exchangeability holds in a conditionally randomized experiment because,</w:t>
        </w:r>
      </w:ins>
      <w:ins w:id="37" w:author="PR Preview" w:date="2024-01-01T00:00:00Z">
        <w:r>
          <w:t xml:space="preserve"> </w:t>
        </w:r>
      </w:ins>
      <w:ins w:id="37" w:author="PR Preview" w:date="2024-01-01T00:00:00Z">
        <w:r>
          <w:rPr>
            <w:i/>
            <w:iCs/>
          </w:rPr>
          <w:t xml:space="preserve">within</w:t>
        </w:r>
      </w:ins>
      <w:ins w:id="37" w:author="PR Preview" w:date="2024-01-01T00:00:00Z">
        <w:r>
          <w:t xml:space="preserve"> </w:t>
        </w:r>
      </w:ins>
      <w:ins w:id="37" w:author="PR Preview" w:date="2024-01-01T00:00:00Z">
        <w:r>
          <w:t xml:space="preserve">levels of</w:t>
        </w:r>
      </w:ins>
      <w:ins w:id="37" w:author="PR Preview" w:date="2024-01-01T00:00:00Z">
        <w:r>
          <w:t xml:space="preserve"> </w:t>
        </w:r>
      </w:ins>
      <m:oMath>
        <m:r>
          <m:t>L</m:t>
        </m:r>
      </m:oMath>
      <w:ins w:id="37" w:author="PR Preview" w:date="2024-01-01T00:00:00Z">
        <w:r>
          <w:t xml:space="preserve">, all other outcome predictors are equally distributed between the treated and the untreated.</w:t>
        </w:r>
      </w:ins>
    </w:p>
    <w:p>
      <w:pPr>
        <w:pStyle w:val="BodyText"/>
      </w:pPr>
      <w:ins w:id="38" w:author="PR Preview" w:date="2024-01-01T00:00:00Z">
        <w:r>
          <w:t xml:space="preserve">The study in Table 3.1 can be described in two logically equivalent ways:</w:t>
        </w:r>
      </w:ins>
    </w:p>
    <w:p>
      <w:pPr>
        <w:pStyle w:val="Compact"/>
        <w:numPr>
          <w:ilvl w:val="0"/>
          <w:numId w:val="1005"/>
        </w:numPr>
      </w:pPr>
      <w:ins w:id="39" w:author="PR Preview" w:date="2024-01-01T00:00:00Z">
        <w:r>
          <w:t xml:space="preserve">an observational study in which</w:t>
        </w:r>
      </w:ins>
      <w:ins w:id="39"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ins w:id="39" w:author="PR Preview" w:date="2024-01-01T00:00:00Z">
        <w:r>
          <w:t xml:space="preserve"> </w:t>
        </w:r>
      </w:ins>
      <w:ins w:id="39" w:author="PR Preview" w:date="2024-01-01T00:00:00Z">
        <w:r>
          <w:t xml:space="preserve">and</w:t>
        </w:r>
      </w:ins>
      <w:ins w:id="39"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ins w:id="39" w:author="PR Preview" w:date="2024-01-01T00:00:00Z">
        <w:r>
          <w:t xml:space="preserve">, e.g., because doctors direct the scarce hearts to those in critical condition;</w:t>
        </w:r>
      </w:ins>
      <w:ins w:id="39" w:author="PR Preview" w:date="2024-01-01T00:00:00Z">
        <w:r>
          <w:t xml:space="preserve"> </w:t>
        </w:r>
      </w:ins>
      <w:ins w:id="39" w:author="PR Preview" w:date="2024-01-01T00:00:00Z">
        <w:r>
          <w:t xml:space="preserve">or</w:t>
        </w:r>
      </w:ins>
    </w:p>
    <w:p>
      <w:pPr>
        <w:pStyle w:val="Compact"/>
        <w:numPr>
          <w:ilvl w:val="0"/>
          <w:numId w:val="1005"/>
        </w:numPr>
      </w:pPr>
      <w:ins w:id="40" w:author="PR Preview" w:date="2024-01-01T00:00:00Z">
        <w:r>
          <w:t xml:space="preserve">a (nonblinded) conditionally randomized experiment in which investigators assigned</w:t>
        </w:r>
      </w:ins>
      <w:ins w:id="40" w:author="PR Preview" w:date="2024-01-01T00:00:00Z">
        <w:r>
          <w:t xml:space="preserve"> </w:t>
        </w:r>
      </w:ins>
      <m:oMath>
        <m:r>
          <m:t>A</m:t>
        </m:r>
        <m:r>
          <m:rPr>
            <m:sty m:val="p"/>
          </m:rPr>
          <m:t>=</m:t>
        </m:r>
        <m:r>
          <m:t>1</m:t>
        </m:r>
      </m:oMath>
      <w:ins w:id="40" w:author="PR Preview" w:date="2024-01-01T00:00:00Z">
        <w:r>
          <w:t xml:space="preserve"> </w:t>
        </w:r>
      </w:ins>
      <w:ins w:id="40" w:author="PR Preview" w:date="2024-01-01T00:00:00Z">
        <w:r>
          <w:t xml:space="preserve">with probability 0.75 when</w:t>
        </w:r>
      </w:ins>
      <w:ins w:id="40" w:author="PR Preview" w:date="2024-01-01T00:00:00Z">
        <w:r>
          <w:t xml:space="preserve"> </w:t>
        </w:r>
      </w:ins>
      <m:oMath>
        <m:r>
          <m:t>L</m:t>
        </m:r>
        <m:r>
          <m:rPr>
            <m:sty m:val="p"/>
          </m:rPr>
          <m:t>=</m:t>
        </m:r>
        <m:r>
          <m:t>1</m:t>
        </m:r>
      </m:oMath>
      <w:ins w:id="40" w:author="PR Preview" w:date="2024-01-01T00:00:00Z">
        <w:r>
          <w:t xml:space="preserve"> </w:t>
        </w:r>
      </w:ins>
      <w:ins w:id="40" w:author="PR Preview" w:date="2024-01-01T00:00:00Z">
        <w:r>
          <w:t xml:space="preserve">and 0.50 when</w:t>
        </w:r>
      </w:ins>
      <w:ins w:id="40" w:author="PR Preview" w:date="2024-01-01T00:00:00Z">
        <w:r>
          <w:t xml:space="preserve"> </w:t>
        </w:r>
      </w:ins>
      <m:oMath>
        <m:r>
          <m:t>L</m:t>
        </m:r>
        <m:r>
          <m:rPr>
            <m:sty m:val="p"/>
          </m:rPr>
          <m:t>=</m:t>
        </m:r>
        <m:r>
          <m:t>0</m:t>
        </m:r>
      </m:oMath>
      <w:ins w:id="40" w:author="PR Preview" w:date="2024-01-01T00:00:00Z">
        <w:r>
          <w:t xml:space="preserve">.</w:t>
        </w:r>
      </w:ins>
    </w:p>
    <w:p>
      <w:pPr>
        <w:pStyle w:val="FirstParagraph"/>
      </w:pPr>
      <w:ins w:id="41" w:author="PR Preview" w:date="2024-01-01T00:00:00Z">
        <w:r>
          <w:t xml:space="preserve">Under either description, if</w:t>
        </w:r>
      </w:ins>
      <w:ins w:id="41" w:author="PR Preview" w:date="2024-01-01T00:00:00Z">
        <w:r>
          <w:t xml:space="preserve"> </w:t>
        </w:r>
      </w:ins>
      <m:oMath>
        <m:r>
          <m:t>L</m:t>
        </m:r>
      </m:oMath>
      <w:ins w:id="41" w:author="PR Preview" w:date="2024-01-01T00:00:00Z">
        <w:r>
          <w:t xml:space="preserve"> </w:t>
        </w:r>
      </w:ins>
      <w:ins w:id="41" w:author="PR Preview" w:date="2024-01-01T00:00:00Z">
        <w:r>
          <w:t xml:space="preserve">is the</w:t>
        </w:r>
      </w:ins>
      <w:ins w:id="41" w:author="PR Preview" w:date="2024-01-01T00:00:00Z">
        <w:r>
          <w:t xml:space="preserve"> </w:t>
        </w:r>
      </w:ins>
      <w:ins w:id="41" w:author="PR Preview" w:date="2024-01-01T00:00:00Z">
        <w:r>
          <w:rPr>
            <w:b/>
            <w:bCs/>
          </w:rPr>
          <w:t xml:space="preserve">only</w:t>
        </w:r>
      </w:ins>
      <w:ins w:id="41" w:author="PR Preview" w:date="2024-01-01T00:00:00Z">
        <w:r>
          <w:t xml:space="preserve"> </w:t>
        </w:r>
      </w:ins>
      <w:ins w:id="41" w:author="PR Preview" w:date="2024-01-01T00:00:00Z">
        <w:r>
          <w:t xml:space="preserve">outcome predictor unequally distributed between treatment groups,</w:t>
        </w:r>
      </w:ins>
      <w:ins w:id="41"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41" w:author="PR Preview" w:date="2024-01-01T00:00:00Z">
        <w:r>
          <w:t xml:space="preserve"> </w:t>
        </w:r>
      </w:ins>
      <w:ins w:id="41" w:author="PR Preview" w:date="2024-01-01T00:00:00Z">
        <w:r>
          <w:t xml:space="preserve">holds and standardization or IP weighting identifies the causal effect.</w:t>
        </w:r>
      </w:ins>
      <w:ins w:id="41" w:author="PR Preview" w:date="2024-01-01T00:00:00Z">
        <w:r>
          <w:t xml:space="preserve"> </w:t>
        </w:r>
      </w:ins>
      <w:ins w:id="41" w:author="PR Preview" w:date="2024-01-01T00:00:00Z">
        <w:r>
          <w:t xml:space="preserve">Chapter 7 calls such outcome predictors</w:t>
        </w:r>
      </w:ins>
      <w:ins w:id="41" w:author="PR Preview" w:date="2024-01-01T00:00:00Z">
        <w:r>
          <w:t xml:space="preserve"> </w:t>
        </w:r>
      </w:ins>
      <w:ins w:id="41" w:author="PR Preview" w:date="2024-01-01T00:00:00Z">
        <w:r>
          <w:rPr>
            <w:i/>
            <w:iCs/>
          </w:rPr>
          <w:t xml:space="preserve">confounders</w:t>
        </w:r>
      </w:ins>
      <w:ins w:id="41" w:author="PR Preview" w:date="2024-01-01T00:00:00Z">
        <w:r>
          <w:t xml:space="preserve">.</w:t>
        </w:r>
      </w:ins>
    </w:p>
    <w:bookmarkStart w:id="19" w:name="X86fa3672c6371e8bb7538991790d0259066bdab"/>
    <w:p>
      <w:pPr>
        <w:pStyle w:val="Heading3"/>
      </w:pPr>
      <w:ins w:id="42" w:author="PR Preview" w:date="2024-01-01T00:00:00Z">
        <w:r>
          <w:t xml:space="preserve">2.1 Not every imbalanced variable must be in</w:t>
        </w:r>
      </w:ins>
      <w:ins w:id="42" w:author="PR Preview" w:date="2024-01-01T00:00:00Z">
        <w:r>
          <w:t xml:space="preserve"> </w:t>
        </w:r>
      </w:ins>
      <m:oMath>
        <m:r>
          <m:t>L</m:t>
        </m:r>
      </m:oMath>
    </w:p>
    <w:p>
      <w:r>
        <w:pict>
          <v:rect style="width:0;height:1.5pt" o:hralign="center" o:hrstd="t" o:hr="t"/>
        </w:pict>
      </w:r>
    </w:p>
    <w:p>
      <w:pPr>
        <w:pStyle w:val="FirstParagraph"/>
      </w:pPr>
      <w:ins w:id="44" w:author="PR Preview" w:date="2024-01-01T00:00:00Z">
        <w:r>
          <w:t xml:space="preserve">Heart transplants are allocated by</w:t>
        </w:r>
      </w:ins>
      <w:ins w:id="44" w:author="PR Preview" w:date="2024-01-01T00:00:00Z">
        <w:r>
          <w:t xml:space="preserve"> </w:t>
        </w:r>
      </w:ins>
      <w:ins w:id="44" w:author="PR Preview" w:date="2024-01-01T00:00:00Z">
        <w:r>
          <w:rPr>
            <w:b/>
            <w:bCs/>
          </w:rPr>
          <w:t xml:space="preserve">HLA compatibility</w:t>
        </w:r>
      </w:ins>
      <w:ins w:id="44" w:author="PR Preview" w:date="2024-01-01T00:00:00Z">
        <w:r>
          <w:t xml:space="preserve">, so HLA genes are unequally distributed between treatment groups.</w:t>
        </w:r>
      </w:ins>
      <w:ins w:id="44" w:author="PR Preview" w:date="2024-01-01T00:00:00Z">
        <w:r>
          <w:t xml:space="preserve"> </w:t>
        </w:r>
      </w:ins>
      <w:ins w:id="44" w:author="PR Preview" w:date="2024-01-01T00:00:00Z">
        <w:r>
          <w:t xml:space="preserve">But HLA genes do not predict mortality given</w:t>
        </w:r>
      </w:ins>
      <w:ins w:id="44" w:author="PR Preview" w:date="2024-01-01T00:00:00Z">
        <w:r>
          <w:t xml:space="preserve"> </w:t>
        </w:r>
      </w:ins>
      <m:oMath>
        <m:r>
          <m:t>L</m:t>
        </m:r>
      </m:oMath>
      <w:ins w:id="44" w:author="PR Preview" w:date="2024-01-01T00:00:00Z">
        <w:r>
          <w:t xml:space="preserve"> </w:t>
        </w:r>
      </w:ins>
      <w:ins w:id="44" w:author="PR Preview" w:date="2024-01-01T00:00:00Z">
        <w:r>
          <w:t xml:space="preserve">and</w:t>
        </w:r>
      </w:ins>
      <w:ins w:id="44" w:author="PR Preview" w:date="2024-01-01T00:00:00Z">
        <w:r>
          <w:t xml:space="preserve"> </w:t>
        </w:r>
      </w:ins>
      <m:oMath>
        <m:r>
          <m:t>A</m:t>
        </m:r>
      </m:oMath>
      <w:ins w:id="44" w:author="PR Preview" w:date="2024-01-01T00:00:00Z">
        <w:r>
          <w:t xml:space="preserve">, so treatment is still effectively random within levels of</w:t>
        </w:r>
      </w:ins>
      <w:ins w:id="44" w:author="PR Preview" w:date="2024-01-01T00:00:00Z">
        <w:r>
          <w:t xml:space="preserve"> </w:t>
        </w:r>
      </w:ins>
      <m:oMath>
        <m:r>
          <m:t>L</m:t>
        </m:r>
      </m:oMath>
      <w:ins w:id="44" w:author="PR Preview" w:date="2024-01-01T00:00:00Z">
        <w:r>
          <w:t xml:space="preserve">, and HLA need not be included in the analysis.</w:t>
        </w:r>
      </w:ins>
    </w:p>
    <w:bookmarkEnd w:id="19"/>
    <w:bookmarkStart w:id="23" w:name="unmeasured-outcome-predictors"/>
    <w:p>
      <w:pPr>
        <w:pStyle w:val="Heading3"/>
      </w:pPr>
      <w:ins w:id="45" w:author="PR Preview" w:date="2024-01-01T00:00:00Z">
        <w:r>
          <w:t xml:space="preserve">2.2 Unmeasured outcome predictors</w:t>
        </w:r>
      </w:ins>
    </w:p>
    <w:p>
      <w:pPr>
        <w:pStyle w:val="FirstParagraph"/>
      </w:pPr>
      <w:ins w:id="46" w:author="PR Preview" w:date="2024-01-01T00:00:00Z">
        <w:r>
          <w:t xml:space="preserve">Suppose, unknown to the investigators, doctors prefer to transplant hearts into nonsmokers.</w:t>
        </w:r>
      </w:ins>
      <w:ins w:id="46" w:author="PR Preview" w:date="2024-01-01T00:00:00Z">
        <w:r>
          <w:t xml:space="preserve"> </w:t>
        </w:r>
      </w:ins>
      <w:ins w:id="46" w:author="PR Preview" w:date="2024-01-01T00:00:00Z">
        <w:r>
          <w:t xml:space="preserve">Let</w:t>
        </w:r>
      </w:ins>
      <w:ins w:id="46" w:author="PR Preview" w:date="2024-01-01T00:00:00Z">
        <w:r>
          <w:t xml:space="preserve"> </w:t>
        </w:r>
      </w:ins>
      <m:oMath>
        <m:r>
          <m:t>U</m:t>
        </m:r>
      </m:oMath>
      <w:ins w:id="46" w:author="PR Preview" w:date="2024-01-01T00:00:00Z">
        <w:r>
          <w:t xml:space="preserve"> </w:t>
        </w:r>
      </w:ins>
      <w:ins w:id="46" w:author="PR Preview" w:date="2024-01-01T00:00:00Z">
        <w:r>
          <w:t xml:space="preserve">denote smoking (an unmeasured variable).</w:t>
        </w:r>
      </w:ins>
      <w:ins w:id="46" w:author="PR Preview" w:date="2024-01-01T00:00:00Z">
        <w:r>
          <w:t xml:space="preserve"> </w:t>
        </w:r>
      </w:ins>
      <w:ins w:id="46" w:author="PR Preview" w:date="2024-01-01T00:00:00Z">
        <w:r>
          <w:t xml:space="preserve">Within the stratum</w:t>
        </w:r>
      </w:ins>
      <w:ins w:id="46" w:author="PR Preview" w:date="2024-01-01T00:00:00Z">
        <w:r>
          <w:t xml:space="preserve"> </w:t>
        </w:r>
      </w:ins>
      <m:oMath>
        <m:r>
          <m:t>L</m:t>
        </m:r>
        <m:r>
          <m:rPr>
            <m:sty m:val="p"/>
          </m:rPr>
          <m:t>=</m:t>
        </m:r>
        <m:r>
          <m:t>1</m:t>
        </m:r>
      </m:oMath>
      <w:ins w:id="46" w:author="PR Preview" w:date="2024-01-01T00:00:00Z">
        <w:r>
          <w:t xml:space="preserve">, smokers (</w:t>
        </w:r>
      </w:ins>
      <m:oMath>
        <m:r>
          <m:t>U</m:t>
        </m:r>
        <m:r>
          <m:rPr>
            <m:sty m:val="p"/>
          </m:rPr>
          <m:t>=</m:t>
        </m:r>
        <m:r>
          <m:t>1</m:t>
        </m:r>
      </m:oMath>
      <w:ins w:id="46" w:author="PR Preview" w:date="2024-01-01T00:00:00Z">
        <w:r>
          <w:t xml:space="preserve">) are less likely to be treated, so smoking is less common among the treated than the untreated, and</w:t>
        </w:r>
      </w:ins>
      <w:ins w:id="46"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46" w:author="PR Preview" w:date="2024-01-01T00:00:00Z">
        <w:r>
          <w:t xml:space="preserve"> </w:t>
        </w:r>
      </w:ins>
      <w:ins w:id="46" w:author="PR Preview" w:date="2024-01-01T00:00:00Z">
        <w:r>
          <w:t xml:space="preserve">fails.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ins w:id="47" w:author="PR Preview" w:date="2024-01-01T00:00:00Z">
        <w:r>
          <w:t xml:space="preserve">Because unmeasured variables cannot be used for standardization or IP weighting, the causal effect is not identified when the measured</w:t>
        </w:r>
      </w:ins>
      <w:ins w:id="47" w:author="PR Preview" w:date="2024-01-01T00:00:00Z">
        <w:r>
          <w:t xml:space="preserve"> </w:t>
        </w:r>
      </w:ins>
      <m:oMath>
        <m:r>
          <m:t>L</m:t>
        </m:r>
      </m:oMath>
      <w:ins w:id="47" w:author="PR Preview" w:date="2024-01-01T00:00:00Z">
        <w:r>
          <w:t xml:space="preserve"> </w:t>
        </w:r>
      </w:ins>
      <w:ins w:id="47" w:author="PR Preview" w:date="2024-01-01T00:00:00Z">
        <w:r>
          <w:t xml:space="preserve">is insufficient for conditional exchangeability.</w:t>
        </w:r>
      </w:ins>
      <w:ins w:id="47" w:author="PR Preview" w:date="2024-01-01T00:00:00Z">
        <w:r>
          <w:t xml:space="preserve"> </w:t>
        </w:r>
      </w:ins>
      <w:ins w:id="47" w:author="PR Preview" w:date="2024-01-01T00:00:00Z">
        <w:r>
          <w:t xml:space="preserve">Collecting data on smoking would not remove the possibility that other unknown outcome predictors remain imbalanced.</w:t>
        </w:r>
      </w:ins>
    </w:p>
    <w:p>
      <w:pPr>
        <w:pStyle w:val="BodyText"/>
      </w:pPr>
      <w:ins w:id="48" w:author="PR Preview" w:date="2024-01-01T00:00:00Z">
        <w:r>
          <w:t xml:space="preserve">Investigators can use expert knowledge to make the assumption more plausible, for example by measuring many determinants of treatment that are also independent outcome predictors and assuming exchangeability within the strata they define.</w:t>
        </w:r>
      </w:ins>
      <w:ins w:id="48" w:author="PR Preview" w:date="2024-01-01T00:00:00Z">
        <w:r>
          <w:t xml:space="preserve"> </w:t>
        </w:r>
      </w:ins>
      <w:ins w:id="48" w:author="PR Preview" w:date="2024-01-01T00:00:00Z">
        <w:r>
          <w:t xml:space="preserve">But no matter how many variables are in</w:t>
        </w:r>
      </w:ins>
      <w:ins w:id="48" w:author="PR Preview" w:date="2024-01-01T00:00:00Z">
        <w:r>
          <w:t xml:space="preserve"> </w:t>
        </w:r>
      </w:ins>
      <m:oMath>
        <m:r>
          <m:t>L</m:t>
        </m:r>
      </m:oMath>
      <w:ins w:id="48" w:author="PR Preview" w:date="2024-01-01T00:00:00Z">
        <w:r>
          <w:t xml:space="preserve">, the assumption cannot be tested.</w:t>
        </w:r>
      </w:ins>
      <w:ins w:id="48" w:author="PR Preview" w:date="2024-01-01T00:00:00Z">
        <w:r>
          <w:t xml:space="preserve"> </w:t>
        </w:r>
      </w:ins>
      <w:ins w:id="48" w:author="PR Preview" w:date="2024-01-01T00:00:00Z">
        <w:r>
          <w:t xml:space="preserve">The validity of the inference rests on the investigators’ expert knowledge, encoded as conditional exchangeability, which supplements the data.</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ins w:id="49" w:author="PR Preview" w:date="2024-01-01T00:00:00Z">
        <w:r>
          <w:t xml:space="preserve">3 3.3 Positivity (pp. 32-33)</w:t>
        </w:r>
      </w:ins>
    </w:p>
    <w:p>
      <w:r>
        <w:pict>
          <v:rect style="width:0;height:1.5pt" o:hralign="center" o:hrstd="t" o:hr="t"/>
        </w:pict>
      </w:r>
    </w:p>
    <w:p>
      <w:pPr>
        <w:pStyle w:val="FirstParagraph"/>
      </w:pPr>
      <w:ins w:id="51" w:author="PR Preview" w:date="2024-01-01T00:00:00Z">
        <w:r>
          <w:t xml:space="preserve">An experiment that assigned everyone to</w:t>
        </w:r>
      </w:ins>
      <w:ins w:id="51" w:author="PR Preview" w:date="2024-01-01T00:00:00Z">
        <w:r>
          <w:t xml:space="preserve"> </w:t>
        </w:r>
      </w:ins>
      <m:oMath>
        <m:r>
          <m:t>A</m:t>
        </m:r>
        <m:r>
          <m:rPr>
            <m:sty m:val="p"/>
          </m:rPr>
          <m:t>=</m:t>
        </m:r>
        <m:r>
          <m:t>1</m:t>
        </m:r>
      </m:oMath>
      <w:ins w:id="51" w:author="PR Preview" w:date="2024-01-01T00:00:00Z">
        <w:r>
          <w:t xml:space="preserve"> </w:t>
        </w:r>
      </w:ins>
      <w:ins w:id="51" w:author="PR Preview" w:date="2024-01-01T00:00:00Z">
        <w:r>
          <w:t xml:space="preserve">(or everyone to</w:t>
        </w:r>
      </w:ins>
      <w:ins w:id="51" w:author="PR Preview" w:date="2024-01-01T00:00:00Z">
        <w:r>
          <w:t xml:space="preserve"> </w:t>
        </w:r>
      </w:ins>
      <m:oMath>
        <m:r>
          <m:t>A</m:t>
        </m:r>
        <m:r>
          <m:rPr>
            <m:sty m:val="p"/>
          </m:rPr>
          <m:t>=</m:t>
        </m:r>
        <m:r>
          <m:t>0</m:t>
        </m:r>
      </m:oMath>
      <w:ins w:id="51" w:author="PR Preview" w:date="2024-01-01T00:00:00Z">
        <w:r>
          <w:t xml:space="preserve">) could not estimate the average causal effect.</w:t>
        </w:r>
      </w:ins>
      <w:ins w:id="51" w:author="PR Preview" w:date="2024-01-01T00:00:00Z">
        <w:r>
          <w:t xml:space="preserve"> </w:t>
        </w:r>
      </w:ins>
      <w:ins w:id="51" w:author="PR Preview" w:date="2024-01-01T00:00:00Z">
        <w:r>
          <w:t xml:space="preserve">Treatment must be assigned so that each treatment level has a</w:t>
        </w:r>
      </w:ins>
      <w:ins w:id="51" w:author="PR Preview" w:date="2024-01-01T00:00:00Z">
        <w:r>
          <w:t xml:space="preserve"> </w:t>
        </w:r>
      </w:ins>
      <w:ins w:id="51" w:author="PR Preview" w:date="2024-01-01T00:00:00Z">
        <w:r>
          <w:rPr>
            <w:b/>
            <w:bCs/>
          </w:rPr>
          <w:t xml:space="preserve">positive probability</w:t>
        </w:r>
      </w:ins>
      <w:ins w:id="51"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ins w:id="52" w:author="PR Preview" w:date="2024-01-01T00:00:00Z">
        <w:r>
          <w:t xml:space="preserve">Positivity is sometimes called the</w:t>
        </w:r>
      </w:ins>
      <w:ins w:id="52" w:author="PR Preview" w:date="2024-01-01T00:00:00Z">
        <w:r>
          <w:t xml:space="preserve"> </w:t>
        </w:r>
      </w:ins>
      <w:ins w:id="52" w:author="PR Preview" w:date="2024-01-01T00:00:00Z">
        <w:r>
          <w:rPr>
            <w:b/>
            <w:bCs/>
          </w:rPr>
          <w:t xml:space="preserve">experimental treatment assumption</w:t>
        </w:r>
      </w:ins>
      <w:ins w:id="52" w:author="PR Preview" w:date="2024-01-01T00:00:00Z">
        <w:r>
          <w:t xml:space="preserve">.</w:t>
        </w:r>
      </w:ins>
      <w:ins w:id="52" w:author="PR Preview" w:date="2024-01-01T00:00:00Z">
        <w:r>
          <w:t xml:space="preserve"> </w:t>
        </w:r>
      </w:ins>
      <w:ins w:id="52" w:author="PR Preview" w:date="2024-01-01T00:00:00Z">
        <w:r>
          <w:t xml:space="preserve">It is taken for granted in experiments: in marginally randomized experiments</w:t>
        </w:r>
      </w:ins>
      <w:ins w:id="52" w:author="PR Preview" w:date="2024-01-01T00:00:00Z">
        <w:r>
          <w:t xml:space="preserve"> </w:t>
        </w:r>
      </w:ins>
      <m:oMath>
        <m:r>
          <m:rPr>
            <m:sty m:val="p"/>
          </m:rPr>
          <m:t>Pr</m:t>
        </m:r>
        <m:r>
          <m:rPr>
            <m:sty m:val="p"/>
          </m:rPr>
          <m:t>[</m:t>
        </m:r>
        <m:r>
          <m:t>A</m:t>
        </m:r>
        <m:r>
          <m:rPr>
            <m:sty m:val="p"/>
          </m:rPr>
          <m:t>=</m:t>
        </m:r>
        <m:r>
          <m:t>1</m:t>
        </m:r>
        <m:r>
          <m:rPr>
            <m:sty m:val="p"/>
          </m:rPr>
          <m:t>]</m:t>
        </m:r>
      </m:oMath>
      <w:ins w:id="52" w:author="PR Preview" w:date="2024-01-01T00:00:00Z">
        <w:r>
          <w:t xml:space="preserve"> </w:t>
        </w:r>
      </w:ins>
      <w:ins w:id="52" w:author="PR Preview" w:date="2024-01-01T00:00:00Z">
        <w:r>
          <w:t xml:space="preserve">and</w:t>
        </w:r>
      </w:ins>
      <w:ins w:id="52" w:author="PR Preview" w:date="2024-01-01T00:00:00Z">
        <w:r>
          <w:t xml:space="preserve"> </w:t>
        </w:r>
      </w:ins>
      <m:oMath>
        <m:r>
          <m:rPr>
            <m:sty m:val="p"/>
          </m:rPr>
          <m:t>Pr</m:t>
        </m:r>
        <m:r>
          <m:rPr>
            <m:sty m:val="p"/>
          </m:rPr>
          <m:t>[</m:t>
        </m:r>
        <m:r>
          <m:t>A</m:t>
        </m:r>
        <m:r>
          <m:rPr>
            <m:sty m:val="p"/>
          </m:rPr>
          <m:t>=</m:t>
        </m:r>
        <m:r>
          <m:t>0</m:t>
        </m:r>
        <m:r>
          <m:rPr>
            <m:sty m:val="p"/>
          </m:rPr>
          <m:t>]</m:t>
        </m:r>
      </m:oMath>
      <w:ins w:id="52" w:author="PR Preview" w:date="2024-01-01T00:00:00Z">
        <w:r>
          <w:t xml:space="preserve"> </w:t>
        </w:r>
      </w:ins>
      <w:ins w:id="52" w:author="PR Preview" w:date="2024-01-01T00:00:00Z">
        <w:r>
          <w:t xml:space="preserve">are positive by design, and in both marginally and conditionally randomized experiments</w:t>
        </w:r>
      </w:ins>
      <w:ins w:id="52" w:author="PR Preview" w:date="2024-01-01T00:00:00Z">
        <w:r>
          <w:t xml:space="preserve"> </w:t>
        </w:r>
      </w:ins>
      <m:oMath>
        <m:r>
          <m:rPr>
            <m:sty m:val="p"/>
          </m:rPr>
          <m:t>Pr</m:t>
        </m:r>
        <m:r>
          <m:rPr>
            <m:sty m:val="p"/>
          </m:rPr>
          <m:t>[</m:t>
        </m:r>
        <m:r>
          <m:t>A</m:t>
        </m:r>
        <m:r>
          <m:rPr>
            <m:sty m:val="p"/>
          </m:rPr>
          <m:t>=</m:t>
        </m:r>
        <m:r>
          <m:t>a</m:t>
        </m:r>
        <m:r>
          <m:rPr>
            <m:sty m:val="p"/>
          </m:rPr>
          <m:t>∣</m:t>
        </m:r>
        <m:r>
          <m:t>L</m:t>
        </m:r>
        <m:r>
          <m:rPr>
            <m:sty m:val="p"/>
          </m:rPr>
          <m:t>=</m:t>
        </m:r>
        <m:r>
          <m:t>l</m:t>
        </m:r>
        <m:r>
          <m:rPr>
            <m:sty m:val="p"/>
          </m:rPr>
          <m:t>]</m:t>
        </m:r>
      </m:oMath>
      <w:ins w:id="52" w:author="PR Preview" w:date="2024-01-01T00:00:00Z">
        <w:r>
          <w:t xml:space="preserve"> </w:t>
        </w:r>
      </w:ins>
      <w:ins w:id="52" w:author="PR Preview" w:date="2024-01-01T00:00:00Z">
        <w:r>
          <w:t xml:space="preserve">is positive by design for every level</w:t>
        </w:r>
      </w:ins>
      <w:ins w:id="52" w:author="PR Preview" w:date="2024-01-01T00:00:00Z">
        <w:r>
          <w:t xml:space="preserve"> </w:t>
        </w:r>
      </w:ins>
      <m:oMath>
        <m:r>
          <m:t>l</m:t>
        </m:r>
      </m:oMath>
      <w:ins w:id="52" w:author="PR Preview" w:date="2024-01-01T00:00:00Z">
        <w:r>
          <w:t xml:space="preserve"> </w:t>
        </w:r>
      </w:ins>
      <w:ins w:id="52" w:author="PR Preview" w:date="2024-01-01T00:00:00Z">
        <w:r>
          <w:t xml:space="preserve">of</w:t>
        </w:r>
      </w:ins>
      <w:ins w:id="52" w:author="PR Preview" w:date="2024-01-01T00:00:00Z">
        <w:r>
          <w:t xml:space="preserve"> </w:t>
        </w:r>
      </w:ins>
      <m:oMath>
        <m:r>
          <m:t>L</m:t>
        </m:r>
      </m:oMath>
      <w:ins w:id="52" w:author="PR Preview" w:date="2024-01-01T00:00:00Z">
        <w:r>
          <w:t xml:space="preserve">.</w:t>
        </w:r>
      </w:ins>
      <w:ins w:id="52" w:author="PR Preview" w:date="2024-01-01T00:00:00Z">
        <w:r>
          <w:t xml:space="preserve"> </w:t>
        </w:r>
      </w:ins>
      <w:ins w:id="52" w:author="PR Preview" w:date="2024-01-01T00:00:00Z">
        <w:r>
          <w:t xml:space="preserve">In Table 3.1,</w:t>
        </w:r>
      </w:ins>
      <w:ins w:id="52"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ins w:id="52" w:author="PR Preview" w:date="2024-01-01T00:00:00Z">
        <w:r>
          <w:t xml:space="preserve"> </w:t>
        </w:r>
      </w:ins>
      <w:ins w:id="52" w:author="PR Preview" w:date="2024-01-01T00:00:00Z">
        <w:r>
          <w:t xml:space="preserve">and</w:t>
        </w:r>
      </w:ins>
      <w:ins w:id="52"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ins w:id="52" w:author="PR Preview" w:date="2024-01-01T00:00:00Z">
        <w:r>
          <w:t xml:space="preserve">;</w:t>
        </w:r>
      </w:ins>
      <w:ins w:id="52" w:author="PR Preview" w:date="2024-01-01T00:00:00Z">
        <w:r>
          <w:t xml:space="preserve"> </w:t>
        </w:r>
      </w:ins>
      <w:ins w:id="52" w:author="PR Preview" w:date="2024-01-01T00:00:00Z">
        <w:r>
          <w:t xml:space="preserve">neither is 0 or 1, so positivity holds.</w:t>
        </w:r>
      </w:ins>
    </w:p>
    <w:bookmarkStart w:id="26" w:name="two-refinements"/>
    <w:p>
      <w:pPr>
        <w:pStyle w:val="Heading3"/>
      </w:pPr>
      <w:ins w:id="53" w:author="PR Preview" w:date="2024-01-01T00:00:00Z">
        <w:r>
          <w:t xml:space="preserve">3.1 Two refinements</w:t>
        </w:r>
      </w:ins>
    </w:p>
    <w:p>
      <w:r>
        <w:pict>
          <v:rect style="width:0;height:1.5pt" o:hralign="center" o:hrstd="t" o:hr="t"/>
        </w:pict>
      </w:r>
    </w:p>
    <w:p>
      <w:pPr>
        <w:pStyle w:val="Compact"/>
        <w:numPr>
          <w:ilvl w:val="0"/>
          <w:numId w:val="1006"/>
        </w:numPr>
      </w:pPr>
      <w:ins w:id="55" w:author="PR Preview" w:date="2024-01-01T00:00:00Z">
        <w:r>
          <w:t xml:space="preserve">Positivity is needed only for values</w:t>
        </w:r>
      </w:ins>
      <w:ins w:id="55" w:author="PR Preview" w:date="2024-01-01T00:00:00Z">
        <w:r>
          <w:t xml:space="preserve"> </w:t>
        </w:r>
      </w:ins>
      <m:oMath>
        <m:r>
          <m:t>l</m:t>
        </m:r>
      </m:oMath>
      <w:ins w:id="55" w:author="PR Preview" w:date="2024-01-01T00:00:00Z">
        <w:r>
          <w:t xml:space="preserve"> </w:t>
        </w:r>
      </w:ins>
      <w:ins w:id="55" w:author="PR Preview" w:date="2024-01-01T00:00:00Z">
        <w:r>
          <w:rPr>
            <w:b/>
            <w:bCs/>
          </w:rPr>
          <w:t xml:space="preserve">present in the population of interest</w:t>
        </w:r>
      </w:ins>
      <w:ins w:id="55" w:author="PR Preview" w:date="2024-01-01T00:00:00Z">
        <w:r>
          <w:t xml:space="preserve">: if the study were restricted to</w:t>
        </w:r>
      </w:ins>
      <w:ins w:id="55" w:author="PR Preview" w:date="2024-01-01T00:00:00Z">
        <w:r>
          <w:t xml:space="preserve"> </w:t>
        </w:r>
      </w:ins>
      <m:oMath>
        <m:r>
          <m:t>L</m:t>
        </m:r>
        <m:r>
          <m:rPr>
            <m:sty m:val="p"/>
          </m:rPr>
          <m:t>=</m:t>
        </m:r>
        <m:r>
          <m:t>1</m:t>
        </m:r>
      </m:oMath>
      <w:ins w:id="55" w:author="PR Preview" w:date="2024-01-01T00:00:00Z">
        <w:r>
          <w:t xml:space="preserve">, positivity in</w:t>
        </w:r>
      </w:ins>
      <w:ins w:id="55" w:author="PR Preview" w:date="2024-01-01T00:00:00Z">
        <w:r>
          <w:t xml:space="preserve"> </w:t>
        </w:r>
      </w:ins>
      <m:oMath>
        <m:r>
          <m:t>L</m:t>
        </m:r>
        <m:r>
          <m:rPr>
            <m:sty m:val="p"/>
          </m:rPr>
          <m:t>=</m:t>
        </m:r>
        <m:r>
          <m:t>0</m:t>
        </m:r>
      </m:oMath>
      <w:ins w:id="55" w:author="PR Preview" w:date="2024-01-01T00:00:00Z">
        <w:r>
          <w:t xml:space="preserve"> </w:t>
        </w:r>
      </w:ins>
      <w:ins w:id="55" w:author="PR Preview" w:date="2024-01-01T00:00:00Z">
        <w:r>
          <w:t xml:space="preserve">would be irrelevant.</w:t>
        </w:r>
      </w:ins>
    </w:p>
    <w:p>
      <w:pPr>
        <w:pStyle w:val="Compact"/>
        <w:numPr>
          <w:ilvl w:val="0"/>
          <w:numId w:val="1006"/>
        </w:numPr>
      </w:pPr>
      <w:ins w:id="56" w:author="PR Preview" w:date="2024-01-01T00:00:00Z">
        <w:r>
          <w:t xml:space="preserve">Positivity is needed only for the variables</w:t>
        </w:r>
      </w:ins>
      <w:ins w:id="56" w:author="PR Preview" w:date="2024-01-01T00:00:00Z">
        <w:r>
          <w:t xml:space="preserve"> </w:t>
        </w:r>
      </w:ins>
      <m:oMath>
        <m:r>
          <m:t>L</m:t>
        </m:r>
      </m:oMath>
      <w:ins w:id="56" w:author="PR Preview" w:date="2024-01-01T00:00:00Z">
        <w:r>
          <w:t xml:space="preserve"> </w:t>
        </w:r>
      </w:ins>
      <w:ins w:id="56" w:author="PR Preview" w:date="2024-01-01T00:00:00Z">
        <w:r>
          <w:rPr>
            <w:b/>
            <w:bCs/>
          </w:rPr>
          <w:t xml:space="preserve">required for exchangeability</w:t>
        </w:r>
      </w:ins>
      <w:ins w:id="56" w:author="PR Preview" w:date="2024-01-01T00:00:00Z">
        <w:r>
          <w:t xml:space="preserve">.</w:t>
        </w:r>
      </w:ins>
      <w:ins w:id="56" w:author="PR Preview" w:date="2024-01-01T00:00:00Z">
        <w:r>
          <w:t xml:space="preserve"> </w:t>
        </w:r>
      </w:ins>
      <w:ins w:id="56" w:author="PR Preview" w:date="2024-01-01T00:00:00Z">
        <w:r>
          <w:t xml:space="preserve">We do not ask whether people with blue eyes had a positive probability of transplant, because eye color is not needed to make the groups exchangeable.</w:t>
        </w:r>
      </w:ins>
    </w:p>
    <w:bookmarkEnd w:id="26"/>
    <w:bookmarkStart w:id="30" w:name="positivity-in-observational-studies"/>
    <w:p>
      <w:pPr>
        <w:pStyle w:val="Heading3"/>
      </w:pPr>
      <w:ins w:id="57" w:author="PR Preview" w:date="2024-01-01T00:00:00Z">
        <w:r>
          <w:t xml:space="preserve">3.2 Positivity in observational studies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ins w:id="58" w:author="PR Preview" w:date="2024-01-01T00:00:00Z">
        <w:r>
          <w:t xml:space="preserve">Unlike exchangeability, positivity can sometimes be</w:t>
        </w:r>
      </w:ins>
      <w:ins w:id="58" w:author="PR Preview" w:date="2024-01-01T00:00:00Z">
        <w:r>
          <w:t xml:space="preserve"> </w:t>
        </w:r>
      </w:ins>
      <w:ins w:id="58" w:author="PR Preview" w:date="2024-01-01T00:00:00Z">
        <w:r>
          <w:rPr>
            <w:b/>
            <w:bCs/>
          </w:rPr>
          <w:t xml:space="preserve">checked empirically</w:t>
        </w:r>
      </w:ins>
      <w:ins w:id="58" w:author="PR Preview" w:date="2024-01-01T00:00:00Z">
        <w:r>
          <w:t xml:space="preserve"> </w:t>
        </w:r>
      </w:ins>
      <w:ins w:id="58" w:author="PR Preview" w:date="2024-01-01T00:00:00Z">
        <w:r>
          <w:t xml:space="preserve">(Chapter 12).</w:t>
        </w:r>
      </w:ins>
      <w:ins w:id="58" w:author="PR Preview" w:date="2024-01-01T00:00:00Z">
        <w:r>
          <w:t xml:space="preserve"> </w:t>
        </w:r>
      </w:ins>
      <w:ins w:id="58" w:author="PR Preview" w:date="2024-01-01T00:00:00Z">
        <w:r>
          <w:t xml:space="preserve">In Table 3.1 there are treated and untreated individuals in both levels of</w:t>
        </w:r>
      </w:ins>
      <w:ins w:id="58" w:author="PR Preview" w:date="2024-01-01T00:00:00Z">
        <w:r>
          <w:t xml:space="preserve"> </w:t>
        </w:r>
      </w:ins>
      <m:oMath>
        <m:r>
          <m:t>L</m:t>
        </m:r>
      </m:oMath>
      <w:ins w:id="58"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ins w:id="59" w:author="PR Preview" w:date="2024-01-01T00:00:00Z">
        <w:r>
          <w:t xml:space="preserve">4 3.4 Consistency: First, Define the Counterfactual Outcome (pp. 33-38)</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ins w:id="61" w:author="PR Preview" w:date="2024-01-01T00:00:00Z">
        <w:r>
          <w:t xml:space="preserve">The book takes the counterfactuals</w:t>
        </w:r>
      </w:ins>
      <w:ins w:id="61" w:author="PR Preview" w:date="2024-01-01T00:00:00Z">
        <w:r>
          <w:t xml:space="preserve"> </w:t>
        </w:r>
      </w:ins>
      <m:oMath>
        <m:sSup>
          <m:e>
            <m:r>
              <m:t>Y</m:t>
            </m:r>
          </m:e>
          <m:sup>
            <m:r>
              <m:t>a</m:t>
            </m:r>
          </m:sup>
        </m:sSup>
      </m:oMath>
      <w:ins w:id="61" w:author="PR Preview" w:date="2024-01-01T00:00:00Z">
        <w:r>
          <w:t xml:space="preserve"> </w:t>
        </w:r>
      </w:ins>
      <w:ins w:id="61" w:author="PR Preview" w:date="2024-01-01T00:00:00Z">
        <w:r>
          <w:t xml:space="preserve">as</w:t>
        </w:r>
      </w:ins>
      <w:ins w:id="61" w:author="PR Preview" w:date="2024-01-01T00:00:00Z">
        <w:r>
          <w:t xml:space="preserve"> </w:t>
        </w:r>
      </w:ins>
      <w:ins w:id="61" w:author="PR Preview" w:date="2024-01-01T00:00:00Z">
        <w:r>
          <w:rPr>
            <w:b/>
            <w:bCs/>
          </w:rPr>
          <w:t xml:space="preserve">primitives</w:t>
        </w:r>
      </w:ins>
      <w:ins w:id="61" w:author="PR Preview" w:date="2024-01-01T00:00:00Z">
        <w:r>
          <w:t xml:space="preserve">;</w:t>
        </w:r>
      </w:ins>
      <w:ins w:id="61" w:author="PR Preview" w:date="2024-01-01T00:00:00Z">
        <w:r>
          <w:t xml:space="preserve"> </w:t>
        </w:r>
      </w:ins>
      <w:ins w:id="61" w:author="PR Preview" w:date="2024-01-01T00:00:00Z">
        <w:r>
          <w:t xml:space="preserve">the observed</w:t>
        </w:r>
      </w:ins>
      <w:ins w:id="61" w:author="PR Preview" w:date="2024-01-01T00:00:00Z">
        <w:r>
          <w:t xml:space="preserve"> </w:t>
        </w:r>
      </w:ins>
      <m:oMath>
        <m:r>
          <m:t>Y</m:t>
        </m:r>
      </m:oMath>
      <w:ins w:id="61" w:author="PR Preview" w:date="2024-01-01T00:00:00Z">
        <w:r>
          <w:t xml:space="preserve"> </w:t>
        </w:r>
      </w:ins>
      <w:ins w:id="61" w:author="PR Preview" w:date="2024-01-01T00:00:00Z">
        <w:r>
          <w:t xml:space="preserve">is a function of them.</w:t>
        </w:r>
      </w:ins>
      <w:ins w:id="61" w:author="PR Preview" w:date="2024-01-01T00:00:00Z">
        <w:r>
          <w:t xml:space="preserve"> </w:t>
        </w:r>
      </w:ins>
      <w:ins w:id="61" w:author="PR Preview" w:date="2024-01-01T00:00:00Z">
        <w:r>
          <w:t xml:space="preserve">For binary</w:t>
        </w:r>
      </w:ins>
      <w:ins w:id="61" w:author="PR Preview" w:date="2024-01-01T00:00:00Z">
        <w:r>
          <w:t xml:space="preserve"> </w:t>
        </w:r>
      </w:ins>
      <m:oMath>
        <m:r>
          <m:t>A</m:t>
        </m:r>
      </m:oMath>
      <w:ins w:id="61" w:author="PR Preview" w:date="2024-01-01T00:00:00Z">
        <w:r>
          <w:t xml:space="preserve">:</w:t>
        </w:r>
      </w:ins>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ins w:id="63" w:author="PR Preview" w:date="2024-01-01T00:00:00Z">
        <w:r>
          <w:t xml:space="preserve">which equals</w:t>
        </w:r>
      </w:ins>
      <w:ins w:id="63" w:author="PR Preview" w:date="2024-01-01T00:00:00Z">
        <w:r>
          <w:t xml:space="preserve"> </w:t>
        </w:r>
      </w:ins>
      <m:oMath>
        <m:sSup>
          <m:e>
            <m:r>
              <m:t>Y</m:t>
            </m:r>
          </m:e>
          <m:sup>
            <m:r>
              <m:t>a</m:t>
            </m:r>
            <m:r>
              <m:rPr>
                <m:sty m:val="p"/>
              </m:rPr>
              <m:t>=</m:t>
            </m:r>
            <m:r>
              <m:t>1</m:t>
            </m:r>
          </m:sup>
        </m:sSup>
      </m:oMath>
      <w:ins w:id="63" w:author="PR Preview" w:date="2024-01-01T00:00:00Z">
        <w:r>
          <w:t xml:space="preserve"> </w:t>
        </w:r>
      </w:ins>
      <w:ins w:id="63" w:author="PR Preview" w:date="2024-01-01T00:00:00Z">
        <w:r>
          <w:t xml:space="preserve">when</w:t>
        </w:r>
      </w:ins>
      <w:ins w:id="63" w:author="PR Preview" w:date="2024-01-01T00:00:00Z">
        <w:r>
          <w:t xml:space="preserve"> </w:t>
        </w:r>
      </w:ins>
      <m:oMath>
        <m:r>
          <m:t>A</m:t>
        </m:r>
        <m:r>
          <m:rPr>
            <m:sty m:val="p"/>
          </m:rPr>
          <m:t>=</m:t>
        </m:r>
        <m:r>
          <m:t>1</m:t>
        </m:r>
      </m:oMath>
      <w:ins w:id="63" w:author="PR Preview" w:date="2024-01-01T00:00:00Z">
        <w:r>
          <w:t xml:space="preserve"> </w:t>
        </w:r>
      </w:ins>
      <w:ins w:id="63" w:author="PR Preview" w:date="2024-01-01T00:00:00Z">
        <w:r>
          <w:t xml:space="preserve">(the second term vanishes) and</w:t>
        </w:r>
      </w:ins>
      <w:ins w:id="63" w:author="PR Preview" w:date="2024-01-01T00:00:00Z">
        <w:r>
          <w:t xml:space="preserve"> </w:t>
        </w:r>
      </w:ins>
      <m:oMath>
        <m:sSup>
          <m:e>
            <m:r>
              <m:t>Y</m:t>
            </m:r>
          </m:e>
          <m:sup>
            <m:r>
              <m:t>a</m:t>
            </m:r>
            <m:r>
              <m:rPr>
                <m:sty m:val="p"/>
              </m:rPr>
              <m:t>=</m:t>
            </m:r>
            <m:r>
              <m:t>0</m:t>
            </m:r>
          </m:sup>
        </m:sSup>
      </m:oMath>
      <w:ins w:id="63" w:author="PR Preview" w:date="2024-01-01T00:00:00Z">
        <w:r>
          <w:t xml:space="preserve"> </w:t>
        </w:r>
      </w:ins>
      <w:ins w:id="63" w:author="PR Preview" w:date="2024-01-01T00:00:00Z">
        <w:r>
          <w:t xml:space="preserve">when</w:t>
        </w:r>
      </w:ins>
      <w:ins w:id="63" w:author="PR Preview" w:date="2024-01-01T00:00:00Z">
        <w:r>
          <w:t xml:space="preserve"> </w:t>
        </w:r>
      </w:ins>
      <m:oMath>
        <m:r>
          <m:t>A</m:t>
        </m:r>
        <m:r>
          <m:rPr>
            <m:sty m:val="p"/>
          </m:rPr>
          <m:t>=</m:t>
        </m:r>
        <m:r>
          <m:t>0</m:t>
        </m:r>
      </m:oMath>
      <w:ins w:id="63" w:author="PR Preview" w:date="2024-01-01T00:00:00Z">
        <w:r>
          <w:t xml:space="preserve"> </w:t>
        </w:r>
      </w:ins>
      <w:ins w:id="63" w:author="PR Preview" w:date="2024-01-01T00:00:00Z">
        <w:r>
          <w:t xml:space="preserve">(the first term vanishes).</w:t>
        </w:r>
      </w:ins>
    </w:p>
    <w:p>
      <w:pPr>
        <w:pStyle w:val="BodyText"/>
      </w:pPr>
      <w:ins w:id="64" w:author="PR Preview" w:date="2024-01-01T00:00:00Z">
        <w:r>
          <w:t xml:space="preserve">Consistency can look trivially true: if you take aspirin and die, your counterfactual outcome had you taken aspirin is death.</w:t>
        </w:r>
      </w:ins>
      <w:ins w:id="64" w:author="PR Preview" w:date="2024-01-01T00:00:00Z">
        <w:r>
          <w:t xml:space="preserve"> </w:t>
        </w:r>
      </w:ins>
      <w:ins w:id="64" w:author="PR Preview" w:date="2024-01-01T00:00:00Z">
        <w:r>
          <w:t xml:space="preserve">But it cannot always be taken for granted.</w:t>
        </w:r>
      </w:ins>
      <w:ins w:id="64" w:author="PR Preview" w:date="2024-01-01T00:00:00Z">
        <w:r>
          <w:t xml:space="preserve"> </w:t>
        </w:r>
      </w:ins>
      <w:ins w:id="64" w:author="PR Preview" w:date="2024-01-01T00:00:00Z">
        <w:r>
          <w:t xml:space="preserve">Consistency has two components:</w:t>
        </w:r>
      </w:ins>
    </w:p>
    <w:p>
      <w:pPr>
        <w:pStyle w:val="Compact"/>
        <w:numPr>
          <w:ilvl w:val="0"/>
          <w:numId w:val="1007"/>
        </w:numPr>
      </w:pPr>
      <w:ins w:id="65" w:author="PR Preview" w:date="2024-01-01T00:00:00Z">
        <w:r>
          <w:t xml:space="preserve">a precise definition of the counterfactual outcomes</w:t>
        </w:r>
      </w:ins>
      <w:ins w:id="65" w:author="PR Preview" w:date="2024-01-01T00:00:00Z">
        <w:r>
          <w:t xml:space="preserve"> </w:t>
        </w:r>
      </w:ins>
      <m:oMath>
        <m:sSup>
          <m:e>
            <m:r>
              <m:t>Y</m:t>
            </m:r>
          </m:e>
          <m:sup>
            <m:r>
              <m:t>a</m:t>
            </m:r>
          </m:sup>
        </m:sSup>
      </m:oMath>
      <w:ins w:id="65" w:author="PR Preview" w:date="2024-01-01T00:00:00Z">
        <w:r>
          <w:t xml:space="preserve">, through the specification of the superscript</w:t>
        </w:r>
      </w:ins>
      <w:ins w:id="65" w:author="PR Preview" w:date="2024-01-01T00:00:00Z">
        <w:r>
          <w:t xml:space="preserve"> </w:t>
        </w:r>
      </w:ins>
      <m:oMath>
        <m:r>
          <m:t>a</m:t>
        </m:r>
      </m:oMath>
      <w:ins w:id="65" w:author="PR Preview" w:date="2024-01-01T00:00:00Z">
        <w:r>
          <w:t xml:space="preserve"> </w:t>
        </w:r>
      </w:ins>
      <w:ins w:id="65" w:author="PR Preview" w:date="2024-01-01T00:00:00Z">
        <w:r>
          <w:t xml:space="preserve">(this section);</w:t>
        </w:r>
      </w:ins>
    </w:p>
    <w:p>
      <w:pPr>
        <w:pStyle w:val="Compact"/>
        <w:numPr>
          <w:ilvl w:val="0"/>
          <w:numId w:val="1007"/>
        </w:numPr>
      </w:pPr>
      <w:ins w:id="66" w:author="PR Preview" w:date="2024-01-01T00:00:00Z">
        <w:r>
          <w:t xml:space="preserve">the linkage of the counterfactual outcomes to the observed outcomes (Section 3.5).</w:t>
        </w:r>
      </w:ins>
    </w:p>
    <w:bookmarkStart w:id="34" w:name="well-defined-interventions"/>
    <w:p>
      <w:pPr>
        <w:pStyle w:val="Heading3"/>
      </w:pPr>
      <w:ins w:id="67" w:author="PR Preview" w:date="2024-01-01T00:00:00Z">
        <w:r>
          <w:t xml:space="preserve">4.1 Well-defined interventions</w:t>
        </w:r>
      </w:ins>
    </w:p>
    <w:p>
      <w:ins w:id="68" w:author="PR Preview" w:date="2024-01-01T00:00:00Z">
        <w:r>
          <w:pict>
            <v:rect style="width:0;height:1.5pt" o:hralign="center" o:hrstd="t" o:hr="t"/>
          </w:pict>
        </w:r>
      </w:ins>
    </w:p>
    <w:p>
      <w:pPr>
        <w:pStyle w:val="FirstParagraph"/>
      </w:pPr>
      <w:ins w:id="69" w:author="PR Preview" w:date="2024-01-01T00:00:00Z">
        <w:r>
          <w:t xml:space="preserve">An individual’s causal effect</w:t>
        </w:r>
      </w:ins>
      <w:ins w:id="69"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oMath>
      <w:ins w:id="69" w:author="PR Preview" w:date="2024-01-01T00:00:00Z">
        <w:r>
          <w:t xml:space="preserve"> </w:t>
        </w:r>
      </w:ins>
      <w:ins w:id="69" w:author="PR Preview" w:date="2024-01-01T00:00:00Z">
        <w:r>
          <w:t xml:space="preserve">can be well-defined only if her</w:t>
        </w:r>
      </w:ins>
      <w:ins w:id="69" w:author="PR Preview" w:date="2024-01-01T00:00:00Z">
        <w:r>
          <w:t xml:space="preserve"> </w:t>
        </w:r>
      </w:ins>
      <m:oMath>
        <m:sSup>
          <m:e>
            <m:r>
              <m:t>Y</m:t>
            </m:r>
          </m:e>
          <m:sup>
            <m:r>
              <m:t>a</m:t>
            </m:r>
          </m:sup>
        </m:sSup>
      </m:oMath>
      <w:ins w:id="69" w:author="PR Preview" w:date="2024-01-01T00:00:00Z">
        <w:r>
          <w:t xml:space="preserve"> </w:t>
        </w:r>
      </w:ins>
      <w:ins w:id="69" w:author="PR Preview" w:date="2024-01-01T00:00:00Z">
        <w:r>
          <w:t xml:space="preserve">is well-defined for both</w:t>
        </w:r>
      </w:ins>
      <w:ins w:id="69" w:author="PR Preview" w:date="2024-01-01T00:00:00Z">
        <w:r>
          <w:t xml:space="preserve"> </w:t>
        </w:r>
      </w:ins>
      <m:oMath>
        <m:r>
          <m:t>a</m:t>
        </m:r>
        <m:r>
          <m:rPr>
            <m:sty m:val="p"/>
          </m:rPr>
          <m:t>=</m:t>
        </m:r>
        <m:r>
          <m:t>1</m:t>
        </m:r>
      </m:oMath>
      <w:ins w:id="69" w:author="PR Preview" w:date="2024-01-01T00:00:00Z">
        <w:r>
          <w:t xml:space="preserve"> </w:t>
        </w:r>
      </w:ins>
      <w:ins w:id="69" w:author="PR Preview" w:date="2024-01-01T00:00:00Z">
        <w:r>
          <w:t xml:space="preserve">and</w:t>
        </w:r>
      </w:ins>
      <w:ins w:id="69" w:author="PR Preview" w:date="2024-01-01T00:00:00Z">
        <w:r>
          <w:t xml:space="preserve"> </w:t>
        </w:r>
      </w:ins>
      <m:oMath>
        <m:r>
          <m:t>a</m:t>
        </m:r>
        <m:r>
          <m:rPr>
            <m:sty m:val="p"/>
          </m:rPr>
          <m:t>=</m:t>
        </m:r>
        <m:r>
          <m:t>0</m:t>
        </m:r>
      </m:oMath>
      <w:ins w:id="69" w:author="PR Preview" w:date="2024-01-01T00:00:00Z">
        <w:r>
          <w:t xml:space="preserve">.</w:t>
        </w:r>
      </w:ins>
      <w:ins w:id="69" w:author="PR Preview" w:date="2024-01-01T00:00:00Z">
        <w:r>
          <w:t xml:space="preserve"> </w:t>
        </w:r>
      </w:ins>
      <w:ins w:id="69" w:author="PR Preview" w:date="2024-01-01T00:00:00Z">
        <w:r>
          <w:t xml:space="preserve">In turn, the average causal effect</w:t>
        </w:r>
      </w:ins>
      <w:ins w:id="69"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69" w:author="PR Preview" w:date="2024-01-01T00:00:00Z">
        <w:r>
          <w:t xml:space="preserve"> </w:t>
        </w:r>
      </w:ins>
      <w:ins w:id="69" w:author="PR Preview" w:date="2024-01-01T00:00:00Z">
        <w:r>
          <w:t xml:space="preserve">in a given population can be well-defined only if every member of that population has a well-defined individual causal effect.</w:t>
        </w:r>
      </w:ins>
    </w:p>
    <w:p>
      <w:pPr>
        <w:pStyle w:val="BodyText"/>
      </w:pPr>
      <w:ins w:id="70" w:author="PR Preview" w:date="2024-01-01T00:00:00Z">
        <w:r>
          <w:t xml:space="preserve">How do we know the counterfactuals are well-defined?</w:t>
        </w:r>
      </w:ins>
      <w:ins w:id="70" w:author="PR Preview" w:date="2024-01-01T00:00:00Z">
        <w:r>
          <w:t xml:space="preserve"> </w:t>
        </w:r>
      </w:ins>
      <w:ins w:id="70" w:author="PR Preview" w:date="2024-01-01T00:00:00Z">
        <w:r>
          <w:t xml:space="preserve">A natural sufficient condition: when</w:t>
        </w:r>
      </w:ins>
      <w:ins w:id="70" w:author="PR Preview" w:date="2024-01-01T00:00:00Z">
        <w:r>
          <w:t xml:space="preserve"> </w:t>
        </w:r>
      </w:ins>
      <m:oMath>
        <m:r>
          <m:t>a</m:t>
        </m:r>
      </m:oMath>
      <w:ins w:id="70" w:author="PR Preview" w:date="2024-01-01T00:00:00Z">
        <w:r>
          <w:t xml:space="preserve"> </w:t>
        </w:r>
      </w:ins>
      <w:ins w:id="70" w:author="PR Preview" w:date="2024-01-01T00:00:00Z">
        <w:r>
          <w:t xml:space="preserve">is itself a</w:t>
        </w:r>
      </w:ins>
      <w:ins w:id="70" w:author="PR Preview" w:date="2024-01-01T00:00:00Z">
        <w:r>
          <w:t xml:space="preserve"> </w:t>
        </w:r>
      </w:ins>
      <w:ins w:id="70" w:author="PR Preview" w:date="2024-01-01T00:00:00Z">
        <w:r>
          <w:rPr>
            <w:b/>
            <w:bCs/>
          </w:rPr>
          <w:t xml:space="preserve">well-defined intervention</w:t>
        </w:r>
      </w:ins>
      <w:ins w:id="70" w:author="PR Preview" w:date="2024-01-01T00:00:00Z">
        <w:r>
          <w:t xml:space="preserve">,</w:t>
        </w:r>
      </w:ins>
      <w:ins w:id="70" w:author="PR Preview" w:date="2024-01-01T00:00:00Z">
        <w:r>
          <w:t xml:space="preserve"> </w:t>
        </w:r>
      </w:ins>
      <m:oMath>
        <m:sSup>
          <m:e>
            <m:r>
              <m:t>Y</m:t>
            </m:r>
          </m:e>
          <m:sup>
            <m:r>
              <m:t>a</m:t>
            </m:r>
          </m:sup>
        </m:sSup>
      </m:oMath>
      <w:ins w:id="70" w:author="PR Preview" w:date="2024-01-01T00:00:00Z">
        <w:r>
          <w:t xml:space="preserve"> </w:t>
        </w:r>
      </w:ins>
      <w:ins w:id="70" w:author="PR Preview" w:date="2024-01-01T00:00:00Z">
        <w:r>
          <w:t xml:space="preserve">is well-defined, as the outcome that would have been seen had that intervention been carried out.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ins w:id="71" w:author="PR Preview" w:date="2024-01-01T00:00:00Z">
        <w:r>
          <w:t xml:space="preserve">Formally,</w:t>
        </w:r>
      </w:ins>
      <w:ins w:id="71" w:author="PR Preview" w:date="2024-01-01T00:00:00Z">
        <w:r>
          <w:t xml:space="preserve"> </w:t>
        </w:r>
      </w:ins>
      <m:oMath>
        <m:sSup>
          <m:e>
            <m:r>
              <m:t>Y</m:t>
            </m:r>
          </m:e>
          <m:sup>
            <m:r>
              <m:t>a</m:t>
            </m:r>
            <m:r>
              <m:rPr>
                <m:sty m:val="p"/>
              </m:rPr>
              <m:t>=</m:t>
            </m:r>
            <m:r>
              <m:t>1</m:t>
            </m:r>
          </m:sup>
        </m:sSup>
      </m:oMath>
      <w:ins w:id="71" w:author="PR Preview" w:date="2024-01-01T00:00:00Z">
        <w:r>
          <w:t xml:space="preserve"> </w:t>
        </w:r>
      </w:ins>
      <w:ins w:id="71" w:author="PR Preview" w:date="2024-01-01T00:00:00Z">
        <w:r>
          <w:t xml:space="preserve">is the joint counterfactual</w:t>
        </w:r>
      </w:ins>
      <w:ins w:id="71" w:author="PR Preview" w:date="2024-01-01T00:00:00Z">
        <w:r>
          <w:t xml:space="preserve"> </w:t>
        </w:r>
      </w:ins>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ins w:id="71" w:author="PR Preview" w:date="2024-01-01T00:00:00Z">
        <w:r>
          <w:t xml:space="preserve"> </w:t>
        </w:r>
      </w:ins>
      <w:ins w:id="71" w:author="PR Preview" w:date="2024-01-01T00:00:00Z">
        <w:r>
          <w:t xml:space="preserve">in Trial 1 and</w:t>
        </w:r>
      </w:ins>
      <w:ins w:id="71" w:author="PR Preview" w:date="2024-01-01T00:00:00Z">
        <w:r>
          <w:t xml:space="preserve"> </w:t>
        </w:r>
      </w:ins>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ins w:id="71" w:author="PR Preview" w:date="2024-01-01T00:00:00Z">
        <w:r>
          <w:t xml:space="preserve"> </w:t>
        </w:r>
      </w:ins>
      <w:ins w:id="71" w:author="PR Preview" w:date="2024-01-01T00:00:00Z">
        <w:r>
          <w:t xml:space="preserve">in Trial 2;</w:t>
        </w:r>
      </w:ins>
      <w:ins w:id="71" w:author="PR Preview" w:date="2024-01-01T00:00:00Z">
        <w:r>
          <w:t xml:space="preserve"> </w:t>
        </w:r>
      </w:ins>
      <w:ins w:id="71" w:author="PR Preview" w:date="2024-01-01T00:00:00Z">
        <w:r>
          <w:t xml:space="preserve">for those assigned to transplant in Trial 2, this equals the observed</w:t>
        </w:r>
      </w:ins>
      <w:ins w:id="71" w:author="PR Preview" w:date="2024-01-01T00:00:00Z">
        <w:r>
          <w:t xml:space="preserve"> </w:t>
        </w:r>
      </w:ins>
      <m:oMath>
        <m:r>
          <m:t>Y</m:t>
        </m:r>
      </m:oMath>
      <w:ins w:id="71" w:author="PR Preview" w:date="2024-01-01T00:00:00Z">
        <w:r>
          <w:t xml:space="preserve"> </w:t>
        </w:r>
      </w:ins>
      <w:ins w:id="71" w:author="PR Preview" w:date="2024-01-01T00:00:00Z">
        <w:r>
          <w:t xml:space="preserve">(Technical Point 3.2).</w:t>
        </w:r>
      </w:ins>
    </w:p>
    <w:p>
      <w:pPr>
        <w:pStyle w:val="BodyText"/>
      </w:pPr>
      <w:ins w:id="72" w:author="PR Preview" w:date="2024-01-01T00:00:00Z">
        <w:r>
          <w:t xml:space="preserve">The same treatment name is used with different meanings.</w:t>
        </w:r>
      </w:ins>
      <w:ins w:id="72" w:author="PR Preview" w:date="2024-01-01T00:00:00Z">
        <w:r>
          <w:t xml:space="preserve"> </w:t>
        </w:r>
      </w:ins>
      <w:ins w:id="72" w:author="PR Preview" w:date="2024-01-01T00:00:00Z">
        <w:r>
          <w:t xml:space="preserve">Which effect is preferable is a question for the consumers of the research.</w:t>
        </w:r>
      </w:ins>
      <w:ins w:id="72" w:author="PR Preview" w:date="2024-01-01T00:00:00Z">
        <w:r>
          <w:t xml:space="preserve"> </w:t>
        </w:r>
      </w:ins>
      <w:ins w:id="72" w:author="PR Preview" w:date="2024-01-01T00:00:00Z">
        <w:r>
          <w:t xml:space="preserve">Trial 1’s effect may vary less across populations, because its components are fixed, whereas the natural values</w:t>
        </w:r>
      </w:ins>
      <w:ins w:id="72" w:author="PR Preview" w:date="2024-01-01T00:00:00Z">
        <w:r>
          <w:t xml:space="preserve"> </w:t>
        </w:r>
      </w:ins>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ins w:id="72" w:author="PR Preview" w:date="2024-01-01T00:00:00Z">
        <w:r>
          <w:t xml:space="preserve"> </w:t>
        </w:r>
      </w:ins>
      <w:ins w:id="72" w:author="PR Preview" w:date="2024-01-01T00:00:00Z">
        <w:r>
          <w:t xml:space="preserve">in Trial 2 depend on the setting;</w:t>
        </w:r>
      </w:ins>
      <w:ins w:id="72" w:author="PR Preview" w:date="2024-01-01T00:00:00Z">
        <w:r>
          <w:t xml:space="preserve"> </w:t>
        </w:r>
      </w:ins>
      <w:ins w:id="72" w:author="PR Preview" w:date="2024-01-01T00:00:00Z">
        <w:r>
          <w:t xml:space="preserve">so Trial 1’s result may be easier to</w:t>
        </w:r>
      </w:ins>
      <w:ins w:id="72" w:author="PR Preview" w:date="2024-01-01T00:00:00Z">
        <w:r>
          <w:t xml:space="preserve"> </w:t>
        </w:r>
      </w:ins>
      <w:ins w:id="72" w:author="PR Preview" w:date="2024-01-01T00:00:00Z">
        <w:r>
          <w:rPr>
            <w:b/>
            <w:bCs/>
          </w:rPr>
          <w:t xml:space="preserve">transport</w:t>
        </w:r>
      </w:ins>
      <w:ins w:id="72" w:author="PR Preview" w:date="2024-01-01T00:00:00Z">
        <w:r>
          <w:t xml:space="preserve"> </w:t>
        </w:r>
      </w:ins>
      <w:ins w:id="72" w:author="PR Preview" w:date="2024-01-01T00:00:00Z">
        <w:r>
          <w:t xml:space="preserve">(Chapter 4).</w:t>
        </w:r>
      </w:ins>
      <w:ins w:id="72" w:author="PR Preview" w:date="2024-01-01T00:00:00Z">
        <w:r>
          <w:t xml:space="preserve"> </w:t>
        </w:r>
      </w:ins>
      <w:ins w:id="72" w:author="PR Preview" w:date="2024-01-01T00:00:00Z">
        <w:r>
          <w:t xml:space="preserve">This is a question of transportability, not of whether each effect is well-defined.</w:t>
        </w:r>
      </w:ins>
    </w:p>
    <w:bookmarkEnd w:id="34"/>
    <w:bookmarkStart w:id="35" w:name="X6437d2a2915fda1e2947932725ecdd074ea7b72"/>
    <w:p>
      <w:pPr>
        <w:pStyle w:val="Heading3"/>
      </w:pPr>
      <w:ins w:id="73" w:author="PR Preview" w:date="2024-01-01T00:00:00Z">
        <w:r>
          <w:t xml:space="preserve">4.2 Interventions are never perfectly specified</w:t>
        </w:r>
      </w:ins>
    </w:p>
    <w:p>
      <w:ins w:id="74" w:author="PR Preview" w:date="2024-01-01T00:00:00Z">
        <w:r>
          <w:pict>
            <v:rect style="width:0;height:1.5pt" o:hralign="center" o:hrstd="t" o:hr="t"/>
          </w:pict>
        </w:r>
      </w:ins>
    </w:p>
    <w:p>
      <w:pPr>
        <w:pStyle w:val="FirstParagraph"/>
      </w:pPr>
      <w:ins w:id="75" w:author="PR Preview" w:date="2024-01-01T00:00:00Z">
        <w:r>
          <w:t xml:space="preserve">Even Trial 1 did not specify the surgeon’s training.</w:t>
        </w:r>
      </w:ins>
      <w:ins w:id="75" w:author="PR Preview" w:date="2024-01-01T00:00:00Z">
        <w:r>
          <w:t xml:space="preserve"> </w:t>
        </w:r>
      </w:ins>
      <w:ins w:id="75" w:author="PR Preview" w:date="2024-01-01T00:00:00Z">
        <w:r>
          <w:t xml:space="preserve">Because surgical experience affects post-transplant mortality,</w:t>
        </w:r>
      </w:ins>
      <w:ins w:id="75"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oMath>
      <w:ins w:id="75" w:author="PR Preview" w:date="2024-01-01T00:00:00Z">
        <w:r>
          <w:t xml:space="preserve"> </w:t>
        </w:r>
      </w:ins>
      <w:ins w:id="75" w:author="PR Preview" w:date="2024-01-01T00:00:00Z">
        <w:r>
          <w:t xml:space="preserve">depends on the (unknown) mix of surgeons.</w:t>
        </w:r>
      </w:ins>
      <w:ins w:id="75" w:author="PR Preview" w:date="2024-01-01T00:00:00Z">
        <w:r>
          <w:t xml:space="preserve"> </w:t>
        </w:r>
      </w:ins>
      <w:ins w:id="75" w:author="PR Preview" w:date="2024-01-01T00:00:00Z">
        <w:r>
          <w:t xml:space="preserve">Had the protocol specified training, some other detail would still have been left unspecified or open to interpretation.</w:t>
        </w:r>
      </w:ins>
    </w:p>
    <w:p>
      <w:pPr>
        <w:pStyle w:val="Compact"/>
        <w:numPr>
          <w:ilvl w:val="0"/>
          <w:numId w:val="1009"/>
        </w:numPr>
      </w:pPr>
      <w:ins w:id="76" w:author="PR Preview" w:date="2024-01-01T00:00:00Z">
        <w:r>
          <w:t xml:space="preserve">The average causal effect can therefore differ across populations that follow the same protocol: a community whose surgeons differ in experience from the trial’s will typically see a different effect.</w:t>
        </w:r>
      </w:ins>
    </w:p>
    <w:p>
      <w:pPr>
        <w:pStyle w:val="Compact"/>
        <w:numPr>
          <w:ilvl w:val="0"/>
          <w:numId w:val="1009"/>
        </w:numPr>
      </w:pPr>
      <w:ins w:id="77" w:author="PR Preview" w:date="2024-01-01T00:00:00Z">
        <w:r>
          <w:t xml:space="preserve">The more precisely we define the interventions, the easier it generally is to transport the result.</w:t>
        </w:r>
      </w:ins>
    </w:p>
    <w:p>
      <w:pPr>
        <w:pStyle w:val="Compact"/>
        <w:numPr>
          <w:ilvl w:val="0"/>
          <w:numId w:val="1009"/>
        </w:numPr>
      </w:pPr>
      <w:ins w:id="78" w:author="PR Preview" w:date="2024-01-01T00:00:00Z">
        <w:r>
          <w:t xml:space="preserve">Components with no effect on the outcome (the color of the surgeons’ scrubs) cannot affect transportability.</w:t>
        </w:r>
      </w:ins>
    </w:p>
    <w:p>
      <w:pPr>
        <w:pStyle w:val="FirstParagraph"/>
      </w:pPr>
      <w:ins w:id="79" w:author="PR Preview" w:date="2024-01-01T00:00:00Z">
        <w:r>
          <w:t xml:space="preserve">The phrase</w:t>
        </w:r>
      </w:ins>
      <w:ins w:id="79" w:author="PR Preview" w:date="2024-01-01T00:00:00Z">
        <w:r>
          <w:t xml:space="preserve"> </w:t>
        </w:r>
      </w:ins>
      <w:ins w:id="79" w:author="PR Preview" w:date="2024-01-01T00:00:00Z">
        <w:r>
          <w:t xml:space="preserve">“no causation without manipulation”</w:t>
        </w:r>
      </w:ins>
      <w:ins w:id="79" w:author="PR Preview" w:date="2024-01-01T00:00:00Z">
        <w:r>
          <w:t xml:space="preserve"> </w:t>
        </w:r>
      </w:ins>
      <w:ins w:id="79" w:author="PR Preview" w:date="2024-01-01T00:00:00Z">
        <w:r>
          <w:t xml:space="preserve">(Holland 1986) captures the idea that causal inference requires sufficiently well-defined interventions.</w:t>
        </w:r>
      </w:ins>
      <w:ins w:id="79" w:author="PR Preview" w:date="2024-01-01T00:00:00Z">
        <w:r>
          <w:t xml:space="preserve"> </w:t>
        </w:r>
      </w:ins>
      <w:ins w:id="79" w:author="PR Preview" w:date="2024-01-01T00:00:00Z">
        <w:r>
          <w:t xml:space="preserve">Such interventions need not be feasible at the time: the effect of genetic variants on disease was considered well-defined before gene-editing technology existed.</w:t>
        </w:r>
      </w:ins>
    </w:p>
    <w:bookmarkEnd w:id="35"/>
    <w:bookmarkStart w:id="38" w:name="sufficiently-well-defined-interventions"/>
    <w:p>
      <w:pPr>
        <w:pStyle w:val="Heading3"/>
      </w:pPr>
      <w:ins w:id="80" w:author="PR Preview" w:date="2024-01-01T00:00:00Z">
        <w:r>
          <w:t xml:space="preserve">4.3 Sufficiently well-defined interventions</w:t>
        </w:r>
      </w:ins>
    </w:p>
    <w:p>
      <w:ins w:id="81" w:author="PR Preview" w:date="2024-01-01T00:00:00Z">
        <w:r>
          <w:pict>
            <v:rect style="width:0;height:1.5pt" o:hralign="center" o:hrstd="t" o:hr="t"/>
          </w:pict>
        </w:r>
      </w:ins>
    </w:p>
    <w:p>
      <w:pPr>
        <w:pStyle w:val="FirstParagraph"/>
      </w:pPr>
      <w:ins w:id="82" w:author="PR Preview" w:date="2024-01-01T00:00:00Z">
        <w:r>
          <w:t xml:space="preserve">In experiments, the protocol makes the interventions explicit.</w:t>
        </w:r>
      </w:ins>
      <w:ins w:id="82" w:author="PR Preview" w:date="2024-01-01T00:00:00Z">
        <w:r>
          <w:t xml:space="preserve"> </w:t>
        </w:r>
      </w:ins>
      <w:ins w:id="82" w:author="PR Preview" w:date="2024-01-01T00:00:00Z">
        <w:r>
          <w:t xml:space="preserve">In observational studies, investigators who talk about</w:t>
        </w:r>
      </w:ins>
      <w:ins w:id="82" w:author="PR Preview" w:date="2024-01-01T00:00:00Z">
        <w:r>
          <w:t xml:space="preserve"> </w:t>
        </w:r>
      </w:ins>
      <w:ins w:id="82" w:author="PR Preview" w:date="2024-01-01T00:00:00Z">
        <w:r>
          <w:t xml:space="preserve">“the effect of heart transplant”</w:t>
        </w:r>
      </w:ins>
      <w:ins w:id="82" w:author="PR Preview" w:date="2024-01-01T00:00:00Z">
        <w:r>
          <w:t xml:space="preserve"> </w:t>
        </w:r>
      </w:ins>
      <w:ins w:id="82" w:author="PR Preview" w:date="2024-01-01T00:00:00Z">
        <w:r>
          <w:t xml:space="preserve">without defining the intervention may mean different things, so</w:t>
        </w:r>
      </w:ins>
      <w:ins w:id="82" w:author="PR Preview" w:date="2024-01-01T00:00:00Z">
        <w:r>
          <w:t xml:space="preserve"> </w:t>
        </w:r>
      </w:ins>
      <m:oMath>
        <m:sSup>
          <m:e>
            <m:r>
              <m:t>Y</m:t>
            </m:r>
          </m:e>
          <m:sup>
            <m:r>
              <m:t>a</m:t>
            </m:r>
          </m:sup>
        </m:sSup>
      </m:oMath>
      <w:ins w:id="82" w:author="PR Preview" w:date="2024-01-01T00:00:00Z">
        <w:r>
          <w:t xml:space="preserve"> </w:t>
        </w:r>
      </w:ins>
      <w:ins w:id="82" w:author="PR Preview" w:date="2024-01-01T00:00:00Z">
        <w:r>
          <w:t xml:space="preserve">is ill-defined until the experts agree on one intervention at a time.</w:t>
        </w:r>
      </w:ins>
    </w:p>
    <w:p>
      <w:pPr>
        <w:pStyle w:val="BlockText"/>
      </w:pPr>
      <w:ins w:id="83" w:author="PR Preview" w:date="2024-01-01T00:00:00Z">
        <w:r>
          <w:t xml:space="preserve">An intervention is</w:t>
        </w:r>
      </w:ins>
      <w:ins w:id="83" w:author="PR Preview" w:date="2024-01-01T00:00:00Z">
        <w:r>
          <w:t xml:space="preserve"> </w:t>
        </w:r>
      </w:ins>
      <w:ins w:id="83" w:author="PR Preview" w:date="2024-01-01T00:00:00Z">
        <w:r>
          <w:rPr>
            <w:b/>
            <w:bCs/>
          </w:rPr>
          <w:t xml:space="preserve">sufficiently well-defined</w:t>
        </w:r>
      </w:ins>
      <w:ins w:id="83" w:author="PR Preview" w:date="2024-01-01T00:00:00Z">
        <w:r>
          <w:t xml:space="preserve"> </w:t>
        </w:r>
      </w:ins>
      <w:ins w:id="83" w:author="PR Preview" w:date="2024-01-01T00:00:00Z">
        <w:r>
          <w:t xml:space="preserve">when, for all practical purposes, no meaningful vagueness remains for</w:t>
        </w:r>
      </w:ins>
      <w:ins w:id="83" w:author="PR Preview" w:date="2024-01-01T00:00:00Z">
        <w:r>
          <w:t xml:space="preserve"> </w:t>
        </w:r>
      </w:ins>
      <m:oMath>
        <m:sSup>
          <m:e>
            <m:r>
              <m:t>Y</m:t>
            </m:r>
          </m:e>
          <m:sup>
            <m:r>
              <m:t>a</m:t>
            </m:r>
          </m:sup>
        </m:sSup>
      </m:oMath>
      <w:ins w:id="83" w:author="PR Preview" w:date="2024-01-01T00:00:00Z">
        <w:r>
          <w:t xml:space="preserve">.</w:t>
        </w:r>
      </w:ins>
    </w:p>
    <w:p>
      <w:pPr>
        <w:pStyle w:val="FirstParagraph"/>
      </w:pPr>
      <w:ins w:id="84" w:author="PR Preview" w:date="2024-01-01T00:00:00Z">
        <w:r>
          <w:t xml:space="preserve">How do we know no meaningful vagueness remains?</w:t>
        </w:r>
      </w:ins>
      <w:ins w:id="84" w:author="PR Preview" w:date="2024-01-01T00:00:00Z">
        <w:r>
          <w:t xml:space="preserve"> </w:t>
        </w:r>
      </w:ins>
      <w:ins w:id="84" w:author="PR Preview" w:date="2024-01-01T00:00:00Z">
        <w:r>
          <w:t xml:space="preserve">We don’t.</w:t>
        </w:r>
      </w:ins>
      <w:ins w:id="84" w:author="PR Preview" w:date="2024-01-01T00:00:00Z">
        <w:r>
          <w:t xml:space="preserve"> </w:t>
        </w:r>
      </w:ins>
      <w:ins w:id="84" w:author="PR Preview" w:date="2024-01-01T00:00:00Z">
        <w:r>
          <w:t xml:space="preserve">It is a matter of agreement among experts, based on the substantive knowledge available at a particular time, and experts who agree today may judge differently once new knowledge arrives.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ins w:id="85" w:author="PR Preview" w:date="2024-01-01T00:00:00Z">
        <w:r>
          <w:t xml:space="preserve">4.4 Non-intervention variables</w:t>
        </w:r>
      </w:ins>
    </w:p>
    <w:p>
      <w:ins w:id="86" w:author="PR Preview" w:date="2024-01-01T00:00:00Z">
        <w:r>
          <w:pict>
            <v:rect style="width:0;height:1.5pt" o:hralign="center" o:hrstd="t" o:hr="t"/>
          </w:pict>
        </w:r>
      </w:ins>
    </w:p>
    <w:p>
      <w:pPr>
        <w:pStyle w:val="FirstParagraph"/>
      </w:pPr>
      <w:ins w:id="87" w:author="PR Preview" w:date="2024-01-01T00:00:00Z">
        <w:r>
          <w:t xml:space="preserve">Biological states (blood pressure, LDL cholesterol, body weight) and social factors (socioeconomic status) can be changed only by intervening on their causes.</w:t>
        </w:r>
      </w:ins>
    </w:p>
    <w:p>
      <w:pPr>
        <w:pStyle w:val="Compact"/>
        <w:numPr>
          <w:ilvl w:val="0"/>
          <w:numId w:val="1010"/>
        </w:numPr>
      </w:pPr>
      <w:ins w:id="88" w:author="PR Preview" w:date="2024-01-01T00:00:00Z">
        <w:r>
          <w:t xml:space="preserve">“The effect of becoming obese on myocardial infarction”</w:t>
        </w:r>
      </w:ins>
      <w:ins w:id="88" w:author="PR Preview" w:date="2024-01-01T00:00:00Z">
        <w:r>
          <w:t xml:space="preserve"> </w:t>
        </w:r>
      </w:ins>
      <w:ins w:id="88" w:author="PR Preview" w:date="2024-01-01T00:00:00Z">
        <w:r>
          <w:t xml:space="preserve">has no meaningful interpretation: the counterfactual is ill-defined.</w:t>
        </w:r>
      </w:ins>
      <w:ins w:id="88" w:author="PR Preview" w:date="2024-01-01T00:00:00Z">
        <w:r>
          <w:t xml:space="preserve"> </w:t>
        </w:r>
      </w:ins>
      <w:ins w:id="88" w:author="PR Preview" w:date="2024-01-01T00:00:00Z">
        <w:r>
          <w:t xml:space="preserve">Specifying the timing and the method of weight change (medication, surgery, diet, exercise) would turn it into the effect of</w:t>
        </w:r>
      </w:ins>
      <w:ins w:id="88" w:author="PR Preview" w:date="2024-01-01T00:00:00Z">
        <w:r>
          <w:t xml:space="preserve"> </w:t>
        </w:r>
      </w:ins>
      <w:ins w:id="88" w:author="PR Preview" w:date="2024-01-01T00:00:00Z">
        <w:r>
          <w:rPr>
            <w:i/>
            <w:iCs/>
          </w:rPr>
          <w:t xml:space="preserve">those</w:t>
        </w:r>
      </w:ins>
      <w:ins w:id="88" w:author="PR Preview" w:date="2024-01-01T00:00:00Z">
        <w:r>
          <w:t xml:space="preserve"> </w:t>
        </w:r>
      </w:ins>
      <w:ins w:id="88" w:author="PR Preview" w:date="2024-01-01T00:00:00Z">
        <w:r>
          <w:t xml:space="preserve">interventions, not of obesity.</w:t>
        </w:r>
      </w:ins>
    </w:p>
    <w:p>
      <w:pPr>
        <w:pStyle w:val="Compact"/>
        <w:numPr>
          <w:ilvl w:val="0"/>
          <w:numId w:val="1010"/>
        </w:numPr>
      </w:pPr>
      <w:ins w:id="89" w:author="PR Preview" w:date="2024-01-01T00:00:00Z">
        <w:r>
          <w:t xml:space="preserve">Yet experts agree that</w:t>
        </w:r>
      </w:ins>
      <w:ins w:id="89" w:author="PR Preview" w:date="2024-01-01T00:00:00Z">
        <w:r>
          <w:t xml:space="preserve"> </w:t>
        </w:r>
      </w:ins>
      <w:ins w:id="89" w:author="PR Preview" w:date="2024-01-01T00:00:00Z">
        <w:r>
          <w:t xml:space="preserve">“blood pressure causes stroke”</w:t>
        </w:r>
      </w:ins>
      <w:ins w:id="89" w:author="PR Preview" w:date="2024-01-01T00:00:00Z">
        <w:r>
          <w:t xml:space="preserve">, by synthesizing physics, in vitro studies, animal experiments, autopsies, and intervention studies.</w:t>
        </w:r>
      </w:ins>
    </w:p>
    <w:p>
      <w:pPr>
        <w:pStyle w:val="FirstParagraph"/>
      </w:pPr>
      <w:ins w:id="90" w:author="PR Preview" w:date="2024-01-01T00:00:00Z">
        <w:r>
          <w:t xml:space="preserve">Whether an effect is ill-defined also depends on the outcome.</w:t>
        </w:r>
      </w:ins>
      <w:ins w:id="90" w:author="PR Preview" w:date="2024-01-01T00:00:00Z">
        <w:r>
          <w:t xml:space="preserve"> </w:t>
        </w:r>
      </w:ins>
      <w:ins w:id="90" w:author="PR Preview" w:date="2024-01-01T00:00:00Z">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ins>
      <w:ins w:id="90" w:author="PR Preview" w:date="2024-01-01T00:00:00Z">
        <w:r>
          <w:t xml:space="preserve"> </w:t>
        </w:r>
      </w:ins>
      <w:ins w:id="90" w:author="PR Preview" w:date="2024-01-01T00:00:00Z">
        <w:r>
          <w:t xml:space="preserve">A margin note points to Hernán and Taubman (2008), a paper about the difficulties a tyrannical monarch and an inept head of state run into when weighing</w:t>
        </w:r>
      </w:ins>
      <w:ins w:id="90" w:author="PR Preview" w:date="2024-01-01T00:00:00Z">
        <w:r>
          <w:t xml:space="preserve"> </w:t>
        </w:r>
      </w:ins>
      <w:ins w:id="90" w:author="PR Preview" w:date="2024-01-01T00:00:00Z">
        <w:r>
          <w:t xml:space="preserve">“the effect of obesity”</w:t>
        </w:r>
      </w:ins>
      <w:ins w:id="90" w:author="PR Preview" w:date="2024-01-01T00:00:00Z">
        <w:r>
          <w:t xml:space="preserve"> </w:t>
        </w:r>
      </w:ins>
      <w:ins w:id="90" w:author="PR Preview" w:date="2024-01-01T00:00:00Z">
        <w:r>
          <w:t xml:space="preserve">(Hernán and Robins 2020, 37)</w:t>
        </w:r>
      </w:ins>
      <w:ins w:id="90" w:author="PR Preview" w:date="2024-01-01T00:00:00Z">
        <w:r>
          <w:t xml:space="preserve">.</w:t>
        </w:r>
      </w:ins>
    </w:p>
    <w:p>
      <w:ins w:id="91"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ins w:id="92" w:author="PR Preview" w:date="2024-01-01T00:00:00Z">
        <w:r>
          <w:t xml:space="preserve">Antihypertensive drugs, exercise, and diet all change blood pressure.</w:t>
        </w:r>
      </w:ins>
      <w:ins w:id="92" w:author="PR Preview" w:date="2024-01-01T00:00:00Z">
        <w:r>
          <w:t xml:space="preserve"> </w:t>
        </w:r>
      </w:ins>
      <w:ins w:id="92" w:author="PR Preview" w:date="2024-01-01T00:00:00Z">
        <w:r>
          <w:t xml:space="preserve">Some antihypertensive drugs might serve as ENDE interventions</w:t>
        </w:r>
      </w:ins>
      <w:ins w:id="92" w:author="PR Preview" w:date="2024-01-01T00:00:00Z">
        <w:r>
          <w:t xml:space="preserve"> </w:t>
        </w:r>
      </w:ins>
      <m:oMath>
        <m:r>
          <m:t>X</m:t>
        </m:r>
      </m:oMath>
      <w:ins w:id="92" w:author="PR Preview" w:date="2024-01-01T00:00:00Z">
        <w:r>
          <w:t xml:space="preserve">;</w:t>
        </w:r>
      </w:ins>
      <w:ins w:id="92" w:author="PR Preview" w:date="2024-01-01T00:00:00Z">
        <w:r>
          <w:t xml:space="preserve"> </w:t>
        </w:r>
      </w:ins>
      <w:ins w:id="92" w:author="PR Preview" w:date="2024-01-01T00:00:00Z">
        <w:r>
          <w:t xml:space="preserve">diet and exercise cannot, because they affect stroke risk through pathways other than blood pressure.</w:t>
        </w:r>
      </w:ins>
      <w:ins w:id="92" w:author="PR Preview" w:date="2024-01-01T00:00:00Z">
        <w:r>
          <w:t xml:space="preserve"> </w:t>
        </w:r>
      </w:ins>
      <w:ins w:id="92" w:author="PR Preview" w:date="2024-01-01T00:00:00Z">
        <w:r>
          <w:t xml:space="preserve">“</w:t>
        </w:r>
      </w:ins>
      <m:oMath>
        <m:r>
          <m:t>X</m:t>
        </m:r>
      </m:oMath>
      <w:ins w:id="92" w:author="PR Preview" w:date="2024-01-01T00:00:00Z">
        <w:r>
          <w:t xml:space="preserve"> </w:t>
        </w:r>
      </w:ins>
      <w:ins w:id="92" w:author="PR Preview" w:date="2024-01-01T00:00:00Z">
        <w:r>
          <w:t xml:space="preserve">has no direct effect on</w:t>
        </w:r>
      </w:ins>
      <w:ins w:id="92" w:author="PR Preview" w:date="2024-01-01T00:00:00Z">
        <w:r>
          <w:t xml:space="preserve"> </w:t>
        </w:r>
      </w:ins>
      <m:oMath>
        <m:r>
          <m:t>Y</m:t>
        </m:r>
      </m:oMath>
      <w:ins w:id="92" w:author="PR Preview" w:date="2024-01-01T00:00:00Z">
        <w:r>
          <w:t xml:space="preserve"> </w:t>
        </w:r>
      </w:ins>
      <w:ins w:id="92" w:author="PR Preview" w:date="2024-01-01T00:00:00Z">
        <w:r>
          <w:t xml:space="preserve">except through</w:t>
        </w:r>
      </w:ins>
      <w:ins w:id="92" w:author="PR Preview" w:date="2024-01-01T00:00:00Z">
        <w:r>
          <w:t xml:space="preserve"> </w:t>
        </w:r>
      </w:ins>
      <m:oMath>
        <m:r>
          <m:t>A</m:t>
        </m:r>
      </m:oMath>
      <w:ins w:id="92" w:author="PR Preview" w:date="2024-01-01T00:00:00Z">
        <w:r>
          <w:t xml:space="preserve">”</w:t>
        </w:r>
      </w:ins>
      <w:ins w:id="92" w:author="PR Preview" w:date="2024-01-01T00:00:00Z">
        <w:r>
          <w:t xml:space="preserve"> </w:t>
        </w:r>
      </w:ins>
      <w:ins w:id="92" w:author="PR Preview" w:date="2024-01-01T00:00:00Z">
        <w:r>
          <w:t xml:space="preserve">means the same as</w:t>
        </w:r>
      </w:ins>
      <w:ins w:id="92" w:author="PR Preview" w:date="2024-01-01T00:00:00Z">
        <w:r>
          <w:t xml:space="preserve"> </w:t>
        </w:r>
      </w:ins>
      <w:ins w:id="92" w:author="PR Preview" w:date="2024-01-01T00:00:00Z">
        <w:r>
          <w:t xml:space="preserve">“the effect of</w:t>
        </w:r>
      </w:ins>
      <w:ins w:id="92" w:author="PR Preview" w:date="2024-01-01T00:00:00Z">
        <w:r>
          <w:t xml:space="preserve"> </w:t>
        </w:r>
      </w:ins>
      <m:oMath>
        <m:r>
          <m:t>X</m:t>
        </m:r>
      </m:oMath>
      <w:ins w:id="92" w:author="PR Preview" w:date="2024-01-01T00:00:00Z">
        <w:r>
          <w:t xml:space="preserve"> </w:t>
        </w:r>
      </w:ins>
      <w:ins w:id="92" w:author="PR Preview" w:date="2024-01-01T00:00:00Z">
        <w:r>
          <w:t xml:space="preserve">on</w:t>
        </w:r>
      </w:ins>
      <w:ins w:id="92" w:author="PR Preview" w:date="2024-01-01T00:00:00Z">
        <w:r>
          <w:t xml:space="preserve"> </w:t>
        </w:r>
      </w:ins>
      <m:oMath>
        <m:r>
          <m:t>Y</m:t>
        </m:r>
      </m:oMath>
      <w:ins w:id="92" w:author="PR Preview" w:date="2024-01-01T00:00:00Z">
        <w:r>
          <w:t xml:space="preserve"> </w:t>
        </w:r>
      </w:ins>
      <w:ins w:id="92" w:author="PR Preview" w:date="2024-01-01T00:00:00Z">
        <w:r>
          <w:t xml:space="preserve">is completely mediated by</w:t>
        </w:r>
      </w:ins>
      <w:ins w:id="92" w:author="PR Preview" w:date="2024-01-01T00:00:00Z">
        <w:r>
          <w:t xml:space="preserve"> </w:t>
        </w:r>
      </w:ins>
      <m:oMath>
        <m:r>
          <m:t>A</m:t>
        </m:r>
      </m:oMath>
      <w:ins w:id="92" w:author="PR Preview" w:date="2024-01-01T00:00:00Z">
        <w:r>
          <w:t xml:space="preserve">”</w:t>
        </w:r>
      </w:ins>
      <w:ins w:id="92" w:author="PR Preview" w:date="2024-01-01T00:00:00Z">
        <w:r>
          <w:t xml:space="preserve"> </w:t>
        </w:r>
      </w:ins>
      <w:ins w:id="92" w:author="PR Preview" w:date="2024-01-01T00:00:00Z">
        <w:r>
          <w:t xml:space="preserve">(Chapter 23).</w:t>
        </w:r>
      </w:ins>
    </w:p>
    <w:p>
      <w:pPr>
        <w:pStyle w:val="BodyText"/>
      </w:pPr>
      <w:ins w:id="93" w:author="PR Preview" w:date="2024-01-01T00:00:00Z">
        <w:r>
          <w:t xml:space="preserve">Belief in ENDE interventions is easier for variables whose mechanisms are well understood (blood pressure and stroke) than for others (socioeconomic status and myocardial infarction).</w:t>
        </w:r>
      </w:ins>
      <w:ins w:id="93" w:author="PR Preview" w:date="2024-01-01T00:00:00Z">
        <w:r>
          <w:t xml:space="preserve"> </w:t>
        </w:r>
      </w:ins>
      <w:ins w:id="93" w:author="PR Preview" w:date="2024-01-01T00:00:00Z">
        <w:r>
          <w:t xml:space="preserve">Where experts disagree, a study design might support the claim that the effect of</w:t>
        </w:r>
      </w:ins>
      <w:ins w:id="93" w:author="PR Preview" w:date="2024-01-01T00:00:00Z">
        <w:r>
          <w:t xml:space="preserve"> </w:t>
        </w:r>
      </w:ins>
      <m:oMath>
        <m:r>
          <m:t>X</m:t>
        </m:r>
      </m:oMath>
      <w:ins w:id="93" w:author="PR Preview" w:date="2024-01-01T00:00:00Z">
        <w:r>
          <w:t xml:space="preserve"> </w:t>
        </w:r>
      </w:ins>
      <w:ins w:id="93" w:author="PR Preview" w:date="2024-01-01T00:00:00Z">
        <w:r>
          <w:t xml:space="preserve">on</w:t>
        </w:r>
      </w:ins>
      <w:ins w:id="93" w:author="PR Preview" w:date="2024-01-01T00:00:00Z">
        <w:r>
          <w:t xml:space="preserve"> </w:t>
        </w:r>
      </w:ins>
      <m:oMath>
        <m:r>
          <m:t>Y</m:t>
        </m:r>
      </m:oMath>
      <w:ins w:id="93" w:author="PR Preview" w:date="2024-01-01T00:00:00Z">
        <w:r>
          <w:t xml:space="preserve"> </w:t>
        </w:r>
      </w:ins>
      <w:ins w:id="93" w:author="PR Preview" w:date="2024-01-01T00:00:00Z">
        <w:r>
          <w:t xml:space="preserve">is completely mediated by</w:t>
        </w:r>
      </w:ins>
      <w:ins w:id="93" w:author="PR Preview" w:date="2024-01-01T00:00:00Z">
        <w:r>
          <w:t xml:space="preserve"> </w:t>
        </w:r>
      </w:ins>
      <m:oMath>
        <m:r>
          <m:t>A</m:t>
        </m:r>
      </m:oMath>
      <w:ins w:id="93" w:author="PR Preview" w:date="2024-01-01T00:00:00Z">
        <w:r>
          <w:t xml:space="preserve"> </w:t>
        </w:r>
      </w:ins>
      <w:ins w:id="93" w:author="PR Preview" w:date="2024-01-01T00:00:00Z">
        <w:r>
          <w:t xml:space="preserve">(Fine Point 6.4).</w:t>
        </w:r>
      </w:ins>
    </w:p>
    <w:p>
      <w:pPr>
        <w:pStyle w:val="BodyText"/>
      </w:pPr>
      <w:ins w:id="94" w:author="PR Preview" w:date="2024-01-01T00:00:00Z">
        <w:r>
          <w:t xml:space="preserve">Blood pressure is really a vector</w:t>
        </w:r>
      </w:ins>
      <w:ins w:id="94" w:author="PR Preview" w:date="2024-01-01T00:00:00Z">
        <w:r>
          <w:t xml:space="preserve"> </w:t>
        </w:r>
      </w:ins>
      <m:oMath>
        <m:r>
          <m:rPr>
            <m:sty m:val="p"/>
          </m:rPr>
          <m:t>(</m:t>
        </m:r>
        <m:sSub>
          <m:e>
            <m:r>
              <m:t>A</m:t>
            </m:r>
          </m:e>
          <m:sub>
            <m:r>
              <m:t>s</m:t>
            </m:r>
            <m:r>
              <m:t>y</m:t>
            </m:r>
            <m:r>
              <m:t>s</m:t>
            </m:r>
          </m:sub>
        </m:sSub>
        <m:r>
          <m:rPr>
            <m:sty m:val="p"/>
          </m:rPr>
          <m:t>,</m:t>
        </m:r>
        <m:sSub>
          <m:e>
            <m:r>
              <m:t>A</m:t>
            </m:r>
          </m:e>
          <m:sub>
            <m:r>
              <m:t>d</m:t>
            </m:r>
            <m:r>
              <m:t>i</m:t>
            </m:r>
            <m:r>
              <m:t>a</m:t>
            </m:r>
          </m:sub>
        </m:sSub>
        <m:r>
          <m:rPr>
            <m:sty m:val="p"/>
          </m:rPr>
          <m:t>)</m:t>
        </m:r>
      </m:oMath>
      <w:ins w:id="94" w:author="PR Preview" w:date="2024-01-01T00:00:00Z">
        <w:r>
          <w:t xml:space="preserve">.</w:t>
        </w:r>
      </w:ins>
      <w:ins w:id="94" w:author="PR Preview" w:date="2024-01-01T00:00:00Z">
        <w:r>
          <w:t xml:space="preserve"> </w:t>
        </w:r>
      </w:ins>
      <w:ins w:id="94" w:author="PR Preview" w:date="2024-01-01T00:00:00Z">
        <w:r>
          <w:t xml:space="preserve">Accounting for this, the claim that</w:t>
        </w:r>
      </w:ins>
      <w:ins w:id="94" w:author="PR Preview" w:date="2024-01-01T00:00:00Z">
        <w:r>
          <w:t xml:space="preserve"> </w:t>
        </w:r>
      </w:ins>
      <m:oMath>
        <m:r>
          <m:t>X</m:t>
        </m:r>
      </m:oMath>
      <w:ins w:id="94" w:author="PR Preview" w:date="2024-01-01T00:00:00Z">
        <w:r>
          <w:t xml:space="preserve"> </w:t>
        </w:r>
      </w:ins>
      <w:ins w:id="94" w:author="PR Preview" w:date="2024-01-01T00:00:00Z">
        <w:r>
          <w:t xml:space="preserve">has no direct effect on</w:t>
        </w:r>
      </w:ins>
      <w:ins w:id="94" w:author="PR Preview" w:date="2024-01-01T00:00:00Z">
        <w:r>
          <w:t xml:space="preserve"> </w:t>
        </w:r>
      </w:ins>
      <m:oMath>
        <m:r>
          <m:t>Y</m:t>
        </m:r>
      </m:oMath>
      <w:ins w:id="94" w:author="PR Preview" w:date="2024-01-01T00:00:00Z">
        <w:r>
          <w:t xml:space="preserve"> </w:t>
        </w:r>
      </w:ins>
      <w:ins w:id="94" w:author="PR Preview" w:date="2024-01-01T00:00:00Z">
        <w:r>
          <w:t xml:space="preserve">except through</w:t>
        </w:r>
      </w:ins>
      <w:ins w:id="94" w:author="PR Preview" w:date="2024-01-01T00:00:00Z">
        <w:r>
          <w:t xml:space="preserve"> </w:t>
        </w:r>
      </w:ins>
      <m:oMath>
        <m:r>
          <m:t>A</m:t>
        </m:r>
      </m:oMath>
      <w:ins w:id="94" w:author="PR Preview" w:date="2024-01-01T00:00:00Z">
        <w:r>
          <w:t xml:space="preserve"> </w:t>
        </w:r>
      </w:ins>
      <w:ins w:id="94" w:author="PR Preview" w:date="2024-01-01T00:00:00Z">
        <w:r>
          <w:t xml:space="preserve">asserts that</w:t>
        </w:r>
      </w:ins>
      <w:ins w:id="94" w:author="PR Preview" w:date="2024-01-01T00:00:00Z">
        <w:r>
          <w:t xml:space="preserve"> </w:t>
        </w:r>
      </w:ins>
      <m:oMath>
        <m:sSup>
          <m:e>
            <m:r>
              <m:t>Y</m:t>
            </m:r>
          </m:e>
          <m:sup>
            <m:sSub>
              <m:e>
                <m:r>
                  <m:t>a</m:t>
                </m:r>
              </m:e>
              <m:sub>
                <m:r>
                  <m:t>s</m:t>
                </m:r>
                <m:r>
                  <m:t>y</m:t>
                </m:r>
                <m:r>
                  <m:t>s</m:t>
                </m:r>
              </m:sub>
            </m:sSub>
            <m:r>
              <m:rPr>
                <m:sty m:val="p"/>
              </m:rPr>
              <m:t>,</m:t>
            </m:r>
            <m:sSub>
              <m:e>
                <m:r>
                  <m:t>a</m:t>
                </m:r>
              </m:e>
              <m:sub>
                <m:r>
                  <m:t>d</m:t>
                </m:r>
                <m:r>
                  <m:t>i</m:t>
                </m:r>
                <m:r>
                  <m:t>a</m:t>
                </m:r>
              </m:sub>
            </m:sSub>
          </m:sup>
        </m:sSup>
      </m:oMath>
      <w:ins w:id="94" w:author="PR Preview" w:date="2024-01-01T00:00:00Z">
        <w:r>
          <w:t xml:space="preserve"> </w:t>
        </w:r>
      </w:ins>
      <w:ins w:id="94" w:author="PR Preview" w:date="2024-01-01T00:00:00Z">
        <w:r>
          <w:t xml:space="preserve">and</w:t>
        </w:r>
      </w:ins>
      <w:ins w:id="94" w:author="PR Preview" w:date="2024-01-01T00:00:00Z">
        <w:r>
          <w:t xml:space="preserve"> </w:t>
        </w:r>
      </w:ins>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ins w:id="94" w:author="PR Preview" w:date="2024-01-01T00:00:00Z">
        <w:r>
          <w:t xml:space="preserve"> </w:t>
        </w:r>
      </w:ins>
      <w:ins w:id="94" w:author="PR Preview" w:date="2024-01-01T00:00:00Z">
        <w:r>
          <w:t xml:space="preserve">are well-defined and equal.</w:t>
        </w:r>
      </w:ins>
    </w:p>
    <w:bookmarkEnd w:id="40"/>
    <w:bookmarkStart w:id="43" w:name="average-effects-of-non-interventions"/>
    <w:p>
      <w:pPr>
        <w:pStyle w:val="Heading3"/>
      </w:pPr>
      <w:ins w:id="95" w:author="PR Preview" w:date="2024-01-01T00:00:00Z">
        <w:r>
          <w:t xml:space="preserve">4.5 Average effects of non-interventions</w:t>
        </w:r>
      </w:ins>
    </w:p>
    <w:p>
      <w:ins w:id="96" w:author="PR Preview" w:date="2024-01-01T00:00:00Z">
        <w:r>
          <w:pict>
            <v:rect style="width:0;height:1.5pt" o:hralign="center" o:hrstd="t" o:hr="t"/>
          </w:pict>
        </w:r>
      </w:ins>
    </w:p>
    <w:p>
      <w:pPr>
        <w:pStyle w:val="FirstParagraph"/>
      </w:pPr>
      <w:ins w:id="97" w:author="PR Preview" w:date="2024-01-01T00:00:00Z">
        <w:r>
          <w:t xml:space="preserve">Because an average causal effect requires a well-defined individual effect for every member of the population, the average effect of a non-intervention</w:t>
        </w:r>
      </w:ins>
      <w:ins w:id="97" w:author="PR Preview" w:date="2024-01-01T00:00:00Z">
        <w:r>
          <w:t xml:space="preserve"> </w:t>
        </w:r>
      </w:ins>
      <m:oMath>
        <m:r>
          <m:t>A</m:t>
        </m:r>
      </m:oMath>
      <w:ins w:id="97" w:author="PR Preview" w:date="2024-01-01T00:00:00Z">
        <w:r>
          <w:t xml:space="preserve">, comparing</w:t>
        </w:r>
      </w:ins>
      <w:ins w:id="97" w:author="PR Preview" w:date="2024-01-01T00:00:00Z">
        <w:r>
          <w:t xml:space="preserve"> </w:t>
        </w:r>
      </w:ins>
      <m:oMath>
        <m:r>
          <m:t>a</m:t>
        </m:r>
      </m:oMath>
      <w:ins w:id="97" w:author="PR Preview" w:date="2024-01-01T00:00:00Z">
        <w:r>
          <w:t xml:space="preserve"> </w:t>
        </w:r>
      </w:ins>
      <w:ins w:id="97" w:author="PR Preview" w:date="2024-01-01T00:00:00Z">
        <w:r>
          <w:t xml:space="preserve">with</w:t>
        </w:r>
      </w:ins>
      <w:ins w:id="97" w:author="PR Preview" w:date="2024-01-01T00:00:00Z">
        <w:r>
          <w:t xml:space="preserve"> </w:t>
        </w:r>
      </w:ins>
      <m:oMath>
        <m:sSup>
          <m:e>
            <m:r>
              <m:t>a</m:t>
            </m:r>
          </m:e>
          <m:sup>
            <m:r>
              <m:rPr>
                <m:sty m:val="p"/>
              </m:rPr>
              <m:t>′</m:t>
            </m:r>
          </m:sup>
        </m:sSup>
      </m:oMath>
      <w:ins w:id="97" w:author="PR Preview" w:date="2024-01-01T00:00:00Z">
        <w:r>
          <w:t xml:space="preserve">, is well-defined if every individual in the population has both an ENDE(</w:t>
        </w:r>
      </w:ins>
      <m:oMath>
        <m:r>
          <m:t>a</m:t>
        </m:r>
      </m:oMath>
      <w:ins w:id="97" w:author="PR Preview" w:date="2024-01-01T00:00:00Z">
        <w:r>
          <w:t xml:space="preserve">) and an ENDE(</w:t>
        </w:r>
      </w:ins>
      <m:oMath>
        <m:sSup>
          <m:e>
            <m:r>
              <m:t>a</m:t>
            </m:r>
          </m:e>
          <m:sup>
            <m:r>
              <m:rPr>
                <m:sty m:val="p"/>
              </m:rPr>
              <m:t>′</m:t>
            </m:r>
          </m:sup>
        </m:sSup>
      </m:oMath>
      <w:ins w:id="97" w:author="PR Preview" w:date="2024-01-01T00:00:00Z">
        <w:r>
          <w:t xml:space="preserve">) intervention.</w:t>
        </w:r>
      </w:ins>
    </w:p>
    <w:p>
      <w:pPr>
        <w:pStyle w:val="Compact"/>
        <w:numPr>
          <w:ilvl w:val="0"/>
          <w:numId w:val="1011"/>
        </w:numPr>
      </w:pPr>
      <w:ins w:id="98" w:author="PR Preview" w:date="2024-01-01T00:00:00Z">
        <w:r>
          <w:t xml:space="preserve">If, for some individuals, no ENDE intervention can move</w:t>
        </w:r>
      </w:ins>
      <w:ins w:id="98" w:author="PR Preview" w:date="2024-01-01T00:00:00Z">
        <w:r>
          <w:t xml:space="preserve"> </w:t>
        </w:r>
      </w:ins>
      <m:oMath>
        <m:r>
          <m:t>A</m:t>
        </m:r>
      </m:oMath>
      <w:ins w:id="98" w:author="PR Preview" w:date="2024-01-01T00:00:00Z">
        <w:r>
          <w:t xml:space="preserve"> </w:t>
        </w:r>
      </w:ins>
      <w:ins w:id="98" w:author="PR Preview" w:date="2024-01-01T00:00:00Z">
        <w:r>
          <w:t xml:space="preserve">to</w:t>
        </w:r>
      </w:ins>
      <w:ins w:id="98" w:author="PR Preview" w:date="2024-01-01T00:00:00Z">
        <w:r>
          <w:t xml:space="preserve"> </w:t>
        </w:r>
      </w:ins>
      <m:oMath>
        <m:r>
          <m:t>a</m:t>
        </m:r>
      </m:oMath>
      <w:ins w:id="98" w:author="PR Preview" w:date="2024-01-01T00:00:00Z">
        <w:r>
          <w:t xml:space="preserve"> </w:t>
        </w:r>
      </w:ins>
      <w:ins w:id="98" w:author="PR Preview" w:date="2024-01-01T00:00:00Z">
        <w:r>
          <w:t xml:space="preserve">and to</w:t>
        </w:r>
      </w:ins>
      <w:ins w:id="98" w:author="PR Preview" w:date="2024-01-01T00:00:00Z">
        <w:r>
          <w:t xml:space="preserve"> </w:t>
        </w:r>
      </w:ins>
      <m:oMath>
        <m:sSup>
          <m:e>
            <m:r>
              <m:t>a</m:t>
            </m:r>
          </m:e>
          <m:sup>
            <m:r>
              <m:rPr>
                <m:sty m:val="p"/>
              </m:rPr>
              <m:t>′</m:t>
            </m:r>
          </m:sup>
        </m:sSup>
      </m:oMath>
      <w:ins w:id="98" w:author="PR Preview" w:date="2024-01-01T00:00:00Z">
        <w:r>
          <w:t xml:space="preserve">, the population effect is not defined.</w:t>
        </w:r>
      </w:ins>
    </w:p>
    <w:p>
      <w:pPr>
        <w:pStyle w:val="Compact"/>
        <w:numPr>
          <w:ilvl w:val="0"/>
          <w:numId w:val="1011"/>
        </w:numPr>
      </w:pPr>
      <w:ins w:id="99" w:author="PR Preview" w:date="2024-01-01T00:00:00Z">
        <w:r>
          <w:t xml:space="preserve">A well-defined population effect therefore requires restricting attention to those individuals who have ENDE interventions available.</w:t>
        </w:r>
      </w:ins>
    </w:p>
    <w:p>
      <w:pPr>
        <w:pStyle w:val="FirstParagraph"/>
      </w:pPr>
      <w:ins w:id="100" w:author="PR Preview" w:date="2024-01-01T00:00:00Z">
        <w:r>
          <w:t xml:space="preserve">Considering</w:t>
        </w:r>
      </w:ins>
      <w:ins w:id="100" w:author="PR Preview" w:date="2024-01-01T00:00:00Z">
        <w:r>
          <w:t xml:space="preserve"> </w:t>
        </w:r>
      </w:ins>
      <w:ins w:id="100" w:author="PR Preview" w:date="2024-01-01T00:00:00Z">
        <w:r>
          <w:rPr>
            <w:b/>
            <w:bCs/>
          </w:rPr>
          <w:t xml:space="preserve">small changes</w:t>
        </w:r>
      </w:ins>
      <w:ins w:id="100" w:author="PR Preview" w:date="2024-01-01T00:00:00Z">
        <w:r>
          <w:t xml:space="preserve"> </w:t>
        </w:r>
      </w:ins>
      <w:ins w:id="100" w:author="PR Preview" w:date="2024-01-01T00:00:00Z">
        <w:r>
          <w:t xml:space="preserve">in</w:t>
        </w:r>
      </w:ins>
      <w:ins w:id="100" w:author="PR Preview" w:date="2024-01-01T00:00:00Z">
        <w:r>
          <w:t xml:space="preserve"> </w:t>
        </w:r>
      </w:ins>
      <m:oMath>
        <m:r>
          <m:t>A</m:t>
        </m:r>
      </m:oMath>
      <w:ins w:id="100" w:author="PR Preview" w:date="2024-01-01T00:00:00Z">
        <w:r>
          <w:t xml:space="preserve"> </w:t>
        </w:r>
      </w:ins>
      <w:ins w:id="100" w:author="PR Preview" w:date="2024-01-01T00:00:00Z">
        <w:r>
          <w:t xml:space="preserve">makes ENDE interventions more credible.</w:t>
        </w:r>
      </w:ins>
      <w:ins w:id="100" w:author="PR Preview" w:date="2024-01-01T00:00:00Z">
        <w:r>
          <w:t xml:space="preserve"> </w:t>
        </w:r>
      </w:ins>
      <w:ins w:id="100" w:author="PR Preview" w:date="2024-01-01T00:00:00Z">
        <w:r>
          <w:t xml:space="preserve">For a change in blood pressure of</w:t>
        </w:r>
      </w:ins>
      <w:ins w:id="100" w:author="PR Preview" w:date="2024-01-01T00:00:00Z">
        <w:r>
          <w:t xml:space="preserve"> </w:t>
        </w:r>
      </w:ins>
      <m:oMath>
        <m:r>
          <m:rPr>
            <m:sty m:val="p"/>
          </m:rPr>
          <m:t>Δ</m:t>
        </m:r>
      </m:oMath>
      <w:ins w:id="100" w:author="PR Preview" w:date="2024-01-01T00:00:00Z">
        <w:r>
          <w:t xml:space="preserve"> </w:t>
        </w:r>
      </w:ins>
      <w:ins w:id="100" w:author="PR Preview" w:date="2024-01-01T00:00:00Z">
        <w:r>
          <w:t xml:space="preserve">mm Hg with</w:t>
        </w:r>
      </w:ins>
      <w:ins w:id="100" w:author="PR Preview" w:date="2024-01-01T00:00:00Z">
        <w:r>
          <w:t xml:space="preserve"> </w:t>
        </w:r>
      </w:ins>
      <m:oMath>
        <m:r>
          <m:rPr>
            <m:sty m:val="p"/>
          </m:rPr>
          <m:t>Δ</m:t>
        </m:r>
      </m:oMath>
      <w:ins w:id="100" w:author="PR Preview" w:date="2024-01-01T00:00:00Z">
        <w:r>
          <w:t xml:space="preserve"> </w:t>
        </w:r>
      </w:ins>
      <w:ins w:id="100" w:author="PR Preview" w:date="2024-01-01T00:00:00Z">
        <w:r>
          <w:t xml:space="preserve">near 0:</w:t>
        </w:r>
      </w:ins>
    </w:p>
    <w:p>
      <w:pPr>
        <w:pStyle w:val="Compact"/>
        <w:numPr>
          <w:ilvl w:val="0"/>
          <w:numId w:val="1012"/>
        </w:numPr>
      </w:pPr>
      <w:ins w:id="101" w:author="PR Preview" w:date="2024-01-01T00:00:00Z">
        <w:r>
          <w:t xml:space="preserve">it is more plausible that (essentially) every individual has an effective intervention;</w:t>
        </w:r>
      </w:ins>
    </w:p>
    <w:p>
      <w:pPr>
        <w:pStyle w:val="Compact"/>
        <w:numPr>
          <w:ilvl w:val="0"/>
          <w:numId w:val="1012"/>
        </w:numPr>
      </w:pPr>
      <w:ins w:id="102" w:author="PR Preview" w:date="2024-01-01T00:00:00Z">
        <w:r>
          <w:t xml:space="preserve">direct effects may appear only with large changes (an antihypertensive drug without direct effects at low doses may be toxic at high doses).</w:t>
        </w:r>
      </w:ins>
    </w:p>
    <w:p>
      <w:pPr>
        <w:pStyle w:val="FirstParagraph"/>
      </w:pPr>
      <w:ins w:id="103" w:author="PR Preview" w:date="2024-01-01T00:00:00Z">
        <w:r>
          <w:t xml:space="preserve">So</w:t>
        </w:r>
      </w:ins>
      <w:ins w:id="103" w:author="PR Preview" w:date="2024-01-01T00:00:00Z">
        <w:r>
          <w:t xml:space="preserve"> </w:t>
        </w:r>
      </w:ins>
      <m:oMath>
        <m:sSup>
          <m:e>
            <m:r>
              <m:t>Y</m:t>
            </m:r>
          </m:e>
          <m:sup>
            <m:r>
              <m:rPr>
                <m:sty m:val="p"/>
              </m:rPr>
              <m:t>Δ</m:t>
            </m:r>
          </m:sup>
        </m:sSup>
      </m:oMath>
      <w:ins w:id="103" w:author="PR Preview" w:date="2024-01-01T00:00:00Z">
        <w:r>
          <w:t xml:space="preserve"> </w:t>
        </w:r>
      </w:ins>
      <w:ins w:id="103" w:author="PR Preview" w:date="2024-01-01T00:00:00Z">
        <w:r>
          <w:t xml:space="preserve">and</w:t>
        </w:r>
      </w:ins>
      <w:ins w:id="103" w:author="PR Preview" w:date="2024-01-01T00:00:00Z">
        <w:r>
          <w:t xml:space="preserve"> </w:t>
        </w:r>
      </w:ins>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ins w:id="103" w:author="PR Preview" w:date="2024-01-01T00:00:00Z">
        <w:r>
          <w:t xml:space="preserve"> </w:t>
        </w:r>
      </w:ins>
      <w:ins w:id="103" w:author="PR Preview" w:date="2024-01-01T00:00:00Z">
        <w:r>
          <w:t xml:space="preserve">are (essentially) well-defined for all individuals, where</w:t>
        </w:r>
      </w:ins>
      <w:ins w:id="103" w:author="PR Preview" w:date="2024-01-01T00:00:00Z">
        <w:r>
          <w:t xml:space="preserve"> </w:t>
        </w:r>
      </w:ins>
      <m:oMath>
        <m:sSup>
          <m:e>
            <m:r>
              <m:t>Y</m:t>
            </m:r>
          </m:e>
          <m:sup>
            <m:r>
              <m:rPr>
                <m:sty m:val="p"/>
              </m:rPr>
              <m:t>Δ</m:t>
            </m:r>
          </m:sup>
        </m:sSup>
      </m:oMath>
      <w:ins w:id="103" w:author="PR Preview" w:date="2024-01-01T00:00:00Z">
        <w:r>
          <w:t xml:space="preserve"> </w:t>
        </w:r>
      </w:ins>
      <w:ins w:id="103" w:author="PR Preview" w:date="2024-01-01T00:00:00Z">
        <w:r>
          <w:t xml:space="preserve">is</w:t>
        </w:r>
      </w:ins>
      <w:ins w:id="103" w:author="PR Preview" w:date="2024-01-01T00:00:00Z">
        <w:r>
          <w:t xml:space="preserve"> </w:t>
        </w:r>
      </w:ins>
      <m:oMath>
        <m:sSup>
          <m:e>
            <m:r>
              <m:t>Y</m:t>
            </m:r>
          </m:e>
          <m:sup>
            <m:r>
              <m:t>a</m:t>
            </m:r>
          </m:sup>
        </m:sSup>
      </m:oMath>
      <w:ins w:id="103" w:author="PR Preview" w:date="2024-01-01T00:00:00Z">
        <w:r>
          <w:t xml:space="preserve"> </w:t>
        </w:r>
      </w:ins>
      <w:ins w:id="103" w:author="PR Preview" w:date="2024-01-01T00:00:00Z">
        <w:r>
          <w:t xml:space="preserve">evaluated at</w:t>
        </w:r>
      </w:ins>
      <w:ins w:id="103" w:author="PR Preview" w:date="2024-01-01T00:00:00Z">
        <w:r>
          <w:t xml:space="preserve"> </w:t>
        </w:r>
      </w:ins>
      <m:oMath>
        <m:r>
          <m:t>a</m:t>
        </m:r>
        <m:r>
          <m:rPr>
            <m:sty m:val="p"/>
          </m:rPr>
          <m:t>=</m:t>
        </m:r>
        <m:r>
          <m:t>A</m:t>
        </m:r>
        <m:r>
          <m:rPr>
            <m:sty m:val="p"/>
          </m:rPr>
          <m:t>−</m:t>
        </m:r>
        <m:r>
          <m:rPr>
            <m:sty m:val="p"/>
          </m:rPr>
          <m:t>Δ</m:t>
        </m:r>
      </m:oMath>
      <w:ins w:id="103" w:author="PR Preview" w:date="2024-01-01T00:00:00Z">
        <w:r>
          <w:t xml:space="preserve"> </w:t>
        </w:r>
      </w:ins>
      <w:ins w:id="103" w:author="PR Preview" w:date="2024-01-01T00:00:00Z">
        <w:r>
          <w:t xml:space="preserve">and</w:t>
        </w:r>
      </w:ins>
      <w:ins w:id="103" w:author="PR Preview" w:date="2024-01-01T00:00:00Z">
        <w:r>
          <w:t xml:space="preserve"> </w:t>
        </w:r>
      </w:ins>
      <m:oMath>
        <m:r>
          <m:t>A</m:t>
        </m:r>
      </m:oMath>
      <w:ins w:id="103" w:author="PR Preview" w:date="2024-01-01T00:00:00Z">
        <w:r>
          <w:t xml:space="preserve"> </w:t>
        </w:r>
      </w:ins>
      <w:ins w:id="103" w:author="PR Preview" w:date="2024-01-01T00:00:00Z">
        <w:r>
          <w:t xml:space="preserve">is the individual’s blood pressure before the intervention begins.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ins w:id="104" w:author="PR Preview" w:date="2024-01-01T00:00:00Z">
        <w:r>
          <w:t xml:space="preserve">5 3.5 Consistency: Second, Link Counterfactuals to the Observed Data (pp. 38-40)</w:t>
        </w:r>
      </w:ins>
    </w:p>
    <w:p>
      <w:ins w:id="105" w:author="PR Preview" w:date="2024-01-01T00:00:00Z">
        <w:r>
          <w:pict>
            <v:rect style="width:0;height:1.5pt" o:hralign="center" o:hrstd="t" o:hr="t"/>
          </w:pict>
        </w:r>
      </w:ins>
    </w:p>
    <w:p>
      <w:pPr>
        <w:pStyle w:val="FirstParagraph"/>
      </w:pPr>
      <w:ins w:id="106" w:author="PR Preview" w:date="2024-01-01T00:00:00Z">
        <w:r>
          <w:t xml:space="preserve">The second component of consistency is the</w:t>
        </w:r>
      </w:ins>
      <w:ins w:id="106" w:author="PR Preview" w:date="2024-01-01T00:00:00Z">
        <w:r>
          <w:t xml:space="preserve"> </w:t>
        </w:r>
      </w:ins>
      <w:ins w:id="106" w:author="PR Preview" w:date="2024-01-01T00:00:00Z">
        <w:r>
          <w:t xml:space="preserve">“</w:t>
        </w:r>
      </w:ins>
      <m:oMath>
        <m:r>
          <m:rPr>
            <m:sty m:val="p"/>
          </m:rPr>
          <m:t>=</m:t>
        </m:r>
      </m:oMath>
      <w:ins w:id="106" w:author="PR Preview" w:date="2024-01-01T00:00:00Z">
        <w:r>
          <w:t xml:space="preserve">”</w:t>
        </w:r>
      </w:ins>
      <w:ins w:id="106" w:author="PR Preview" w:date="2024-01-01T00:00:00Z">
        <w:r>
          <w:t xml:space="preserve"> </w:t>
        </w:r>
      </w:ins>
      <w:ins w:id="106" w:author="PR Preview" w:date="2024-01-01T00:00:00Z">
        <w:r>
          <w:t xml:space="preserve">in</w:t>
        </w:r>
      </w:ins>
      <w:ins w:id="106" w:author="PR Preview" w:date="2024-01-01T00:00:00Z">
        <w:r>
          <w:t xml:space="preserve"> </w:t>
        </w:r>
      </w:ins>
      <m:oMath>
        <m:sSup>
          <m:e>
            <m:r>
              <m:t>Y</m:t>
            </m:r>
          </m:e>
          <m:sup>
            <m:r>
              <m:t>a</m:t>
            </m:r>
          </m:sup>
        </m:sSup>
        <m:r>
          <m:rPr>
            <m:sty m:val="p"/>
          </m:rPr>
          <m:t>=</m:t>
        </m:r>
        <m:r>
          <m:t>Y</m:t>
        </m:r>
      </m:oMath>
      <w:ins w:id="106" w:author="PR Preview" w:date="2024-01-01T00:00:00Z">
        <w:r>
          <w:t xml:space="preserve"> </w:t>
        </w:r>
      </w:ins>
      <w:ins w:id="106" w:author="PR Preview" w:date="2024-01-01T00:00:00Z">
        <w:r>
          <w:t xml:space="preserve">for individuals with</w:t>
        </w:r>
      </w:ins>
      <w:ins w:id="106" w:author="PR Preview" w:date="2024-01-01T00:00:00Z">
        <w:r>
          <w:t xml:space="preserve"> </w:t>
        </w:r>
      </w:ins>
      <m:oMath>
        <m:r>
          <m:t>A</m:t>
        </m:r>
        <m:r>
          <m:rPr>
            <m:sty m:val="p"/>
          </m:rPr>
          <m:t>=</m:t>
        </m:r>
        <m:r>
          <m:t>a</m:t>
        </m:r>
      </m:oMath>
      <w:ins w:id="106" w:author="PR Preview" w:date="2024-01-01T00:00:00Z">
        <w:r>
          <w:t xml:space="preserve">.</w:t>
        </w:r>
      </w:ins>
    </w:p>
    <w:p>
      <w:pPr>
        <w:pStyle w:val="Compact"/>
        <w:numPr>
          <w:ilvl w:val="0"/>
          <w:numId w:val="1013"/>
        </w:numPr>
      </w:pPr>
      <w:ins w:id="107" w:author="PR Preview" w:date="2024-01-01T00:00:00Z">
        <w:r>
          <w:rPr>
            <w:b/>
            <w:bCs/>
          </w:rPr>
          <w:t xml:space="preserve">Experiments</w:t>
        </w:r>
      </w:ins>
      <w:ins w:id="107" w:author="PR Preview" w:date="2024-01-01T00:00:00Z">
        <w:r>
          <w:t xml:space="preserve">: when the intervention</w:t>
        </w:r>
      </w:ins>
      <w:ins w:id="107" w:author="PR Preview" w:date="2024-01-01T00:00:00Z">
        <w:r>
          <w:t xml:space="preserve"> </w:t>
        </w:r>
      </w:ins>
      <m:oMath>
        <m:r>
          <m:t>a</m:t>
        </m:r>
      </m:oMath>
      <w:ins w:id="107" w:author="PR Preview" w:date="2024-01-01T00:00:00Z">
        <w:r>
          <w:t xml:space="preserve"> </w:t>
        </w:r>
      </w:ins>
      <w:ins w:id="107" w:author="PR Preview" w:date="2024-01-01T00:00:00Z">
        <w:r>
          <w:t xml:space="preserve">was implemented per protocol,</w:t>
        </w:r>
      </w:ins>
      <w:ins w:id="107" w:author="PR Preview" w:date="2024-01-01T00:00:00Z">
        <w:r>
          <w:t xml:space="preserve"> </w:t>
        </w:r>
      </w:ins>
      <m:oMath>
        <m:r>
          <m:t>Y</m:t>
        </m:r>
        <m:r>
          <m:rPr>
            <m:sty m:val="p"/>
          </m:rPr>
          <m:t>=</m:t>
        </m:r>
        <m:sSup>
          <m:e>
            <m:r>
              <m:t>Y</m:t>
            </m:r>
          </m:e>
          <m:sup>
            <m:r>
              <m:t>A</m:t>
            </m:r>
          </m:sup>
        </m:sSup>
        <m:r>
          <m:rPr>
            <m:sty m:val="p"/>
          </m:rPr>
          <m:t>=</m:t>
        </m:r>
        <m:sSup>
          <m:e>
            <m:r>
              <m:t>Y</m:t>
            </m:r>
          </m:e>
          <m:sup>
            <m:r>
              <m:t>a</m:t>
            </m:r>
          </m:sup>
        </m:sSup>
      </m:oMath>
      <w:ins w:id="107" w:author="PR Preview" w:date="2024-01-01T00:00:00Z">
        <w:r>
          <w:t xml:space="preserve"> </w:t>
        </w:r>
      </w:ins>
      <w:ins w:id="107" w:author="PR Preview" w:date="2024-01-01T00:00:00Z">
        <w:r>
          <w:t xml:space="preserve">for those with</w:t>
        </w:r>
      </w:ins>
      <w:ins w:id="107" w:author="PR Preview" w:date="2024-01-01T00:00:00Z">
        <w:r>
          <w:t xml:space="preserve"> </w:t>
        </w:r>
      </w:ins>
      <m:oMath>
        <m:r>
          <m:t>A</m:t>
        </m:r>
        <m:r>
          <m:rPr>
            <m:sty m:val="p"/>
          </m:rPr>
          <m:t>=</m:t>
        </m:r>
        <m:r>
          <m:t>a</m:t>
        </m:r>
      </m:oMath>
      <w:ins w:id="107" w:author="PR Preview" w:date="2024-01-01T00:00:00Z">
        <w:r>
          <w:t xml:space="preserve"> </w:t>
        </w:r>
      </w:ins>
      <w:ins w:id="107" w:author="PR Preview" w:date="2024-01-01T00:00:00Z">
        <w:r>
          <w:t xml:space="preserve">by definition.</w:t>
        </w:r>
      </w:ins>
    </w:p>
    <w:p>
      <w:pPr>
        <w:pStyle w:val="Compact"/>
        <w:numPr>
          <w:ilvl w:val="0"/>
          <w:numId w:val="1013"/>
        </w:numPr>
      </w:pPr>
      <w:ins w:id="108" w:author="PR Preview" w:date="2024-01-01T00:00:00Z">
        <w:r>
          <w:rPr>
            <w:b/>
            <w:bCs/>
          </w:rPr>
          <w:t xml:space="preserve">Observational studies with real-world interventions</w:t>
        </w:r>
      </w:ins>
      <w:ins w:id="108" w:author="PR Preview" w:date="2024-01-01T00:00:00Z">
        <w:r>
          <w:t xml:space="preserve">: if eligible patients were offered either heart transplant (</w:t>
        </w:r>
      </w:ins>
      <m:oMath>
        <m:r>
          <m:t>A</m:t>
        </m:r>
        <m:r>
          <m:rPr>
            <m:sty m:val="p"/>
          </m:rPr>
          <m:t>=</m:t>
        </m:r>
        <m:r>
          <m:t>1</m:t>
        </m:r>
      </m:oMath>
      <w:ins w:id="108" w:author="PR Preview" w:date="2024-01-01T00:00:00Z">
        <w:r>
          <w:t xml:space="preserve">) or medical therapy (</w:t>
        </w:r>
      </w:ins>
      <m:oMath>
        <m:r>
          <m:t>A</m:t>
        </m:r>
        <m:r>
          <m:rPr>
            <m:sty m:val="p"/>
          </m:rPr>
          <m:t>=</m:t>
        </m:r>
        <m:r>
          <m:t>0</m:t>
        </m:r>
      </m:oMath>
      <w:ins w:id="108" w:author="PR Preview" w:date="2024-01-01T00:00:00Z">
        <w:r>
          <w:t xml:space="preserve">) as part of their care at a particular time and place, then</w:t>
        </w:r>
      </w:ins>
      <w:ins w:id="108" w:author="PR Preview" w:date="2024-01-01T00:00:00Z">
        <w:r>
          <w:t xml:space="preserve"> </w:t>
        </w:r>
      </w:ins>
      <m:oMath>
        <m:r>
          <m:t>a</m:t>
        </m:r>
        <m:r>
          <m:rPr>
            <m:sty m:val="p"/>
          </m:rPr>
          <m:t>=</m:t>
        </m:r>
        <m:r>
          <m:t>1</m:t>
        </m:r>
      </m:oMath>
      <w:ins w:id="108" w:author="PR Preview" w:date="2024-01-01T00:00:00Z">
        <w:r>
          <w:t xml:space="preserve"> </w:t>
        </w:r>
      </w:ins>
      <w:ins w:id="108" w:author="PR Preview" w:date="2024-01-01T00:00:00Z">
        <w:r>
          <w:t xml:space="preserve">is</w:t>
        </w:r>
      </w:ins>
      <w:ins w:id="108" w:author="PR Preview" w:date="2024-01-01T00:00:00Z">
        <w:r>
          <w:t xml:space="preserve"> </w:t>
        </w:r>
      </w:ins>
      <w:ins w:id="108" w:author="PR Preview" w:date="2024-01-01T00:00:00Z">
        <w:r>
          <w:t xml:space="preserve">“whatever procedures followed a transplant offer in that time and place”</w:t>
        </w:r>
      </w:ins>
      <w:ins w:id="108" w:author="PR Preview" w:date="2024-01-01T00:00:00Z">
        <w:r>
          <w:t xml:space="preserve">, and</w:t>
        </w:r>
      </w:ins>
      <w:ins w:id="108" w:author="PR Preview" w:date="2024-01-01T00:00:00Z">
        <w:r>
          <w:t xml:space="preserve"> </w:t>
        </w:r>
      </w:ins>
      <m:oMath>
        <m:sSup>
          <m:e>
            <m:r>
              <m:t>Y</m:t>
            </m:r>
          </m:e>
          <m:sup>
            <m:r>
              <m:t>a</m:t>
            </m:r>
            <m:r>
              <m:rPr>
                <m:sty m:val="p"/>
              </m:rPr>
              <m:t>=</m:t>
            </m:r>
            <m:r>
              <m:t>1</m:t>
            </m:r>
          </m:sup>
        </m:sSup>
        <m:r>
          <m:rPr>
            <m:sty m:val="p"/>
          </m:rPr>
          <m:t>=</m:t>
        </m:r>
        <m:r>
          <m:t>Y</m:t>
        </m:r>
      </m:oMath>
      <w:ins w:id="108" w:author="PR Preview" w:date="2024-01-01T00:00:00Z">
        <w:r>
          <w:t xml:space="preserve"> </w:t>
        </w:r>
      </w:ins>
      <w:ins w:id="108" w:author="PR Preview" w:date="2024-01-01T00:00:00Z">
        <w:r>
          <w:t xml:space="preserve">for those with</w:t>
        </w:r>
      </w:ins>
      <w:ins w:id="108" w:author="PR Preview" w:date="2024-01-01T00:00:00Z">
        <w:r>
          <w:t xml:space="preserve"> </w:t>
        </w:r>
      </w:ins>
      <m:oMath>
        <m:r>
          <m:t>A</m:t>
        </m:r>
        <m:r>
          <m:rPr>
            <m:sty m:val="p"/>
          </m:rPr>
          <m:t>=</m:t>
        </m:r>
        <m:r>
          <m:t>1</m:t>
        </m:r>
      </m:oMath>
      <w:ins w:id="108" w:author="PR Preview" w:date="2024-01-01T00:00:00Z">
        <w:r>
          <w:t xml:space="preserve">.</w:t>
        </w:r>
      </w:ins>
    </w:p>
    <w:p>
      <w:pPr>
        <w:pStyle w:val="FirstParagraph"/>
      </w:pPr>
      <w:ins w:id="109" w:author="PR Preview" w:date="2024-01-01T00:00:00Z">
        <w:r>
          <w:t xml:space="preserve">In the observational case, the targeted effect is of questionable relevance elsewhere if investigators cannot roughly characterize what</w:t>
        </w:r>
      </w:ins>
      <w:ins w:id="109" w:author="PR Preview" w:date="2024-01-01T00:00:00Z">
        <w:r>
          <w:t xml:space="preserve"> </w:t>
        </w:r>
      </w:ins>
      <w:ins w:id="109" w:author="PR Preview" w:date="2024-01-01T00:00:00Z">
        <w:r>
          <w:t xml:space="preserve">“heart transplant”</w:t>
        </w:r>
      </w:ins>
      <w:ins w:id="109" w:author="PR Preview" w:date="2024-01-01T00:00:00Z">
        <w:r>
          <w:t xml:space="preserve"> </w:t>
        </w:r>
      </w:ins>
      <w:ins w:id="109" w:author="PR Preview" w:date="2024-01-01T00:00:00Z">
        <w:r>
          <w:t xml:space="preserve">meant in that setting.</w:t>
        </w:r>
      </w:ins>
      <w:ins w:id="109" w:author="PR Preview" w:date="2024-01-01T00:00:00Z">
        <w:r>
          <w:t xml:space="preserve"> </w:t>
        </w:r>
      </w:ins>
      <w:ins w:id="109" w:author="PR Preview" w:date="2024-01-01T00:00:00Z">
        <w:r>
          <w:t xml:space="preserve">Madenci et al. (2024) discuss the practical problems of studying heart transplant with observational healthcare databases</w:t>
        </w:r>
      </w:ins>
      <w:ins w:id="109" w:author="PR Preview" w:date="2024-01-01T00:00:00Z">
        <w:r>
          <w:t xml:space="preserve"> </w:t>
        </w:r>
      </w:ins>
      <w:ins w:id="109" w:author="PR Preview" w:date="2024-01-01T00:00:00Z">
        <w:r>
          <w:t xml:space="preserve">(Hernán and Robins 2020, 39)</w:t>
        </w:r>
      </w:ins>
      <w:ins w:id="109" w:author="PR Preview" w:date="2024-01-01T00:00:00Z">
        <w:r>
          <w:t xml:space="preserve">.</w:t>
        </w:r>
      </w:ins>
    </w:p>
    <w:bookmarkStart w:id="49" w:name="Xdf20e2545580dedc27b6bdb61a0d920b3995c67"/>
    <w:p>
      <w:pPr>
        <w:pStyle w:val="Heading3"/>
      </w:pPr>
      <w:ins w:id="110" w:author="PR Preview" w:date="2024-01-01T00:00:00Z">
        <w:r>
          <w:t xml:space="preserve">5.1 The choice of intervention depends on the data</w:t>
        </w:r>
      </w:ins>
    </w:p>
    <w:p>
      <w:ins w:id="111"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ins w:id="112" w:author="PR Preview" w:date="2024-01-01T00:00:00Z">
        <w:r>
          <w:t xml:space="preserve">The book uses a different letter (</w:t>
        </w:r>
      </w:ins>
      <m:oMath>
        <m:r>
          <m:t>B</m:t>
        </m:r>
      </m:oMath>
      <w:ins w:id="112" w:author="PR Preview" w:date="2024-01-01T00:00:00Z">
        <w:r>
          <w:t xml:space="preserve">) for the recorded variable precisely because the same letter is reserved for cases in which</w:t>
        </w:r>
      </w:ins>
      <w:ins w:id="112" w:author="PR Preview" w:date="2024-01-01T00:00:00Z">
        <w:r>
          <w:t xml:space="preserve"> </w:t>
        </w:r>
      </w:ins>
      <m:oMath>
        <m:r>
          <m:t>A</m:t>
        </m:r>
        <m:r>
          <m:rPr>
            <m:sty m:val="p"/>
          </m:rPr>
          <m:t>=</m:t>
        </m:r>
        <m:r>
          <m:t>a</m:t>
        </m:r>
      </m:oMath>
      <w:ins w:id="112" w:author="PR Preview" w:date="2024-01-01T00:00:00Z">
        <w:r>
          <w:t xml:space="preserve"> </w:t>
        </w:r>
      </w:ins>
      <w:ins w:id="112" w:author="PR Preview" w:date="2024-01-01T00:00:00Z">
        <w:r>
          <w:t xml:space="preserve">corresponds to the well-defined intervention</w:t>
        </w:r>
      </w:ins>
      <w:ins w:id="112" w:author="PR Preview" w:date="2024-01-01T00:00:00Z">
        <w:r>
          <w:t xml:space="preserve"> </w:t>
        </w:r>
      </w:ins>
      <m:oMath>
        <m:r>
          <m:t>a</m:t>
        </m:r>
      </m:oMath>
      <w:ins w:id="112" w:author="PR Preview" w:date="2024-01-01T00:00:00Z">
        <w:r>
          <w:t xml:space="preserve">.</w:t>
        </w:r>
      </w:ins>
    </w:p>
    <w:p>
      <w:pPr>
        <w:pStyle w:val="BodyText"/>
      </w:pPr>
      <w:ins w:id="113" w:author="PR Preview" w:date="2024-01-01T00:00:00Z">
        <w:r>
          <w:t xml:space="preserve">Two lessons:</w:t>
        </w:r>
      </w:ins>
    </w:p>
    <w:p>
      <w:pPr>
        <w:pStyle w:val="Compact"/>
        <w:numPr>
          <w:ilvl w:val="0"/>
          <w:numId w:val="1014"/>
        </w:numPr>
      </w:pPr>
      <w:ins w:id="114" w:author="PR Preview" w:date="2024-01-01T00:00:00Z">
        <w:r>
          <w:t xml:space="preserve">Being able to describe a well-defined intervention is</w:t>
        </w:r>
      </w:ins>
      <w:ins w:id="114" w:author="PR Preview" w:date="2024-01-01T00:00:00Z">
        <w:r>
          <w:t xml:space="preserve"> </w:t>
        </w:r>
      </w:ins>
      <w:ins w:id="114" w:author="PR Preview" w:date="2024-01-01T00:00:00Z">
        <w:r>
          <w:rPr>
            <w:b/>
            <w:bCs/>
          </w:rPr>
          <w:t xml:space="preserve">not sufficient</w:t>
        </w:r>
      </w:ins>
      <w:ins w:id="114" w:author="PR Preview" w:date="2024-01-01T00:00:00Z">
        <w:r>
          <w:t xml:space="preserve"> </w:t>
        </w:r>
      </w:ins>
      <w:ins w:id="114" w:author="PR Preview" w:date="2024-01-01T00:00:00Z">
        <w:r>
          <w:t xml:space="preserve">for consistency;</w:t>
        </w:r>
      </w:ins>
      <w:ins w:id="114" w:author="PR Preview" w:date="2024-01-01T00:00:00Z">
        <w:r>
          <w:t xml:space="preserve"> </w:t>
        </w:r>
      </w:ins>
      <w:ins w:id="114" w:author="PR Preview" w:date="2024-01-01T00:00:00Z">
        <w:r>
          <w:t xml:space="preserve">we must also be able to link</w:t>
        </w:r>
      </w:ins>
      <w:ins w:id="114" w:author="PR Preview" w:date="2024-01-01T00:00:00Z">
        <w:r>
          <w:t xml:space="preserve"> </w:t>
        </w:r>
      </w:ins>
      <m:oMath>
        <m:sSup>
          <m:e>
            <m:r>
              <m:t>Y</m:t>
            </m:r>
          </m:e>
          <m:sup>
            <m:r>
              <m:t>a</m:t>
            </m:r>
          </m:sup>
        </m:sSup>
      </m:oMath>
      <w:ins w:id="114" w:author="PR Preview" w:date="2024-01-01T00:00:00Z">
        <w:r>
          <w:t xml:space="preserve"> </w:t>
        </w:r>
      </w:ins>
      <w:ins w:id="114" w:author="PR Preview" w:date="2024-01-01T00:00:00Z">
        <w:r>
          <w:t xml:space="preserve">to the observed</w:t>
        </w:r>
      </w:ins>
      <w:ins w:id="114" w:author="PR Preview" w:date="2024-01-01T00:00:00Z">
        <w:r>
          <w:t xml:space="preserve"> </w:t>
        </w:r>
      </w:ins>
      <m:oMath>
        <m:r>
          <m:t>Y</m:t>
        </m:r>
      </m:oMath>
      <w:ins w:id="114" w:author="PR Preview" w:date="2024-01-01T00:00:00Z">
        <w:r>
          <w:t xml:space="preserve">.</w:t>
        </w:r>
      </w:ins>
    </w:p>
    <w:p>
      <w:pPr>
        <w:pStyle w:val="Compact"/>
        <w:numPr>
          <w:ilvl w:val="0"/>
          <w:numId w:val="1014"/>
        </w:numPr>
      </w:pPr>
      <w:ins w:id="115" w:author="PR Preview" w:date="2024-01-01T00:00:00Z">
        <w:r>
          <w:t xml:space="preserve">Conversely, recording a variable</w:t>
        </w:r>
      </w:ins>
      <w:ins w:id="115" w:author="PR Preview" w:date="2024-01-01T00:00:00Z">
        <w:r>
          <w:t xml:space="preserve"> </w:t>
        </w:r>
      </w:ins>
      <m:oMath>
        <m:r>
          <m:t>A</m:t>
        </m:r>
      </m:oMath>
      <w:ins w:id="115" w:author="PR Preview" w:date="2024-01-01T00:00:00Z">
        <w:r>
          <w:t xml:space="preserve"> </w:t>
        </w:r>
      </w:ins>
      <w:ins w:id="115" w:author="PR Preview" w:date="2024-01-01T00:00:00Z">
        <w:r>
          <w:t xml:space="preserve">does not make</w:t>
        </w:r>
      </w:ins>
      <w:ins w:id="115" w:author="PR Preview" w:date="2024-01-01T00:00:00Z">
        <w:r>
          <w:t xml:space="preserve"> </w:t>
        </w:r>
      </w:ins>
      <w:ins w:id="115" w:author="PR Preview" w:date="2024-01-01T00:00:00Z">
        <w:r>
          <w:t xml:space="preserve">“the effect of</w:t>
        </w:r>
      </w:ins>
      <w:ins w:id="115" w:author="PR Preview" w:date="2024-01-01T00:00:00Z">
        <w:r>
          <w:t xml:space="preserve"> </w:t>
        </w:r>
      </w:ins>
      <m:oMath>
        <m:r>
          <m:t>A</m:t>
        </m:r>
      </m:oMath>
      <w:ins w:id="115" w:author="PR Preview" w:date="2024-01-01T00:00:00Z">
        <w:r>
          <w:t xml:space="preserve">”</w:t>
        </w:r>
      </w:ins>
      <w:ins w:id="115" w:author="PR Preview" w:date="2024-01-01T00:00:00Z">
        <w:r>
          <w:t xml:space="preserve"> </w:t>
        </w:r>
      </w:ins>
      <w:ins w:id="115" w:author="PR Preview" w:date="2024-01-01T00:00:00Z">
        <w:r>
          <w:t xml:space="preserve">meaningful, because the corresponding interventions may be ill-defined.</w:t>
        </w:r>
      </w:ins>
    </w:p>
    <w:p>
      <w:pPr>
        <w:pStyle w:val="FirstParagraph"/>
      </w:pPr>
      <w:ins w:id="116" w:author="PR Preview" w:date="2024-01-01T00:00:00Z">
        <w:r>
          <w:t xml:space="preserve">Having a well-defined intervention</w:t>
        </w:r>
      </w:ins>
      <w:ins w:id="116" w:author="PR Preview" w:date="2024-01-01T00:00:00Z">
        <w:r>
          <w:t xml:space="preserve"> </w:t>
        </w:r>
      </w:ins>
      <m:oMath>
        <m:r>
          <m:t>a</m:t>
        </m:r>
      </m:oMath>
      <w:ins w:id="116" w:author="PR Preview" w:date="2024-01-01T00:00:00Z">
        <w:r>
          <w:t xml:space="preserve"> </w:t>
        </w:r>
      </w:ins>
      <w:ins w:id="116" w:author="PR Preview" w:date="2024-01-01T00:00:00Z">
        <w:r>
          <w:t xml:space="preserve">but nobody in the population with</w:t>
        </w:r>
      </w:ins>
      <w:ins w:id="116" w:author="PR Preview" w:date="2024-01-01T00:00:00Z">
        <w:r>
          <w:t xml:space="preserve"> </w:t>
        </w:r>
      </w:ins>
      <m:oMath>
        <m:r>
          <m:t>A</m:t>
        </m:r>
        <m:r>
          <m:rPr>
            <m:sty m:val="p"/>
          </m:rPr>
          <m:t>=</m:t>
        </m:r>
        <m:r>
          <m:t>a</m:t>
        </m:r>
      </m:oMath>
      <w:ins w:id="116" w:author="PR Preview" w:date="2024-01-01T00:00:00Z">
        <w:r>
          <w:t xml:space="preserve"> </w:t>
        </w:r>
      </w:ins>
      <w:ins w:id="116" w:author="PR Preview" w:date="2024-01-01T00:00:00Z">
        <w:r>
          <w:t xml:space="preserve">can be viewed as an extreme form of non-positivity.</w:t>
        </w:r>
      </w:ins>
    </w:p>
    <w:p>
      <w:pPr>
        <w:pStyle w:val="BodyText"/>
      </w:pPr>
      <w:ins w:id="117" w:author="PR Preview" w:date="2024-01-01T00:00:00Z">
        <w:r>
          <w:t xml:space="preserve">Achieving consistency can be hard in observational studies.</w:t>
        </w:r>
      </w:ins>
      <w:ins w:id="117" w:author="PR Preview" w:date="2024-01-01T00:00:00Z">
        <w:r>
          <w:t xml:space="preserve"> </w:t>
        </w:r>
      </w:ins>
      <w:ins w:id="117" w:author="PR Preview" w:date="2024-01-01T00:00:00Z">
        <w:r>
          <w:t xml:space="preserve">A good practice is to make the reasoning transparent so others can challenge it;</w:t>
        </w:r>
      </w:ins>
      <w:ins w:id="117" w:author="PR Preview" w:date="2024-01-01T00:00:00Z">
        <w:r>
          <w:t xml:space="preserve"> </w:t>
        </w:r>
      </w:ins>
      <w:ins w:id="117" w:author="PR Preview" w:date="2024-01-01T00:00:00Z">
        <w:r>
          <w:t xml:space="preserve">the target trial (Section 3.6) is a procedure for doing so.</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ins w:id="11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ins w:id="119" w:author="PR Preview" w:date="2024-01-01T00:00:00Z">
        <w:r>
          <w:t xml:space="preserve">The excess fraction generally differs from the</w:t>
        </w:r>
      </w:ins>
      <w:ins w:id="119" w:author="PR Preview" w:date="2024-01-01T00:00:00Z">
        <w:r>
          <w:t xml:space="preserve"> </w:t>
        </w:r>
      </w:ins>
      <w:ins w:id="119" w:author="PR Preview" w:date="2024-01-01T00:00:00Z">
        <w:r>
          <w:rPr>
            <w:b/>
            <w:bCs/>
          </w:rPr>
          <w:t xml:space="preserve">etiologic fraction</w:t>
        </w:r>
      </w:ins>
      <w:ins w:id="119" w:author="PR Preview" w:date="2024-01-01T00:00:00Z">
        <w:r>
          <w:t xml:space="preserve">, the proportion of cases mechanically caused by exposure.</w:t>
        </w:r>
      </w:ins>
      <w:ins w:id="119" w:author="PR Preview" w:date="2024-01-01T00:00:00Z">
        <w:r>
          <w:t xml:space="preserve"> </w:t>
        </w:r>
      </w:ins>
      <w:ins w:id="119" w:author="PR Preview" w:date="2024-01-01T00:00:00Z">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ins>
      <w:ins w:id="119" w:author="PR Preview" w:date="2024-01-01T00:00:00Z">
        <w:r>
          <w:t xml:space="preserve"> </w:t>
        </w:r>
      </w:ins>
      <w:ins w:id="119" w:author="PR Preview" w:date="2024-01-01T00:00:00Z">
        <w:r>
          <w:t xml:space="preserve">Then the excess fraction differs from the etiologic fraction and is a lower bound on it.</w:t>
        </w:r>
      </w:ins>
      <w:ins w:id="119" w:author="PR Preview" w:date="2024-01-01T00:00:00Z">
        <w:r>
          <w:t xml:space="preserve"> </w:t>
        </w:r>
      </w:ins>
      <w:ins w:id="119" w:author="PR Preview" w:date="2024-01-01T00:00:00Z">
        <w:r>
          <w:t xml:space="preserve">Because the etiologic fraction does not rest on excess cases, it can be computed only in randomized experiments under strong assumptions (Greenland and Robins 1988; Robins and Greenland 1989).</w:t>
        </w:r>
      </w:ins>
      <w:ins w:id="119" w:author="PR Preview" w:date="2024-01-01T00:00:00Z">
        <w:r>
          <w:t xml:space="preserve"> </w:t>
        </w:r>
      </w:ins>
      <w:ins w:id="119" w:author="PR Preview" w:date="2024-01-01T00:00:00Z">
        <w:r>
          <w:t xml:space="preserve">Fine Point 5.4 revisits the excess fraction in the sufficient-component-cause framework.</w:t>
        </w:r>
      </w:ins>
    </w:p>
    <w:bookmarkEnd w:id="49"/>
    <w:bookmarkEnd w:id="50"/>
    <w:bookmarkStart w:id="65" w:name="the-target-trial-pp.-41-46"/>
    <w:p>
      <w:pPr>
        <w:pStyle w:val="Heading2"/>
      </w:pPr>
      <w:ins w:id="120" w:author="PR Preview" w:date="2024-01-01T00:00:00Z">
        <w:r>
          <w:t xml:space="preserve">6 3.6 The Target Trial (pp. 41-46)</w:t>
        </w:r>
      </w:ins>
    </w:p>
    <w:p>
      <w:ins w:id="121" w:author="PR Preview" w:date="2024-01-01T00:00:00Z">
        <w:r>
          <w:pict>
            <v:rect style="width:0;height:1.5pt" o:hralign="center" o:hrstd="t" o:hr="t"/>
          </w:pict>
        </w:r>
      </w:ins>
    </w:p>
    <w:p>
      <w:pPr>
        <w:pStyle w:val="FirstParagraph"/>
      </w:pPr>
      <w:ins w:id="122" w:author="PR Preview" w:date="2024-01-01T00:00:00Z">
        <w:r>
          <w:t xml:space="preserve">Assuming the three identifiability conditions amounts to viewing an observational analysis as an attempt to</w:t>
        </w:r>
      </w:ins>
      <w:ins w:id="122" w:author="PR Preview" w:date="2024-01-01T00:00:00Z">
        <w:r>
          <w:t xml:space="preserve"> </w:t>
        </w:r>
      </w:ins>
      <w:ins w:id="122" w:author="PR Preview" w:date="2024-01-01T00:00:00Z">
        <w:r>
          <w:rPr>
            <w:b/>
            <w:bCs/>
          </w:rPr>
          <w:t xml:space="preserve">emulate</w:t>
        </w:r>
      </w:ins>
      <w:ins w:id="122" w:author="PR Preview" w:date="2024-01-01T00:00:00Z">
        <w:r>
          <w:t xml:space="preserve"> </w:t>
        </w:r>
      </w:ins>
      <w:ins w:id="122" w:author="PR Preview" w:date="2024-01-01T00:00:00Z">
        <w:r>
          <w:t xml:space="preserve">a hypothetical randomized experiment.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ins w:id="123" w:author="PR Preview" w:date="2024-01-01T00:00:00Z">
        <w:r>
          <w:t xml:space="preserve">If the emulation were successful, the observational study and the target trial (had it been conducted) would give the same results.</w:t>
        </w:r>
      </w:ins>
    </w:p>
    <w:p>
      <w:pPr>
        <w:pStyle w:val="BodyText"/>
      </w:pPr>
      <w:ins w:id="124" w:author="PR Preview" w:date="2024-01-01T00:00:00Z">
        <w:r>
          <w:t xml:space="preserve">The target trial, or its logical equivalents, has a long history: the book cites Dorn (1953), Wold (1954), Cochran (1972), Rubin (1974), Feinstein (1971), and Dawid (2000), and Robins (1986) generalized it to time-varying treatments.</w:t>
        </w:r>
      </w:ins>
      <w:ins w:id="124" w:author="PR Preview" w:date="2024-01-01T00:00:00Z">
        <w:r>
          <w:t xml:space="preserve"> </w:t>
        </w:r>
      </w:ins>
      <w:ins w:id="124" w:author="PR Preview" w:date="2024-01-01T00:00:00Z">
        <w:r>
          <w:t xml:space="preserve">The key components were specified by Hernán and Robins (2016) and Hernán et al. (2025).</w:t>
        </w:r>
      </w:ins>
      <w:ins w:id="124" w:author="PR Preview" w:date="2024-01-01T00:00:00Z">
        <w:r>
          <w:t xml:space="preserve"> </w:t>
        </w:r>
      </w:ins>
      <w:ins w:id="124" w:author="PR Preview" w:date="2024-01-01T00:00:00Z">
        <w:r>
          <w:t xml:space="preserve">Chapter 22 returns to the framework.</w:t>
        </w:r>
      </w:ins>
    </w:p>
    <w:bookmarkStart w:id="52" w:name="key-components-of-the-protocol"/>
    <w:p>
      <w:pPr>
        <w:pStyle w:val="Heading3"/>
      </w:pPr>
      <w:ins w:id="125" w:author="PR Preview" w:date="2024-01-01T00:00:00Z">
        <w:r>
          <w:t xml:space="preserve">6.1 Key components of the protocol</w:t>
        </w:r>
      </w:ins>
    </w:p>
    <w:p>
      <w:ins w:id="126" w:author="PR Preview" w:date="2024-01-01T00:00:00Z">
        <w:r>
          <w:pict>
            <v:rect style="width:0;height:1.5pt" o:hralign="center" o:hrstd="t" o:hr="t"/>
          </w:pict>
        </w:r>
      </w:ins>
    </w:p>
    <w:p>
      <w:pPr>
        <w:pStyle w:val="Compact"/>
        <w:numPr>
          <w:ilvl w:val="0"/>
          <w:numId w:val="1016"/>
        </w:numPr>
      </w:pPr>
      <w:ins w:id="127" w:author="PR Preview" w:date="2024-01-01T00:00:00Z">
        <w:r>
          <w:t xml:space="preserve">eligibility criteria</w:t>
        </w:r>
      </w:ins>
    </w:p>
    <w:p>
      <w:pPr>
        <w:pStyle w:val="Compact"/>
        <w:numPr>
          <w:ilvl w:val="0"/>
          <w:numId w:val="1016"/>
        </w:numPr>
      </w:pPr>
      <w:ins w:id="128" w:author="PR Preview" w:date="2024-01-01T00:00:00Z">
        <w:r>
          <w:t xml:space="preserve">interventions (or, generally, treatment strategies)</w:t>
        </w:r>
      </w:ins>
    </w:p>
    <w:p>
      <w:pPr>
        <w:pStyle w:val="Compact"/>
        <w:numPr>
          <w:ilvl w:val="0"/>
          <w:numId w:val="1016"/>
        </w:numPr>
      </w:pPr>
      <w:ins w:id="129" w:author="PR Preview" w:date="2024-01-01T00:00:00Z">
        <w:r>
          <w:t xml:space="preserve">assignment</w:t>
        </w:r>
      </w:ins>
    </w:p>
    <w:p>
      <w:pPr>
        <w:pStyle w:val="Compact"/>
        <w:numPr>
          <w:ilvl w:val="0"/>
          <w:numId w:val="1016"/>
        </w:numPr>
      </w:pPr>
      <w:ins w:id="130" w:author="PR Preview" w:date="2024-01-01T00:00:00Z">
        <w:r>
          <w:t xml:space="preserve">outcomes</w:t>
        </w:r>
      </w:ins>
    </w:p>
    <w:p>
      <w:pPr>
        <w:pStyle w:val="Compact"/>
        <w:numPr>
          <w:ilvl w:val="0"/>
          <w:numId w:val="1016"/>
        </w:numPr>
      </w:pPr>
      <w:ins w:id="131" w:author="PR Preview" w:date="2024-01-01T00:00:00Z">
        <w:r>
          <w:t xml:space="preserve">start and end of follow-up</w:t>
        </w:r>
      </w:ins>
    </w:p>
    <w:p>
      <w:pPr>
        <w:pStyle w:val="Compact"/>
        <w:numPr>
          <w:ilvl w:val="0"/>
          <w:numId w:val="1016"/>
        </w:numPr>
      </w:pPr>
      <w:ins w:id="132" w:author="PR Preview" w:date="2024-01-01T00:00:00Z">
        <w:r>
          <w:t xml:space="preserve">causal contrasts</w:t>
        </w:r>
      </w:ins>
    </w:p>
    <w:p>
      <w:pPr>
        <w:pStyle w:val="FirstParagraph"/>
      </w:pPr>
      <w:ins w:id="133" w:author="PR Preview" w:date="2024-01-01T00:00:00Z">
        <w:r>
          <w:t xml:space="preserve">Eligibility criteria must be chosen so that every eligible individual could in principle receive every treatment of interest;</w:t>
        </w:r>
      </w:ins>
      <w:ins w:id="133" w:author="PR Preview" w:date="2024-01-01T00:00:00Z">
        <w:r>
          <w:t xml:space="preserve"> </w:t>
        </w:r>
      </w:ins>
      <w:ins w:id="133" w:author="PR Preview" w:date="2024-01-01T00:00:00Z">
        <w:r>
          <w:t xml:space="preserve">otherwise some individual causal effects, and hence the average effect, would be undefined.</w:t>
        </w:r>
      </w:ins>
      <w:ins w:id="133" w:author="PR Preview" w:date="2024-01-01T00:00:00Z">
        <w:r>
          <w:t xml:space="preserve"> </w:t>
        </w:r>
      </w:ins>
      <w:ins w:id="133" w:author="PR Preview" w:date="2024-01-01T00:00:00Z">
        <w:r>
          <w:t xml:space="preserve">In Parts I and II, each individual meets the eligibility criteria at one time only, which becomes</w:t>
        </w:r>
      </w:ins>
      <w:ins w:id="133" w:author="PR Preview" w:date="2024-01-01T00:00:00Z">
        <w:r>
          <w:t xml:space="preserve"> </w:t>
        </w:r>
      </w:ins>
      <w:ins w:id="133" w:author="PR Preview" w:date="2024-01-01T00:00:00Z">
        <w:r>
          <w:rPr>
            <w:b/>
            <w:bCs/>
          </w:rPr>
          <w:t xml:space="preserve">time zero</w:t>
        </w:r>
      </w:ins>
      <w:ins w:id="133" w:author="PR Preview" w:date="2024-01-01T00:00:00Z">
        <w:r>
          <w:t xml:space="preserve"> </w:t>
        </w:r>
      </w:ins>
      <w:ins w:id="133" w:author="PR Preview" w:date="2024-01-01T00:00:00Z">
        <w:r>
          <w:t xml:space="preserve">(the start of follow-up).</w:t>
        </w:r>
      </w:ins>
      <w:ins w:id="133" w:author="PR Preview" w:date="2024-01-01T00:00:00Z">
        <w:r>
          <w:t xml:space="preserve"> </w:t>
        </w:r>
      </w:ins>
      <w:ins w:id="133" w:author="PR Preview" w:date="2024-01-01T00:00:00Z">
        <w:r>
          <w:t xml:space="preserve">The acronym PICO (Population, Intervention, Comparator, Outcome; Richardson et al. 1995) summarizes some of these components.</w:t>
        </w:r>
      </w:ins>
    </w:p>
    <w:bookmarkEnd w:id="52"/>
    <w:bookmarkStart w:id="53" w:name="interventions-and-target-trials"/>
    <w:p>
      <w:pPr>
        <w:pStyle w:val="Heading3"/>
      </w:pPr>
      <w:ins w:id="134" w:author="PR Preview" w:date="2024-01-01T00:00:00Z">
        <w:r>
          <w:t xml:space="preserve">6.2 Interventions and target trials</w:t>
        </w:r>
      </w:ins>
    </w:p>
    <w:p>
      <w:ins w:id="135" w:author="PR Preview" w:date="2024-01-01T00:00:00Z">
        <w:r>
          <w:pict>
            <v:rect style="width:0;height:1.5pt" o:hralign="center" o:hrstd="t" o:hr="t"/>
          </w:pict>
        </w:r>
      </w:ins>
    </w:p>
    <w:p>
      <w:pPr>
        <w:pStyle w:val="Compact"/>
        <w:numPr>
          <w:ilvl w:val="0"/>
          <w:numId w:val="1017"/>
        </w:numPr>
      </w:pPr>
      <w:ins w:id="136" w:author="PR Preview" w:date="2024-01-01T00:00:00Z">
        <w:r>
          <w:rPr>
            <w:b/>
            <w:bCs/>
          </w:rPr>
          <w:t xml:space="preserve">Experiments</w:t>
        </w:r>
      </w:ins>
      <w:ins w:id="136" w:author="PR Preview" w:date="2024-01-01T00:00:00Z">
        <w:r>
          <w:t xml:space="preserve">: in a fully adherent trial of low-dose aspirin</w:t>
        </w:r>
      </w:ins>
      <w:ins w:id="136" w:author="PR Preview" w:date="2024-01-01T00:00:00Z">
        <w:r>
          <w:t xml:space="preserve"> </w:t>
        </w:r>
      </w:ins>
      <m:oMath>
        <m:r>
          <m:t>A</m:t>
        </m:r>
      </m:oMath>
      <w:ins w:id="136" w:author="PR Preview" w:date="2024-01-01T00:00:00Z">
        <w:r>
          <w:t xml:space="preserve"> </w:t>
        </w:r>
      </w:ins>
      <w:ins w:id="136" w:author="PR Preview" w:date="2024-01-01T00:00:00Z">
        <w:r>
          <w:t xml:space="preserve">and stroke</w:t>
        </w:r>
      </w:ins>
      <w:ins w:id="136" w:author="PR Preview" w:date="2024-01-01T00:00:00Z">
        <w:r>
          <w:t xml:space="preserve"> </w:t>
        </w:r>
      </w:ins>
      <m:oMath>
        <m:r>
          <m:t>Y</m:t>
        </m:r>
      </m:oMath>
      <w:ins w:id="136" w:author="PR Preview" w:date="2024-01-01T00:00:00Z">
        <w:r>
          <w:t xml:space="preserve">,</w:t>
        </w:r>
      </w:ins>
      <w:ins w:id="136" w:author="PR Preview" w:date="2024-01-01T00:00:00Z">
        <w:r>
          <w:t xml:space="preserve"> </w:t>
        </w:r>
      </w:ins>
      <m:oMath>
        <m:r>
          <m:t>A</m:t>
        </m:r>
      </m:oMath>
      <w:ins w:id="136" w:author="PR Preview" w:date="2024-01-01T00:00:00Z">
        <w:r>
          <w:t xml:space="preserve"> </w:t>
        </w:r>
      </w:ins>
      <w:ins w:id="136" w:author="PR Preview" w:date="2024-01-01T00:00:00Z">
        <w:r>
          <w:t xml:space="preserve">is the investigators’ action, so</w:t>
        </w:r>
      </w:ins>
      <w:ins w:id="136" w:author="PR Preview" w:date="2024-01-01T00:00:00Z">
        <w:r>
          <w:t xml:space="preserve"> </w:t>
        </w:r>
      </w:ins>
      <m:oMath>
        <m:sSup>
          <m:e>
            <m:r>
              <m:t>Y</m:t>
            </m:r>
          </m:e>
          <m:sup>
            <m:r>
              <m:t>a</m:t>
            </m:r>
          </m:sup>
        </m:sSup>
      </m:oMath>
      <w:ins w:id="136" w:author="PR Preview" w:date="2024-01-01T00:00:00Z">
        <w:r>
          <w:t xml:space="preserve"> </w:t>
        </w:r>
      </w:ins>
      <w:ins w:id="136" w:author="PR Preview" w:date="2024-01-01T00:00:00Z">
        <w:r>
          <w:t xml:space="preserve">is well-defined;</w:t>
        </w:r>
      </w:ins>
      <w:ins w:id="136" w:author="PR Preview" w:date="2024-01-01T00:00:00Z">
        <w:r>
          <w:t xml:space="preserve"> </w:t>
        </w:r>
      </w:ins>
      <w:ins w:id="136" w:author="PR Preview" w:date="2024-01-01T00:00:00Z">
        <w:r>
          <w:t xml:space="preserve">the target trial is the trial actually conducted.</w:t>
        </w:r>
      </w:ins>
    </w:p>
    <w:p>
      <w:pPr>
        <w:pStyle w:val="Compact"/>
        <w:numPr>
          <w:ilvl w:val="0"/>
          <w:numId w:val="1017"/>
        </w:numPr>
      </w:pPr>
      <w:ins w:id="137" w:author="PR Preview" w:date="2024-01-01T00:00:00Z">
        <w:r>
          <w:rPr>
            <w:b/>
            <w:bCs/>
          </w:rPr>
          <w:t xml:space="preserve">Observational studies of interventions</w:t>
        </w:r>
      </w:ins>
      <w:ins w:id="137" w:author="PR Preview" w:date="2024-01-01T00:00:00Z">
        <w:r>
          <w:t xml:space="preserve">: if</w:t>
        </w:r>
      </w:ins>
      <w:ins w:id="137" w:author="PR Preview" w:date="2024-01-01T00:00:00Z">
        <w:r>
          <w:t xml:space="preserve"> </w:t>
        </w:r>
      </w:ins>
      <m:oMath>
        <m:r>
          <m:t>A</m:t>
        </m:r>
      </m:oMath>
      <w:ins w:id="137" w:author="PR Preview" w:date="2024-01-01T00:00:00Z">
        <w:r>
          <w:t xml:space="preserve"> </w:t>
        </w:r>
      </w:ins>
      <w:ins w:id="137" w:author="PR Preview" w:date="2024-01-01T00:00:00Z">
        <w:r>
          <w:t xml:space="preserve">indicates prescription of aspirin, in a population without absolute indications or contraindications, most experts would accept</w:t>
        </w:r>
      </w:ins>
      <w:ins w:id="137" w:author="PR Preview" w:date="2024-01-01T00:00:00Z">
        <w:r>
          <w:t xml:space="preserve"> </w:t>
        </w:r>
      </w:ins>
      <w:ins w:id="137" w:author="PR Preview" w:date="2024-01-01T00:00:00Z">
        <w:r>
          <w:t xml:space="preserve">“prescribed”</w:t>
        </w:r>
      </w:ins>
      <w:ins w:id="137" w:author="PR Preview" w:date="2024-01-01T00:00:00Z">
        <w:r>
          <w:t xml:space="preserve"> </w:t>
        </w:r>
      </w:ins>
      <w:ins w:id="137" w:author="PR Preview" w:date="2024-01-01T00:00:00Z">
        <w:r>
          <w:t xml:space="preserve">and</w:t>
        </w:r>
      </w:ins>
      <w:ins w:id="137" w:author="PR Preview" w:date="2024-01-01T00:00:00Z">
        <w:r>
          <w:t xml:space="preserve"> </w:t>
        </w:r>
      </w:ins>
      <w:ins w:id="137" w:author="PR Preview" w:date="2024-01-01T00:00:00Z">
        <w:r>
          <w:t xml:space="preserve">“not prescribed”</w:t>
        </w:r>
      </w:ins>
      <w:ins w:id="137" w:author="PR Preview" w:date="2024-01-01T00:00:00Z">
        <w:r>
          <w:t xml:space="preserve"> </w:t>
        </w:r>
      </w:ins>
      <w:ins w:id="137" w:author="PR Preview" w:date="2024-01-01T00:00:00Z">
        <w:r>
          <w:t xml:space="preserve">as sufficiently well-defined;</w:t>
        </w:r>
      </w:ins>
      <w:ins w:id="137" w:author="PR Preview" w:date="2024-01-01T00:00:00Z">
        <w:r>
          <w:t xml:space="preserve"> </w:t>
        </w:r>
      </w:ins>
      <w:ins w:id="137" w:author="PR Preview" w:date="2024-01-01T00:00:00Z">
        <w:r>
          <w:t xml:space="preserve">a target trial</w:t>
        </w:r>
      </w:ins>
      <w:ins w:id="137" w:author="PR Preview" w:date="2024-01-01T00:00:00Z">
        <w:r>
          <w:t xml:space="preserve"> </w:t>
        </w:r>
      </w:ins>
      <w:ins w:id="137" w:author="PR Preview" w:date="2024-01-01T00:00:00Z">
        <w:r>
          <w:rPr>
            <w:i/>
            <w:iCs/>
          </w:rPr>
          <w:t xml:space="preserve">could</w:t>
        </w:r>
      </w:ins>
      <w:ins w:id="137" w:author="PR Preview" w:date="2024-01-01T00:00:00Z">
        <w:r>
          <w:t xml:space="preserve"> </w:t>
        </w:r>
      </w:ins>
      <w:ins w:id="137" w:author="PR Preview" w:date="2024-01-01T00:00:00Z">
        <w:r>
          <w:t xml:space="preserve">have been conducted, and specifying its protocol characterizes the causal effect.</w:t>
        </w:r>
      </w:ins>
    </w:p>
    <w:p>
      <w:pPr>
        <w:pStyle w:val="Compact"/>
        <w:numPr>
          <w:ilvl w:val="0"/>
          <w:numId w:val="1017"/>
        </w:numPr>
      </w:pPr>
      <w:ins w:id="138" w:author="PR Preview" w:date="2024-01-01T00:00:00Z">
        <w:r>
          <w:rPr>
            <w:b/>
            <w:bCs/>
          </w:rPr>
          <w:t xml:space="preserve">Non-interventions</w:t>
        </w:r>
      </w:ins>
      <w:ins w:id="138" w:author="PR Preview" w:date="2024-01-01T00:00:00Z">
        <w:r>
          <w:t xml:space="preserve">: the target trial randomizes an ENDE intervention</w:t>
        </w:r>
      </w:ins>
      <w:ins w:id="138" w:author="PR Preview" w:date="2024-01-01T00:00:00Z">
        <w:r>
          <w:t xml:space="preserve"> </w:t>
        </w:r>
      </w:ins>
      <m:oMath>
        <m:r>
          <m:t>X</m:t>
        </m:r>
      </m:oMath>
      <w:ins w:id="138" w:author="PR Preview" w:date="2024-01-01T00:00:00Z">
        <w:r>
          <w:t xml:space="preserve"> </w:t>
        </w:r>
      </w:ins>
      <w:ins w:id="138" w:author="PR Preview" w:date="2024-01-01T00:00:00Z">
        <w:r>
          <w:t xml:space="preserve">rather than</w:t>
        </w:r>
      </w:ins>
      <w:ins w:id="138" w:author="PR Preview" w:date="2024-01-01T00:00:00Z">
        <w:r>
          <w:t xml:space="preserve"> </w:t>
        </w:r>
      </w:ins>
      <m:oMath>
        <m:r>
          <m:t>A</m:t>
        </m:r>
      </m:oMath>
      <w:ins w:id="138" w:author="PR Preview" w:date="2024-01-01T00:00:00Z">
        <w:r>
          <w:t xml:space="preserve">, if experts believe one exists.</w:t>
        </w:r>
      </w:ins>
    </w:p>
    <w:p>
      <w:pPr>
        <w:pStyle w:val="FirstParagraph"/>
      </w:pPr>
      <w:ins w:id="139" w:author="PR Preview" w:date="2024-01-01T00:00:00Z">
        <w:r>
          <w:t xml:space="preserve">Whether a variable corresponds to an intervention is often debatable: assignment in a randomized trial uncontroversially is one, socioeconomic status uncontroversially is not, and there is a gradient in between.</w:t>
        </w:r>
      </w:ins>
    </w:p>
    <w:bookmarkEnd w:id="53"/>
    <w:bookmarkStart w:id="57" w:name="three-non-intervention-variables"/>
    <w:p>
      <w:pPr>
        <w:pStyle w:val="Heading3"/>
      </w:pPr>
      <w:ins w:id="140" w:author="PR Preview" w:date="2024-01-01T00:00:00Z">
        <w:r>
          <w:t xml:space="preserve">6.3 Three non-intervention variables</w:t>
        </w:r>
      </w:ins>
    </w:p>
    <w:p>
      <w:ins w:id="141" w:author="PR Preview" w:date="2024-01-01T00:00:00Z">
        <w:r>
          <w:pict>
            <v:rect style="width:0;height:1.5pt" o:hralign="center" o:hrstd="t" o:hr="t"/>
          </w:pict>
        </w:r>
      </w:ins>
    </w:p>
    <w:p>
      <w:pPr>
        <w:pStyle w:val="Compact"/>
        <w:numPr>
          <w:ilvl w:val="0"/>
          <w:numId w:val="1018"/>
        </w:numPr>
      </w:pPr>
      <w:ins w:id="142" w:author="PR Preview" w:date="2024-01-01T00:00:00Z">
        <w:r>
          <w:rPr>
            <w:b/>
            <w:bCs/>
          </w:rPr>
          <w:t xml:space="preserve">Genotype.</w:t>
        </w:r>
      </w:ins>
      <w:ins w:id="142" w:author="PR Preview" w:date="2024-01-01T00:00:00Z">
        <w:r>
          <w:t xml:space="preserve"> </w:t>
        </w:r>
      </w:ins>
      <m:oMath>
        <m:sSup>
          <m:e>
            <m:r>
              <m:t>Y</m:t>
            </m:r>
          </m:e>
          <m:sup>
            <m:r>
              <m:t>a</m:t>
            </m:r>
          </m:sup>
        </m:sSup>
      </m:oMath>
      <w:ins w:id="142" w:author="PR Preview" w:date="2024-01-01T00:00:00Z">
        <w:r>
          <w:t xml:space="preserve"> </w:t>
        </w:r>
      </w:ins>
      <w:ins w:id="142" w:author="PR Preview" w:date="2024-01-01T00:00:00Z">
        <w:r>
          <w:t xml:space="preserve">is well-defined if ENDE interventions</w:t>
        </w:r>
      </w:ins>
      <w:ins w:id="142" w:author="PR Preview" w:date="2024-01-01T00:00:00Z">
        <w:r>
          <w:t xml:space="preserve"> </w:t>
        </w:r>
      </w:ins>
      <m:oMath>
        <m:r>
          <m:t>X</m:t>
        </m:r>
      </m:oMath>
      <w:ins w:id="142" w:author="PR Preview" w:date="2024-01-01T00:00:00Z">
        <w:r>
          <w:t xml:space="preserve"> </w:t>
        </w:r>
      </w:ins>
      <w:ins w:id="142" w:author="PR Preview" w:date="2024-01-01T00:00:00Z">
        <w:r>
          <w:t xml:space="preserve">could set each target-population member’s genotype to</w:t>
        </w:r>
      </w:ins>
      <w:ins w:id="142" w:author="PR Preview" w:date="2024-01-01T00:00:00Z">
        <w:r>
          <w:t xml:space="preserve"> </w:t>
        </w:r>
      </w:ins>
      <m:oMath>
        <m:r>
          <m:t>a</m:t>
        </m:r>
      </m:oMath>
      <w:ins w:id="142" w:author="PR Preview" w:date="2024-01-01T00:00:00Z">
        <w:r>
          <w:t xml:space="preserve"> </w:t>
        </w:r>
      </w:ins>
      <w:ins w:id="142" w:author="PR Preview" w:date="2024-01-01T00:00:00Z">
        <w:r>
          <w:t xml:space="preserve">at conception, so that</w:t>
        </w:r>
      </w:ins>
      <w:ins w:id="142" w:author="PR Preview" w:date="2024-01-01T00:00:00Z">
        <w:r>
          <w:t xml:space="preserve"> </w:t>
        </w:r>
      </w:ins>
      <m:oMath>
        <m:sSup>
          <m:e>
            <m:r>
              <m:t>Y</m:t>
            </m:r>
          </m:e>
          <m:sup>
            <m:r>
              <m:t>a</m:t>
            </m:r>
          </m:sup>
        </m:sSup>
      </m:oMath>
      <w:ins w:id="142" w:author="PR Preview" w:date="2024-01-01T00:00:00Z">
        <w:r>
          <w:t xml:space="preserve"> </w:t>
        </w:r>
      </w:ins>
      <w:ins w:id="142" w:author="PR Preview" w:date="2024-01-01T00:00:00Z">
        <w:r>
          <w:t xml:space="preserve">and</w:t>
        </w:r>
      </w:ins>
      <w:ins w:id="142" w:author="PR Preview" w:date="2024-01-01T00:00:00Z">
        <w:r>
          <w:t xml:space="preserve"> </w:t>
        </w:r>
      </w:ins>
      <m:oMath>
        <m:sSup>
          <m:e>
            <m:r>
              <m:t>Y</m:t>
            </m:r>
          </m:e>
          <m:sup>
            <m:r>
              <m:t>x</m:t>
            </m:r>
            <m:r>
              <m:rPr>
                <m:sty m:val="p"/>
              </m:rPr>
              <m:t>,</m:t>
            </m:r>
            <m:r>
              <m:t>a</m:t>
            </m:r>
          </m:sup>
        </m:sSup>
      </m:oMath>
      <w:ins w:id="142" w:author="PR Preview" w:date="2024-01-01T00:00:00Z">
        <w:r>
          <w:t xml:space="preserve"> </w:t>
        </w:r>
      </w:ins>
      <w:ins w:id="142" w:author="PR Preview" w:date="2024-01-01T00:00:00Z">
        <w:r>
          <w:t xml:space="preserve">are equal for each of them.</w:t>
        </w:r>
      </w:ins>
      <w:ins w:id="142" w:author="PR Preview" w:date="2024-01-01T00:00:00Z">
        <w:r>
          <w:t xml:space="preserve"> </w:t>
        </w:r>
      </w:ins>
      <w:ins w:id="142" w:author="PR Preview" w:date="2024-01-01T00:00:00Z">
        <w:r>
          <w:t xml:space="preserve">The interventions need not be known: decades ago most experts considered the effect of genotype well-defined, and gene editing was eventually developed.</w:t>
        </w:r>
      </w:ins>
    </w:p>
    <w:p>
      <w:pPr>
        <w:pStyle w:val="Compact"/>
        <w:numPr>
          <w:ilvl w:val="0"/>
          <w:numId w:val="1018"/>
        </w:numPr>
      </w:pPr>
      <w:ins w:id="143" w:author="PR Preview" w:date="2024-01-01T00:00:00Z">
        <w:r>
          <w:rPr>
            <w:b/>
            <w:bCs/>
          </w:rPr>
          <w:t xml:space="preserve">Systolic blood pressure.</w:t>
        </w:r>
      </w:ins>
      <w:ins w:id="143" w:author="PR Preview" w:date="2024-01-01T00:00:00Z">
        <w:r>
          <w:t xml:space="preserve"> </w:t>
        </w:r>
      </w:ins>
      <m:oMath>
        <m:sSup>
          <m:e>
            <m:r>
              <m:t>Y</m:t>
            </m:r>
          </m:e>
          <m:sup>
            <m:r>
              <m:t>a</m:t>
            </m:r>
          </m:sup>
        </m:sSup>
      </m:oMath>
      <w:ins w:id="143" w:author="PR Preview" w:date="2024-01-01T00:00:00Z">
        <w:r>
          <w:t xml:space="preserve"> </w:t>
        </w:r>
      </w:ins>
      <w:ins w:id="143" w:author="PR Preview" w:date="2024-01-01T00:00:00Z">
        <w:r>
          <w:t xml:space="preserve">is well-defined for everyone in the population if ENDE interventions</w:t>
        </w:r>
      </w:ins>
      <w:ins w:id="143" w:author="PR Preview" w:date="2024-01-01T00:00:00Z">
        <w:r>
          <w:t xml:space="preserve"> </w:t>
        </w:r>
      </w:ins>
      <m:oMath>
        <m:r>
          <m:t>X</m:t>
        </m:r>
      </m:oMath>
      <w:ins w:id="143" w:author="PR Preview" w:date="2024-01-01T00:00:00Z">
        <w:r>
          <w:t xml:space="preserve"> </w:t>
        </w:r>
      </w:ins>
      <w:ins w:id="143" w:author="PR Preview" w:date="2024-01-01T00:00:00Z">
        <w:r>
          <w:t xml:space="preserve">could bring each individual’s blood pressure to</w:t>
        </w:r>
      </w:ins>
      <w:ins w:id="143" w:author="PR Preview" w:date="2024-01-01T00:00:00Z">
        <w:r>
          <w:t xml:space="preserve"> </w:t>
        </w:r>
      </w:ins>
      <m:oMath>
        <m:r>
          <m:t>a</m:t>
        </m:r>
      </m:oMath>
      <w:ins w:id="143" w:author="PR Preview" w:date="2024-01-01T00:00:00Z">
        <w:r>
          <w:t xml:space="preserve">.</w:t>
        </w:r>
      </w:ins>
      <w:ins w:id="143" w:author="PR Preview" w:date="2024-01-01T00:00:00Z">
        <w:r>
          <w:t xml:space="preserve"> </w:t>
        </w:r>
      </w:ins>
      <w:ins w:id="143" w:author="PR Preview" w:date="2024-01-01T00:00:00Z">
        <w:r>
          <w:t xml:space="preserve">Many experts believe some drugs act as ENDE interventions in some populations, perhaps only over a limited range, so the effect of</w:t>
        </w:r>
      </w:ins>
      <w:ins w:id="143" w:author="PR Preview" w:date="2024-01-01T00:00:00Z">
        <w:r>
          <w:t xml:space="preserve"> </w:t>
        </w:r>
      </w:ins>
      <w:ins w:id="143" w:author="PR Preview" w:date="2024-01-01T00:00:00Z">
        <w:r>
          <w:rPr>
            <w:i/>
            <w:iCs/>
          </w:rPr>
          <w:t xml:space="preserve">modest</w:t>
        </w:r>
      </w:ins>
      <w:ins w:id="143" w:author="PR Preview" w:date="2024-01-01T00:00:00Z">
        <w:r>
          <w:t xml:space="preserve"> </w:t>
        </w:r>
      </w:ins>
      <w:ins w:id="143" w:author="PR Preview" w:date="2024-01-01T00:00:00Z">
        <w:r>
          <w:t xml:space="preserve">changes can be defined through a target trial that randomizes</w:t>
        </w:r>
      </w:ins>
      <w:ins w:id="143" w:author="PR Preview" w:date="2024-01-01T00:00:00Z">
        <w:r>
          <w:t xml:space="preserve"> </w:t>
        </w:r>
      </w:ins>
      <m:oMath>
        <m:r>
          <m:t>X</m:t>
        </m:r>
      </m:oMath>
      <w:ins w:id="143" w:author="PR Preview" w:date="2024-01-01T00:00:00Z">
        <w:r>
          <w:t xml:space="preserve"> </w:t>
        </w:r>
      </w:ins>
      <w:ins w:id="143" w:author="PR Preview" w:date="2024-01-01T00:00:00Z">
        <w:r>
          <w:t xml:space="preserve">(the small-change argument of Section 3.4).</w:t>
        </w:r>
      </w:ins>
    </w:p>
    <w:p>
      <w:pPr>
        <w:pStyle w:val="Compact"/>
        <w:numPr>
          <w:ilvl w:val="0"/>
          <w:numId w:val="1018"/>
        </w:numPr>
      </w:pPr>
      <w:ins w:id="144" w:author="PR Preview" w:date="2024-01-01T00:00:00Z">
        <w:r>
          <w:rPr>
            <w:b/>
            <w:bCs/>
          </w:rPr>
          <w:t xml:space="preserve">Socioeconomic status.</w:t>
        </w:r>
      </w:ins>
      <w:ins w:id="144" w:author="PR Preview" w:date="2024-01-01T00:00:00Z">
        <w:r>
          <w:t xml:space="preserve"> </w:t>
        </w:r>
      </w:ins>
      <w:ins w:id="144" w:author="PR Preview" w:date="2024-01-01T00:00:00Z">
        <w:r>
          <w:t xml:space="preserve">Most experts doubt that interventions could place people at a given status without affecting</w:t>
        </w:r>
      </w:ins>
      <w:ins w:id="144" w:author="PR Preview" w:date="2024-01-01T00:00:00Z">
        <w:r>
          <w:t xml:space="preserve"> </w:t>
        </w:r>
      </w:ins>
      <m:oMath>
        <m:r>
          <m:t>Y</m:t>
        </m:r>
      </m:oMath>
      <w:ins w:id="144" w:author="PR Preview" w:date="2024-01-01T00:00:00Z">
        <w:r>
          <w:t xml:space="preserve"> </w:t>
        </w:r>
      </w:ins>
      <w:ins w:id="144" w:author="PR Preview" w:date="2024-01-01T00:00:00Z">
        <w:r>
          <w:t xml:space="preserve">through other means (they may even disagree on what the term means), so no target trial can be specified and the effect is not well-defined.</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ins w:id="145"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 Schwartz et al. 2016; Glymour and Spiegelman 2016)</w:t>
            </w:r>
            <w:r>
              <w:t xml:space="preserve"> </w:t>
            </w:r>
            <w:r>
              <w:t xml:space="preserve">(Hernán and Robins 2020, 42)</w:t>
            </w:r>
            <w:r>
              <w:t xml:space="preserve">.</w:t>
            </w:r>
          </w:p>
          <w:p/>
        </w:tc>
      </w:tr>
    </w:tbl>
    <w:bookmarkEnd w:id="57"/>
    <w:bookmarkStart w:id="58" w:name="what-a-valid-emulation-needs"/>
    <w:p>
      <w:pPr>
        <w:pStyle w:val="Heading3"/>
      </w:pPr>
      <w:ins w:id="146" w:author="PR Preview" w:date="2024-01-01T00:00:00Z">
        <w:r>
          <w:t xml:space="preserve">6.4 What a valid emulation needs</w:t>
        </w:r>
      </w:ins>
    </w:p>
    <w:p>
      <w:ins w:id="147" w:author="PR Preview" w:date="2024-01-01T00:00:00Z">
        <w:r>
          <w:pict>
            <v:rect style="width:0;height:1.5pt" o:hralign="center" o:hrstd="t" o:hr="t"/>
          </w:pict>
        </w:r>
      </w:ins>
    </w:p>
    <w:p>
      <w:pPr>
        <w:pStyle w:val="Compact"/>
        <w:numPr>
          <w:ilvl w:val="0"/>
          <w:numId w:val="1019"/>
        </w:numPr>
      </w:pPr>
      <w:ins w:id="148" w:author="PR Preview" w:date="2024-01-01T00:00:00Z">
        <w:r>
          <w:t xml:space="preserve">enough information to map the protocol to the data: identify eligible individuals, classify them by intervention, and ascertain outcomes;</w:t>
        </w:r>
      </w:ins>
    </w:p>
    <w:p>
      <w:pPr>
        <w:pStyle w:val="Compact"/>
        <w:numPr>
          <w:ilvl w:val="0"/>
          <w:numId w:val="1019"/>
        </w:numPr>
      </w:pPr>
      <w:ins w:id="149" w:author="PR Preview" w:date="2024-01-01T00:00:00Z">
        <w:r>
          <w:t xml:space="preserve">when using IP weighting or standardization, enough adjustment variables</w:t>
        </w:r>
      </w:ins>
      <w:ins w:id="149" w:author="PR Preview" w:date="2024-01-01T00:00:00Z">
        <w:r>
          <w:t xml:space="preserve"> </w:t>
        </w:r>
      </w:ins>
      <m:oMath>
        <m:r>
          <m:t>L</m:t>
        </m:r>
      </m:oMath>
      <w:ins w:id="149" w:author="PR Preview" w:date="2024-01-01T00:00:00Z">
        <w:r>
          <w:t xml:space="preserve"> </w:t>
        </w:r>
      </w:ins>
      <w:ins w:id="149" w:author="PR Preview" w:date="2024-01-01T00:00:00Z">
        <w:r>
          <w:t xml:space="preserve">for conditional exchangeability.</w:t>
        </w:r>
      </w:ins>
      <w:ins w:id="149" w:author="PR Preview" w:date="2024-01-01T00:00:00Z">
        <w:r>
          <w:t xml:space="preserve"> </w:t>
        </w:r>
      </w:ins>
      <w:ins w:id="149" w:author="PR Preview" w:date="2024-01-01T00:00:00Z">
        <w:r>
          <w:t xml:space="preserve">For</w:t>
        </w:r>
      </w:ins>
      <w:ins w:id="149" w:author="PR Preview" w:date="2024-01-01T00:00:00Z">
        <w:r>
          <w:t xml:space="preserve"> </w:t>
        </w:r>
      </w:ins>
      <w:ins w:id="149" w:author="PR Preview" w:date="2024-01-01T00:00:00Z">
        <w:r>
          <w:t xml:space="preserve">“the effect of blood pressure on stroke”</w:t>
        </w:r>
      </w:ins>
      <w:ins w:id="149" w:author="PR Preview" w:date="2024-01-01T00:00:00Z">
        <w:r>
          <w:t xml:space="preserve">, investigators who believe in an ENDE intervention would adjust for variables, such as diet and exercise, that they believe affect both blood pressure and stroke.</w:t>
        </w:r>
      </w:ins>
    </w:p>
    <w:p>
      <w:pPr>
        <w:pStyle w:val="FirstParagraph"/>
      </w:pPr>
      <w:ins w:id="150" w:author="PR Preview" w:date="2024-01-01T00:00:00Z">
        <w:r>
          <w:t xml:space="preserve">Chapter 16 considers alternative identifying conditions for emulating a target trial.</w:t>
        </w:r>
      </w:ins>
    </w:p>
    <w:bookmarkEnd w:id="58"/>
    <w:bookmarkStart w:id="64" w:name="X6813d52a0577ae2705d78ee143f621d915a20f9"/>
    <w:p>
      <w:pPr>
        <w:pStyle w:val="Heading3"/>
      </w:pPr>
      <w:ins w:id="151" w:author="PR Preview" w:date="2024-01-01T00:00:00Z">
        <w:r>
          <w:t xml:space="preserve">6.5 Anchoring analyses to realistic interventions</w:t>
        </w:r>
      </w:ins>
    </w:p>
    <w:p>
      <w:ins w:id="152"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ins w:id="153" w:author="PR Preview" w:date="2024-01-01T00:00:00Z">
        <w:r>
          <w:t xml:space="preserve">Experts may still disagree that ENDE interventions exist for gradual weight change, but such interventions are more plausible than instantaneous weight loss.</w:t>
        </w:r>
      </w:ins>
      <w:ins w:id="153" w:author="PR Preview" w:date="2024-01-01T00:00:00Z">
        <w:r>
          <w:t xml:space="preserve"> </w:t>
        </w:r>
      </w:ins>
      <w:ins w:id="153" w:author="PR Preview" w:date="2024-01-01T00:00:00Z">
        <w:r>
          <w:t xml:space="preserve">One course of action is to proceed as if they existed, adjusting for prognostic factors</w:t>
        </w:r>
      </w:ins>
      <w:ins w:id="153" w:author="PR Preview" w:date="2024-01-01T00:00:00Z">
        <w:r>
          <w:t xml:space="preserve"> </w:t>
        </w:r>
      </w:ins>
      <m:oMath>
        <m:r>
          <m:t>L</m:t>
        </m:r>
      </m:oMath>
      <w:ins w:id="153" w:author="PR Preview" w:date="2024-01-01T00:00:00Z">
        <w:r>
          <w:t xml:space="preserve">, while accepting that the results lack a causal interpretation and may be inadequate for decisions.</w:t>
        </w:r>
      </w:ins>
      <w:ins w:id="153" w:author="PR Preview" w:date="2024-01-01T00:00:00Z">
        <w:r>
          <w:t xml:space="preserve"> </w:t>
        </w:r>
      </w:ins>
      <w:ins w:id="153" w:author="PR Preview" w:date="2024-01-01T00:00:00Z">
        <w:r>
          <w:t xml:space="preserve">Such an analysis may still tell us something about what ENDE interventions would do were they to exist, or inspire technologies to create them.</w:t>
        </w:r>
      </w:ins>
      <w:ins w:id="153" w:author="PR Preview" w:date="2024-01-01T00:00:00Z">
        <w:r>
          <w:t xml:space="preserve"> </w:t>
        </w:r>
      </w:ins>
      <w:ins w:id="153" w:author="PR Preview" w:date="2024-01-01T00:00:00Z">
        <w:r>
          <w:t xml:space="preserve">Danaei et al. (2016) considered unknown interventions producing progressive weight loss over several years in a study of weight loss and heart disease.</w:t>
        </w:r>
      </w:ins>
    </w:p>
    <w:p>
      <w:pPr>
        <w:pStyle w:val="BodyText"/>
      </w:pPr>
      <w:ins w:id="154" w:author="PR Preview" w:date="2024-01-01T00:00:00Z">
        <w:r>
          <w:t xml:space="preserve">At the very least, specifying a target trial aligns causal questions with interventions that are feasible or not totally unrealistic, and helps decision makers recognize analyses that imply extreme or impossible interventions.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ins w:id="155"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ins w:id="158" w:author="PR Preview" w:date="2024-01-01T00:00:00Z">
        <w:r>
          <w:t xml:space="preserve">The identifiability conditions under which an observational study can be analyzed like a conditionally randomized experiment:</w:t>
        </w:r>
      </w:ins>
    </w:p>
    <w:p>
      <w:pPr>
        <w:pStyle w:val="Compact"/>
        <w:numPr>
          <w:ilvl w:val="0"/>
          <w:numId w:val="1021"/>
        </w:numPr>
      </w:pPr>
      <w:ins w:id="159" w:author="PR Preview" w:date="2024-01-01T00:00:00Z">
        <w:r>
          <w:rPr>
            <w:b/>
            <w:bCs/>
          </w:rPr>
          <w:t xml:space="preserve">Exchangeability</w:t>
        </w:r>
      </w:ins>
      <w:ins w:id="159" w:author="PR Preview" w:date="2024-01-01T00:00:00Z">
        <w:r>
          <w:t xml:space="preserve">:</w:t>
        </w:r>
      </w:ins>
      <w:ins w:id="159"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159" w:author="PR Preview" w:date="2024-01-01T00:00:00Z">
        <w:r>
          <w:t xml:space="preserve"> </w:t>
        </w:r>
      </w:ins>
      <w:ins w:id="159" w:author="PR Preview" w:date="2024-01-01T00:00:00Z">
        <w:r>
          <w:t xml:space="preserve">(untestable; requires expert knowledge)</w:t>
        </w:r>
      </w:ins>
    </w:p>
    <w:p>
      <w:pPr>
        <w:pStyle w:val="Compact"/>
        <w:numPr>
          <w:ilvl w:val="0"/>
          <w:numId w:val="1021"/>
        </w:numPr>
      </w:pPr>
      <w:ins w:id="160" w:author="PR Preview" w:date="2024-01-01T00:00:00Z">
        <w:r>
          <w:rPr>
            <w:b/>
            <w:bCs/>
          </w:rPr>
          <w:t xml:space="preserve">Positivity</w:t>
        </w:r>
      </w:ins>
      <w:ins w:id="160" w:author="PR Preview" w:date="2024-01-01T00:00:00Z">
        <w:r>
          <w:t xml:space="preserve">:</w:t>
        </w:r>
      </w:ins>
      <w:ins w:id="160" w:author="PR Preview" w:date="2024-01-01T00:00:00Z">
        <w:r>
          <w:t xml:space="preserve"> </w:t>
        </w:r>
      </w:ins>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ins w:id="160" w:author="PR Preview" w:date="2024-01-01T00:00:00Z">
        <w:r>
          <w:t xml:space="preserve"> </w:t>
        </w:r>
      </w:ins>
      <w:ins w:id="160" w:author="PR Preview" w:date="2024-01-01T00:00:00Z">
        <w:r>
          <w:t xml:space="preserve">for all</w:t>
        </w:r>
      </w:ins>
      <w:ins w:id="160" w:author="PR Preview" w:date="2024-01-01T00:00:00Z">
        <w:r>
          <w:t xml:space="preserve"> </w:t>
        </w:r>
      </w:ins>
      <m:oMath>
        <m:r>
          <m:t>a</m:t>
        </m:r>
      </m:oMath>
      <w:ins w:id="160" w:author="PR Preview" w:date="2024-01-01T00:00:00Z">
        <w:r>
          <w:t xml:space="preserve"> </w:t>
        </w:r>
      </w:ins>
      <w:ins w:id="160" w:author="PR Preview" w:date="2024-01-01T00:00:00Z">
        <w:r>
          <w:t xml:space="preserve">in the contrast and all</w:t>
        </w:r>
      </w:ins>
      <w:ins w:id="160" w:author="PR Preview" w:date="2024-01-01T00:00:00Z">
        <w:r>
          <w:t xml:space="preserve"> </w:t>
        </w:r>
      </w:ins>
      <m:oMath>
        <m:r>
          <m:t>l</m:t>
        </m:r>
      </m:oMath>
      <w:ins w:id="160" w:author="PR Preview" w:date="2024-01-01T00:00:00Z">
        <w:r>
          <w:t xml:space="preserve"> </w:t>
        </w:r>
      </w:ins>
      <w:ins w:id="160" w:author="PR Preview" w:date="2024-01-01T00:00:00Z">
        <w:r>
          <w:t xml:space="preserve">with</w:t>
        </w:r>
      </w:ins>
      <w:ins w:id="160" w:author="PR Preview" w:date="2024-01-01T00:00:00Z">
        <w:r>
          <w:t xml:space="preserve"> </w:t>
        </w:r>
      </w:ins>
      <m:oMath>
        <m:r>
          <m:rPr>
            <m:sty m:val="p"/>
          </m:rPr>
          <m:t>Pr</m:t>
        </m:r>
        <m:r>
          <m:rPr>
            <m:sty m:val="p"/>
          </m:rPr>
          <m:t>[</m:t>
        </m:r>
        <m:r>
          <m:t>L</m:t>
        </m:r>
        <m:r>
          <m:rPr>
            <m:sty m:val="p"/>
          </m:rPr>
          <m:t>=</m:t>
        </m:r>
        <m:r>
          <m:t>l</m:t>
        </m:r>
        <m:r>
          <m:rPr>
            <m:sty m:val="p"/>
          </m:rPr>
          <m:t>]</m:t>
        </m:r>
        <m:r>
          <m:rPr>
            <m:sty m:val="p"/>
          </m:rPr>
          <m:t>≠</m:t>
        </m:r>
        <m:r>
          <m:t>0</m:t>
        </m:r>
      </m:oMath>
      <w:ins w:id="160" w:author="PR Preview" w:date="2024-01-01T00:00:00Z">
        <w:r>
          <w:t xml:space="preserve"> </w:t>
        </w:r>
      </w:ins>
      <w:ins w:id="160" w:author="PR Preview" w:date="2024-01-01T00:00:00Z">
        <w:r>
          <w:t xml:space="preserve">(sometimes checkable)</w:t>
        </w:r>
      </w:ins>
    </w:p>
    <w:p>
      <w:pPr>
        <w:pStyle w:val="Compact"/>
        <w:numPr>
          <w:ilvl w:val="0"/>
          <w:numId w:val="1021"/>
        </w:numPr>
      </w:pPr>
      <w:ins w:id="161" w:author="PR Preview" w:date="2024-01-01T00:00:00Z">
        <w:r>
          <w:rPr>
            <w:b/>
            <w:bCs/>
          </w:rPr>
          <w:t xml:space="preserve">Consistency</w:t>
        </w:r>
      </w:ins>
      <w:ins w:id="161" w:author="PR Preview" w:date="2024-01-01T00:00:00Z">
        <w:r>
          <w:t xml:space="preserve">:</w:t>
        </w:r>
      </w:ins>
      <w:ins w:id="161" w:author="PR Preview" w:date="2024-01-01T00:00:00Z">
        <w:r>
          <w:t xml:space="preserve"> </w:t>
        </w:r>
      </w:ins>
      <m:oMath>
        <m:r>
          <m:t>Y</m:t>
        </m:r>
        <m:r>
          <m:rPr>
            <m:sty m:val="p"/>
          </m:rPr>
          <m:t>=</m:t>
        </m:r>
        <m:sSup>
          <m:e>
            <m:r>
              <m:t>Y</m:t>
            </m:r>
          </m:e>
          <m:sup>
            <m:r>
              <m:t>A</m:t>
            </m:r>
          </m:sup>
        </m:sSup>
      </m:oMath>
      <w:ins w:id="161" w:author="PR Preview" w:date="2024-01-01T00:00:00Z">
        <w:r>
          <w:t xml:space="preserve">, which requires (i) sufficiently well-defined interventions and (ii) a link between those interventions and the observed data</w:t>
        </w:r>
      </w:ins>
    </w:p>
    <w:p>
      <w:pPr>
        <w:pStyle w:val="FirstParagraph"/>
      </w:pPr>
      <w:ins w:id="162" w:author="PR Preview" w:date="2024-01-01T00:00:00Z">
        <w:r>
          <w:t xml:space="preserve">Specifying the</w:t>
        </w:r>
      </w:ins>
      <w:ins w:id="162" w:author="PR Preview" w:date="2024-01-01T00:00:00Z">
        <w:r>
          <w:t xml:space="preserve"> </w:t>
        </w:r>
      </w:ins>
      <w:ins w:id="162" w:author="PR Preview" w:date="2024-01-01T00:00:00Z">
        <w:r>
          <w:rPr>
            <w:b/>
            <w:bCs/>
          </w:rPr>
          <w:t xml:space="preserve">target trial</w:t>
        </w:r>
      </w:ins>
      <w:ins w:id="162" w:author="PR Preview" w:date="2024-01-01T00:00:00Z">
        <w:r>
          <w:t xml:space="preserve"> </w:t>
        </w:r>
      </w:ins>
      <w:ins w:id="162" w:author="PR Preview" w:date="2024-01-01T00:00:00Z">
        <w:r>
          <w:t xml:space="preserve">makes the causal question, and what the data must supply to emulate it, explicit.</w:t>
        </w:r>
      </w:ins>
      <w:ins w:id="162" w:author="PR Preview" w:date="2024-01-01T00:00:00Z">
        <w:r>
          <w:t xml:space="preserve"> </w:t>
        </w:r>
      </w:ins>
      <w:ins w:id="162" w:author="PR Preview" w:date="2024-01-01T00:00:00Z">
        <w:r>
          <w:t xml:space="preserve">For non-intervention variables, the target trial randomizes an ENDE intervention</w:t>
        </w:r>
      </w:ins>
      <w:ins w:id="162" w:author="PR Preview" w:date="2024-01-01T00:00:00Z">
        <w:r>
          <w:t xml:space="preserve"> </w:t>
        </w:r>
      </w:ins>
      <m:oMath>
        <m:r>
          <m:t>X</m:t>
        </m:r>
      </m:oMath>
      <w:ins w:id="162" w:author="PR Preview" w:date="2024-01-01T00:00:00Z">
        <w:r>
          <w:t xml:space="preserve">.</w:t>
        </w:r>
      </w:ins>
    </w:p>
    <w:p>
      <w:pPr>
        <w:pStyle w:val="BodyText"/>
      </w:pPr>
      <w:r>
        <w:rPr>
          <w:b/>
          <w:bCs/>
        </w:rPr>
        <w:t xml:space="preserve">Looking ahead</w:t>
      </w:r>
      <w:r>
        <w:t xml:space="preserve">:</w:t>
      </w:r>
    </w:p>
    <w:p>
      <w:pPr>
        <w:pStyle w:val="Compact"/>
        <w:numPr>
          <w:ilvl w:val="0"/>
          <w:numId w:val="1022"/>
        </w:numPr>
      </w:pPr>
      <w:ins w:id="164" w:author="PR Preview" w:date="2024-01-01T00:00:00Z">
        <w:r>
          <w:t xml:space="preserve">Chapter 4 discusses effect modification and the dependence of causal effects on the population</w:t>
        </w:r>
      </w:ins>
    </w:p>
    <w:p>
      <w:pPr>
        <w:pStyle w:val="Compact"/>
        <w:numPr>
          <w:ilvl w:val="0"/>
          <w:numId w:val="1022"/>
        </w:numPr>
      </w:pPr>
      <w:ins w:id="165" w:author="PR Preview" w:date="2024-01-01T00:00:00Z">
        <w:r>
          <w:t xml:space="preserve">Chapter 6 introduces causal diagrams;</w:t>
        </w:r>
      </w:ins>
      <w:ins w:id="165" w:author="PR Preview" w:date="2024-01-01T00:00:00Z">
        <w:r>
          <w:t xml:space="preserve"> </w:t>
        </w:r>
      </w:ins>
      <w:ins w:id="165" w:author="PR Preview" w:date="2024-01-01T00:00:00Z">
        <w:r>
          <w:t xml:space="preserve">Chapters 7-9 cover confounding, selection bias, and measurement bias</w:t>
        </w:r>
      </w:ins>
    </w:p>
    <w:p>
      <w:pPr>
        <w:pStyle w:val="Compact"/>
        <w:numPr>
          <w:ilvl w:val="0"/>
          <w:numId w:val="1022"/>
        </w:numPr>
      </w:pPr>
      <w:ins w:id="166" w:author="PR Preview" w:date="2024-01-01T00:00:00Z">
        <w:r>
          <w:t xml:space="preserve">Chapter 16 describes instrumental variable methods, which rely on different identifiability conditions</w:t>
        </w:r>
      </w:ins>
    </w:p>
    <w:p>
      <w:pPr>
        <w:pStyle w:val="Compact"/>
        <w:numPr>
          <w:ilvl w:val="0"/>
          <w:numId w:val="1022"/>
        </w:numPr>
      </w:pPr>
      <w:ins w:id="167" w:author="PR Preview" w:date="2024-01-01T00:00:00Z">
        <w:r>
          <w:t xml:space="preserve">Chapter 22 returns to target trial emulation</w:t>
        </w:r>
      </w:ins>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2026-10-01T22:46:25Z</dcterms:created>
  <dcterms:modified xsi:type="dcterms:W3CDTF">2026-10-01T22:46:25Z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