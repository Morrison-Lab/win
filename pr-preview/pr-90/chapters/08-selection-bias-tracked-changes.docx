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ins w:id="1" w:author="PR Preview" w:date="2024-01-01T00:00:00Z">
        <w:r>
          <w:t xml:space="preserve">The chapter opens with a randomized experiment: an investigator randomly looks up at the sky in front of some pedestrians and records whether they look up too.</w:t>
        </w:r>
      </w:ins>
      <w:ins w:id="1" w:author="PR Preview" w:date="2024-01-01T00:00:00Z">
        <w:r>
          <w:t xml:space="preserve"> </w:t>
        </w:r>
      </w:ins>
      <w:ins w:id="1" w:author="PR Preview" w:date="2024-01-01T00:00:00Z">
        <w:r>
          <w:t xml:space="preserve">Randomization rules out confounding.</w:t>
        </w:r>
      </w:ins>
      <w:ins w:id="1" w:author="PR Preview" w:date="2024-01-01T00:00:00Z">
        <w:r>
          <w:t xml:space="preserve"> </w:t>
        </w:r>
      </w:ins>
      <w:ins w:id="1" w:author="PR Preview" w:date="2024-01-01T00:00:00Z">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ins>
      <w:ins w:id="1" w:author="PR Preview" w:date="2024-01-01T00:00:00Z">
        <w:r>
          <w:t xml:space="preserve"> </w:t>
        </w:r>
      </w:ins>
      <w:ins w:id="1" w:author="PR Preview" w:date="2024-01-01T00:00:00Z">
        <w:r>
          <w:t xml:space="preserve">Among the consenting pedestrians, those in front of whom the investigator looked up therefore tend to be less shy, and so more likely to look up.</w:t>
        </w:r>
      </w:ins>
      <w:ins w:id="1" w:author="PR Preview" w:date="2024-01-01T00:00:00Z">
        <w:r>
          <w:t xml:space="preserve"> </w:t>
        </w:r>
      </w:ins>
      <w:ins w:id="1" w:author="PR Preview" w:date="2024-01-01T00:00:00Z">
        <w:r>
          <w:t xml:space="preserve">The selection process alone produces an association between the investigator’s looking up and the pedestrians’ looking up, whether or not there is any causal effect.</w:t>
        </w:r>
      </w:ins>
    </w:p>
    <w:p>
      <w:pPr>
        <w:pStyle w:val="BodyText"/>
      </w:pPr>
      <w:ins w:id="2" w:author="PR Preview" w:date="2024-01-01T00:00:00Z">
        <w:r>
          <w:t xml:space="preserve">An association created by the process that selects individuals into the analysis is called</w:t>
        </w:r>
      </w:ins>
      <w:ins w:id="2" w:author="PR Preview" w:date="2024-01-01T00:00:00Z">
        <w:r>
          <w:t xml:space="preserve"> </w:t>
        </w:r>
      </w:ins>
      <w:ins w:id="2" w:author="PR Preview" w:date="2024-01-01T00:00:00Z">
        <w:r>
          <w:rPr>
            <w:b/>
            <w:bCs/>
          </w:rPr>
          <w:t xml:space="preserve">selection bias</w:t>
        </w:r>
      </w:ins>
      <w:ins w:id="2" w:author="PR Preview" w:date="2024-01-01T00:00:00Z">
        <w:r>
          <w:t xml:space="preserve">.</w:t>
        </w:r>
      </w:ins>
      <w:ins w:id="2" w:author="PR Preview" w:date="2024-01-01T00:00:00Z">
        <w:r>
          <w:t xml:space="preserve"> </w:t>
        </w:r>
      </w:ins>
      <w:ins w:id="2" w:author="PR Preview" w:date="2024-01-01T00:00:00Z">
        <w:r>
          <w:t xml:space="preserve">Unlike confounding, it does not require common causes of treatment and outcome, and it can occur in randomized experiments as well as in observational studies.</w:t>
        </w:r>
      </w:ins>
      <w:ins w:id="2" w:author="PR Preview" w:date="2024-01-01T00:00:00Z">
        <w:r>
          <w:t xml:space="preserve"> </w:t>
        </w:r>
      </w:ins>
      <w:ins w:id="2" w:author="PR Preview" w:date="2024-01-01T00:00:00Z">
        <w:r>
          <w:t xml:space="preserve">Like confounding, it is a form of lack of exchangeability between the treated and the untreated.</w:t>
        </w:r>
      </w:ins>
      <w:ins w:id="2" w:author="PR Preview" w:date="2024-01-01T00:00:00Z">
        <w:r>
          <w:t xml:space="preserve"> </w:t>
        </w:r>
      </w:ins>
      <w:ins w:id="2" w:author="PR Preview" w:date="2024-01-01T00:00:00Z">
        <w:r>
          <w:t xml:space="preserve">The chapter defines selection bias and reviews methods to adjust for it.</w:t>
        </w:r>
      </w:ins>
    </w:p>
    <w:p>
      <w:pPr>
        <w:pStyle w:val="BodyText"/>
      </w:pPr>
      <w:ins w:id="3" w:author="PR Preview" w:date="2024-01-01T00:00:00Z">
        <w:r>
          <w:t xml:space="preserve">This chapter is based on</w:t>
        </w:r>
      </w:ins>
      <w:ins w:id="3" w:author="PR Preview" w:date="2024-01-01T00:00:00Z">
        <w:r>
          <w:t xml:space="preserve"> </w:t>
        </w:r>
      </w:ins>
      <w:ins w:id="3" w:author="PR Preview" w:date="2024-01-01T00:00:00Z">
        <w:r>
          <w:t xml:space="preserve">Hernán and Robins (2020, chap. 8, pp. 109-123)</w:t>
        </w:r>
      </w:ins>
      <w:ins w:id="3" w:author="PR Preview" w:date="2024-01-01T00:00:00Z">
        <w:r>
          <w:t xml:space="preserve">.</w:t>
        </w:r>
      </w:ins>
    </w:p>
    <w:bookmarkStart w:id="13" w:name="Xd45489450a20d9e5b8541562336f806b096f44a"/>
    <w:p>
      <w:pPr>
        <w:pStyle w:val="Heading2"/>
      </w:pPr>
      <w:ins w:id="4" w:author="PR Preview" w:date="2024-01-01T00:00:00Z">
        <w:r>
          <w:t xml:space="preserve">1 8.1 The Structure of Selection Bias (pp. 109-110)</w:t>
        </w:r>
      </w:ins>
    </w:p>
    <w:p>
      <w:ins w:id="5" w:author="PR Preview" w:date="2024-01-01T00:00:00Z">
        <w:r>
          <w:pict>
            <v:rect style="width:0;height:1.5pt" o:hralign="center" o:hrstd="t" o:hr="t"/>
          </w:pict>
        </w:r>
      </w:ins>
    </w:p>
    <w:p>
      <w:pPr>
        <w:pStyle w:val="FirstParagraph"/>
      </w:pPr>
      <w:ins w:id="6" w:author="PR Preview" w:date="2024-01-01T00:00:00Z">
        <w:r>
          <w:t xml:space="preserve">“Selection bias”</w:t>
        </w:r>
      </w:ins>
      <w:ins w:id="6" w:author="PR Preview" w:date="2024-01-01T00:00:00Z">
        <w:r>
          <w:t xml:space="preserve"> </w:t>
        </w:r>
      </w:ins>
      <w:ins w:id="6" w:author="PR Preview" w:date="2024-01-01T00:00:00Z">
        <w:r>
          <w:t xml:space="preserve">covers various biases that arise from how individuals are selected into the analysis.</w:t>
        </w:r>
      </w:ins>
      <w:ins w:id="6" w:author="PR Preview" w:date="2024-01-01T00:00:00Z">
        <w:r>
          <w:t xml:space="preserve"> </w:t>
        </w:r>
      </w:ins>
      <w:ins w:id="6" w:author="PR Preview" w:date="2024-01-01T00:00:00Z">
        <w:r>
          <w:t xml:space="preserve">The chapter focuses on bias that would arise even if treatment had no effect on the outcome, i.e.,</w:t>
        </w:r>
      </w:ins>
      <w:ins w:id="6" w:author="PR Preview" w:date="2024-01-01T00:00:00Z">
        <w:r>
          <w:t xml:space="preserve"> </w:t>
        </w:r>
      </w:ins>
      <w:ins w:id="6" w:author="PR Preview" w:date="2024-01-01T00:00:00Z">
        <w:r>
          <w:rPr>
            <w:b/>
            <w:bCs/>
          </w:rPr>
          <w:t xml:space="preserve">selection bias under the null</w:t>
        </w:r>
      </w:ins>
      <w:ins w:id="6" w:author="PR Preview" w:date="2024-01-01T00:00:00Z">
        <w:r>
          <w:t xml:space="preserve"> </w:t>
        </w:r>
      </w:ins>
      <w:ins w:id="6" w:author="PR Preview" w:date="2024-01-01T00:00:00Z">
        <w:r>
          <w:t xml:space="preserve">(Section 6.5).</w:t>
        </w:r>
      </w:ins>
      <w:ins w:id="6" w:author="PR Preview" w:date="2024-01-01T00:00:00Z">
        <w:r>
          <w:t xml:space="preserve"> </w:t>
        </w:r>
      </w:ins>
      <w:ins w:id="6" w:author="PR Preview" w:date="2024-01-01T00:00:00Z">
        <w:r>
          <w:t xml:space="preserve">Causal diagrams make its structure explicit.</w:t>
        </w:r>
      </w:ins>
    </w:p>
    <w:p>
      <w:ins w:id="7" w:author="PR Preview" w:date="2024-01-01T00:00:00Z">
        <w:r>
          <w:pict>
            <v:rect style="width:0;height:1.5pt" o:hralign="center" o:hrstd="t" o:hr="t"/>
          </w:pict>
        </w:r>
      </w:ins>
    </w:p>
    <w:bookmarkStart w:id="9" w:name="X33ca93bcc71e85d246154be9729f5a5e87fe326"/>
    <w:p>
      <w:pPr>
        <w:pStyle w:val="Heading3"/>
      </w:pPr>
      <w:r>
        <w:t xml:space="preserve">1.1 Figure 8.1: Folic Acid and Cardiac Malformations</w:t>
      </w:r>
    </w:p>
    <w:p>
      <w:pPr>
        <w:pStyle w:val="FirstParagraph"/>
      </w:pPr>
      <w:ins w:id="9" w:author="PR Preview" w:date="2024-01-01T00:00:00Z">
        <w:r>
          <w:t xml:space="preserve">Figure 8.1 depicts a study of folic acid supplements</w:t>
        </w:r>
      </w:ins>
      <w:ins w:id="9" w:author="PR Preview" w:date="2024-01-01T00:00:00Z">
        <w:r>
          <w:t xml:space="preserve"> </w:t>
        </w:r>
      </w:ins>
      <m:oMath>
        <m:r>
          <m:t>A</m:t>
        </m:r>
      </m:oMath>
      <w:ins w:id="9" w:author="PR Preview" w:date="2024-01-01T00:00:00Z">
        <w:r>
          <w:t xml:space="preserve">, given to pregnant women shortly after conception, and the fetus’s risk of a cardiac malformation</w:t>
        </w:r>
      </w:ins>
      <w:ins w:id="9" w:author="PR Preview" w:date="2024-01-01T00:00:00Z">
        <w:r>
          <w:t xml:space="preserve"> </w:t>
        </w:r>
      </w:ins>
      <m:oMath>
        <m:r>
          <m:t>Y</m:t>
        </m:r>
      </m:oMath>
      <w:ins w:id="9" w:author="PR Preview" w:date="2024-01-01T00:00:00Z">
        <w:r>
          <w:t xml:space="preserve"> </w:t>
        </w:r>
      </w:ins>
      <w:ins w:id="9" w:author="PR Preview" w:date="2024-01-01T00:00:00Z">
        <w:r>
          <w:t xml:space="preserve">(1: yes, 0: no) during the first two months of pregnancy.</w:t>
        </w:r>
      </w:ins>
      <w:ins w:id="9" w:author="PR Preview" w:date="2024-01-01T00:00:00Z">
        <w:r>
          <w:t xml:space="preserve"> </w:t>
        </w:r>
      </w:ins>
      <w:ins w:id="9" w:author="PR Preview" w:date="2024-01-01T00:00:00Z">
        <w:r>
          <w:t xml:space="preserve">The variable</w:t>
        </w:r>
      </w:ins>
      <w:ins w:id="9" w:author="PR Preview" w:date="2024-01-01T00:00:00Z">
        <w:r>
          <w:t xml:space="preserve"> </w:t>
        </w:r>
      </w:ins>
      <m:oMath>
        <m:r>
          <m:t>C</m:t>
        </m:r>
      </m:oMath>
      <w:ins w:id="9" w:author="PR Preview" w:date="2024-01-01T00:00:00Z">
        <w:r>
          <w:t xml:space="preserve"> </w:t>
        </w:r>
      </w:ins>
      <w:ins w:id="9" w:author="PR Preview" w:date="2024-01-01T00:00:00Z">
        <w:r>
          <w:t xml:space="preserve">is death before birth:</w:t>
        </w:r>
      </w:ins>
    </w:p>
    <w:p>
      <w:pPr>
        <w:pStyle w:val="Compact"/>
        <w:numPr>
          <w:ilvl w:val="0"/>
          <w:numId w:val="1001"/>
        </w:numPr>
      </w:pPr>
      <w:ins w:id="10" w:author="PR Preview" w:date="2024-01-01T00:00:00Z">
        <w:r>
          <w:t xml:space="preserve">a cardiac malformation increases mortality (</w:t>
        </w:r>
      </w:ins>
      <m:oMath>
        <m:r>
          <m:t>Y</m:t>
        </m:r>
        <m:r>
          <m:rPr>
            <m:sty m:val="p"/>
          </m:rPr>
          <m:t>→</m:t>
        </m:r>
        <m:r>
          <m:t>C</m:t>
        </m:r>
      </m:oMath>
      <w:ins w:id="10" w:author="PR Preview" w:date="2024-01-01T00:00:00Z">
        <w:r>
          <w:t xml:space="preserve">);</w:t>
        </w:r>
      </w:ins>
    </w:p>
    <w:p>
      <w:pPr>
        <w:pStyle w:val="Compact"/>
        <w:numPr>
          <w:ilvl w:val="0"/>
          <w:numId w:val="1001"/>
        </w:numPr>
      </w:pPr>
      <w:ins w:id="11" w:author="PR Preview" w:date="2024-01-01T00:00:00Z">
        <w:r>
          <w:t xml:space="preserve">folic acid lowers mortality by preventing non-cardiac malformations (</w:t>
        </w:r>
      </w:ins>
      <m:oMath>
        <m:r>
          <m:t>A</m:t>
        </m:r>
        <m:r>
          <m:rPr>
            <m:sty m:val="p"/>
          </m:rPr>
          <m:t>→</m:t>
        </m:r>
        <m:r>
          <m:t>C</m:t>
        </m:r>
      </m:oMath>
      <w:ins w:id="11" w:author="PR Preview" w:date="2024-01-01T00:00:00Z">
        <w:r>
          <w:t xml:space="preserve">);</w:t>
        </w:r>
      </w:ins>
    </w:p>
    <w:p>
      <w:pPr>
        <w:pStyle w:val="Compact"/>
        <w:numPr>
          <w:ilvl w:val="0"/>
          <w:numId w:val="1001"/>
        </w:numPr>
      </w:pPr>
      <w:ins w:id="12" w:author="PR Preview" w:date="2024-01-01T00:00:00Z">
        <w:r>
          <w:t xml:space="preserve">the study includes only fetuses who survived to birth, i.e., it conditions on</w:t>
        </w:r>
      </w:ins>
      <w:ins w:id="12" w:author="PR Preview" w:date="2024-01-01T00:00:00Z">
        <w:r>
          <w:t xml:space="preserve"> </w:t>
        </w:r>
      </w:ins>
      <m:oMath>
        <m:r>
          <m:t>C</m:t>
        </m:r>
        <m:r>
          <m:rPr>
            <m:sty m:val="p"/>
          </m:rPr>
          <m:t>=</m:t>
        </m:r>
        <m:r>
          <m:t>0</m:t>
        </m:r>
      </m:oMath>
      <w:ins w:id="12" w:author="PR Preview" w:date="2024-01-01T00:00:00Z">
        <w:r>
          <w:t xml:space="preserve"> </w:t>
        </w:r>
      </w:ins>
      <w:ins w:id="12" w:author="PR Preview" w:date="2024-01-01T00:00:00Z">
        <w:r>
          <w:t xml:space="preserve">(the box around</w:t>
        </w:r>
      </w:ins>
      <w:ins w:id="12" w:author="PR Preview" w:date="2024-01-01T00:00:00Z">
        <w:r>
          <w:t xml:space="preserve"> </w:t>
        </w:r>
      </w:ins>
      <m:oMath>
        <m:r>
          <m:t>C</m:t>
        </m:r>
      </m:oMath>
      <w:ins w:id="12" w:author="PR Preview" w:date="2024-01-01T00:00:00Z">
        <w:r>
          <w:t xml:space="preserve">).</w:t>
        </w:r>
      </w:ins>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ins w:id="15" w:author="PR Preview" w:date="2024-01-01T00:00:00Z">
        <w:r>
          <w:t xml:space="preserve">The open path</w:t>
        </w:r>
      </w:ins>
      <w:ins w:id="15" w:author="PR Preview" w:date="2024-01-01T00:00:00Z">
        <w:r>
          <w:t xml:space="preserve"> </w:t>
        </w:r>
      </w:ins>
      <m:oMath>
        <m:r>
          <m:t>A</m:t>
        </m:r>
        <m:r>
          <m:rPr>
            <m:sty m:val="p"/>
          </m:rPr>
          <m:t>→</m:t>
        </m:r>
        <m:r>
          <m:t>Y</m:t>
        </m:r>
      </m:oMath>
      <w:ins w:id="15" w:author="PR Preview" w:date="2024-01-01T00:00:00Z">
        <w:r>
          <w:t xml:space="preserve">, the causal effect of</w:t>
        </w:r>
      </w:ins>
      <w:ins w:id="15" w:author="PR Preview" w:date="2024-01-01T00:00:00Z">
        <w:r>
          <w:t xml:space="preserve"> </w:t>
        </w:r>
      </w:ins>
      <m:oMath>
        <m:r>
          <m:t>A</m:t>
        </m:r>
      </m:oMath>
      <w:ins w:id="15" w:author="PR Preview" w:date="2024-01-01T00:00:00Z">
        <w:r>
          <w:t xml:space="preserve"> </w:t>
        </w:r>
      </w:ins>
      <w:ins w:id="15" w:author="PR Preview" w:date="2024-01-01T00:00:00Z">
        <w:r>
          <w:t xml:space="preserve">on</w:t>
        </w:r>
      </w:ins>
      <w:ins w:id="15" w:author="PR Preview" w:date="2024-01-01T00:00:00Z">
        <w:r>
          <w:t xml:space="preserve"> </w:t>
        </w:r>
      </w:ins>
      <m:oMath>
        <m:r>
          <m:t>Y</m:t>
        </m:r>
      </m:oMath>
      <w:ins w:id="15" w:author="PR Preview" w:date="2024-01-01T00:00:00Z">
        <w:r>
          <w:t xml:space="preserve">.</w:t>
        </w:r>
      </w:ins>
    </w:p>
    <w:p>
      <w:pPr>
        <w:pStyle w:val="Compact"/>
        <w:numPr>
          <w:ilvl w:val="0"/>
          <w:numId w:val="1002"/>
        </w:numPr>
      </w:pPr>
      <w:ins w:id="16" w:author="PR Preview" w:date="2024-01-01T00:00:00Z">
        <w:r>
          <w:t xml:space="preserve">The path</w:t>
        </w:r>
      </w:ins>
      <w:ins w:id="16" w:author="PR Preview" w:date="2024-01-01T00:00:00Z">
        <w:r>
          <w:t xml:space="preserve"> </w:t>
        </w:r>
      </w:ins>
      <m:oMath>
        <m:r>
          <m:t>A</m:t>
        </m:r>
        <m:r>
          <m:rPr>
            <m:sty m:val="p"/>
          </m:rPr>
          <m:t>→</m:t>
        </m:r>
        <m:r>
          <m:t>C</m:t>
        </m:r>
        <m:r>
          <m:rPr>
            <m:sty m:val="p"/>
          </m:rPr>
          <m:t>←</m:t>
        </m:r>
        <m:r>
          <m:t>Y</m:t>
        </m:r>
      </m:oMath>
      <w:ins w:id="16" w:author="PR Preview" w:date="2024-01-01T00:00:00Z">
        <w:r>
          <w:t xml:space="preserve">, which is opened by conditioning on the common effect</w:t>
        </w:r>
      </w:ins>
      <w:ins w:id="16" w:author="PR Preview" w:date="2024-01-01T00:00:00Z">
        <w:r>
          <w:t xml:space="preserve"> </w:t>
        </w:r>
      </w:ins>
      <m:oMath>
        <m:r>
          <m:t>C</m:t>
        </m:r>
      </m:oMath>
      <w:ins w:id="16" w:author="PR Preview" w:date="2024-01-01T00:00:00Z">
        <w:r>
          <w:t xml:space="preserve">.</w:t>
        </w:r>
      </w:ins>
    </w:p>
    <w:p>
      <w:pPr>
        <w:pStyle w:val="FirstParagraph"/>
      </w:pPr>
      <w:ins w:id="17" w:author="PR Preview" w:date="2024-01-01T00:00:00Z">
        <w:r>
          <w:t xml:space="preserve">The association induced through the second path is</w:t>
        </w:r>
      </w:ins>
      <w:ins w:id="17" w:author="PR Preview" w:date="2024-01-01T00:00:00Z">
        <w:r>
          <w:t xml:space="preserve"> </w:t>
        </w:r>
      </w:ins>
      <w:ins w:id="17" w:author="PR Preview" w:date="2024-01-01T00:00:00Z">
        <w:r>
          <w:rPr>
            <w:b/>
            <w:bCs/>
          </w:rPr>
          <w:t xml:space="preserve">selection bias due to conditioning on</w:t>
        </w:r>
      </w:ins>
      <w:ins w:id="17" w:author="PR Preview" w:date="2024-01-01T00:00:00Z">
        <w:r>
          <w:rPr>
            <w:b/>
            <w:bCs/>
          </w:rPr>
          <w:t xml:space="preserve"> </w:t>
        </w:r>
      </w:ins>
      <m:oMath>
        <m:r>
          <m:t>C</m:t>
        </m:r>
      </m:oMath>
      <w:ins w:id="17" w:author="PR Preview" w:date="2024-01-01T00:00:00Z">
        <w:r>
          <w:t xml:space="preserve">.</w:t>
        </w:r>
      </w:ins>
      <w:ins w:id="17" w:author="PR Preview" w:date="2024-01-01T00:00:00Z">
        <w:r>
          <w:t xml:space="preserve"> </w:t>
        </w:r>
      </w:ins>
      <w:ins w:id="17" w:author="PR Preview" w:date="2024-01-01T00:00:00Z">
        <w:r>
          <w:t xml:space="preserve">Because of it, the associational risk ratio</w:t>
        </w:r>
      </w:ins>
      <w:ins w:id="17"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ins w:id="17" w:author="PR Preview" w:date="2024-01-01T00:00:00Z">
        <w:r>
          <w:t xml:space="preserve"> </w:t>
        </w:r>
      </w:ins>
      <w:ins w:id="17" w:author="PR Preview" w:date="2024-01-01T00:00:00Z">
        <w:r>
          <w:t xml:space="preserve">does not equal the causal risk ratio</w:t>
        </w:r>
      </w:ins>
      <w:ins w:id="17"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ins w:id="17" w:author="PR Preview" w:date="2024-01-01T00:00:00Z">
        <w:r>
          <w:t xml:space="preserve">.</w:t>
        </w:r>
      </w:ins>
      <w:ins w:id="17" w:author="PR Preview" w:date="2024-01-01T00:00:00Z">
        <w:r>
          <w:t xml:space="preserve"> </w:t>
        </w:r>
      </w:ins>
      <w:ins w:id="17" w:author="PR Preview" w:date="2024-01-01T00:00:00Z">
        <w:r>
          <w:t xml:space="preserve">Without conditioning on the collider</w:t>
        </w:r>
      </w:ins>
      <w:ins w:id="17" w:author="PR Preview" w:date="2024-01-01T00:00:00Z">
        <w:r>
          <w:t xml:space="preserve"> </w:t>
        </w:r>
      </w:ins>
      <m:oMath>
        <m:r>
          <m:t>C</m:t>
        </m:r>
      </m:oMath>
      <w:ins w:id="17" w:author="PR Preview" w:date="2024-01-01T00:00:00Z">
        <w:r>
          <w:t xml:space="preserve">, the only open path would be</w:t>
        </w:r>
      </w:ins>
      <w:ins w:id="17" w:author="PR Preview" w:date="2024-01-01T00:00:00Z">
        <w:r>
          <w:t xml:space="preserve"> </w:t>
        </w:r>
      </w:ins>
      <m:oMath>
        <m:r>
          <m:t>A</m:t>
        </m:r>
        <m:r>
          <m:rPr>
            <m:sty m:val="p"/>
          </m:rPr>
          <m:t>→</m:t>
        </m:r>
        <m:r>
          <m:t>Y</m:t>
        </m:r>
      </m:oMath>
      <w:ins w:id="17" w:author="PR Preview" w:date="2024-01-01T00:00:00Z">
        <w:r>
          <w:t xml:space="preserve">, and the associational risk ratio</w:t>
        </w:r>
      </w:ins>
      <w:ins w:id="17"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ins w:id="17" w:author="PR Preview" w:date="2024-01-01T00:00:00Z">
        <w:r>
          <w:t xml:space="preserve"> </w:t>
        </w:r>
      </w:ins>
      <w:ins w:id="17" w:author="PR Preview" w:date="2024-01-01T00:00:00Z">
        <w:r>
          <w:t xml:space="preserve">would equal the causal risk ratio.</w:t>
        </w:r>
      </w:ins>
    </w:p>
    <w:p>
      <w:pPr>
        <w:pStyle w:val="BodyText"/>
      </w:pPr>
      <w:ins w:id="18" w:author="PR Preview" w:date="2024-01-01T00:00:00Z">
        <w:r>
          <w:t xml:space="preserve">The book credits Pearl (1995) and Spirtes et al. (2000) with first using causal diagrams to describe bias from the selection of individuals</w:t>
        </w:r>
      </w:ins>
      <w:ins w:id="18" w:author="PR Preview" w:date="2024-01-01T00:00:00Z">
        <w:r>
          <w:t xml:space="preserve"> </w:t>
        </w:r>
      </w:ins>
      <w:ins w:id="18" w:author="PR Preview" w:date="2024-01-01T00:00:00Z">
        <w:r>
          <w:t xml:space="preserve">(Hernán and Robins 2020, 109)</w:t>
        </w:r>
      </w:ins>
      <w:ins w:id="18" w:author="PR Preview" w:date="2024-01-01T00:00:00Z">
        <w:r>
          <w:t xml:space="preserve">.</w:t>
        </w:r>
      </w:ins>
    </w:p>
    <w:p>
      <w:ins w:id="19" w:author="PR Preview" w:date="2024-01-01T00:00:00Z">
        <w:r>
          <w:pict>
            <v:rect style="width:0;height:1.5pt" o:hralign="center" o:hrstd="t" o:hr="t"/>
          </w:pict>
        </w:r>
      </w:ins>
    </w:p>
    <w:bookmarkEnd w:id="9"/>
    <w:bookmarkStart w:id="10" w:name="X9ba43169b700c66775cd3e3110b31c0160769f0"/>
    <w:p>
      <w:pPr>
        <w:pStyle w:val="Heading3"/>
      </w:pPr>
      <w:ins w:id="20" w:author="PR Preview" w:date="2024-01-01T00:00:00Z">
        <w:r>
          <w:t xml:space="preserve">1.2 Figure 8.2: Conditioning on a Descendant of the Collider</w:t>
        </w:r>
      </w:ins>
    </w:p>
    <w:p>
      <w:pPr>
        <w:pStyle w:val="FirstParagraph"/>
      </w:pPr>
      <w:ins w:id="21" w:author="PR Preview" w:date="2024-01-01T00:00:00Z">
        <w:r>
          <w:t xml:space="preserve">Figure 8.2 adds a node</w:t>
        </w:r>
      </w:ins>
      <w:ins w:id="21" w:author="PR Preview" w:date="2024-01-01T00:00:00Z">
        <w:r>
          <w:t xml:space="preserve"> </w:t>
        </w:r>
      </w:ins>
      <m:oMath>
        <m:r>
          <m:t>S</m:t>
        </m:r>
      </m:oMath>
      <w:ins w:id="21" w:author="PR Preview" w:date="2024-01-01T00:00:00Z">
        <w:r>
          <w:t xml:space="preserve">, parental grief (1: yes, 0: no), which is affected by vital status at birth (</w:t>
        </w:r>
      </w:ins>
      <m:oMath>
        <m:r>
          <m:t>C</m:t>
        </m:r>
        <m:r>
          <m:rPr>
            <m:sty m:val="p"/>
          </m:rPr>
          <m:t>→</m:t>
        </m:r>
        <m:r>
          <m:t>S</m:t>
        </m:r>
      </m:oMath>
      <w:ins w:id="21" w:author="PR Preview" w:date="2024-01-01T00:00:00Z">
        <w:r>
          <w:t xml:space="preserve">).</w:t>
        </w:r>
      </w:ins>
      <w:ins w:id="21" w:author="PR Preview" w:date="2024-01-01T00:00:00Z">
        <w:r>
          <w:t xml:space="preserve"> </w:t>
        </w:r>
      </w:ins>
      <w:ins w:id="21" w:author="PR Preview" w:date="2024-01-01T00:00:00Z">
        <w:r>
          <w:t xml:space="preserve">If only nongrieving parents (</w:t>
        </w:r>
      </w:ins>
      <m:oMath>
        <m:r>
          <m:t>S</m:t>
        </m:r>
        <m:r>
          <m:rPr>
            <m:sty m:val="p"/>
          </m:rPr>
          <m:t>=</m:t>
        </m:r>
        <m:r>
          <m:t>0</m:t>
        </m:r>
      </m:oMath>
      <w:ins w:id="21" w:author="PR Preview" w:date="2024-01-01T00:00:00Z">
        <w:r>
          <w:t xml:space="preserve">) agreed to participate, the analysis conditions on</w:t>
        </w:r>
      </w:ins>
      <w:ins w:id="21" w:author="PR Preview" w:date="2024-01-01T00:00:00Z">
        <w:r>
          <w:t xml:space="preserve"> </w:t>
        </w:r>
      </w:ins>
      <m:oMath>
        <m:r>
          <m:t>S</m:t>
        </m:r>
        <m:r>
          <m:rPr>
            <m:sty m:val="p"/>
          </m:rPr>
          <m:t>=</m:t>
        </m:r>
        <m:r>
          <m:t>0</m:t>
        </m:r>
      </m:oMath>
      <w:ins w:id="21" w:author="PR Preview" w:date="2024-01-01T00:00:00Z">
        <w:r>
          <w:t xml:space="preserve">.</w:t>
        </w:r>
      </w:ins>
      <w:ins w:id="21" w:author="PR Preview" w:date="2024-01-01T00:00:00Z">
        <w:r>
          <w:t xml:space="preserve"> </w:t>
        </w:r>
      </w:ins>
      <w:ins w:id="21" w:author="PR Preview" w:date="2024-01-01T00:00:00Z">
        <w:r>
          <w:t xml:space="preserve">As shown in Chapter 6, conditioning on a variable affected by the collider</w:t>
        </w:r>
      </w:ins>
      <w:ins w:id="21" w:author="PR Preview" w:date="2024-01-01T00:00:00Z">
        <w:r>
          <w:t xml:space="preserve"> </w:t>
        </w:r>
      </w:ins>
      <m:oMath>
        <m:r>
          <m:t>C</m:t>
        </m:r>
      </m:oMath>
      <w:ins w:id="21" w:author="PR Preview" w:date="2024-01-01T00:00:00Z">
        <w:r>
          <w:t xml:space="preserve"> </w:t>
        </w:r>
      </w:ins>
      <w:ins w:id="21" w:author="PR Preview" w:date="2024-01-01T00:00:00Z">
        <w:r>
          <w:t xml:space="preserve">also opens the path</w:t>
        </w:r>
      </w:ins>
      <w:ins w:id="21" w:author="PR Preview" w:date="2024-01-01T00:00:00Z">
        <w:r>
          <w:t xml:space="preserve"> </w:t>
        </w:r>
      </w:ins>
      <m:oMath>
        <m:r>
          <m:t>A</m:t>
        </m:r>
        <m:r>
          <m:rPr>
            <m:sty m:val="p"/>
          </m:rPr>
          <m:t>→</m:t>
        </m:r>
        <m:r>
          <m:t>C</m:t>
        </m:r>
        <m:r>
          <m:rPr>
            <m:sty m:val="p"/>
          </m:rPr>
          <m:t>←</m:t>
        </m:r>
        <m:r>
          <m:t>Y</m:t>
        </m:r>
      </m:oMath>
      <w:ins w:id="21" w:author="PR Preview" w:date="2024-01-01T00:00:00Z">
        <w:r>
          <w:t xml:space="preserve">.</w:t>
        </w:r>
      </w:ins>
    </w:p>
    <w:p>
      <w:pPr>
        <w:pStyle w:val="BodyText"/>
      </w:pPr>
      <w:ins w:id="22" w:author="PR Preview" w:date="2024-01-01T00:00:00Z">
        <w:r>
          <w:t xml:space="preserve">In both Figures 8.1 and 8.2 the bias comes from conditioning on a common effect of treatment and outcome (</w:t>
        </w:r>
      </w:ins>
      <m:oMath>
        <m:r>
          <m:t>C</m:t>
        </m:r>
      </m:oMath>
      <w:ins w:id="22" w:author="PR Preview" w:date="2024-01-01T00:00:00Z">
        <w:r>
          <w:t xml:space="preserve"> </w:t>
        </w:r>
      </w:ins>
      <w:ins w:id="22" w:author="PR Preview" w:date="2024-01-01T00:00:00Z">
        <w:r>
          <w:t xml:space="preserve">or</w:t>
        </w:r>
      </w:ins>
      <w:ins w:id="22" w:author="PR Preview" w:date="2024-01-01T00:00:00Z">
        <w:r>
          <w:t xml:space="preserve"> </w:t>
        </w:r>
      </w:ins>
      <m:oMath>
        <m:r>
          <m:t>S</m:t>
        </m:r>
      </m:oMath>
      <w:ins w:id="22" w:author="PR Preview" w:date="2024-01-01T00:00:00Z">
        <w:r>
          <w:t xml:space="preserve">), and it is present whether or not there is an arrow</w:t>
        </w:r>
      </w:ins>
      <w:ins w:id="22" w:author="PR Preview" w:date="2024-01-01T00:00:00Z">
        <w:r>
          <w:t xml:space="preserve"> </w:t>
        </w:r>
      </w:ins>
      <m:oMath>
        <m:r>
          <m:t>A</m:t>
        </m:r>
        <m:r>
          <m:rPr>
            <m:sty m:val="p"/>
          </m:rPr>
          <m:t>→</m:t>
        </m:r>
        <m:r>
          <m:t>Y</m:t>
        </m:r>
      </m:oMath>
      <w:ins w:id="22" w:author="PR Preview" w:date="2024-01-01T00:00:00Z">
        <w:r>
          <w:t xml:space="preserve">: it is selection bias under the null.</w:t>
        </w:r>
      </w:ins>
    </w:p>
    <w:p>
      <w:pPr>
        <w:pStyle w:val="BodyText"/>
      </w:pPr>
      <w:ins w:id="23" w:author="PR Preview" w:date="2024-01-01T00:00:00Z">
        <w:r>
          <w:t xml:space="preserve">A structure that produces bias under the null also produces bias when the treatment has a non-null effect.</w:t>
        </w:r>
      </w:ins>
      <w:ins w:id="23" w:author="PR Preview" w:date="2024-01-01T00:00:00Z">
        <w:r>
          <w:t xml:space="preserve"> </w:t>
        </w:r>
      </w:ins>
      <w:ins w:id="23" w:author="PR Preview" w:date="2024-01-01T00:00:00Z">
        <w:r>
          <w:t xml:space="preserve">Confounding (common causes of treatment and outcome) and selection bias (conditioning on common effects of treatment and outcome) are both biases under the null.</w:t>
        </w:r>
      </w:ins>
      <w:ins w:id="23" w:author="PR Preview" w:date="2024-01-01T00:00:00Z">
        <w:r>
          <w:t xml:space="preserve"> </w:t>
        </w:r>
      </w:ins>
      <w:ins w:id="23" w:author="PR Preview" w:date="2024-01-01T00:00:00Z">
        <w:r>
          <w:t xml:space="preserve">Figures 8.3-8.6 show that selection bias under the null can be defined more generally than conditioning on a common effect of treatment and outcome.</w:t>
        </w:r>
      </w:ins>
    </w:p>
    <w:p>
      <w:ins w:id="24" w:author="PR Preview" w:date="2024-01-01T00:00:00Z">
        <w:r>
          <w:pict>
            <v:rect style="width:0;height:1.5pt" o:hralign="center" o:hrstd="t" o:hr="t"/>
          </w:pict>
        </w:r>
      </w:ins>
    </w:p>
    <w:bookmarkEnd w:id="10"/>
    <w:bookmarkStart w:id="12" w:name="X4f5aa9f99d8adf366393f578cfa07415a38a5fa"/>
    <w:p>
      <w:pPr>
        <w:pStyle w:val="Heading3"/>
      </w:pPr>
      <w:ins w:id="25" w:author="PR Preview" w:date="2024-01-01T00:00:00Z">
        <w:r>
          <w:t xml:space="preserve">1.3 Figures 8.3-8.6: Differential Loss to Follow-Up</w:t>
        </w:r>
      </w:ins>
    </w:p>
    <w:p>
      <w:pPr>
        <w:pStyle w:val="FirstParagraph"/>
      </w:pPr>
      <w:ins w:id="26" w:author="PR Preview" w:date="2024-01-01T00:00:00Z">
        <w:r>
          <w:t xml:space="preserve">Figure 8.3 depicts a follow-up study of individuals with HIV infection, estimating the effect of an antiretroviral treatment</w:t>
        </w:r>
      </w:ins>
      <w:ins w:id="26" w:author="PR Preview" w:date="2024-01-01T00:00:00Z">
        <w:r>
          <w:t xml:space="preserve"> </w:t>
        </w:r>
      </w:ins>
      <m:oMath>
        <m:r>
          <m:t>A</m:t>
        </m:r>
      </m:oMath>
      <w:ins w:id="26" w:author="PR Preview" w:date="2024-01-01T00:00:00Z">
        <w:r>
          <w:t xml:space="preserve"> </w:t>
        </w:r>
      </w:ins>
      <w:ins w:id="26" w:author="PR Preview" w:date="2024-01-01T00:00:00Z">
        <w:r>
          <w:t xml:space="preserve">on 3-year risk of death</w:t>
        </w:r>
      </w:ins>
      <w:ins w:id="26" w:author="PR Preview" w:date="2024-01-01T00:00:00Z">
        <w:r>
          <w:t xml:space="preserve"> </w:t>
        </w:r>
      </w:ins>
      <m:oMath>
        <m:r>
          <m:t>Y</m:t>
        </m:r>
      </m:oMath>
      <w:ins w:id="26" w:author="PR Preview" w:date="2024-01-01T00:00:00Z">
        <w:r>
          <w:t xml:space="preserve"> </w:t>
        </w:r>
      </w:ins>
      <w:ins w:id="26" w:author="PR Preview" w:date="2024-01-01T00:00:00Z">
        <w:r>
          <w:t xml:space="preserve">(the diagram omits the arrow</w:t>
        </w:r>
      </w:ins>
      <w:ins w:id="26" w:author="PR Preview" w:date="2024-01-01T00:00:00Z">
        <w:r>
          <w:t xml:space="preserve"> </w:t>
        </w:r>
      </w:ins>
      <m:oMath>
        <m:r>
          <m:t>A</m:t>
        </m:r>
        <m:r>
          <m:rPr>
            <m:sty m:val="p"/>
          </m:rPr>
          <m:t>→</m:t>
        </m:r>
        <m:r>
          <m:t>Y</m:t>
        </m:r>
      </m:oMath>
      <w:ins w:id="26" w:author="PR Preview" w:date="2024-01-01T00:00:00Z">
        <w:r>
          <w:t xml:space="preserve"> </w:t>
        </w:r>
      </w:ins>
      <w:ins w:id="26" w:author="PR Preview" w:date="2024-01-01T00:00:00Z">
        <w:r>
          <w:t xml:space="preserve">to reduce clutter).</w:t>
        </w:r>
      </w:ins>
    </w:p>
    <w:p>
      <w:pPr>
        <w:pStyle w:val="Compact"/>
        <w:numPr>
          <w:ilvl w:val="0"/>
          <w:numId w:val="1003"/>
        </w:numPr>
      </w:pPr>
      <m:oMath>
        <m:r>
          <m:t>U</m:t>
        </m:r>
      </m:oMath>
      <w:ins w:id="27" w:author="PR Preview" w:date="2024-01-01T00:00:00Z">
        <w:r>
          <w:t xml:space="preserve"> </w:t>
        </w:r>
      </w:ins>
      <w:ins w:id="27" w:author="PR Preview" w:date="2024-01-01T00:00:00Z">
        <w:r>
          <w:t xml:space="preserve">(unmeasured): high level of immunosuppression (1: yes, 0: no);</w:t>
        </w:r>
      </w:ins>
      <w:ins w:id="27" w:author="PR Preview" w:date="2024-01-01T00:00:00Z">
        <w:r>
          <w:t xml:space="preserve"> </w:t>
        </w:r>
      </w:ins>
      <m:oMath>
        <m:r>
          <m:t>U</m:t>
        </m:r>
        <m:r>
          <m:rPr>
            <m:sty m:val="p"/>
          </m:rPr>
          <m:t>=</m:t>
        </m:r>
        <m:r>
          <m:t>1</m:t>
        </m:r>
      </m:oMath>
      <w:ins w:id="27" w:author="PR Preview" w:date="2024-01-01T00:00:00Z">
        <w:r>
          <w:t xml:space="preserve"> </w:t>
        </w:r>
      </w:ins>
      <w:ins w:id="27" w:author="PR Preview" w:date="2024-01-01T00:00:00Z">
        <w:r>
          <w:t xml:space="preserve">raises the risk of death.</w:t>
        </w:r>
      </w:ins>
    </w:p>
    <w:p>
      <w:pPr>
        <w:pStyle w:val="Compact"/>
        <w:numPr>
          <w:ilvl w:val="0"/>
          <w:numId w:val="1003"/>
        </w:numPr>
      </w:pPr>
      <m:oMath>
        <m:r>
          <m:t>C</m:t>
        </m:r>
      </m:oMath>
      <w:ins w:id="28" w:author="PR Preview" w:date="2024-01-01T00:00:00Z">
        <w:r>
          <w:t xml:space="preserve">: censoring, i.e., dropout or other loss to follow-up (</w:t>
        </w:r>
      </w:ins>
      <m:oMath>
        <m:r>
          <m:t>C</m:t>
        </m:r>
        <m:r>
          <m:rPr>
            <m:sty m:val="p"/>
          </m:rPr>
          <m:t>=</m:t>
        </m:r>
        <m:r>
          <m:t>1</m:t>
        </m:r>
      </m:oMath>
      <w:ins w:id="28" w:author="PR Preview" w:date="2024-01-01T00:00:00Z">
        <w:r>
          <w:t xml:space="preserve">).</w:t>
        </w:r>
      </w:ins>
      <w:ins w:id="28" w:author="PR Preview" w:date="2024-01-01T00:00:00Z">
        <w:r>
          <w:t xml:space="preserve"> </w:t>
        </w:r>
      </w:ins>
      <w:ins w:id="28" w:author="PR Preview" w:date="2024-01-01T00:00:00Z">
        <w:r>
          <w:t xml:space="preserve">Sicker individuals (</w:t>
        </w:r>
      </w:ins>
      <m:oMath>
        <m:r>
          <m:t>U</m:t>
        </m:r>
        <m:r>
          <m:rPr>
            <m:sty m:val="p"/>
          </m:rPr>
          <m:t>=</m:t>
        </m:r>
        <m:r>
          <m:t>1</m:t>
        </m:r>
      </m:oMath>
      <w:ins w:id="28" w:author="PR Preview" w:date="2024-01-01T00:00:00Z">
        <w:r>
          <w:t xml:space="preserve">) are more likely to be censored.</w:t>
        </w:r>
      </w:ins>
    </w:p>
    <w:p>
      <w:pPr>
        <w:pStyle w:val="Compact"/>
        <w:numPr>
          <w:ilvl w:val="0"/>
          <w:numId w:val="1003"/>
        </w:numPr>
      </w:pPr>
      <m:oMath>
        <m:r>
          <m:t>L</m:t>
        </m:r>
      </m:oMath>
      <w:ins w:id="29" w:author="PR Preview" w:date="2024-01-01T00:00:00Z">
        <w:r>
          <w:t xml:space="preserve">: symptoms (fever, weight loss, diarrhea, …), CD4 count, and viral load, which mediate the effect of</w:t>
        </w:r>
      </w:ins>
      <w:ins w:id="29" w:author="PR Preview" w:date="2024-01-01T00:00:00Z">
        <w:r>
          <w:t xml:space="preserve"> </w:t>
        </w:r>
      </w:ins>
      <m:oMath>
        <m:r>
          <m:t>U</m:t>
        </m:r>
      </m:oMath>
      <w:ins w:id="29" w:author="PR Preview" w:date="2024-01-01T00:00:00Z">
        <w:r>
          <w:t xml:space="preserve"> </w:t>
        </w:r>
      </w:ins>
      <w:ins w:id="29" w:author="PR Preview" w:date="2024-01-01T00:00:00Z">
        <w:r>
          <w:t xml:space="preserve">on</w:t>
        </w:r>
      </w:ins>
      <w:ins w:id="29" w:author="PR Preview" w:date="2024-01-01T00:00:00Z">
        <w:r>
          <w:t xml:space="preserve"> </w:t>
        </w:r>
      </w:ins>
      <m:oMath>
        <m:r>
          <m:t>C</m:t>
        </m:r>
      </m:oMath>
      <w:ins w:id="29" w:author="PR Preview" w:date="2024-01-01T00:00:00Z">
        <w:r>
          <w:t xml:space="preserve">.</w:t>
        </w:r>
      </w:ins>
      <w:ins w:id="29" w:author="PR Preview" w:date="2024-01-01T00:00:00Z">
        <w:r>
          <w:t xml:space="preserve"> </w:t>
        </w:r>
      </w:ins>
      <w:ins w:id="29" w:author="PR Preview" w:date="2024-01-01T00:00:00Z">
        <w:r>
          <w:t xml:space="preserve">In this section</w:t>
        </w:r>
      </w:ins>
      <w:ins w:id="29" w:author="PR Preview" w:date="2024-01-01T00:00:00Z">
        <w:r>
          <w:t xml:space="preserve"> </w:t>
        </w:r>
      </w:ins>
      <m:oMath>
        <m:r>
          <m:t>L</m:t>
        </m:r>
      </m:oMath>
      <w:ins w:id="29" w:author="PR Preview" w:date="2024-01-01T00:00:00Z">
        <w:r>
          <w:t xml:space="preserve"> </w:t>
        </w:r>
      </w:ins>
      <w:ins w:id="29" w:author="PR Preview" w:date="2024-01-01T00:00:00Z">
        <w:r>
          <w:t xml:space="preserve">is treated as unmeasured;</w:t>
        </w:r>
      </w:ins>
      <w:ins w:id="29" w:author="PR Preview" w:date="2024-01-01T00:00:00Z">
        <w:r>
          <w:t xml:space="preserve"> </w:t>
        </w:r>
      </w:ins>
      <w:ins w:id="29" w:author="PR Preview" w:date="2024-01-01T00:00:00Z">
        <w:r>
          <w:t xml:space="preserve">Section 8.5 discusses the role of a measured</w:t>
        </w:r>
      </w:ins>
      <w:ins w:id="29" w:author="PR Preview" w:date="2024-01-01T00:00:00Z">
        <w:r>
          <w:t xml:space="preserve"> </w:t>
        </w:r>
      </w:ins>
      <m:oMath>
        <m:r>
          <m:t>L</m:t>
        </m:r>
      </m:oMath>
      <w:ins w:id="29" w:author="PR Preview" w:date="2024-01-01T00:00:00Z">
        <w:r>
          <w:t xml:space="preserve">.</w:t>
        </w:r>
      </w:ins>
    </w:p>
    <w:p>
      <w:pPr>
        <w:pStyle w:val="Compact"/>
        <w:numPr>
          <w:ilvl w:val="0"/>
          <w:numId w:val="1003"/>
        </w:numPr>
      </w:pPr>
      <m:oMath>
        <m:r>
          <m:t>A</m:t>
        </m:r>
        <m:r>
          <m:rPr>
            <m:sty m:val="p"/>
          </m:rPr>
          <m:t>→</m:t>
        </m:r>
        <m:r>
          <m:t>C</m:t>
        </m:r>
      </m:oMath>
      <w:ins w:id="30" w:author="PR Preview" w:date="2024-01-01T00:00:00Z">
        <w:r>
          <w:t xml:space="preserve">: treated individuals have more side effects, which can lead them to drop out.</w:t>
        </w:r>
      </w:ins>
    </w:p>
    <w:p>
      <w:pPr>
        <w:pStyle w:val="Compact"/>
        <w:numPr>
          <w:ilvl w:val="0"/>
          <w:numId w:val="1003"/>
        </w:numPr>
      </w:pPr>
      <w:ins w:id="31" w:author="PR Preview" w:date="2024-01-01T00:00:00Z">
        <w:r>
          <w:t xml:space="preserve">The square around</w:t>
        </w:r>
      </w:ins>
      <w:ins w:id="31" w:author="PR Preview" w:date="2024-01-01T00:00:00Z">
        <w:r>
          <w:t xml:space="preserve"> </w:t>
        </w:r>
      </w:ins>
      <m:oMath>
        <m:r>
          <m:t>C</m:t>
        </m:r>
      </m:oMath>
      <w:ins w:id="31" w:author="PR Preview" w:date="2024-01-01T00:00:00Z">
        <w:r>
          <w:t xml:space="preserve">: only uncensored individuals (</w:t>
        </w:r>
      </w:ins>
      <m:oMath>
        <m:r>
          <m:t>C</m:t>
        </m:r>
        <m:r>
          <m:rPr>
            <m:sty m:val="p"/>
          </m:rPr>
          <m:t>=</m:t>
        </m:r>
        <m:r>
          <m:t>0</m:t>
        </m:r>
      </m:oMath>
      <w:ins w:id="31" w:author="PR Preview" w:date="2024-01-01T00:00:00Z">
        <w:r>
          <w:t xml:space="preserve">) can have</w:t>
        </w:r>
      </w:ins>
      <w:ins w:id="31" w:author="PR Preview" w:date="2024-01-01T00:00:00Z">
        <w:r>
          <w:t xml:space="preserve"> </w:t>
        </w:r>
      </w:ins>
      <m:oMath>
        <m:r>
          <m:t>Y</m:t>
        </m:r>
      </m:oMath>
      <w:ins w:id="31" w:author="PR Preview" w:date="2024-01-01T00:00:00Z">
        <w:r>
          <w:t xml:space="preserve"> </w:t>
        </w:r>
      </w:ins>
      <w:ins w:id="31" w:author="PR Preview" w:date="2024-01-01T00:00:00Z">
        <w:r>
          <w:t xml:space="preserve">ascertained, so the analysis is restricted to them.</w:t>
        </w:r>
      </w:ins>
    </w:p>
    <w:p>
      <w:pPr>
        <w:pStyle w:val="FirstParagraph"/>
      </w:pPr>
      <w:ins w:id="32" w:author="PR Preview" w:date="2024-01-01T00:00:00Z">
        <w:r>
          <w:t xml:space="preserve">By d-separation, conditioning on the collider</w:t>
        </w:r>
      </w:ins>
      <w:ins w:id="32" w:author="PR Preview" w:date="2024-01-01T00:00:00Z">
        <w:r>
          <w:t xml:space="preserve"> </w:t>
        </w:r>
      </w:ins>
      <m:oMath>
        <m:r>
          <m:t>C</m:t>
        </m:r>
      </m:oMath>
      <w:ins w:id="32" w:author="PR Preview" w:date="2024-01-01T00:00:00Z">
        <w:r>
          <w:t xml:space="preserve"> </w:t>
        </w:r>
      </w:ins>
      <w:ins w:id="32" w:author="PR Preview" w:date="2024-01-01T00:00:00Z">
        <w:r>
          <w:t xml:space="preserve">opens the path</w:t>
        </w:r>
      </w:ins>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ins w:id="34" w:author="PR Preview" w:date="2024-01-01T00:00:00Z">
        <w:r>
          <w:t xml:space="preserve">so the associational risk ratio differs from 1 even though the causal risk ratio equals 1.</w:t>
        </w:r>
      </w:ins>
    </w:p>
    <w:p>
      <w:pPr>
        <w:pStyle w:val="BodyText"/>
      </w:pPr>
      <w:ins w:id="35" w:author="PR Preview" w:date="2024-01-01T00:00:00Z">
        <w:r>
          <w:t xml:space="preserve">Figure 8.3 is a transformation of Figure 8.1: the association between</w:t>
        </w:r>
      </w:ins>
      <w:ins w:id="35" w:author="PR Preview" w:date="2024-01-01T00:00:00Z">
        <w:r>
          <w:t xml:space="preserve"> </w:t>
        </w:r>
      </w:ins>
      <m:oMath>
        <m:r>
          <m:t>C</m:t>
        </m:r>
      </m:oMath>
      <w:ins w:id="35" w:author="PR Preview" w:date="2024-01-01T00:00:00Z">
        <w:r>
          <w:t xml:space="preserve"> </w:t>
        </w:r>
      </w:ins>
      <w:ins w:id="35" w:author="PR Preview" w:date="2024-01-01T00:00:00Z">
        <w:r>
          <w:t xml:space="preserve">and</w:t>
        </w:r>
      </w:ins>
      <w:ins w:id="35" w:author="PR Preview" w:date="2024-01-01T00:00:00Z">
        <w:r>
          <w:t xml:space="preserve"> </w:t>
        </w:r>
      </w:ins>
      <m:oMath>
        <m:r>
          <m:t>Y</m:t>
        </m:r>
      </m:oMath>
      <w:ins w:id="35" w:author="PR Preview" w:date="2024-01-01T00:00:00Z">
        <w:r>
          <w:t xml:space="preserve"> </w:t>
        </w:r>
      </w:ins>
      <w:ins w:id="35" w:author="PR Preview" w:date="2024-01-01T00:00:00Z">
        <w:r>
          <w:t xml:space="preserve">that came from the direct arrow</w:t>
        </w:r>
      </w:ins>
      <w:ins w:id="35" w:author="PR Preview" w:date="2024-01-01T00:00:00Z">
        <w:r>
          <w:t xml:space="preserve"> </w:t>
        </w:r>
      </w:ins>
      <m:oMath>
        <m:r>
          <m:t>Y</m:t>
        </m:r>
        <m:r>
          <m:rPr>
            <m:sty m:val="p"/>
          </m:rPr>
          <m:t>→</m:t>
        </m:r>
        <m:r>
          <m:t>C</m:t>
        </m:r>
      </m:oMath>
      <w:ins w:id="35" w:author="PR Preview" w:date="2024-01-01T00:00:00Z">
        <w:r>
          <w:t xml:space="preserve"> </w:t>
        </w:r>
      </w:ins>
      <w:ins w:id="35" w:author="PR Preview" w:date="2024-01-01T00:00:00Z">
        <w:r>
          <w:t xml:space="preserve">now comes from a common cause</w:t>
        </w:r>
      </w:ins>
      <w:ins w:id="35" w:author="PR Preview" w:date="2024-01-01T00:00:00Z">
        <w:r>
          <w:t xml:space="preserve"> </w:t>
        </w:r>
      </w:ins>
      <m:oMath>
        <m:r>
          <m:t>U</m:t>
        </m:r>
      </m:oMath>
      <w:ins w:id="35" w:author="PR Preview" w:date="2024-01-01T00:00:00Z">
        <w:r>
          <w:t xml:space="preserve"> </w:t>
        </w:r>
      </w:ins>
      <w:ins w:id="35" w:author="PR Preview" w:date="2024-01-01T00:00:00Z">
        <w:r>
          <w:t xml:space="preserve">of</w:t>
        </w:r>
      </w:ins>
      <w:ins w:id="35" w:author="PR Preview" w:date="2024-01-01T00:00:00Z">
        <w:r>
          <w:t xml:space="preserve"> </w:t>
        </w:r>
      </w:ins>
      <m:oMath>
        <m:r>
          <m:t>Y</m:t>
        </m:r>
      </m:oMath>
      <w:ins w:id="35" w:author="PR Preview" w:date="2024-01-01T00:00:00Z">
        <w:r>
          <w:t xml:space="preserve"> </w:t>
        </w:r>
      </w:ins>
      <w:ins w:id="35" w:author="PR Preview" w:date="2024-01-01T00:00:00Z">
        <w:r>
          <w:t xml:space="preserve">and</w:t>
        </w:r>
      </w:ins>
      <w:ins w:id="35" w:author="PR Preview" w:date="2024-01-01T00:00:00Z">
        <w:r>
          <w:t xml:space="preserve"> </w:t>
        </w:r>
      </w:ins>
      <m:oMath>
        <m:r>
          <m:t>C</m:t>
        </m:r>
      </m:oMath>
      <w:ins w:id="35" w:author="PR Preview" w:date="2024-01-01T00:00:00Z">
        <w:r>
          <w:t xml:space="preserve">.</w:t>
        </w:r>
      </w:ins>
    </w:p>
    <w:p>
      <w:pPr>
        <w:pStyle w:val="BodyText"/>
      </w:pPr>
      <w:ins w:id="36" w:author="PR Preview" w:date="2024-01-01T00:00:00Z">
        <w:r>
          <w:t xml:space="preserve">Intuition for the direction of the bias: a treated individual with side effects is at higher risk of dropping out.</w:t>
        </w:r>
      </w:ins>
      <w:ins w:id="36" w:author="PR Preview" w:date="2024-01-01T00:00:00Z">
        <w:r>
          <w:t xml:space="preserve"> </w:t>
        </w:r>
      </w:ins>
      <w:ins w:id="36" w:author="PR Preview" w:date="2024-01-01T00:00:00Z">
        <w:r>
          <w:t xml:space="preserve">If that individual nevertheless did not drop out (</w:t>
        </w:r>
      </w:ins>
      <m:oMath>
        <m:r>
          <m:t>C</m:t>
        </m:r>
        <m:r>
          <m:rPr>
            <m:sty m:val="p"/>
          </m:rPr>
          <m:t>=</m:t>
        </m:r>
        <m:r>
          <m:t>0</m:t>
        </m:r>
      </m:oMath>
      <w:ins w:id="36" w:author="PR Preview" w:date="2024-01-01T00:00:00Z">
        <w:r>
          <w:t xml:space="preserve">), a second, independent cause of dropout (such as</w:t>
        </w:r>
      </w:ins>
      <w:ins w:id="36" w:author="PR Preview" w:date="2024-01-01T00:00:00Z">
        <w:r>
          <w:t xml:space="preserve"> </w:t>
        </w:r>
      </w:ins>
      <m:oMath>
        <m:r>
          <m:t>U</m:t>
        </m:r>
        <m:r>
          <m:rPr>
            <m:sty m:val="p"/>
          </m:rPr>
          <m:t>=</m:t>
        </m:r>
        <m:r>
          <m:t>1</m:t>
        </m:r>
      </m:oMath>
      <w:ins w:id="36" w:author="PR Preview" w:date="2024-01-01T00:00:00Z">
        <w:r>
          <w:t xml:space="preserve">) is less likely to be present.</w:t>
        </w:r>
      </w:ins>
      <w:ins w:id="36" w:author="PR Preview" w:date="2024-01-01T00:00:00Z">
        <w:r>
          <w:t xml:space="preserve"> </w:t>
        </w:r>
      </w:ins>
      <w:ins w:id="36" w:author="PR Preview" w:date="2024-01-01T00:00:00Z">
        <w:r>
          <w:t xml:space="preserve">So among the uncensored,</w:t>
        </w:r>
      </w:ins>
      <w:ins w:id="36" w:author="PR Preview" w:date="2024-01-01T00:00:00Z">
        <w:r>
          <w:t xml:space="preserve"> </w:t>
        </w:r>
      </w:ins>
      <m:oMath>
        <m:r>
          <m:t>A</m:t>
        </m:r>
      </m:oMath>
      <w:ins w:id="36" w:author="PR Preview" w:date="2024-01-01T00:00:00Z">
        <w:r>
          <w:t xml:space="preserve"> </w:t>
        </w:r>
      </w:ins>
      <w:ins w:id="36" w:author="PR Preview" w:date="2024-01-01T00:00:00Z">
        <w:r>
          <w:t xml:space="preserve">and</w:t>
        </w:r>
      </w:ins>
      <w:ins w:id="36" w:author="PR Preview" w:date="2024-01-01T00:00:00Z">
        <w:r>
          <w:t xml:space="preserve"> </w:t>
        </w:r>
      </w:ins>
      <m:oMath>
        <m:r>
          <m:t>U</m:t>
        </m:r>
      </m:oMath>
      <w:ins w:id="36" w:author="PR Preview" w:date="2024-01-01T00:00:00Z">
        <w:r>
          <w:t xml:space="preserve"> </w:t>
        </w:r>
      </w:ins>
      <w:ins w:id="36" w:author="PR Preview" w:date="2024-01-01T00:00:00Z">
        <w:r>
          <w:t xml:space="preserve">are inversely associated.</w:t>
        </w:r>
      </w:ins>
      <w:ins w:id="36" w:author="PR Preview" w:date="2024-01-01T00:00:00Z">
        <w:r>
          <w:t xml:space="preserve"> </w:t>
        </w:r>
      </w:ins>
      <w:ins w:id="36" w:author="PR Preview" w:date="2024-01-01T00:00:00Z">
        <w:r>
          <w:t xml:space="preserve">Because</w:t>
        </w:r>
      </w:ins>
      <w:ins w:id="36" w:author="PR Preview" w:date="2024-01-01T00:00:00Z">
        <w:r>
          <w:t xml:space="preserve"> </w:t>
        </w:r>
      </w:ins>
      <m:oMath>
        <m:r>
          <m:t>U</m:t>
        </m:r>
      </m:oMath>
      <w:ins w:id="36" w:author="PR Preview" w:date="2024-01-01T00:00:00Z">
        <w:r>
          <w:t xml:space="preserve"> </w:t>
        </w:r>
      </w:ins>
      <w:ins w:id="36" w:author="PR Preview" w:date="2024-01-01T00:00:00Z">
        <w:r>
          <w:t xml:space="preserve">is positively associated with death</w:t>
        </w:r>
      </w:ins>
      <w:ins w:id="36" w:author="PR Preview" w:date="2024-01-01T00:00:00Z">
        <w:r>
          <w:t xml:space="preserve"> </w:t>
        </w:r>
      </w:ins>
      <m:oMath>
        <m:r>
          <m:t>Y</m:t>
        </m:r>
      </m:oMath>
      <w:ins w:id="36" w:author="PR Preview" w:date="2024-01-01T00:00:00Z">
        <w:r>
          <w:t xml:space="preserve">, restricting to the uncensored induces an inverse association between</w:t>
        </w:r>
      </w:ins>
      <w:ins w:id="36" w:author="PR Preview" w:date="2024-01-01T00:00:00Z">
        <w:r>
          <w:t xml:space="preserve"> </w:t>
        </w:r>
      </w:ins>
      <m:oMath>
        <m:r>
          <m:t>A</m:t>
        </m:r>
      </m:oMath>
      <w:ins w:id="36" w:author="PR Preview" w:date="2024-01-01T00:00:00Z">
        <w:r>
          <w:t xml:space="preserve"> </w:t>
        </w:r>
      </w:ins>
      <w:ins w:id="36" w:author="PR Preview" w:date="2024-01-01T00:00:00Z">
        <w:r>
          <w:t xml:space="preserve">and</w:t>
        </w:r>
      </w:ins>
      <w:ins w:id="36" w:author="PR Preview" w:date="2024-01-01T00:00:00Z">
        <w:r>
          <w:t xml:space="preserve"> </w:t>
        </w:r>
      </w:ins>
      <m:oMath>
        <m:r>
          <m:t>Y</m:t>
        </m:r>
      </m:oMath>
      <w:ins w:id="36" w:author="PR Preview" w:date="2024-01-01T00:00:00Z">
        <w:r>
          <w:t xml:space="preserve">.</w:t>
        </w:r>
      </w:ins>
    </w:p>
    <w:p>
      <w:ins w:id="37" w:author="PR Preview" w:date="2024-01-01T00:00:00Z">
        <w:r>
          <w:pict>
            <v:rect style="width:0;height:1.5pt" o:hralign="center" o:hrstd="t" o:hr="t"/>
          </w:pict>
        </w:r>
      </w:ins>
    </w:p>
    <w:p>
      <w:pPr>
        <w:pStyle w:val="FirstParagraph"/>
      </w:pPr>
      <w:ins w:id="38" w:author="PR Preview" w:date="2024-01-01T00:00:00Z">
        <w:r>
          <w:t xml:space="preserve">Figure 8.3 is an example of selection bias from conditioning on</w:t>
        </w:r>
      </w:ins>
      <w:ins w:id="38" w:author="PR Preview" w:date="2024-01-01T00:00:00Z">
        <w:r>
          <w:t xml:space="preserve"> </w:t>
        </w:r>
      </w:ins>
      <m:oMath>
        <m:r>
          <m:t>C</m:t>
        </m:r>
      </m:oMath>
      <w:ins w:id="38" w:author="PR Preview" w:date="2024-01-01T00:00:00Z">
        <w:r>
          <w:t xml:space="preserve">, a common effect of treatment</w:t>
        </w:r>
      </w:ins>
      <w:ins w:id="38" w:author="PR Preview" w:date="2024-01-01T00:00:00Z">
        <w:r>
          <w:t xml:space="preserve"> </w:t>
        </w:r>
      </w:ins>
      <m:oMath>
        <m:r>
          <m:t>A</m:t>
        </m:r>
      </m:oMath>
      <w:ins w:id="38" w:author="PR Preview" w:date="2024-01-01T00:00:00Z">
        <w:r>
          <w:t xml:space="preserve"> </w:t>
        </w:r>
      </w:ins>
      <w:ins w:id="38" w:author="PR Preview" w:date="2024-01-01T00:00:00Z">
        <w:r>
          <w:t xml:space="preserve">and of a cause</w:t>
        </w:r>
      </w:ins>
      <w:ins w:id="38" w:author="PR Preview" w:date="2024-01-01T00:00:00Z">
        <w:r>
          <w:t xml:space="preserve"> </w:t>
        </w:r>
      </w:ins>
      <m:oMath>
        <m:r>
          <m:t>U</m:t>
        </m:r>
      </m:oMath>
      <w:ins w:id="38" w:author="PR Preview" w:date="2024-01-01T00:00:00Z">
        <w:r>
          <w:t xml:space="preserve"> </w:t>
        </w:r>
      </w:ins>
      <w:ins w:id="38" w:author="PR Preview" w:date="2024-01-01T00:00:00Z">
        <w:r>
          <w:t xml:space="preserve">of the outcome, rather than a common effect of treatment and outcome themselves.</w:t>
        </w:r>
      </w:ins>
      <w:ins w:id="38" w:author="PR Preview" w:date="2024-01-01T00:00:00Z">
        <w:r>
          <w:t xml:space="preserve"> </w:t>
        </w:r>
      </w:ins>
      <w:ins w:id="38" w:author="PR Preview" w:date="2024-01-01T00:00:00Z">
        <w:r>
          <w:t xml:space="preserve">Three further structures lead to the same kind of bias through differential loss to follow-up:</w:t>
        </w:r>
      </w:ins>
    </w:p>
    <w:p>
      <w:pPr>
        <w:pStyle w:val="Compact"/>
        <w:numPr>
          <w:ilvl w:val="0"/>
          <w:numId w:val="1004"/>
        </w:numPr>
      </w:pPr>
      <w:ins w:id="39" w:author="PR Preview" w:date="2024-01-01T00:00:00Z">
        <w:r>
          <w:rPr>
            <w:b/>
            <w:bCs/>
          </w:rPr>
          <w:t xml:space="preserve">Figure 8.4</w:t>
        </w:r>
      </w:ins>
      <w:ins w:id="39" w:author="PR Preview" w:date="2024-01-01T00:00:00Z">
        <w:r>
          <w:t xml:space="preserve">: prior treatment</w:t>
        </w:r>
      </w:ins>
      <w:ins w:id="39" w:author="PR Preview" w:date="2024-01-01T00:00:00Z">
        <w:r>
          <w:t xml:space="preserve"> </w:t>
        </w:r>
      </w:ins>
      <m:oMath>
        <m:r>
          <m:t>A</m:t>
        </m:r>
      </m:oMath>
      <w:ins w:id="39" w:author="PR Preview" w:date="2024-01-01T00:00:00Z">
        <w:r>
          <w:t xml:space="preserve"> </w:t>
        </w:r>
      </w:ins>
      <w:ins w:id="39" w:author="PR Preview" w:date="2024-01-01T00:00:00Z">
        <w:r>
          <w:t xml:space="preserve">directly affects symptoms</w:t>
        </w:r>
      </w:ins>
      <w:ins w:id="39" w:author="PR Preview" w:date="2024-01-01T00:00:00Z">
        <w:r>
          <w:t xml:space="preserve"> </w:t>
        </w:r>
      </w:ins>
      <m:oMath>
        <m:r>
          <m:t>L</m:t>
        </m:r>
      </m:oMath>
      <w:ins w:id="39" w:author="PR Preview" w:date="2024-01-01T00:00:00Z">
        <w:r>
          <w:t xml:space="preserve">.</w:t>
        </w:r>
      </w:ins>
      <w:ins w:id="39" w:author="PR Preview" w:date="2024-01-01T00:00:00Z">
        <w:r>
          <w:t xml:space="preserve"> </w:t>
        </w:r>
      </w:ins>
      <w:ins w:id="39" w:author="PR Preview" w:date="2024-01-01T00:00:00Z">
        <w:r>
          <w:t xml:space="preserve">Restricting to the uncensored again conditions on a common effect</w:t>
        </w:r>
      </w:ins>
      <w:ins w:id="39" w:author="PR Preview" w:date="2024-01-01T00:00:00Z">
        <w:r>
          <w:t xml:space="preserve"> </w:t>
        </w:r>
      </w:ins>
      <m:oMath>
        <m:r>
          <m:t>C</m:t>
        </m:r>
      </m:oMath>
      <w:ins w:id="39" w:author="PR Preview" w:date="2024-01-01T00:00:00Z">
        <w:r>
          <w:t xml:space="preserve"> </w:t>
        </w:r>
      </w:ins>
      <w:ins w:id="39" w:author="PR Preview" w:date="2024-01-01T00:00:00Z">
        <w:r>
          <w:t xml:space="preserve">of</w:t>
        </w:r>
      </w:ins>
      <w:ins w:id="39" w:author="PR Preview" w:date="2024-01-01T00:00:00Z">
        <w:r>
          <w:t xml:space="preserve"> </w:t>
        </w:r>
      </w:ins>
      <m:oMath>
        <m:r>
          <m:t>A</m:t>
        </m:r>
      </m:oMath>
      <w:ins w:id="39" w:author="PR Preview" w:date="2024-01-01T00:00:00Z">
        <w:r>
          <w:t xml:space="preserve"> </w:t>
        </w:r>
      </w:ins>
      <w:ins w:id="39" w:author="PR Preview" w:date="2024-01-01T00:00:00Z">
        <w:r>
          <w:t xml:space="preserve">and</w:t>
        </w:r>
      </w:ins>
      <w:ins w:id="39" w:author="PR Preview" w:date="2024-01-01T00:00:00Z">
        <w:r>
          <w:t xml:space="preserve"> </w:t>
        </w:r>
      </w:ins>
      <m:oMath>
        <m:r>
          <m:t>U</m:t>
        </m:r>
      </m:oMath>
      <w:ins w:id="39" w:author="PR Preview" w:date="2024-01-01T00:00:00Z">
        <w:r>
          <w:t xml:space="preserve">.</w:t>
        </w:r>
      </w:ins>
    </w:p>
    <w:p>
      <w:pPr>
        <w:pStyle w:val="Compact"/>
        <w:numPr>
          <w:ilvl w:val="0"/>
          <w:numId w:val="1004"/>
        </w:numPr>
      </w:pPr>
      <w:ins w:id="40" w:author="PR Preview" w:date="2024-01-01T00:00:00Z">
        <w:r>
          <w:rPr>
            <w:b/>
            <w:bCs/>
          </w:rPr>
          <w:t xml:space="preserve">Figures 8.5 and 8.6</w:t>
        </w:r>
      </w:ins>
      <w:ins w:id="40" w:author="PR Preview" w:date="2024-01-01T00:00:00Z">
        <w:r>
          <w:t xml:space="preserve">: variations of Figures 8.3 and 8.4 with an unmeasured common cause</w:t>
        </w:r>
      </w:ins>
      <w:ins w:id="40" w:author="PR Preview" w:date="2024-01-01T00:00:00Z">
        <w:r>
          <w:t xml:space="preserve"> </w:t>
        </w:r>
      </w:ins>
      <m:oMath>
        <m:r>
          <m:t>W</m:t>
        </m:r>
      </m:oMath>
      <w:ins w:id="40" w:author="PR Preview" w:date="2024-01-01T00:00:00Z">
        <w:r>
          <w:t xml:space="preserve"> </w:t>
        </w:r>
      </w:ins>
      <w:ins w:id="40" w:author="PR Preview" w:date="2024-01-01T00:00:00Z">
        <w:r>
          <w:t xml:space="preserve">of treatment and another variable.</w:t>
        </w:r>
      </w:ins>
      <w:ins w:id="40" w:author="PR Preview" w:date="2024-01-01T00:00:00Z">
        <w:r>
          <w:t xml:space="preserve"> </w:t>
        </w:r>
      </w:ins>
      <m:oMath>
        <m:r>
          <m:t>W</m:t>
        </m:r>
      </m:oMath>
      <w:ins w:id="40" w:author="PR Preview" w:date="2024-01-01T00:00:00Z">
        <w:r>
          <w:t xml:space="preserve"> </w:t>
        </w:r>
      </w:ins>
      <w:ins w:id="40" w:author="PR Preview" w:date="2024-01-01T00:00:00Z">
        <w:r>
          <w:t xml:space="preserve">stands for lifestyle, personality, or educational factors that affect treatment (</w:t>
        </w:r>
      </w:ins>
      <m:oMath>
        <m:r>
          <m:t>W</m:t>
        </m:r>
        <m:r>
          <m:rPr>
            <m:sty m:val="p"/>
          </m:rPr>
          <m:t>→</m:t>
        </m:r>
        <m:r>
          <m:t>A</m:t>
        </m:r>
      </m:oMath>
      <w:ins w:id="40" w:author="PR Preview" w:date="2024-01-01T00:00:00Z">
        <w:r>
          <w:t xml:space="preserve">) and either attitudes toward attending study visits (</w:t>
        </w:r>
      </w:ins>
      <m:oMath>
        <m:r>
          <m:t>W</m:t>
        </m:r>
        <m:r>
          <m:rPr>
            <m:sty m:val="p"/>
          </m:rPr>
          <m:t>→</m:t>
        </m:r>
        <m:r>
          <m:t>C</m:t>
        </m:r>
      </m:oMath>
      <w:ins w:id="40" w:author="PR Preview" w:date="2024-01-01T00:00:00Z">
        <w:r>
          <w:t xml:space="preserve">, Figure 8.5) or the threshold for reporting symptoms (</w:t>
        </w:r>
      </w:ins>
      <m:oMath>
        <m:r>
          <m:t>W</m:t>
        </m:r>
        <m:r>
          <m:rPr>
            <m:sty m:val="p"/>
          </m:rPr>
          <m:t>→</m:t>
        </m:r>
        <m:r>
          <m:t>L</m:t>
        </m:r>
      </m:oMath>
      <w:ins w:id="40" w:author="PR Preview" w:date="2024-01-01T00:00:00Z">
        <w:r>
          <w:t xml:space="preserve">, Figure 8.6).</w:t>
        </w:r>
      </w:ins>
      <w:ins w:id="40" w:author="PR Preview" w:date="2024-01-01T00:00:00Z">
        <w:r>
          <w:t xml:space="preserve"> </w:t>
        </w:r>
      </w:ins>
      <w:ins w:id="40" w:author="PR Preview" w:date="2024-01-01T00:00:00Z">
        <w:r>
          <w:t xml:space="preserve">The book notes that Figures 8.5 and 8.6 are examples of</w:t>
        </w:r>
      </w:ins>
      <w:ins w:id="40" w:author="PR Preview" w:date="2024-01-01T00:00:00Z">
        <w:r>
          <w:t xml:space="preserve"> </w:t>
        </w:r>
      </w:ins>
      <w:ins w:id="40" w:author="PR Preview" w:date="2024-01-01T00:00:00Z">
        <w:r>
          <w:rPr>
            <w:b/>
            <w:bCs/>
          </w:rPr>
          <w:t xml:space="preserve">M-bias</w:t>
        </w:r>
      </w:ins>
      <w:ins w:id="40" w:author="PR Preview" w:date="2024-01-01T00:00:00Z">
        <w:r>
          <w:t xml:space="preserv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ins w:id="41" w:author="PR Preview" w:date="2024-01-01T00:00:00Z">
        <w:r>
          <w:t xml:space="preserve">In all of Figures 8.1-8.6, the bias results from selection on a collider.</w:t>
        </w:r>
      </w:ins>
      <w:ins w:id="41" w:author="PR Preview" w:date="2024-01-01T00:00:00Z">
        <w:r>
          <w:t xml:space="preserve"> </w:t>
        </w:r>
      </w:ins>
      <w:ins w:id="41" w:author="PR Preview" w:date="2024-01-01T00:00:00Z">
        <w:r>
          <w:t xml:space="preserve">A margin note in the book gives the more general version: one variable is either the treatment or associated with the treatment, and the other is either the outcome or associated with the outcome (Hernán, Hernández-Díaz, and Robins 2004).</w:t>
        </w:r>
      </w:ins>
      <w:ins w:id="41" w:author="PR Preview" w:date="2024-01-01T00:00:00Z">
        <w:r>
          <w:t xml:space="preserve"> </w:t>
        </w:r>
      </w:ins>
      <w:ins w:id="41" w:author="PR Preview" w:date="2024-01-01T00:00:00Z">
        <w:r>
          <w:t xml:space="preserve">Conditioning on a descendant of such a collider (Figure 8.2) has the same effect.</w:t>
        </w:r>
      </w:ins>
    </w:p>
    <w:bookmarkEnd w:id="12"/>
    <w:bookmarkEnd w:id="13"/>
    <w:bookmarkStart w:id="18" w:name="examples-of-selection-bias-pp.-111-112"/>
    <w:p>
      <w:pPr>
        <w:pStyle w:val="Heading2"/>
      </w:pPr>
      <w:ins w:id="42" w:author="PR Preview" w:date="2024-01-01T00:00:00Z">
        <w:r>
          <w:t xml:space="preserve">2 8.2 Examples of Selection Bias (pp. 111-112)</w:t>
        </w:r>
      </w:ins>
    </w:p>
    <w:p>
      <w:ins w:id="43" w:author="PR Preview" w:date="2024-01-01T00:00:00Z">
        <w:r>
          <w:pict>
            <v:rect style="width:0;height:1.5pt" o:hralign="center" o:hrstd="t" o:hr="t"/>
          </w:pict>
        </w:r>
      </w:ins>
    </w:p>
    <w:p>
      <w:pPr>
        <w:pStyle w:val="FirstParagraph"/>
      </w:pPr>
      <w:ins w:id="44" w:author="PR Preview" w:date="2024-01-01T00:00:00Z">
        <w:r>
          <w:t xml:space="preserve">The structures in Figures 8.3-8.6 describe many familiar biases:</w:t>
        </w:r>
      </w:ins>
    </w:p>
    <w:p>
      <w:pPr>
        <w:pStyle w:val="Compact"/>
        <w:numPr>
          <w:ilvl w:val="0"/>
          <w:numId w:val="1005"/>
        </w:numPr>
      </w:pPr>
      <w:ins w:id="45" w:author="PR Preview" w:date="2024-01-01T00:00:00Z">
        <w:r>
          <w:rPr>
            <w:b/>
            <w:bCs/>
          </w:rPr>
          <w:t xml:space="preserve">Differential loss to follow-up</w:t>
        </w:r>
      </w:ins>
      <w:ins w:id="45" w:author="PR Preview" w:date="2024-01-01T00:00:00Z">
        <w:r>
          <w:t xml:space="preserve">, also called</w:t>
        </w:r>
      </w:ins>
      <w:ins w:id="45" w:author="PR Preview" w:date="2024-01-01T00:00:00Z">
        <w:r>
          <w:t xml:space="preserve"> </w:t>
        </w:r>
      </w:ins>
      <w:ins w:id="45" w:author="PR Preview" w:date="2024-01-01T00:00:00Z">
        <w:r>
          <w:rPr>
            <w:b/>
            <w:bCs/>
          </w:rPr>
          <w:t xml:space="preserve">bias due to informative censoring</w:t>
        </w:r>
      </w:ins>
      <w:ins w:id="45" w:author="PR Preview" w:date="2024-01-01T00:00:00Z">
        <w:r>
          <w:t xml:space="preserve">: exactly the bias of Section 8.1.</w:t>
        </w:r>
      </w:ins>
    </w:p>
    <w:p>
      <w:pPr>
        <w:pStyle w:val="Compact"/>
        <w:numPr>
          <w:ilvl w:val="0"/>
          <w:numId w:val="1005"/>
        </w:numPr>
      </w:pPr>
      <w:ins w:id="46" w:author="PR Preview" w:date="2024-01-01T00:00:00Z">
        <w:r>
          <w:rPr>
            <w:b/>
            <w:bCs/>
          </w:rPr>
          <w:t xml:space="preserve">Missing data bias, nonresponse bias</w:t>
        </w:r>
      </w:ins>
      <w:ins w:id="46" w:author="PR Preview" w:date="2024-01-01T00:00:00Z">
        <w:r>
          <w:t xml:space="preserve">:</w:t>
        </w:r>
      </w:ins>
      <w:ins w:id="46" w:author="PR Preview" w:date="2024-01-01T00:00:00Z">
        <w:r>
          <w:t xml:space="preserve"> </w:t>
        </w:r>
      </w:ins>
      <m:oMath>
        <m:r>
          <m:t>C</m:t>
        </m:r>
      </m:oMath>
      <w:ins w:id="46" w:author="PR Preview" w:date="2024-01-01T00:00:00Z">
        <w:r>
          <w:t xml:space="preserve"> </w:t>
        </w:r>
      </w:ins>
      <w:ins w:id="46" w:author="PR Preview" w:date="2024-01-01T00:00:00Z">
        <w:r>
          <w:t xml:space="preserve">can indicate missing outcome data for any reason, such as reluctance to provide information or missed study visits.</w:t>
        </w:r>
      </w:ins>
      <w:ins w:id="46" w:author="PR Preview" w:date="2024-01-01T00:00:00Z">
        <w:r>
          <w:t xml:space="preserve"> </w:t>
        </w:r>
      </w:ins>
      <w:ins w:id="46" w:author="PR Preview" w:date="2024-01-01T00:00:00Z">
        <w:r>
          <w:t xml:space="preserve">Restricting to complete cases (</w:t>
        </w:r>
      </w:ins>
      <m:oMath>
        <m:r>
          <m:t>C</m:t>
        </m:r>
        <m:r>
          <m:rPr>
            <m:sty m:val="p"/>
          </m:rPr>
          <m:t>=</m:t>
        </m:r>
        <m:r>
          <m:t>0</m:t>
        </m:r>
      </m:oMath>
      <w:ins w:id="46" w:author="PR Preview" w:date="2024-01-01T00:00:00Z">
        <w:r>
          <w:t xml:space="preserve">) may result in bias, whatever the reason the data are missing.</w:t>
        </w:r>
      </w:ins>
    </w:p>
    <w:p>
      <w:pPr>
        <w:pStyle w:val="Compact"/>
        <w:numPr>
          <w:ilvl w:val="0"/>
          <w:numId w:val="1005"/>
        </w:numPr>
      </w:pPr>
      <w:ins w:id="47" w:author="PR Preview" w:date="2024-01-01T00:00:00Z">
        <w:r>
          <w:rPr>
            <w:b/>
            <w:bCs/>
          </w:rPr>
          <w:t xml:space="preserve">Healthy worker bias</w:t>
        </w:r>
      </w:ins>
      <w:ins w:id="47" w:author="PR Preview" w:date="2024-01-01T00:00:00Z">
        <w:r>
          <w:t xml:space="preserve">: in a cohort of factory workers,</w:t>
        </w:r>
      </w:ins>
      <w:ins w:id="47" w:author="PR Preview" w:date="2024-01-01T00:00:00Z">
        <w:r>
          <w:t xml:space="preserve"> </w:t>
        </w:r>
      </w:ins>
      <m:oMath>
        <m:r>
          <m:t>A</m:t>
        </m:r>
      </m:oMath>
      <w:ins w:id="47" w:author="PR Preview" w:date="2024-01-01T00:00:00Z">
        <w:r>
          <w:t xml:space="preserve"> </w:t>
        </w:r>
      </w:ins>
      <w:ins w:id="47" w:author="PR Preview" w:date="2024-01-01T00:00:00Z">
        <w:r>
          <w:t xml:space="preserve">is an occupational exposure (e.g., a chemical),</w:t>
        </w:r>
      </w:ins>
      <w:ins w:id="47" w:author="PR Preview" w:date="2024-01-01T00:00:00Z">
        <w:r>
          <w:t xml:space="preserve"> </w:t>
        </w:r>
      </w:ins>
      <m:oMath>
        <m:r>
          <m:t>Y</m:t>
        </m:r>
      </m:oMath>
      <w:ins w:id="47" w:author="PR Preview" w:date="2024-01-01T00:00:00Z">
        <w:r>
          <w:t xml:space="preserve"> </w:t>
        </w:r>
      </w:ins>
      <w:ins w:id="47" w:author="PR Preview" w:date="2024-01-01T00:00:00Z">
        <w:r>
          <w:t xml:space="preserve">is death,</w:t>
        </w:r>
      </w:ins>
      <w:ins w:id="47" w:author="PR Preview" w:date="2024-01-01T00:00:00Z">
        <w:r>
          <w:t xml:space="preserve"> </w:t>
        </w:r>
      </w:ins>
      <m:oMath>
        <m:r>
          <m:t>U</m:t>
        </m:r>
      </m:oMath>
      <w:ins w:id="47" w:author="PR Preview" w:date="2024-01-01T00:00:00Z">
        <w:r>
          <w:t xml:space="preserve"> </w:t>
        </w:r>
      </w:ins>
      <w:ins w:id="47" w:author="PR Preview" w:date="2024-01-01T00:00:00Z">
        <w:r>
          <w:t xml:space="preserve">is unmeasured true health status, and</w:t>
        </w:r>
      </w:ins>
      <w:ins w:id="47" w:author="PR Preview" w:date="2024-01-01T00:00:00Z">
        <w:r>
          <w:t xml:space="preserve"> </w:t>
        </w:r>
      </w:ins>
      <m:oMath>
        <m:r>
          <m:t>C</m:t>
        </m:r>
      </m:oMath>
      <w:ins w:id="47" w:author="PR Preview" w:date="2024-01-01T00:00:00Z">
        <w:r>
          <w:t xml:space="preserve"> </w:t>
        </w:r>
      </w:ins>
      <w:ins w:id="47" w:author="PR Preview" w:date="2024-01-01T00:00:00Z">
        <w:r>
          <w:t xml:space="preserve">is being at work (1: no, 0: yes) when the outcome is ascertained;</w:t>
        </w:r>
      </w:ins>
      <w:ins w:id="47" w:author="PR Preview" w:date="2024-01-01T00:00:00Z">
        <w:r>
          <w:t xml:space="preserve"> </w:t>
        </w:r>
      </w:ins>
      <m:oMath>
        <m:r>
          <m:t>L</m:t>
        </m:r>
      </m:oMath>
      <w:ins w:id="47" w:author="PR Preview" w:date="2024-01-01T00:00:00Z">
        <w:r>
          <w:t xml:space="preserve"> </w:t>
        </w:r>
      </w:ins>
      <w:ins w:id="47" w:author="PR Preview" w:date="2024-01-01T00:00:00Z">
        <w:r>
          <w:t xml:space="preserve">could be blood tests and a physical exam.</w:t>
        </w:r>
      </w:ins>
      <w:ins w:id="47" w:author="PR Preview" w:date="2024-01-01T00:00:00Z">
        <w:r>
          <w:t xml:space="preserve"> </w:t>
        </w:r>
      </w:ins>
      <w:ins w:id="47" w:author="PR Preview" w:date="2024-01-01T00:00:00Z">
        <w:r>
          <w:t xml:space="preserve">The exposure lowers the chance of remaining at work either directly (e.g., disabling asthma; Figures 8.3 and 8.4) or through a common cause</w:t>
        </w:r>
      </w:ins>
      <w:ins w:id="47" w:author="PR Preview" w:date="2024-01-01T00:00:00Z">
        <w:r>
          <w:t xml:space="preserve"> </w:t>
        </w:r>
      </w:ins>
      <m:oMath>
        <m:r>
          <m:t>W</m:t>
        </m:r>
      </m:oMath>
      <w:ins w:id="47" w:author="PR Preview" w:date="2024-01-01T00:00:00Z">
        <w:r>
          <w:t xml:space="preserve"> </w:t>
        </w:r>
      </w:ins>
      <w:ins w:id="47" w:author="PR Preview" w:date="2024-01-01T00:00:00Z">
        <w:r>
          <w:t xml:space="preserve">(e.g., exposed jobs are eliminated and their workers laid off; Figures 8.5 and 8.6).</w:t>
        </w:r>
      </w:ins>
    </w:p>
    <w:p>
      <w:pPr>
        <w:pStyle w:val="Compact"/>
        <w:numPr>
          <w:ilvl w:val="0"/>
          <w:numId w:val="1005"/>
        </w:numPr>
      </w:pPr>
      <w:ins w:id="48" w:author="PR Preview" w:date="2024-01-01T00:00:00Z">
        <w:r>
          <w:rPr>
            <w:b/>
            <w:bCs/>
          </w:rPr>
          <w:t xml:space="preserve">Self-selection bias, volunteer bias</w:t>
        </w:r>
      </w:ins>
      <w:ins w:id="48" w:author="PR Preview" w:date="2024-01-01T00:00:00Z">
        <w:r>
          <w:t xml:space="preserve">:</w:t>
        </w:r>
      </w:ins>
      <w:ins w:id="48" w:author="PR Preview" w:date="2024-01-01T00:00:00Z">
        <w:r>
          <w:t xml:space="preserve"> </w:t>
        </w:r>
      </w:ins>
      <m:oMath>
        <m:r>
          <m:t>C</m:t>
        </m:r>
      </m:oMath>
      <w:ins w:id="48" w:author="PR Preview" w:date="2024-01-01T00:00:00Z">
        <w:r>
          <w:t xml:space="preserve"> </w:t>
        </w:r>
      </w:ins>
      <w:ins w:id="48" w:author="PR Preview" w:date="2024-01-01T00:00:00Z">
        <w:r>
          <w:t xml:space="preserve">is agreement to participate (1: no, 0: yes),</w:t>
        </w:r>
      </w:ins>
      <w:ins w:id="48" w:author="PR Preview" w:date="2024-01-01T00:00:00Z">
        <w:r>
          <w:t xml:space="preserve"> </w:t>
        </w:r>
      </w:ins>
      <m:oMath>
        <m:r>
          <m:t>A</m:t>
        </m:r>
      </m:oMath>
      <w:ins w:id="48" w:author="PR Preview" w:date="2024-01-01T00:00:00Z">
        <w:r>
          <w:t xml:space="preserve"> </w:t>
        </w:r>
      </w:ins>
      <w:ins w:id="48" w:author="PR Preview" w:date="2024-01-01T00:00:00Z">
        <w:r>
          <w:t xml:space="preserve">is cigarette smoking,</w:t>
        </w:r>
      </w:ins>
      <w:ins w:id="48" w:author="PR Preview" w:date="2024-01-01T00:00:00Z">
        <w:r>
          <w:t xml:space="preserve"> </w:t>
        </w:r>
      </w:ins>
      <m:oMath>
        <m:r>
          <m:t>Y</m:t>
        </m:r>
      </m:oMath>
      <w:ins w:id="48" w:author="PR Preview" w:date="2024-01-01T00:00:00Z">
        <w:r>
          <w:t xml:space="preserve"> </w:t>
        </w:r>
      </w:ins>
      <w:ins w:id="48" w:author="PR Preview" w:date="2024-01-01T00:00:00Z">
        <w:r>
          <w:t xml:space="preserve">is coronary heart disease,</w:t>
        </w:r>
      </w:ins>
      <w:ins w:id="48" w:author="PR Preview" w:date="2024-01-01T00:00:00Z">
        <w:r>
          <w:t xml:space="preserve"> </w:t>
        </w:r>
      </w:ins>
      <m:oMath>
        <m:r>
          <m:t>U</m:t>
        </m:r>
      </m:oMath>
      <w:ins w:id="48" w:author="PR Preview" w:date="2024-01-01T00:00:00Z">
        <w:r>
          <w:t xml:space="preserve"> </w:t>
        </w:r>
      </w:ins>
      <w:ins w:id="48" w:author="PR Preview" w:date="2024-01-01T00:00:00Z">
        <w:r>
          <w:t xml:space="preserve">is family history of heart disease,</w:t>
        </w:r>
      </w:ins>
      <w:ins w:id="48" w:author="PR Preview" w:date="2024-01-01T00:00:00Z">
        <w:r>
          <w:t xml:space="preserve"> </w:t>
        </w:r>
      </w:ins>
      <m:oMath>
        <m:r>
          <m:t>W</m:t>
        </m:r>
      </m:oMath>
      <w:ins w:id="48" w:author="PR Preview" w:date="2024-01-01T00:00:00Z">
        <w:r>
          <w:t xml:space="preserve"> </w:t>
        </w:r>
      </w:ins>
      <w:ins w:id="48" w:author="PR Preview" w:date="2024-01-01T00:00:00Z">
        <w:r>
          <w:t xml:space="preserve">is healthy lifestyle, and</w:t>
        </w:r>
      </w:ins>
      <w:ins w:id="48" w:author="PR Preview" w:date="2024-01-01T00:00:00Z">
        <w:r>
          <w:t xml:space="preserve"> </w:t>
        </w:r>
      </w:ins>
      <m:oMath>
        <m:r>
          <m:t>L</m:t>
        </m:r>
      </m:oMath>
      <w:ins w:id="48" w:author="PR Preview" w:date="2024-01-01T00:00:00Z">
        <w:r>
          <w:t xml:space="preserve"> </w:t>
        </w:r>
      </w:ins>
      <w:ins w:id="48" w:author="PR Preview" w:date="2024-01-01T00:00:00Z">
        <w:r>
          <w:t xml:space="preserve">is a mediator between</w:t>
        </w:r>
      </w:ins>
      <w:ins w:id="48" w:author="PR Preview" w:date="2024-01-01T00:00:00Z">
        <w:r>
          <w:t xml:space="preserve"> </w:t>
        </w:r>
      </w:ins>
      <m:oMath>
        <m:r>
          <m:t>U</m:t>
        </m:r>
      </m:oMath>
      <w:ins w:id="48" w:author="PR Preview" w:date="2024-01-01T00:00:00Z">
        <w:r>
          <w:t xml:space="preserve"> </w:t>
        </w:r>
      </w:ins>
      <w:ins w:id="48" w:author="PR Preview" w:date="2024-01-01T00:00:00Z">
        <w:r>
          <w:t xml:space="preserve">and</w:t>
        </w:r>
      </w:ins>
      <w:ins w:id="48" w:author="PR Preview" w:date="2024-01-01T00:00:00Z">
        <w:r>
          <w:t xml:space="preserve"> </w:t>
        </w:r>
      </w:ins>
      <m:oMath>
        <m:r>
          <m:t>C</m:t>
        </m:r>
      </m:oMath>
      <w:ins w:id="48" w:author="PR Preview" w:date="2024-01-01T00:00:00Z">
        <w:r>
          <w:t xml:space="preserve"> </w:t>
        </w:r>
      </w:ins>
      <w:ins w:id="48" w:author="PR Preview" w:date="2024-01-01T00:00:00Z">
        <w:r>
          <w:t xml:space="preserve">such as awareness of heart disease.</w:t>
        </w:r>
      </w:ins>
      <w:ins w:id="48" w:author="PR Preview" w:date="2024-01-01T00:00:00Z">
        <w:r>
          <w:t xml:space="preserve"> </w:t>
        </w:r>
      </w:ins>
      <w:ins w:id="48" w:author="PR Preview" w:date="2024-01-01T00:00:00Z">
        <w:r>
          <w:t xml:space="preserve">Restricting to volunteers (</w:t>
        </w:r>
      </w:ins>
      <m:oMath>
        <m:r>
          <m:t>C</m:t>
        </m:r>
        <m:r>
          <m:rPr>
            <m:sty m:val="p"/>
          </m:rPr>
          <m:t>=</m:t>
        </m:r>
        <m:r>
          <m:t>0</m:t>
        </m:r>
      </m:oMath>
      <w:ins w:id="48" w:author="PR Preview" w:date="2024-01-01T00:00:00Z">
        <w:r>
          <w:t xml:space="preserve">) may introduce bias.</w:t>
        </w:r>
      </w:ins>
    </w:p>
    <w:p>
      <w:pPr>
        <w:pStyle w:val="Compact"/>
        <w:numPr>
          <w:ilvl w:val="0"/>
          <w:numId w:val="1005"/>
        </w:numPr>
      </w:pPr>
      <w:ins w:id="49" w:author="PR Preview" w:date="2024-01-01T00:00:00Z">
        <w:r>
          <w:rPr>
            <w:b/>
            <w:bCs/>
          </w:rPr>
          <w:t xml:space="preserve">Selection affected by treatment received before study entry</w:t>
        </w:r>
      </w:ins>
      <w:ins w:id="49" w:author="PR Preview" w:date="2024-01-01T00:00:00Z">
        <w:r>
          <w:t xml:space="preserve">:</w:t>
        </w:r>
      </w:ins>
      <w:ins w:id="49" w:author="PR Preview" w:date="2024-01-01T00:00:00Z">
        <w:r>
          <w:t xml:space="preserve"> </w:t>
        </w:r>
      </w:ins>
      <m:oMath>
        <m:r>
          <m:t>C</m:t>
        </m:r>
      </m:oMath>
      <w:ins w:id="49" w:author="PR Preview" w:date="2024-01-01T00:00:00Z">
        <w:r>
          <w:t xml:space="preserve"> </w:t>
        </w:r>
      </w:ins>
      <w:ins w:id="49" w:author="PR Preview" w:date="2024-01-01T00:00:00Z">
        <w:r>
          <w:t xml:space="preserve">is selection into the study (1: no, 0: yes), and treatment</w:t>
        </w:r>
      </w:ins>
      <w:ins w:id="49" w:author="PR Preview" w:date="2024-01-01T00:00:00Z">
        <w:r>
          <w:t xml:space="preserve"> </w:t>
        </w:r>
      </w:ins>
      <m:oMath>
        <m:r>
          <m:t>A</m:t>
        </m:r>
      </m:oMath>
      <w:ins w:id="49" w:author="PR Preview" w:date="2024-01-01T00:00:00Z">
        <w:r>
          <w:t xml:space="preserve"> </w:t>
        </w:r>
      </w:ins>
      <w:ins w:id="49" w:author="PR Preview" w:date="2024-01-01T00:00:00Z">
        <w:r>
          <w:t xml:space="preserve">happened before the study started.</w:t>
        </w:r>
      </w:ins>
      <w:ins w:id="49" w:author="PR Preview" w:date="2024-01-01T00:00:00Z">
        <w:r>
          <w:t xml:space="preserve"> </w:t>
        </w:r>
      </w:ins>
      <w:ins w:id="49" w:author="PR Preview" w:date="2024-01-01T00:00:00Z">
        <w:r>
          <w:t xml:space="preserve">If</w:t>
        </w:r>
      </w:ins>
      <w:ins w:id="49" w:author="PR Preview" w:date="2024-01-01T00:00:00Z">
        <w:r>
          <w:t xml:space="preserve"> </w:t>
        </w:r>
      </w:ins>
      <m:oMath>
        <m:r>
          <m:t>A</m:t>
        </m:r>
      </m:oMath>
      <w:ins w:id="49" w:author="PR Preview" w:date="2024-01-01T00:00:00Z">
        <w:r>
          <w:t xml:space="preserve"> </w:t>
        </w:r>
      </w:ins>
      <w:ins w:id="49" w:author="PR Preview" w:date="2024-01-01T00:00:00Z">
        <w:r>
          <w:t xml:space="preserve">affects selection, bias is expected.</w:t>
        </w:r>
      </w:ins>
      <w:ins w:id="49" w:author="PR Preview" w:date="2024-01-01T00:00:00Z">
        <w:r>
          <w:t xml:space="preserve"> </w:t>
        </w:r>
      </w:ins>
      <w:ins w:id="49" w:author="PR Preview" w:date="2024-01-01T00:00:00Z">
        <w:r>
          <w:t xml:space="preserve">This generalizes self-selection bias and can arise whenever the treatment, or part of it, precedes the study, for example lifetime exposure to some factor in a study that recruits 50-year-olds.</w:t>
        </w:r>
      </w:ins>
      <w:ins w:id="49" w:author="PR Preview" w:date="2024-01-01T00:00:00Z">
        <w:r>
          <w:t xml:space="preserve"> </w:t>
        </w:r>
      </w:ins>
      <w:ins w:id="49" w:author="PR Preview" w:date="2024-01-01T00:00:00Z">
        <w:r>
          <w:t xml:space="preserve">Such studies may also have unmeasured confounding for the pre-study part of treatment if confounders were only measured during the study.</w:t>
        </w:r>
      </w:ins>
    </w:p>
    <w:p>
      <w:pPr>
        <w:pStyle w:val="FirstParagraph"/>
      </w:pPr>
      <w:ins w:id="50" w:author="PR Preview" w:date="2024-01-01T00:00:00Z">
        <w:r>
          <w:t xml:space="preserve">The book attributes the structure of self-selection bias to Berkson (1955), and the use of causal diagrams for bias from pre-study treatments affecting selection to Robins, Hernán, and Rotnitzky (2007).</w:t>
        </w:r>
      </w:ins>
      <w:ins w:id="50" w:author="PR Preview" w:date="2024-01-01T00:00:00Z">
        <w:r>
          <w:t xml:space="preserve"> </w:t>
        </w:r>
      </w:ins>
      <w:ins w:id="50" w:author="PR Preview" w:date="2024-01-01T00:00:00Z">
        <w:r>
          <w:t xml:space="preserve">Causal diagrams have also characterized biases from attempts to eliminate ascertainment bias (Robins 2001), from estimating direct effects (Cole and Hernán 2002), and from conventional adjustment for variables affected by earlier treatment (Part III)</w:t>
        </w:r>
      </w:ins>
      <w:ins w:id="50" w:author="PR Preview" w:date="2024-01-01T00:00:00Z">
        <w:r>
          <w:t xml:space="preserve"> </w:t>
        </w:r>
      </w:ins>
      <w:ins w:id="50" w:author="PR Preview" w:date="2024-01-01T00:00:00Z">
        <w:r>
          <w:t xml:space="preserve">(Hernán and Robins 2020, 112–13)</w:t>
        </w:r>
      </w:ins>
      <w:ins w:id="50" w:author="PR Preview" w:date="2024-01-01T00:00:00Z">
        <w:r>
          <w:t xml:space="preserve">.</w:t>
        </w:r>
      </w:ins>
    </w:p>
    <w:p>
      <w:ins w:id="51" w:author="PR Preview" w:date="2024-01-01T00:00:00Z">
        <w:r>
          <w:pict>
            <v:rect style="width:0;height:1.5pt" o:hralign="center" o:hrstd="t" o:hr="t"/>
          </w:pict>
        </w:r>
      </w:ins>
    </w:p>
    <w:bookmarkStart w:id="17" w:name="X1d37b40d8379b18d756d9d1e6cf311e51997f05"/>
    <w:p>
      <w:pPr>
        <w:pStyle w:val="Heading3"/>
      </w:pPr>
      <w:ins w:id="52" w:author="PR Preview" w:date="2024-01-01T00:00:00Z">
        <w:r>
          <w:t xml:space="preserve">2.1 Selection Bias in Randomized and Observational, Prospective and Retrospective Studies</w:t>
        </w:r>
      </w:ins>
    </w:p>
    <w:p>
      <w:pPr>
        <w:pStyle w:val="FirstParagraph"/>
      </w:pPr>
      <w:ins w:id="53" w:author="PR Preview" w:date="2024-01-01T00:00:00Z">
        <w:r>
          <w:t xml:space="preserve">These examples show that selection bias can occur:</w:t>
        </w:r>
      </w:ins>
    </w:p>
    <w:p>
      <w:pPr>
        <w:pStyle w:val="Compact"/>
        <w:numPr>
          <w:ilvl w:val="0"/>
          <w:numId w:val="1006"/>
        </w:numPr>
      </w:pPr>
      <w:ins w:id="54" w:author="PR Preview" w:date="2024-01-01T00:00:00Z">
        <w:r>
          <w:t xml:space="preserve">in</w:t>
        </w:r>
      </w:ins>
      <w:ins w:id="54" w:author="PR Preview" w:date="2024-01-01T00:00:00Z">
        <w:r>
          <w:t xml:space="preserve"> </w:t>
        </w:r>
      </w:ins>
      <w:ins w:id="54" w:author="PR Preview" w:date="2024-01-01T00:00:00Z">
        <w:r>
          <w:rPr>
            <w:b/>
            <w:bCs/>
          </w:rPr>
          <w:t xml:space="preserve">retrospective</w:t>
        </w:r>
      </w:ins>
      <w:ins w:id="54" w:author="PR Preview" w:date="2024-01-01T00:00:00Z">
        <w:r>
          <w:t xml:space="preserve"> </w:t>
        </w:r>
      </w:ins>
      <w:ins w:id="54" w:author="PR Preview" w:date="2024-01-01T00:00:00Z">
        <w:r>
          <w:t xml:space="preserve">studies (treatment data collected after the outcome) and in</w:t>
        </w:r>
      </w:ins>
      <w:ins w:id="54" w:author="PR Preview" w:date="2024-01-01T00:00:00Z">
        <w:r>
          <w:t xml:space="preserve"> </w:t>
        </w:r>
      </w:ins>
      <w:ins w:id="54" w:author="PR Preview" w:date="2024-01-01T00:00:00Z">
        <w:r>
          <w:rPr>
            <w:b/>
            <w:bCs/>
          </w:rPr>
          <w:t xml:space="preserve">prospective</w:t>
        </w:r>
      </w:ins>
      <w:ins w:id="54" w:author="PR Preview" w:date="2024-01-01T00:00:00Z">
        <w:r>
          <w:t xml:space="preserve"> </w:t>
        </w:r>
      </w:ins>
      <w:ins w:id="54" w:author="PR Preview" w:date="2024-01-01T00:00:00Z">
        <w:r>
          <w:t xml:space="preserve">studies (treatment data collected before the outcome);</w:t>
        </w:r>
      </w:ins>
    </w:p>
    <w:p>
      <w:pPr>
        <w:pStyle w:val="Compact"/>
        <w:numPr>
          <w:ilvl w:val="0"/>
          <w:numId w:val="1006"/>
        </w:numPr>
      </w:pPr>
      <w:ins w:id="55" w:author="PR Preview" w:date="2024-01-01T00:00:00Z">
        <w:r>
          <w:t xml:space="preserve">in</w:t>
        </w:r>
      </w:ins>
      <w:ins w:id="55" w:author="PR Preview" w:date="2024-01-01T00:00:00Z">
        <w:r>
          <w:t xml:space="preserve"> </w:t>
        </w:r>
      </w:ins>
      <w:ins w:id="55" w:author="PR Preview" w:date="2024-01-01T00:00:00Z">
        <w:r>
          <w:rPr>
            <w:b/>
            <w:bCs/>
          </w:rPr>
          <w:t xml:space="preserve">observational studies</w:t>
        </w:r>
      </w:ins>
      <w:ins w:id="55" w:author="PR Preview" w:date="2024-01-01T00:00:00Z">
        <w:r>
          <w:t xml:space="preserve"> </w:t>
        </w:r>
      </w:ins>
      <w:ins w:id="55" w:author="PR Preview" w:date="2024-01-01T00:00:00Z">
        <w:r>
          <w:t xml:space="preserve">and in</w:t>
        </w:r>
      </w:ins>
      <w:ins w:id="55" w:author="PR Preview" w:date="2024-01-01T00:00:00Z">
        <w:r>
          <w:t xml:space="preserve"> </w:t>
        </w:r>
      </w:ins>
      <w:ins w:id="55" w:author="PR Preview" w:date="2024-01-01T00:00:00Z">
        <w:r>
          <w:rPr>
            <w:b/>
            <w:bCs/>
          </w:rPr>
          <w:t xml:space="preserve">randomized experiments</w:t>
        </w:r>
      </w:ins>
      <w:ins w:id="55" w:author="PR Preview" w:date="2024-01-01T00:00:00Z">
        <w:r>
          <w:t xml:space="preserve">.</w:t>
        </w:r>
      </w:ins>
    </w:p>
    <w:p>
      <w:pPr>
        <w:pStyle w:val="FirstParagraph"/>
      </w:pPr>
      <w:ins w:id="56" w:author="PR Preview" w:date="2024-01-01T00:00:00Z">
        <w:r>
          <w:t xml:space="preserve">Figures 8.3 and 8.4 have no common causes of</w:t>
        </w:r>
      </w:ins>
      <w:ins w:id="56" w:author="PR Preview" w:date="2024-01-01T00:00:00Z">
        <w:r>
          <w:t xml:space="preserve"> </w:t>
        </w:r>
      </w:ins>
      <m:oMath>
        <m:r>
          <m:t>A</m:t>
        </m:r>
      </m:oMath>
      <w:ins w:id="56" w:author="PR Preview" w:date="2024-01-01T00:00:00Z">
        <w:r>
          <w:t xml:space="preserve"> </w:t>
        </w:r>
      </w:ins>
      <w:ins w:id="56" w:author="PR Preview" w:date="2024-01-01T00:00:00Z">
        <w:r>
          <w:t xml:space="preserve">and any other variable, so they can depict a randomized trial.</w:t>
        </w:r>
      </w:ins>
      <w:ins w:id="56" w:author="PR Preview" w:date="2024-01-01T00:00:00Z">
        <w:r>
          <w:t xml:space="preserve"> </w:t>
        </w:r>
      </w:ins>
      <w:ins w:id="56" w:author="PR Preview" w:date="2024-01-01T00:00:00Z">
        <w:r>
          <w:t xml:space="preserve">Participants in a trial can be lost to follow-up before</w:t>
        </w:r>
      </w:ins>
      <w:ins w:id="56" w:author="PR Preview" w:date="2024-01-01T00:00:00Z">
        <w:r>
          <w:t xml:space="preserve"> </w:t>
        </w:r>
      </w:ins>
      <m:oMath>
        <m:r>
          <m:t>Y</m:t>
        </m:r>
      </m:oMath>
      <w:ins w:id="56" w:author="PR Preview" w:date="2024-01-01T00:00:00Z">
        <w:r>
          <w:t xml:space="preserve"> </w:t>
        </w:r>
      </w:ins>
      <w:ins w:id="56" w:author="PR Preview" w:date="2024-01-01T00:00:00Z">
        <w:r>
          <w:t xml:space="preserve">is ascertained.</w:t>
        </w:r>
      </w:ins>
      <w:ins w:id="56" w:author="PR Preview" w:date="2024-01-01T00:00:00Z">
        <w:r>
          <w:t xml:space="preserve"> </w:t>
        </w:r>
      </w:ins>
      <w:ins w:id="56" w:author="PR Preview" w:date="2024-01-01T00:00:00Z">
        <w:r>
          <w:t xml:space="preserve">Then</w:t>
        </w:r>
      </w:ins>
      <w:ins w:id="56"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a</m:t>
        </m:r>
        <m:r>
          <m:rPr>
            <m:sty m:val="p"/>
          </m:rPr>
          <m:t>]</m:t>
        </m:r>
      </m:oMath>
      <w:ins w:id="56" w:author="PR Preview" w:date="2024-01-01T00:00:00Z">
        <w:r>
          <w:t xml:space="preserve"> </w:t>
        </w:r>
      </w:ins>
      <w:ins w:id="56" w:author="PR Preview" w:date="2024-01-01T00:00:00Z">
        <w:r>
          <w:t xml:space="preserve">cannot be computed, only</w:t>
        </w:r>
      </w:ins>
      <w:ins w:id="56"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ins w:id="56" w:author="PR Preview" w:date="2024-01-01T00:00:00Z">
        <w:r>
          <w:t xml:space="preserve">, and the uncensored may not be exchangeable with those who were lost.</w:t>
        </w:r>
      </w:ins>
    </w:p>
    <w:p>
      <w:pPr>
        <w:pStyle w:val="BodyText"/>
      </w:pPr>
      <w:ins w:id="57" w:author="PR Preview" w:date="2024-01-01T00:00:00Z">
        <w:r>
          <w:rPr>
            <w:b/>
            <w:bCs/>
          </w:rPr>
          <w:t xml:space="preserve">Key difference from confounding</w:t>
        </w:r>
      </w:ins>
      <w:ins w:id="57" w:author="PR Preview" w:date="2024-01-01T00:00:00Z">
        <w:r>
          <w:t xml:space="preserve">: randomization protects against confounding, but not against selection bias that occurs after randomization.</w:t>
        </w:r>
      </w:ins>
    </w:p>
    <w:p>
      <w:pPr>
        <w:pStyle w:val="BodyText"/>
      </w:pPr>
      <w:ins w:id="58" w:author="PR Preview" w:date="2024-01-01T00:00:00Z">
        <w:r>
          <w:t xml:space="preserve">Selection</w:t>
        </w:r>
      </w:ins>
      <w:ins w:id="58" w:author="PR Preview" w:date="2024-01-01T00:00:00Z">
        <w:r>
          <w:t xml:space="preserve"> </w:t>
        </w:r>
      </w:ins>
      <w:ins w:id="58" w:author="PR Preview" w:date="2024-01-01T00:00:00Z">
        <w:r>
          <w:rPr>
            <w:i/>
            <w:iCs/>
          </w:rPr>
          <w:t xml:space="preserve">before</w:t>
        </w:r>
      </w:ins>
      <w:ins w:id="58" w:author="PR Preview" w:date="2024-01-01T00:00:00Z">
        <w:r>
          <w:t xml:space="preserve"> </w:t>
        </w:r>
      </w:ins>
      <w:ins w:id="58" w:author="PR Preview" w:date="2024-01-01T00:00:00Z">
        <w:r>
          <w:t xml:space="preserve">treatment assignment does not bias a randomized trial.</w:t>
        </w:r>
      </w:ins>
      <w:ins w:id="58" w:author="PR Preview" w:date="2024-01-01T00:00:00Z">
        <w:r>
          <w:t xml:space="preserve"> </w:t>
        </w:r>
      </w:ins>
      <w:ins w:id="58" w:author="PR Preview" w:date="2024-01-01T00:00:00Z">
        <w:r>
          <w:t xml:space="preserve">Only volunteers are enrolled in trials, yet trials are not subject to volunteer bias, because participants are randomized only after agreeing to participate (</w:t>
        </w:r>
      </w:ins>
      <m:oMath>
        <m:r>
          <m:t>C</m:t>
        </m:r>
        <m:r>
          <m:rPr>
            <m:sty m:val="p"/>
          </m:rPr>
          <m:t>=</m:t>
        </m:r>
        <m:r>
          <m:t>0</m:t>
        </m:r>
      </m:oMath>
      <w:ins w:id="58" w:author="PR Preview" w:date="2024-01-01T00:00:00Z">
        <w:r>
          <w:t xml:space="preserve">).</w:t>
        </w:r>
      </w:ins>
      <w:ins w:id="58" w:author="PR Preview" w:date="2024-01-01T00:00:00Z">
        <w:r>
          <w:t xml:space="preserve"> </w:t>
        </w:r>
      </w:ins>
      <w:ins w:id="58" w:author="PR Preview" w:date="2024-01-01T00:00:00Z">
        <w:r>
          <w:t xml:space="preserve">None of Figures 8.3-8.6 can represent volunteer bias in a randomized trial:</w:t>
        </w:r>
      </w:ins>
    </w:p>
    <w:p>
      <w:pPr>
        <w:pStyle w:val="Compact"/>
        <w:numPr>
          <w:ilvl w:val="0"/>
          <w:numId w:val="1007"/>
        </w:numPr>
      </w:pPr>
      <w:ins w:id="59" w:author="PR Preview" w:date="2024-01-01T00:00:00Z">
        <w:r>
          <w:t xml:space="preserve">Figures 8.3 and 8.4 are ruled out because treatment cannot cause agreement to participate.</w:t>
        </w:r>
      </w:ins>
    </w:p>
    <w:p>
      <w:pPr>
        <w:pStyle w:val="Compact"/>
        <w:numPr>
          <w:ilvl w:val="0"/>
          <w:numId w:val="1007"/>
        </w:numPr>
      </w:pPr>
      <w:ins w:id="60" w:author="PR Preview" w:date="2024-01-01T00:00:00Z">
        <w:r>
          <w:t xml:space="preserve">Figures 8.5 and 8.6 are ruled out because random assignment leaves no common cause of treatment and any other variable.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 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ins w:id="61" w:author="PR Preview" w:date="2024-01-01T00:00:00Z">
        <w:r>
          <w:t xml:space="preserve">3 8.3 Selection Bias and Confounding (pp. 113-114)</w:t>
        </w:r>
      </w:ins>
    </w:p>
    <w:p>
      <w:ins w:id="62" w:author="PR Preview" w:date="2024-01-01T00:00:00Z">
        <w:r>
          <w:pict>
            <v:rect style="width:0;height:1.5pt" o:hralign="center" o:hrstd="t" o:hr="t"/>
          </w:pict>
        </w:r>
      </w:ins>
    </w:p>
    <w:p>
      <w:pPr>
        <w:pStyle w:val="FirstParagraph"/>
      </w:pPr>
      <w:ins w:id="63" w:author="PR Preview" w:date="2024-01-01T00:00:00Z">
        <w:r>
          <w:t xml:space="preserve">Chapters 7 and 8 describe two reasons the treated and the untreated may not be exchangeable:</w:t>
        </w:r>
      </w:ins>
    </w:p>
    <w:p>
      <w:pPr>
        <w:pStyle w:val="Compact"/>
        <w:numPr>
          <w:ilvl w:val="0"/>
          <w:numId w:val="1008"/>
        </w:numPr>
      </w:pPr>
      <w:ins w:id="64" w:author="PR Preview" w:date="2024-01-01T00:00:00Z">
        <w:r>
          <w:rPr>
            <w:b/>
            <w:bCs/>
          </w:rPr>
          <w:t xml:space="preserve">Common causes</w:t>
        </w:r>
      </w:ins>
      <w:ins w:id="64" w:author="PR Preview" w:date="2024-01-01T00:00:00Z">
        <w:r>
          <w:t xml:space="preserve"> </w:t>
        </w:r>
      </w:ins>
      <w:ins w:id="64" w:author="PR Preview" w:date="2024-01-01T00:00:00Z">
        <w:r>
          <w:t xml:space="preserve">of treatment and outcome:</w:t>
        </w:r>
      </w:ins>
      <w:ins w:id="64" w:author="PR Preview" w:date="2024-01-01T00:00:00Z">
        <w:r>
          <w:t xml:space="preserve"> </w:t>
        </w:r>
      </w:ins>
      <w:ins w:id="64" w:author="PR Preview" w:date="2024-01-01T00:00:00Z">
        <w:r>
          <w:rPr>
            <w:b/>
            <w:bCs/>
          </w:rPr>
          <w:t xml:space="preserve">confounding</w:t>
        </w:r>
      </w:ins>
      <w:ins w:id="64" w:author="PR Preview" w:date="2024-01-01T00:00:00Z">
        <w:r>
          <w:t xml:space="preserve">.</w:t>
        </w:r>
      </w:ins>
    </w:p>
    <w:p>
      <w:pPr>
        <w:pStyle w:val="Compact"/>
        <w:numPr>
          <w:ilvl w:val="0"/>
          <w:numId w:val="1008"/>
        </w:numPr>
      </w:pPr>
      <w:ins w:id="65" w:author="PR Preview" w:date="2024-01-01T00:00:00Z">
        <w:r>
          <w:rPr>
            <w:b/>
            <w:bCs/>
          </w:rPr>
          <w:t xml:space="preserve">Conditioning on common effects</w:t>
        </w:r>
      </w:ins>
      <w:ins w:id="65" w:author="PR Preview" w:date="2024-01-01T00:00:00Z">
        <w:r>
          <w:t xml:space="preserve"> </w:t>
        </w:r>
      </w:ins>
      <w:ins w:id="65" w:author="PR Preview" w:date="2024-01-01T00:00:00Z">
        <w:r>
          <w:t xml:space="preserve">of treatment and outcome, or of causes of them:</w:t>
        </w:r>
      </w:ins>
      <w:ins w:id="65" w:author="PR Preview" w:date="2024-01-01T00:00:00Z">
        <w:r>
          <w:t xml:space="preserve"> </w:t>
        </w:r>
      </w:ins>
      <w:ins w:id="65" w:author="PR Preview" w:date="2024-01-01T00:00:00Z">
        <w:r>
          <w:rPr>
            <w:b/>
            <w:bCs/>
          </w:rPr>
          <w:t xml:space="preserve">selection bias</w:t>
        </w:r>
      </w:ins>
      <w:ins w:id="65" w:author="PR Preview" w:date="2024-01-01T00:00:00Z">
        <w:r>
          <w:t xml:space="preserve">.</w:t>
        </w:r>
      </w:ins>
    </w:p>
    <w:p>
      <w:pPr>
        <w:pStyle w:val="FirstParagraph"/>
      </w:pPr>
      <w:ins w:id="66" w:author="PR Preview" w:date="2024-01-01T00:00:00Z">
        <w:r>
          <w:t xml:space="preserve">This structural classification is clear-cut, though it does not always match the terminology of other disciplines.</w:t>
        </w:r>
      </w:ins>
      <w:ins w:id="66" w:author="PR Preview" w:date="2024-01-01T00:00:00Z">
        <w:r>
          <w:t xml:space="preserve"> </w:t>
        </w:r>
      </w:ins>
      <w:ins w:id="66" w:author="PR Preview" w:date="2024-01-01T00:00:00Z">
        <w:r>
          <w:t xml:space="preserve">Statisticians and econometricians often call both biases</w:t>
        </w:r>
      </w:ins>
      <w:ins w:id="66" w:author="PR Preview" w:date="2024-01-01T00:00:00Z">
        <w:r>
          <w:t xml:space="preserve"> </w:t>
        </w:r>
      </w:ins>
      <w:ins w:id="66" w:author="PR Preview" w:date="2024-01-01T00:00:00Z">
        <w:r>
          <w:t xml:space="preserve">“selection bias,”</w:t>
        </w:r>
      </w:ins>
      <w:ins w:id="66" w:author="PR Preview" w:date="2024-01-01T00:00:00Z">
        <w:r>
          <w:t xml:space="preserve"> </w:t>
        </w:r>
      </w:ins>
      <w:ins w:id="66" w:author="PR Preview" w:date="2024-01-01T00:00:00Z">
        <w:r>
          <w:t xml:space="preserve">because both arise from selection: of individuals into the analysis (structural selection bias) or into a treatment (structural confounding).</w:t>
        </w:r>
      </w:ins>
      <w:ins w:id="66" w:author="PR Preview" w:date="2024-01-01T00:00:00Z">
        <w:r>
          <w:t xml:space="preserve"> </w:t>
        </w:r>
      </w:ins>
      <w:ins w:id="66" w:author="PR Preview" w:date="2024-01-01T00:00:00Z">
        <w:r>
          <w:t xml:space="preserve">The book’s aim is not to police terminology but to stress that there are two distinct causal structures.</w:t>
        </w:r>
      </w:ins>
    </w:p>
    <w:p>
      <w:pPr>
        <w:pStyle w:val="BodyText"/>
      </w:pPr>
      <w:ins w:id="67" w:author="PR Preview" w:date="2024-01-01T00:00:00Z">
        <w:r>
          <w:t xml:space="preserve">For the same reason, social scientists often call unmeasured confounding</w:t>
        </w:r>
      </w:ins>
      <w:ins w:id="67" w:author="PR Preview" w:date="2024-01-01T00:00:00Z">
        <w:r>
          <w:t xml:space="preserve"> </w:t>
        </w:r>
      </w:ins>
      <w:ins w:id="67" w:author="PR Preview" w:date="2024-01-01T00:00:00Z">
        <w:r>
          <w:t xml:space="preserve">“selection on unobservables.”</w:t>
        </w:r>
      </w:ins>
      <w:ins w:id="67" w:author="PR Preview" w:date="2024-01-01T00:00:00Z">
        <w:r>
          <w:t xml:space="preserve"> </w:t>
        </w:r>
      </w:ins>
      <w:ins w:id="67" w:author="PR Preview" w:date="2024-01-01T00:00:00Z">
        <w:r>
          <w:t xml:space="preserve">Conditional exchangeability is also called</w:t>
        </w:r>
      </w:ins>
      <w:ins w:id="67" w:author="PR Preview" w:date="2024-01-01T00:00:00Z">
        <w:r>
          <w:t xml:space="preserve"> </w:t>
        </w:r>
      </w:ins>
      <w:ins w:id="67" w:author="PR Preview" w:date="2024-01-01T00:00:00Z">
        <w:r>
          <w:t xml:space="preserve">“weak ignorability”</w:t>
        </w:r>
      </w:ins>
      <w:ins w:id="67" w:author="PR Preview" w:date="2024-01-01T00:00:00Z">
        <w:r>
          <w:t xml:space="preserve"> </w:t>
        </w:r>
      </w:ins>
      <w:ins w:id="67" w:author="PR Preview" w:date="2024-01-01T00:00:00Z">
        <w:r>
          <w:t xml:space="preserve">or</w:t>
        </w:r>
      </w:ins>
      <w:ins w:id="67" w:author="PR Preview" w:date="2024-01-01T00:00:00Z">
        <w:r>
          <w:t xml:space="preserve"> </w:t>
        </w:r>
      </w:ins>
      <w:ins w:id="67" w:author="PR Preview" w:date="2024-01-01T00:00:00Z">
        <w:r>
          <w:t xml:space="preserve">“ignorable treatment assignment”</w:t>
        </w:r>
      </w:ins>
      <w:ins w:id="67" w:author="PR Preview" w:date="2024-01-01T00:00:00Z">
        <w:r>
          <w:t xml:space="preserve"> </w:t>
        </w:r>
      </w:ins>
      <w:ins w:id="67" w:author="PR Preview" w:date="2024-01-01T00:00:00Z">
        <w:r>
          <w:t xml:space="preserve">in statistics,</w:t>
        </w:r>
      </w:ins>
      <w:ins w:id="67" w:author="PR Preview" w:date="2024-01-01T00:00:00Z">
        <w:r>
          <w:t xml:space="preserve"> </w:t>
        </w:r>
      </w:ins>
      <w:ins w:id="67" w:author="PR Preview" w:date="2024-01-01T00:00:00Z">
        <w:r>
          <w:t xml:space="preserve">“selection on observables”</w:t>
        </w:r>
      </w:ins>
      <w:ins w:id="67" w:author="PR Preview" w:date="2024-01-01T00:00:00Z">
        <w:r>
          <w:t xml:space="preserve"> </w:t>
        </w:r>
      </w:ins>
      <w:ins w:id="67" w:author="PR Preview" w:date="2024-01-01T00:00:00Z">
        <w:r>
          <w:t xml:space="preserve">in the social sciences, and</w:t>
        </w:r>
      </w:ins>
      <w:ins w:id="67" w:author="PR Preview" w:date="2024-01-01T00:00:00Z">
        <w:r>
          <w:t xml:space="preserve"> </w:t>
        </w:r>
      </w:ins>
      <w:ins w:id="67" w:author="PR Preview" w:date="2024-01-01T00:00:00Z">
        <w:r>
          <w:t xml:space="preserve">“no omitted variable bias”</w:t>
        </w:r>
      </w:ins>
      <w:ins w:id="67" w:author="PR Preview" w:date="2024-01-01T00:00:00Z">
        <w:r>
          <w:t xml:space="preserve"> </w:t>
        </w:r>
      </w:ins>
      <w:ins w:id="67" w:author="PR Preview" w:date="2024-01-01T00:00:00Z">
        <w:r>
          <w:t xml:space="preserve">or</w:t>
        </w:r>
      </w:ins>
      <w:ins w:id="67" w:author="PR Preview" w:date="2024-01-01T00:00:00Z">
        <w:r>
          <w:t xml:space="preserve"> </w:t>
        </w:r>
      </w:ins>
      <w:ins w:id="67" w:author="PR Preview" w:date="2024-01-01T00:00:00Z">
        <w:r>
          <w:t xml:space="preserve">“exogeneity”</w:t>
        </w:r>
      </w:ins>
      <w:ins w:id="67" w:author="PR Preview" w:date="2024-01-01T00:00:00Z">
        <w:r>
          <w:t xml:space="preserve"> </w:t>
        </w:r>
      </w:ins>
      <w:ins w:id="67" w:author="PR Preview" w:date="2024-01-01T00:00:00Z">
        <w:r>
          <w:t xml:space="preserve">in econometrics</w:t>
        </w:r>
      </w:ins>
      <w:ins w:id="67" w:author="PR Preview" w:date="2024-01-01T00:00:00Z">
        <w:r>
          <w:t xml:space="preserve"> </w:t>
        </w:r>
      </w:ins>
      <w:ins w:id="67" w:author="PR Preview" w:date="2024-01-01T00:00:00Z">
        <w:r>
          <w:t xml:space="preserve">(Hernán and Robins 2020, 111–13)</w:t>
        </w:r>
      </w:ins>
      <w:ins w:id="67" w:author="PR Preview" w:date="2024-01-01T00:00:00Z">
        <w:r>
          <w:t xml:space="preserve">.</w:t>
        </w:r>
      </w:ins>
    </w:p>
    <w:p>
      <w:ins w:id="68" w:author="PR Preview" w:date="2024-01-01T00:00:00Z">
        <w:r>
          <w:pict>
            <v:rect style="width:0;height:1.5pt" o:hralign="center" o:hrstd="t" o:hr="t"/>
          </w:pict>
        </w:r>
      </w:ins>
    </w:p>
    <w:bookmarkStart w:id="19" w:name="the-firefighter-example"/>
    <w:p>
      <w:pPr>
        <w:pStyle w:val="Heading3"/>
      </w:pPr>
      <w:r>
        <w:t xml:space="preserve">3.1 The Firefighter Example</w:t>
      </w:r>
    </w:p>
    <w:p>
      <w:pPr>
        <w:pStyle w:val="FirstParagraph"/>
      </w:pPr>
      <w:ins w:id="70" w:author="PR Preview" w:date="2024-01-01T00:00:00Z">
        <w:r>
          <w:t xml:space="preserve">A study restricted to firefighters estimates the effect of physical activity</w:t>
        </w:r>
      </w:ins>
      <w:ins w:id="70" w:author="PR Preview" w:date="2024-01-01T00:00:00Z">
        <w:r>
          <w:t xml:space="preserve"> </w:t>
        </w:r>
      </w:ins>
      <m:oMath>
        <m:r>
          <m:t>A</m:t>
        </m:r>
      </m:oMath>
      <w:ins w:id="70" w:author="PR Preview" w:date="2024-01-01T00:00:00Z">
        <w:r>
          <w:t xml:space="preserve"> </w:t>
        </w:r>
      </w:ins>
      <w:ins w:id="70" w:author="PR Preview" w:date="2024-01-01T00:00:00Z">
        <w:r>
          <w:t xml:space="preserve">on heart disease</w:t>
        </w:r>
      </w:ins>
      <w:ins w:id="70" w:author="PR Preview" w:date="2024-01-01T00:00:00Z">
        <w:r>
          <w:t xml:space="preserve"> </w:t>
        </w:r>
      </w:ins>
      <m:oMath>
        <m:r>
          <m:t>Y</m:t>
        </m:r>
      </m:oMath>
      <w:ins w:id="70" w:author="PR Preview" w:date="2024-01-01T00:00:00Z">
        <w:r>
          <w:t xml:space="preserve"> </w:t>
        </w:r>
      </w:ins>
      <w:ins w:id="70" w:author="PR Preview" w:date="2024-01-01T00:00:00Z">
        <w:r>
          <w:t xml:space="preserve">(Figure 8.7).</w:t>
        </w:r>
      </w:ins>
      <w:ins w:id="70" w:author="PR Preview" w:date="2024-01-01T00:00:00Z">
        <w:r>
          <w:t xml:space="preserve"> </w:t>
        </w:r>
      </w:ins>
      <w:ins w:id="70" w:author="PR Preview" w:date="2024-01-01T00:00:00Z">
        <w:r>
          <w:t xml:space="preserve">Assume, unknown to the investigators, that</w:t>
        </w:r>
      </w:ins>
      <w:ins w:id="70" w:author="PR Preview" w:date="2024-01-01T00:00:00Z">
        <w:r>
          <w:t xml:space="preserve"> </w:t>
        </w:r>
      </w:ins>
      <m:oMath>
        <m:r>
          <m:t>A</m:t>
        </m:r>
      </m:oMath>
      <w:ins w:id="70" w:author="PR Preview" w:date="2024-01-01T00:00:00Z">
        <w:r>
          <w:t xml:space="preserve"> </w:t>
        </w:r>
      </w:ins>
      <w:ins w:id="70" w:author="PR Preview" w:date="2024-01-01T00:00:00Z">
        <w:r>
          <w:t xml:space="preserve">does not cause</w:t>
        </w:r>
      </w:ins>
      <w:ins w:id="70" w:author="PR Preview" w:date="2024-01-01T00:00:00Z">
        <w:r>
          <w:t xml:space="preserve"> </w:t>
        </w:r>
      </w:ins>
      <m:oMath>
        <m:r>
          <m:t>Y</m:t>
        </m:r>
      </m:oMath>
      <w:ins w:id="70" w:author="PR Preview" w:date="2024-01-01T00:00:00Z">
        <w:r>
          <w:t xml:space="preserve">.</w:t>
        </w:r>
      </w:ins>
    </w:p>
    <w:p>
      <w:pPr>
        <w:pStyle w:val="Compact"/>
        <w:numPr>
          <w:ilvl w:val="0"/>
          <w:numId w:val="1009"/>
        </w:numPr>
      </w:pPr>
      <w:ins w:id="71" w:author="PR Preview" w:date="2024-01-01T00:00:00Z">
        <w:r>
          <w:t xml:space="preserve">Parental socioeconomic status</w:t>
        </w:r>
      </w:ins>
      <w:ins w:id="71" w:author="PR Preview" w:date="2024-01-01T00:00:00Z">
        <w:r>
          <w:t xml:space="preserve"> </w:t>
        </w:r>
      </w:ins>
      <m:oMath>
        <m:r>
          <m:t>L</m:t>
        </m:r>
      </m:oMath>
      <w:ins w:id="71" w:author="PR Preview" w:date="2024-01-01T00:00:00Z">
        <w:r>
          <w:t xml:space="preserve"> </w:t>
        </w:r>
      </w:ins>
      <w:ins w:id="71" w:author="PR Preview" w:date="2024-01-01T00:00:00Z">
        <w:r>
          <w:t xml:space="preserve">affects becoming a firefighter</w:t>
        </w:r>
      </w:ins>
      <w:ins w:id="71" w:author="PR Preview" w:date="2024-01-01T00:00:00Z">
        <w:r>
          <w:t xml:space="preserve"> </w:t>
        </w:r>
      </w:ins>
      <m:oMath>
        <m:r>
          <m:t>C</m:t>
        </m:r>
      </m:oMath>
      <w:ins w:id="71" w:author="PR Preview" w:date="2024-01-01T00:00:00Z">
        <w:r>
          <w:t xml:space="preserve"> </w:t>
        </w:r>
      </w:ins>
      <w:ins w:id="71" w:author="PR Preview" w:date="2024-01-01T00:00:00Z">
        <w:r>
          <w:t xml:space="preserve">and, through childhood diet, heart disease</w:t>
        </w:r>
      </w:ins>
      <w:ins w:id="71" w:author="PR Preview" w:date="2024-01-01T00:00:00Z">
        <w:r>
          <w:t xml:space="preserve"> </w:t>
        </w:r>
      </w:ins>
      <m:oMath>
        <m:r>
          <m:t>Y</m:t>
        </m:r>
      </m:oMath>
      <w:ins w:id="71" w:author="PR Preview" w:date="2024-01-01T00:00:00Z">
        <w:r>
          <w:t xml:space="preserve">.</w:t>
        </w:r>
      </w:ins>
    </w:p>
    <w:p>
      <w:pPr>
        <w:pStyle w:val="Compact"/>
        <w:numPr>
          <w:ilvl w:val="0"/>
          <w:numId w:val="1009"/>
        </w:numPr>
      </w:pPr>
      <w:ins w:id="72" w:author="PR Preview" w:date="2024-01-01T00:00:00Z">
        <w:r>
          <w:t xml:space="preserve">An unmeasured attraction to physical activities</w:t>
        </w:r>
      </w:ins>
      <w:ins w:id="72" w:author="PR Preview" w:date="2024-01-01T00:00:00Z">
        <w:r>
          <w:t xml:space="preserve"> </w:t>
        </w:r>
      </w:ins>
      <m:oMath>
        <m:r>
          <m:t>U</m:t>
        </m:r>
      </m:oMath>
      <w:ins w:id="72" w:author="PR Preview" w:date="2024-01-01T00:00:00Z">
        <w:r>
          <w:t xml:space="preserve"> </w:t>
        </w:r>
      </w:ins>
      <w:ins w:id="72" w:author="PR Preview" w:date="2024-01-01T00:00:00Z">
        <w:r>
          <w:t xml:space="preserve">affects becoming a firefighter and being physically active</w:t>
        </w:r>
      </w:ins>
      <w:ins w:id="72" w:author="PR Preview" w:date="2024-01-01T00:00:00Z">
        <w:r>
          <w:t xml:space="preserve"> </w:t>
        </w:r>
      </w:ins>
      <m:oMath>
        <m:r>
          <m:t>A</m:t>
        </m:r>
      </m:oMath>
      <w:ins w:id="72" w:author="PR Preview" w:date="2024-01-01T00:00:00Z">
        <w:r>
          <w:t xml:space="preserve">.</w:t>
        </w:r>
      </w:ins>
    </w:p>
    <w:p>
      <w:pPr>
        <w:pStyle w:val="Compact"/>
        <w:numPr>
          <w:ilvl w:val="0"/>
          <w:numId w:val="1009"/>
        </w:numPr>
      </w:pPr>
      <m:oMath>
        <m:r>
          <m:t>U</m:t>
        </m:r>
      </m:oMath>
      <w:ins w:id="73" w:author="PR Preview" w:date="2024-01-01T00:00:00Z">
        <w:r>
          <w:t xml:space="preserve"> </w:t>
        </w:r>
      </w:ins>
      <w:ins w:id="73" w:author="PR Preview" w:date="2024-01-01T00:00:00Z">
        <w:r>
          <w:t xml:space="preserve">does not affect</w:t>
        </w:r>
      </w:ins>
      <w:ins w:id="73" w:author="PR Preview" w:date="2024-01-01T00:00:00Z">
        <w:r>
          <w:t xml:space="preserve"> </w:t>
        </w:r>
      </w:ins>
      <m:oMath>
        <m:r>
          <m:t>Y</m:t>
        </m:r>
      </m:oMath>
      <w:ins w:id="73" w:author="PR Preview" w:date="2024-01-01T00:00:00Z">
        <w:r>
          <w:t xml:space="preserve">, and</w:t>
        </w:r>
      </w:ins>
      <w:ins w:id="73" w:author="PR Preview" w:date="2024-01-01T00:00:00Z">
        <w:r>
          <w:t xml:space="preserve"> </w:t>
        </w:r>
      </w:ins>
      <m:oMath>
        <m:r>
          <m:t>L</m:t>
        </m:r>
      </m:oMath>
      <w:ins w:id="73" w:author="PR Preview" w:date="2024-01-01T00:00:00Z">
        <w:r>
          <w:t xml:space="preserve"> </w:t>
        </w:r>
      </w:ins>
      <w:ins w:id="73" w:author="PR Preview" w:date="2024-01-01T00:00:00Z">
        <w:r>
          <w:t xml:space="preserve">does not affect</w:t>
        </w:r>
      </w:ins>
      <w:ins w:id="73" w:author="PR Preview" w:date="2024-01-01T00:00:00Z">
        <w:r>
          <w:t xml:space="preserve"> </w:t>
        </w:r>
      </w:ins>
      <m:oMath>
        <m:r>
          <m:t>A</m:t>
        </m:r>
      </m:oMath>
      <w:ins w:id="73" w:author="PR Preview" w:date="2024-01-01T00:00:00Z">
        <w:r>
          <w:t xml:space="preserve">.</w:t>
        </w:r>
      </w:ins>
    </w:p>
    <w:p>
      <w:pPr>
        <w:pStyle w:val="FirstParagraph"/>
      </w:pPr>
      <w:ins w:id="74" w:author="PR Preview" w:date="2024-01-01T00:00:00Z">
        <w:r>
          <w:t xml:space="preserve">There is no confounding:</w:t>
        </w:r>
      </w:ins>
      <w:ins w:id="74" w:author="PR Preview" w:date="2024-01-01T00:00:00Z">
        <w:r>
          <w:t xml:space="preserve"> </w:t>
        </w:r>
      </w:ins>
      <m:oMath>
        <m:r>
          <m:t>A</m:t>
        </m:r>
      </m:oMath>
      <w:ins w:id="74" w:author="PR Preview" w:date="2024-01-01T00:00:00Z">
        <w:r>
          <w:t xml:space="preserve"> </w:t>
        </w:r>
      </w:ins>
      <w:ins w:id="74" w:author="PR Preview" w:date="2024-01-01T00:00:00Z">
        <w:r>
          <w:t xml:space="preserve">and</w:t>
        </w:r>
      </w:ins>
      <w:ins w:id="74" w:author="PR Preview" w:date="2024-01-01T00:00:00Z">
        <w:r>
          <w:t xml:space="preserve"> </w:t>
        </w:r>
      </w:ins>
      <m:oMath>
        <m:r>
          <m:t>Y</m:t>
        </m:r>
      </m:oMath>
      <w:ins w:id="74" w:author="PR Preview" w:date="2024-01-01T00:00:00Z">
        <w:r>
          <w:t xml:space="preserve"> </w:t>
        </w:r>
      </w:ins>
      <w:ins w:id="74" w:author="PR Preview" w:date="2024-01-01T00:00:00Z">
        <w:r>
          <w:t xml:space="preserve">have no common cause, so in the full population</w:t>
        </w:r>
      </w:ins>
      <w:ins w:id="74"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ins w:id="74" w:author="PR Preview" w:date="2024-01-01T00:00:00Z">
        <w:r>
          <w:t xml:space="preserve"> </w:t>
        </w:r>
      </w:ins>
      <w:ins w:id="74" w:author="PR Preview" w:date="2024-01-01T00:00:00Z">
        <w:r>
          <w:t xml:space="preserve">is expected to equal</w:t>
        </w:r>
      </w:ins>
      <w:ins w:id="74"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ins w:id="74" w:author="PR Preview" w:date="2024-01-01T00:00:00Z">
        <w:r>
          <w:t xml:space="preserve">.</w:t>
        </w:r>
      </w:ins>
      <w:ins w:id="74" w:author="PR Preview" w:date="2024-01-01T00:00:00Z">
        <w:r>
          <w:t xml:space="preserve"> </w:t>
        </w:r>
      </w:ins>
      <w:ins w:id="74" w:author="PR Preview" w:date="2024-01-01T00:00:00Z">
        <w:r>
          <w:t xml:space="preserve">Among firefighters (</w:t>
        </w:r>
      </w:ins>
      <m:oMath>
        <m:r>
          <m:t>C</m:t>
        </m:r>
        <m:r>
          <m:rPr>
            <m:sty m:val="p"/>
          </m:rPr>
          <m:t>=</m:t>
        </m:r>
        <m:r>
          <m:t>0</m:t>
        </m:r>
      </m:oMath>
      <w:ins w:id="74" w:author="PR Preview" w:date="2024-01-01T00:00:00Z">
        <w:r>
          <w:t xml:space="preserve">), however, the two ratios differ: conditioning on</w:t>
        </w:r>
      </w:ins>
      <w:ins w:id="74" w:author="PR Preview" w:date="2024-01-01T00:00:00Z">
        <w:r>
          <w:t xml:space="preserve"> </w:t>
        </w:r>
      </w:ins>
      <m:oMath>
        <m:r>
          <m:t>C</m:t>
        </m:r>
      </m:oMath>
      <w:ins w:id="74" w:author="PR Preview" w:date="2024-01-01T00:00:00Z">
        <w:r>
          <w:t xml:space="preserve">, a common effect of causes of treatment (</w:t>
        </w:r>
      </w:ins>
      <m:oMath>
        <m:r>
          <m:t>U</m:t>
        </m:r>
      </m:oMath>
      <w:ins w:id="74" w:author="PR Preview" w:date="2024-01-01T00:00:00Z">
        <w:r>
          <w:t xml:space="preserve">) and of outcome (</w:t>
        </w:r>
      </w:ins>
      <m:oMath>
        <m:r>
          <m:t>L</m:t>
        </m:r>
      </m:oMath>
      <w:ins w:id="74" w:author="PR Preview" w:date="2024-01-01T00:00:00Z">
        <w:r>
          <w:t xml:space="preserve">), opens</w:t>
        </w:r>
      </w:ins>
      <w:ins w:id="74" w:author="PR Preview" w:date="2024-01-01T00:00:00Z">
        <w:r>
          <w:t xml:space="preserve"> </w:t>
        </w:r>
      </w:ins>
      <m:oMath>
        <m:r>
          <m:t>A</m:t>
        </m:r>
        <m:r>
          <m:rPr>
            <m:sty m:val="p"/>
          </m:rPr>
          <m:t>←</m:t>
        </m:r>
        <m:r>
          <m:t>U</m:t>
        </m:r>
        <m:r>
          <m:rPr>
            <m:sty m:val="p"/>
          </m:rPr>
          <m:t>→</m:t>
        </m:r>
        <m:r>
          <m:t>C</m:t>
        </m:r>
        <m:r>
          <m:rPr>
            <m:sty m:val="p"/>
          </m:rPr>
          <m:t>←</m:t>
        </m:r>
        <m:r>
          <m:t>L</m:t>
        </m:r>
        <m:r>
          <m:rPr>
            <m:sty m:val="p"/>
          </m:rPr>
          <m:t>→</m:t>
        </m:r>
        <m:r>
          <m:t>Y</m:t>
        </m:r>
      </m:oMath>
      <w:ins w:id="74" w:author="PR Preview" w:date="2024-01-01T00:00:00Z">
        <w:r>
          <w:t xml:space="preserve">.</w:t>
        </w:r>
      </w:ins>
    </w:p>
    <w:p>
      <w:ins w:id="75" w:author="PR Preview" w:date="2024-01-01T00:00:00Z">
        <w:r>
          <w:pict>
            <v:rect style="width:0;height:1.5pt" o:hralign="center" o:hrstd="t" o:hr="t"/>
          </w:pict>
        </w:r>
      </w:ins>
    </w:p>
    <w:p>
      <w:pPr>
        <w:pStyle w:val="FirstParagraph"/>
      </w:pPr>
      <w:ins w:id="76" w:author="PR Preview" w:date="2024-01-01T00:00:00Z">
        <w:r>
          <w:t xml:space="preserve">For the investigators the label is moot: either way they must adjust for</w:t>
        </w:r>
      </w:ins>
      <w:ins w:id="76" w:author="PR Preview" w:date="2024-01-01T00:00:00Z">
        <w:r>
          <w:t xml:space="preserve"> </w:t>
        </w:r>
      </w:ins>
      <m:oMath>
        <m:r>
          <m:t>L</m:t>
        </m:r>
      </m:oMath>
      <w:ins w:id="76" w:author="PR Preview" w:date="2024-01-01T00:00:00Z">
        <w:r>
          <w:t xml:space="preserve"> </w:t>
        </w:r>
      </w:ins>
      <w:ins w:id="76" w:author="PR Preview" w:date="2024-01-01T00:00:00Z">
        <w:r>
          <w:t xml:space="preserve">to make treated and untreated firefighters comparable.</w:t>
        </w:r>
      </w:ins>
      <w:ins w:id="76" w:author="PR Preview" w:date="2024-01-01T00:00:00Z">
        <w:r>
          <w:t xml:space="preserve"> </w:t>
        </w:r>
      </w:ins>
      <w:ins w:id="76" w:author="PR Preview" w:date="2024-01-01T00:00:00Z">
        <w:r>
          <w:t xml:space="preserve">For this reason many epidemiologists call any variable that needs adjustment a</w:t>
        </w:r>
      </w:ins>
      <w:ins w:id="76" w:author="PR Preview" w:date="2024-01-01T00:00:00Z">
        <w:r>
          <w:t xml:space="preserve"> </w:t>
        </w:r>
      </w:ins>
      <w:ins w:id="76" w:author="PR Preview" w:date="2024-01-01T00:00:00Z">
        <w:r>
          <w:t xml:space="preserve">“confounder,”</w:t>
        </w:r>
      </w:ins>
      <w:ins w:id="76" w:author="PR Preview" w:date="2024-01-01T00:00:00Z">
        <w:r>
          <w:t xml:space="preserve"> </w:t>
        </w:r>
      </w:ins>
      <w:ins w:id="76" w:author="PR Preview" w:date="2024-01-01T00:00:00Z">
        <w:r>
          <w:t xml:space="preserve">whatever the structure.</w:t>
        </w:r>
      </w:ins>
    </w:p>
    <w:p>
      <w:pPr>
        <w:pStyle w:val="BodyText"/>
      </w:pPr>
      <w:ins w:id="77" w:author="PR Preview" w:date="2024-01-01T00:00:00Z">
        <w:r>
          <w:t xml:space="preserve">Advantages of the structural classification anyway:</w:t>
        </w:r>
      </w:ins>
    </w:p>
    <w:p>
      <w:pPr>
        <w:pStyle w:val="Compact"/>
        <w:numPr>
          <w:ilvl w:val="0"/>
          <w:numId w:val="1010"/>
        </w:numPr>
      </w:pPr>
      <w:ins w:id="78" w:author="PR Preview" w:date="2024-01-01T00:00:00Z">
        <w:r>
          <w:t xml:space="preserve">The structure guides the choice of method.</w:t>
        </w:r>
      </w:ins>
      <w:ins w:id="78" w:author="PR Preview" w:date="2024-01-01T00:00:00Z">
        <w:r>
          <w:t xml:space="preserve"> </w:t>
        </w:r>
      </w:ins>
      <w:ins w:id="78" w:author="PR Preview" w:date="2024-01-01T00:00:00Z">
        <w:r>
          <w:t xml:space="preserve">With time-varying treatments it reveals when stratification-based adjustment for confounding would introduce selection bias, so that g-methods are needed (Part III).</w:t>
        </w:r>
      </w:ins>
    </w:p>
    <w:p>
      <w:pPr>
        <w:pStyle w:val="Compact"/>
        <w:numPr>
          <w:ilvl w:val="0"/>
          <w:numId w:val="1010"/>
        </w:numPr>
      </w:pPr>
      <w:ins w:id="79" w:author="PR Preview" w:date="2024-01-01T00:00:00Z">
        <w:r>
          <w:t xml:space="preserve">It can inform design even when it does not change the analysis: investigators restricting to firefighters should collect joint risk factors for</w:t>
        </w:r>
      </w:ins>
      <w:ins w:id="79" w:author="PR Preview" w:date="2024-01-01T00:00:00Z">
        <w:r>
          <w:t xml:space="preserve"> </w:t>
        </w:r>
      </w:ins>
      <m:oMath>
        <m:r>
          <m:t>Y</m:t>
        </m:r>
      </m:oMath>
      <w:ins w:id="79" w:author="PR Preview" w:date="2024-01-01T00:00:00Z">
        <w:r>
          <w:t xml:space="preserve"> </w:t>
        </w:r>
      </w:ins>
      <w:ins w:id="79" w:author="PR Preview" w:date="2024-01-01T00:00:00Z">
        <w:r>
          <w:t xml:space="preserve">and</w:t>
        </w:r>
      </w:ins>
      <w:ins w:id="79" w:author="PR Preview" w:date="2024-01-01T00:00:00Z">
        <w:r>
          <w:t xml:space="preserve"> </w:t>
        </w:r>
      </w:ins>
      <m:oMath>
        <m:r>
          <m:t>C</m:t>
        </m:r>
      </m:oMath>
      <w:ins w:id="79" w:author="PR Preview" w:date="2024-01-01T00:00:00Z">
        <w:r>
          <w:t xml:space="preserve"> </w:t>
        </w:r>
      </w:ins>
      <w:ins w:id="79" w:author="PR Preview" w:date="2024-01-01T00:00:00Z">
        <w:r>
          <w:t xml:space="preserve">(as in the first example of Section 7.1).</w:t>
        </w:r>
      </w:ins>
    </w:p>
    <w:p>
      <w:pPr>
        <w:pStyle w:val="Compact"/>
        <w:numPr>
          <w:ilvl w:val="0"/>
          <w:numId w:val="1010"/>
        </w:numPr>
      </w:pPr>
      <w:ins w:id="80" w:author="PR Preview" w:date="2024-01-01T00:00:00Z">
        <w:r>
          <w:t xml:space="preserve">Selection on pre-treatment variables (like being a firefighter) explains why a variable such as</w:t>
        </w:r>
      </w:ins>
      <w:ins w:id="80" w:author="PR Preview" w:date="2024-01-01T00:00:00Z">
        <w:r>
          <w:t xml:space="preserve"> </w:t>
        </w:r>
      </w:ins>
      <m:oMath>
        <m:r>
          <m:t>L</m:t>
        </m:r>
      </m:oMath>
      <w:ins w:id="80" w:author="PR Preview" w:date="2024-01-01T00:00:00Z">
        <w:r>
          <w:t xml:space="preserve"> </w:t>
        </w:r>
      </w:ins>
      <w:ins w:id="80" w:author="PR Preview" w:date="2024-01-01T00:00:00Z">
        <w:r>
          <w:t xml:space="preserve">can act as a</w:t>
        </w:r>
      </w:ins>
      <w:ins w:id="80" w:author="PR Preview" w:date="2024-01-01T00:00:00Z">
        <w:r>
          <w:t xml:space="preserve"> </w:t>
        </w:r>
      </w:ins>
      <w:ins w:id="80" w:author="PR Preview" w:date="2024-01-01T00:00:00Z">
        <w:r>
          <w:t xml:space="preserve">“confounder”</w:t>
        </w:r>
      </w:ins>
      <w:ins w:id="80" w:author="PR Preview" w:date="2024-01-01T00:00:00Z">
        <w:r>
          <w:t xml:space="preserve"> </w:t>
        </w:r>
      </w:ins>
      <w:ins w:id="80" w:author="PR Preview" w:date="2024-01-01T00:00:00Z">
        <w:r>
          <w:t xml:space="preserve">in some studies but not in others, e.g., studies not restricted to firefighters.</w:t>
        </w:r>
      </w:ins>
    </w:p>
    <w:p>
      <w:pPr>
        <w:pStyle w:val="Compact"/>
        <w:numPr>
          <w:ilvl w:val="0"/>
          <w:numId w:val="1010"/>
        </w:numPr>
      </w:pPr>
      <w:ins w:id="81" w:author="PR Preview" w:date="2024-01-01T00:00:00Z">
        <w:r>
          <w:t xml:space="preserve">Causal diagrams improve communication and reduce misunderstandings.</w:t>
        </w:r>
      </w:ins>
    </w:p>
    <w:p>
      <w:pPr>
        <w:pStyle w:val="FirstParagraph"/>
      </w:pPr>
      <w:ins w:id="82" w:author="PR Preview" w:date="2024-01-01T00:00:00Z">
        <w:r>
          <w:t xml:space="preserve">The book’s margin uses Simpson’s paradox as an example of a paradox that results from ignoring the difference between common causes and common effects;</w:t>
        </w:r>
      </w:ins>
      <w:ins w:id="82" w:author="PR Preview" w:date="2024-01-01T00:00:00Z">
        <w:r>
          <w:t xml:space="preserve"> </w:t>
        </w:r>
      </w:ins>
      <w:ins w:id="82" w:author="PR Preview" w:date="2024-01-01T00:00:00Z">
        <w:r>
          <w:t xml:space="preserve">Blyth (1972) misread Simpson’s (1951) example as an extreme case of confounding (see Hernán, Clayton, and Keiding 2011).</w:t>
        </w:r>
      </w:ins>
    </w:p>
    <w:p>
      <w:ins w:id="83" w:author="PR Preview" w:date="2024-01-01T00:00:00Z">
        <w:r>
          <w:pict>
            <v:rect style="width:0;height:1.5pt" o:hralign="center" o:hrstd="t" o:hr="t"/>
          </w:pict>
        </w:r>
      </w:ins>
    </w:p>
    <w:bookmarkEnd w:id="19"/>
    <w:bookmarkStart w:id="22" w:name="healthy-worker-bias-revisited"/>
    <w:p>
      <w:pPr>
        <w:pStyle w:val="Heading3"/>
      </w:pPr>
      <w:r>
        <w:t xml:space="preserve">3.2 Healthy Worker Bias Revisited</w:t>
      </w:r>
    </w:p>
    <w:p>
      <w:pPr>
        <w:pStyle w:val="FirstParagraph"/>
      </w:pPr>
      <w:ins w:id="85" w:author="PR Preview" w:date="2024-01-01T00:00:00Z">
        <w:r>
          <w:t xml:space="preserve">The term</w:t>
        </w:r>
      </w:ins>
      <w:ins w:id="85" w:author="PR Preview" w:date="2024-01-01T00:00:00Z">
        <w:r>
          <w:t xml:space="preserve"> </w:t>
        </w:r>
      </w:ins>
      <w:ins w:id="85" w:author="PR Preview" w:date="2024-01-01T00:00:00Z">
        <w:r>
          <w:t xml:space="preserve">“healthy worker bias”</w:t>
        </w:r>
      </w:ins>
      <w:ins w:id="85" w:author="PR Preview" w:date="2024-01-01T00:00:00Z">
        <w:r>
          <w:t xml:space="preserve"> </w:t>
        </w:r>
      </w:ins>
      <w:ins w:id="85" w:author="PR Preview" w:date="2024-01-01T00:00:00Z">
        <w:r>
          <w:t xml:space="preserve">names two structurally different biases:</w:t>
        </w:r>
      </w:ins>
    </w:p>
    <w:p>
      <w:pPr>
        <w:pStyle w:val="Compact"/>
        <w:numPr>
          <w:ilvl w:val="0"/>
          <w:numId w:val="1011"/>
        </w:numPr>
      </w:pPr>
      <w:ins w:id="86" w:author="PR Preview" w:date="2024-01-01T00:00:00Z">
        <w:r>
          <w:t xml:space="preserve">The bias of Section 8.2: conditioning on being at work</w:t>
        </w:r>
      </w:ins>
      <w:ins w:id="86" w:author="PR Preview" w:date="2024-01-01T00:00:00Z">
        <w:r>
          <w:t xml:space="preserve"> </w:t>
        </w:r>
      </w:ins>
      <m:oMath>
        <m:r>
          <m:t>C</m:t>
        </m:r>
      </m:oMath>
      <w:ins w:id="86" w:author="PR Preview" w:date="2024-01-01T00:00:00Z">
        <w:r>
          <w:t xml:space="preserve">, a common effect of (a cause of) treatment and (a cause of) outcome.</w:t>
        </w:r>
      </w:ins>
      <w:ins w:id="86" w:author="PR Preview" w:date="2024-01-01T00:00:00Z">
        <w:r>
          <w:t xml:space="preserve"> </w:t>
        </w:r>
      </w:ins>
      <w:ins w:id="86" w:author="PR Preview" w:date="2024-01-01T00:00:00Z">
        <w:r>
          <w:t xml:space="preserve">This is</w:t>
        </w:r>
      </w:ins>
      <w:ins w:id="86" w:author="PR Preview" w:date="2024-01-01T00:00:00Z">
        <w:r>
          <w:t xml:space="preserve"> </w:t>
        </w:r>
      </w:ins>
      <w:ins w:id="86" w:author="PR Preview" w:date="2024-01-01T00:00:00Z">
        <w:r>
          <w:rPr>
            <w:b/>
            <w:bCs/>
          </w:rPr>
          <w:t xml:space="preserve">selection bias</w:t>
        </w:r>
      </w:ins>
      <w:ins w:id="86" w:author="PR Preview" w:date="2024-01-01T00:00:00Z">
        <w:r>
          <w:t xml:space="preserve"> </w:t>
        </w:r>
      </w:ins>
      <w:ins w:id="86" w:author="PR Preview" w:date="2024-01-01T00:00:00Z">
        <w:r>
          <w:t xml:space="preserve">(Figures 8.3-8.6).</w:t>
        </w:r>
      </w:ins>
    </w:p>
    <w:p>
      <w:pPr>
        <w:pStyle w:val="Compact"/>
        <w:numPr>
          <w:ilvl w:val="0"/>
          <w:numId w:val="1011"/>
        </w:numPr>
      </w:pPr>
      <w:ins w:id="87" w:author="PR Preview" w:date="2024-01-01T00:00:00Z">
        <w:r>
          <w:t xml:space="preserve">The bias from comparing the risk in a group of workers with the risk in the general population.</w:t>
        </w:r>
      </w:ins>
      <w:ins w:id="87" w:author="PR Preview" w:date="2024-01-01T00:00:00Z">
        <w:r>
          <w:t xml:space="preserve"> </w:t>
        </w:r>
      </w:ins>
      <w:ins w:id="87" w:author="PR Preview" w:date="2024-01-01T00:00:00Z">
        <w:r>
          <w:t xml:space="preserve">With</w:t>
        </w:r>
      </w:ins>
      <w:ins w:id="87" w:author="PR Preview" w:date="2024-01-01T00:00:00Z">
        <w:r>
          <w:t xml:space="preserve"> </w:t>
        </w:r>
      </w:ins>
      <m:oMath>
        <m:r>
          <m:t>L</m:t>
        </m:r>
      </m:oMath>
      <w:ins w:id="87" w:author="PR Preview" w:date="2024-01-01T00:00:00Z">
        <w:r>
          <w:t xml:space="preserve"> </w:t>
        </w:r>
      </w:ins>
      <w:ins w:id="87" w:author="PR Preview" w:date="2024-01-01T00:00:00Z">
        <w:r>
          <w:t xml:space="preserve">= health status,</w:t>
        </w:r>
      </w:ins>
      <w:ins w:id="87" w:author="PR Preview" w:date="2024-01-01T00:00:00Z">
        <w:r>
          <w:t xml:space="preserve"> </w:t>
        </w:r>
      </w:ins>
      <m:oMath>
        <m:r>
          <m:t>A</m:t>
        </m:r>
      </m:oMath>
      <w:ins w:id="87" w:author="PR Preview" w:date="2024-01-01T00:00:00Z">
        <w:r>
          <w:t xml:space="preserve"> </w:t>
        </w:r>
      </w:ins>
      <w:ins w:id="87" w:author="PR Preview" w:date="2024-01-01T00:00:00Z">
        <w:r>
          <w:t xml:space="preserve">= membership in the group of workers, and</w:t>
        </w:r>
      </w:ins>
      <w:ins w:id="87" w:author="PR Preview" w:date="2024-01-01T00:00:00Z">
        <w:r>
          <w:t xml:space="preserve"> </w:t>
        </w:r>
      </w:ins>
      <m:oMath>
        <m:r>
          <m:t>Y</m:t>
        </m:r>
      </m:oMath>
      <w:ins w:id="87" w:author="PR Preview" w:date="2024-01-01T00:00:00Z">
        <w:r>
          <w:t xml:space="preserve"> </w:t>
        </w:r>
      </w:ins>
      <w:ins w:id="87" w:author="PR Preview" w:date="2024-01-01T00:00:00Z">
        <w:r>
          <w:t xml:space="preserve">= outcome, health affects both job type and the outcome (</w:t>
        </w:r>
      </w:ins>
      <m:oMath>
        <m:r>
          <m:t>A</m:t>
        </m:r>
        <m:r>
          <m:rPr>
            <m:sty m:val="p"/>
          </m:rPr>
          <m:t>←</m:t>
        </m:r>
        <m:r>
          <m:t>L</m:t>
        </m:r>
        <m:r>
          <m:rPr>
            <m:sty m:val="p"/>
          </m:rPr>
          <m:t>→</m:t>
        </m:r>
        <m:r>
          <m:t>Y</m:t>
        </m:r>
      </m:oMath>
      <w:ins w:id="87" w:author="PR Preview" w:date="2024-01-01T00:00:00Z">
        <w:r>
          <w:t xml:space="preserve">, as in Figure 7.1).</w:t>
        </w:r>
      </w:ins>
      <w:ins w:id="87" w:author="PR Preview" w:date="2024-01-01T00:00:00Z">
        <w:r>
          <w:t xml:space="preserve"> </w:t>
        </w:r>
      </w:ins>
      <w:ins w:id="87" w:author="PR Preview" w:date="2024-01-01T00:00:00Z">
        <w:r>
          <w:t xml:space="preserve">This is</w:t>
        </w:r>
      </w:ins>
      <w:ins w:id="87" w:author="PR Preview" w:date="2024-01-01T00:00:00Z">
        <w:r>
          <w:t xml:space="preserve"> </w:t>
        </w:r>
      </w:ins>
      <w:ins w:id="87" w:author="PR Preview" w:date="2024-01-01T00:00:00Z">
        <w:r>
          <w:rPr>
            <w:b/>
            <w:bCs/>
          </w:rPr>
          <w:t xml:space="preserve">confounding</w:t>
        </w:r>
      </w:ins>
      <w:ins w:id="87" w:author="PR Preview" w:date="2024-01-01T00:00:00Z">
        <w:r>
          <w:t xml:space="preserve">.</w:t>
        </w:r>
      </w:ins>
    </w:p>
    <w:p>
      <w:pPr>
        <w:pStyle w:val="FirstParagraph"/>
      </w:pPr>
      <w:ins w:id="88" w:author="PR Preview" w:date="2024-01-01T00:00:00Z">
        <w:r>
          <w:t xml:space="preserve">Drawing the causal diagram removes the confusion that comes from using one name for two sources of non-exchangeability.</w:t>
        </w:r>
      </w:ins>
    </w:p>
    <w:p>
      <w:pPr>
        <w:pStyle w:val="BodyText"/>
      </w:pPr>
      <w:ins w:id="89" w:author="PR Preview" w:date="2024-01-01T00:00:00Z">
        <w:r>
          <w:t xml:space="preserve">All of this ignores magnitude and direction.</w:t>
        </w:r>
      </w:ins>
      <w:ins w:id="89" w:author="PR Preview" w:date="2024-01-01T00:00:00Z">
        <w:r>
          <w:t xml:space="preserve"> </w:t>
        </w:r>
      </w:ins>
      <w:ins w:id="89" w:author="PR Preview" w:date="2024-01-01T00:00:00Z">
        <w:r>
          <w:t xml:space="preserve">A noncausal path opened by conditioning on a collider may be weak and induce little bias;</w:t>
        </w:r>
      </w:ins>
      <w:ins w:id="89" w:author="PR Preview" w:date="2024-01-01T00:00:00Z">
        <w:r>
          <w:t xml:space="preserve"> </w:t>
        </w:r>
      </w:ins>
      <w:ins w:id="89" w:author="PR Preview" w:date="2024-01-01T00:00:00Z">
        <w:r>
          <w:t xml:space="preserve">selection bias is not an</w:t>
        </w:r>
      </w:ins>
      <w:ins w:id="89" w:author="PR Preview" w:date="2024-01-01T00:00:00Z">
        <w:r>
          <w:t xml:space="preserve"> </w:t>
        </w:r>
      </w:ins>
      <w:ins w:id="89" w:author="PR Preview" w:date="2024-01-01T00:00:00Z">
        <w:r>
          <w:t xml:space="preserve">“all or nothing”</w:t>
        </w:r>
      </w:ins>
      <w:ins w:id="89" w:author="PR Preview" w:date="2024-01-01T00:00:00Z">
        <w:r>
          <w:t xml:space="preserve"> </w:t>
        </w:r>
      </w:ins>
      <w:ins w:id="89" w:author="PR Preview" w:date="2024-01-01T00:00:00Z">
        <w:r>
          <w:t xml:space="preserve">issue (Fine Point 8.2).</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ins w:id="90" w:author="PR Preview" w:date="2024-01-01T00:00:00Z">
        <w:r>
          <w:t xml:space="preserve">4 8.4 Selection Bias and Censoring (pp. 115-116)</w:t>
        </w:r>
      </w:ins>
    </w:p>
    <w:p>
      <w:ins w:id="91" w:author="PR Preview" w:date="2024-01-01T00:00:00Z">
        <w:r>
          <w:pict>
            <v:rect style="width:0;height:1.5pt" o:hralign="center" o:hrstd="t" o:hr="t"/>
          </w:pict>
        </w:r>
      </w:ins>
    </w:p>
    <w:p>
      <w:pPr>
        <w:pStyle w:val="FirstParagraph"/>
      </w:pPr>
      <w:ins w:id="92" w:author="PR Preview" w:date="2024-01-01T00:00:00Z">
        <w:r>
          <w:t xml:space="preserve">A marginally randomized experiment estimates the effect of wasabi intake on one-year risk of death (</w:t>
        </w:r>
      </w:ins>
      <m:oMath>
        <m:r>
          <m:t>Y</m:t>
        </m:r>
        <m:r>
          <m:rPr>
            <m:sty m:val="p"/>
          </m:rPr>
          <m:t>=</m:t>
        </m:r>
        <m:r>
          <m:t>1</m:t>
        </m:r>
      </m:oMath>
      <w:ins w:id="92" w:author="PR Preview" w:date="2024-01-01T00:00:00Z">
        <w:r>
          <w:t xml:space="preserve">).</w:t>
        </w:r>
      </w:ins>
      <w:ins w:id="92" w:author="PR Preview" w:date="2024-01-01T00:00:00Z">
        <w:r>
          <w:t xml:space="preserve"> </w:t>
        </w:r>
      </w:ins>
      <w:ins w:id="92" w:author="PR Preview" w:date="2024-01-01T00:00:00Z">
        <w:r>
          <w:t xml:space="preserve">Of 60 participants, 30 were assigned to meals with wasabi (</w:t>
        </w:r>
      </w:ins>
      <m:oMath>
        <m:r>
          <m:t>A</m:t>
        </m:r>
        <m:r>
          <m:rPr>
            <m:sty m:val="p"/>
          </m:rPr>
          <m:t>=</m:t>
        </m:r>
        <m:r>
          <m:t>1</m:t>
        </m:r>
      </m:oMath>
      <w:ins w:id="92" w:author="PR Preview" w:date="2024-01-01T00:00:00Z">
        <w:r>
          <w:t xml:space="preserve">) until death or end of follow-up, and 30 to meals without wasabi (</w:t>
        </w:r>
      </w:ins>
      <m:oMath>
        <m:r>
          <m:t>A</m:t>
        </m:r>
        <m:r>
          <m:rPr>
            <m:sty m:val="p"/>
          </m:rPr>
          <m:t>=</m:t>
        </m:r>
        <m:r>
          <m:t>0</m:t>
        </m:r>
      </m:oMath>
      <w:ins w:id="92" w:author="PR Preview" w:date="2024-01-01T00:00:00Z">
        <w:r>
          <w:t xml:space="preserve">).</w:t>
        </w:r>
      </w:ins>
      <w:ins w:id="92" w:author="PR Preview" w:date="2024-01-01T00:00:00Z">
        <w:r>
          <w:t xml:space="preserve"> </w:t>
        </w:r>
      </w:ins>
      <w:ins w:id="92" w:author="PR Preview" w:date="2024-01-01T00:00:00Z">
        <w:r>
          <w:t xml:space="preserve">After one year, 17 had died in each group, so</w:t>
        </w:r>
      </w:ins>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ins w:id="94" w:author="PR Preview" w:date="2024-01-01T00:00:00Z">
        <w:r>
          <w:t xml:space="preserve">and, by randomization, the causal risk ratio</w:t>
        </w:r>
      </w:ins>
      <w:ins w:id="94"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ins w:id="94" w:author="PR Preview" w:date="2024-01-01T00:00:00Z">
        <w:r>
          <w:t xml:space="preserve"> </w:t>
        </w:r>
      </w:ins>
      <w:ins w:id="94" w:author="PR Preview" w:date="2024-01-01T00:00:00Z">
        <w:r>
          <w:t xml:space="preserve">is also expected to be 1.</w:t>
        </w:r>
      </w:ins>
      <w:ins w:id="94" w:author="PR Preview" w:date="2024-01-01T00:00:00Z">
        <w:r>
          <w:t xml:space="preserve"> </w:t>
        </w:r>
      </w:ins>
      <w:ins w:id="94" w:author="PR Preview" w:date="2024-01-01T00:00:00Z">
        <w:r>
          <w:t xml:space="preserve">(To set aside random variability, imagine 60 million participants instead of 60.)</w:t>
        </w:r>
      </w:ins>
    </w:p>
    <w:p>
      <w:ins w:id="95" w:author="PR Preview" w:date="2024-01-01T00:00:00Z">
        <w:r>
          <w:pict>
            <v:rect style="width:0;height:1.5pt" o:hralign="center" o:hrstd="t" o:hr="t"/>
          </w:pict>
        </w:r>
      </w:ins>
    </w:p>
    <w:p>
      <w:pPr>
        <w:pStyle w:val="FirstParagraph"/>
      </w:pPr>
      <w:ins w:id="96" w:author="PR Preview" w:date="2024-01-01T00:00:00Z">
        <w:r>
          <w:t xml:space="preserve">But many participants were lost to follow-up (censored,</w:t>
        </w:r>
      </w:ins>
      <w:ins w:id="96" w:author="PR Preview" w:date="2024-01-01T00:00:00Z">
        <w:r>
          <w:t xml:space="preserve"> </w:t>
        </w:r>
      </w:ins>
      <m:oMath>
        <m:r>
          <m:t>C</m:t>
        </m:r>
        <m:r>
          <m:rPr>
            <m:sty m:val="p"/>
          </m:rPr>
          <m:t>=</m:t>
        </m:r>
        <m:r>
          <m:t>1</m:t>
        </m:r>
      </m:oMath>
      <w:ins w:id="96" w:author="PR Preview" w:date="2024-01-01T00:00:00Z">
        <w:r>
          <w:t xml:space="preserve">), more often those with heart disease at baseline (</w:t>
        </w:r>
      </w:ins>
      <m:oMath>
        <m:r>
          <m:t>L</m:t>
        </m:r>
        <m:r>
          <m:rPr>
            <m:sty m:val="p"/>
          </m:rPr>
          <m:t>=</m:t>
        </m:r>
        <m:r>
          <m:t>1</m:t>
        </m:r>
      </m:oMath>
      <w:ins w:id="96" w:author="PR Preview" w:date="2024-01-01T00:00:00Z">
        <w:r>
          <w:t xml:space="preserve">) and those assigned to wasabi.</w:t>
        </w:r>
      </w:ins>
      <w:ins w:id="96" w:author="PR Preview" w:date="2024-01-01T00:00:00Z">
        <w:r>
          <w:t xml:space="preserve"> </w:t>
        </w:r>
      </w:ins>
      <w:ins w:id="96" w:author="PR Preview" w:date="2024-01-01T00:00:00Z">
        <w:r>
          <w:t xml:space="preserve">Only 9 wasabi and 22 no-wasabi participants remained uncensored, with 4 and 11 observed deaths, respectively.</w:t>
        </w:r>
      </w:ins>
      <w:ins w:id="96" w:author="PR Preview" w:date="2024-01-01T00:00:00Z">
        <w:r>
          <w:t xml:space="preserve"> </w:t>
        </w:r>
      </w:ins>
      <w:ins w:id="96" w:author="PR Preview" w:date="2024-01-01T00:00:00Z">
        <w:r>
          <w:t xml:space="preserve">Among the uncensored,</w:t>
        </w:r>
      </w:ins>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ins w:id="98" w:author="PR Preview" w:date="2024-01-01T00:00:00Z">
        <w:r>
          <w:t xml:space="preserve">The 0.89 among the uncensored differs from the causal risk ratio of 1: there is selection bias from conditioning on the common effect</w:t>
        </w:r>
      </w:ins>
      <w:ins w:id="98" w:author="PR Preview" w:date="2024-01-01T00:00:00Z">
        <w:r>
          <w:t xml:space="preserve"> </w:t>
        </w:r>
      </w:ins>
      <m:oMath>
        <m:r>
          <m:t>C</m:t>
        </m:r>
      </m:oMath>
      <w:ins w:id="98" w:author="PR Preview" w:date="2024-01-01T00:00:00Z">
        <w:r>
          <w:t xml:space="preserve">.</w:t>
        </w:r>
      </w:ins>
    </w:p>
    <w:p>
      <w:pPr>
        <w:pStyle w:val="BodyText"/>
      </w:pPr>
      <w:ins w:id="99" w:author="PR Preview" w:date="2024-01-01T00:00:00Z">
        <w:r>
          <w:t xml:space="preserve">Figure 8.3 describes the wasabi trial, with</w:t>
        </w:r>
      </w:ins>
      <w:ins w:id="99" w:author="PR Preview" w:date="2024-01-01T00:00:00Z">
        <w:r>
          <w:t xml:space="preserve"> </w:t>
        </w:r>
      </w:ins>
      <m:oMath>
        <m:r>
          <m:t>U</m:t>
        </m:r>
      </m:oMath>
      <w:ins w:id="99" w:author="PR Preview" w:date="2024-01-01T00:00:00Z">
        <w:r>
          <w:t xml:space="preserve"> </w:t>
        </w:r>
      </w:ins>
      <w:ins w:id="99" w:author="PR Preview" w:date="2024-01-01T00:00:00Z">
        <w:r>
          <w:t xml:space="preserve">now atherosclerosis, an unmeasured cause of both heart disease</w:t>
        </w:r>
      </w:ins>
      <w:ins w:id="99" w:author="PR Preview" w:date="2024-01-01T00:00:00Z">
        <w:r>
          <w:t xml:space="preserve"> </w:t>
        </w:r>
      </w:ins>
      <m:oMath>
        <m:r>
          <m:t>L</m:t>
        </m:r>
      </m:oMath>
      <w:ins w:id="99" w:author="PR Preview" w:date="2024-01-01T00:00:00Z">
        <w:r>
          <w:t xml:space="preserve"> </w:t>
        </w:r>
      </w:ins>
      <w:ins w:id="99" w:author="PR Preview" w:date="2024-01-01T00:00:00Z">
        <w:r>
          <w:t xml:space="preserve">and death</w:t>
        </w:r>
      </w:ins>
      <w:ins w:id="99" w:author="PR Preview" w:date="2024-01-01T00:00:00Z">
        <w:r>
          <w:t xml:space="preserve"> </w:t>
        </w:r>
      </w:ins>
      <m:oMath>
        <m:r>
          <m:t>Y</m:t>
        </m:r>
      </m:oMath>
      <w:ins w:id="99" w:author="PR Preview" w:date="2024-01-01T00:00:00Z">
        <w:r>
          <w:t xml:space="preserve">.</w:t>
        </w:r>
      </w:ins>
      <w:ins w:id="99" w:author="PR Preview" w:date="2024-01-01T00:00:00Z">
        <w:r>
          <w:t xml:space="preserve"> </w:t>
        </w:r>
      </w:ins>
      <w:ins w:id="99" w:author="PR Preview" w:date="2024-01-01T00:00:00Z">
        <w:r>
          <w:t xml:space="preserve">There is no common cause of</w:t>
        </w:r>
      </w:ins>
      <w:ins w:id="99" w:author="PR Preview" w:date="2024-01-01T00:00:00Z">
        <w:r>
          <w:t xml:space="preserve"> </w:t>
        </w:r>
      </w:ins>
      <m:oMath>
        <m:r>
          <m:t>A</m:t>
        </m:r>
      </m:oMath>
      <w:ins w:id="99" w:author="PR Preview" w:date="2024-01-01T00:00:00Z">
        <w:r>
          <w:t xml:space="preserve"> </w:t>
        </w:r>
      </w:ins>
      <w:ins w:id="99" w:author="PR Preview" w:date="2024-01-01T00:00:00Z">
        <w:r>
          <w:t xml:space="preserve">and</w:t>
        </w:r>
      </w:ins>
      <w:ins w:id="99" w:author="PR Preview" w:date="2024-01-01T00:00:00Z">
        <w:r>
          <w:t xml:space="preserve"> </w:t>
        </w:r>
      </w:ins>
      <m:oMath>
        <m:r>
          <m:t>Y</m:t>
        </m:r>
      </m:oMath>
      <w:ins w:id="99" w:author="PR Preview" w:date="2024-01-01T00:00:00Z">
        <w:r>
          <w:t xml:space="preserve">, as expected under marginal randomization, so no adjustment for confounding is needed for the effect of</w:t>
        </w:r>
      </w:ins>
      <w:ins w:id="99" w:author="PR Preview" w:date="2024-01-01T00:00:00Z">
        <w:r>
          <w:t xml:space="preserve"> </w:t>
        </w:r>
      </w:ins>
      <m:oMath>
        <m:r>
          <m:t>A</m:t>
        </m:r>
      </m:oMath>
      <w:ins w:id="99" w:author="PR Preview" w:date="2024-01-01T00:00:00Z">
        <w:r>
          <w:t xml:space="preserve">.</w:t>
        </w:r>
      </w:ins>
      <w:ins w:id="99" w:author="PR Preview" w:date="2024-01-01T00:00:00Z">
        <w:r>
          <w:t xml:space="preserve"> </w:t>
        </w:r>
      </w:ins>
      <w:ins w:id="99" w:author="PR Preview" w:date="2024-01-01T00:00:00Z">
        <w:r>
          <w:t xml:space="preserve">But</w:t>
        </w:r>
      </w:ins>
      <w:ins w:id="99" w:author="PR Preview" w:date="2024-01-01T00:00:00Z">
        <w:r>
          <w:t xml:space="preserve"> </w:t>
        </w:r>
      </w:ins>
      <m:oMath>
        <m:r>
          <m:t>C</m:t>
        </m:r>
      </m:oMath>
      <w:ins w:id="99" w:author="PR Preview" w:date="2024-01-01T00:00:00Z">
        <w:r>
          <w:t xml:space="preserve"> </w:t>
        </w:r>
      </w:ins>
      <w:ins w:id="99" w:author="PR Preview" w:date="2024-01-01T00:00:00Z">
        <w:r>
          <w:t xml:space="preserve">and</w:t>
        </w:r>
      </w:ins>
      <w:ins w:id="99" w:author="PR Preview" w:date="2024-01-01T00:00:00Z">
        <w:r>
          <w:t xml:space="preserve"> </w:t>
        </w:r>
      </w:ins>
      <m:oMath>
        <m:r>
          <m:t>Y</m:t>
        </m:r>
      </m:oMath>
      <w:ins w:id="99" w:author="PR Preview" w:date="2024-01-01T00:00:00Z">
        <w:r>
          <w:t xml:space="preserve"> </w:t>
        </w:r>
      </w:ins>
      <w:ins w:id="99" w:author="PR Preview" w:date="2024-01-01T00:00:00Z">
        <w:r>
          <w:t xml:space="preserve">share a common cause, so the backdoor path</w:t>
        </w:r>
      </w:ins>
      <w:ins w:id="99" w:author="PR Preview" w:date="2024-01-01T00:00:00Z">
        <w:r>
          <w:t xml:space="preserve"> </w:t>
        </w:r>
      </w:ins>
      <m:oMath>
        <m:r>
          <m:t>C</m:t>
        </m:r>
        <m:r>
          <m:rPr>
            <m:sty m:val="p"/>
          </m:rPr>
          <m:t>←</m:t>
        </m:r>
        <m:r>
          <m:t>L</m:t>
        </m:r>
        <m:r>
          <m:rPr>
            <m:sty m:val="p"/>
          </m:rPr>
          <m:t>←</m:t>
        </m:r>
        <m:r>
          <m:t>U</m:t>
        </m:r>
        <m:r>
          <m:rPr>
            <m:sty m:val="p"/>
          </m:rPr>
          <m:t>→</m:t>
        </m:r>
        <m:r>
          <m:t>Y</m:t>
        </m:r>
      </m:oMath>
      <w:ins w:id="99" w:author="PR Preview" w:date="2024-01-01T00:00:00Z">
        <w:r>
          <w:t xml:space="preserve"> </w:t>
        </w:r>
      </w:ins>
      <w:ins w:id="99" w:author="PR Preview" w:date="2024-01-01T00:00:00Z">
        <w:r>
          <w:t xml:space="preserve">is open: if we wanted the (null) effect of censoring</w:t>
        </w:r>
      </w:ins>
      <w:ins w:id="99" w:author="PR Preview" w:date="2024-01-01T00:00:00Z">
        <w:r>
          <w:t xml:space="preserve"> </w:t>
        </w:r>
      </w:ins>
      <m:oMath>
        <m:r>
          <m:t>C</m:t>
        </m:r>
      </m:oMath>
      <w:ins w:id="99" w:author="PR Preview" w:date="2024-01-01T00:00:00Z">
        <w:r>
          <w:t xml:space="preserve"> </w:t>
        </w:r>
      </w:ins>
      <w:ins w:id="99" w:author="PR Preview" w:date="2024-01-01T00:00:00Z">
        <w:r>
          <w:t xml:space="preserve">on</w:t>
        </w:r>
      </w:ins>
      <w:ins w:id="99" w:author="PR Preview" w:date="2024-01-01T00:00:00Z">
        <w:r>
          <w:t xml:space="preserve"> </w:t>
        </w:r>
      </w:ins>
      <m:oMath>
        <m:r>
          <m:t>Y</m:t>
        </m:r>
      </m:oMath>
      <w:ins w:id="99" w:author="PR Preview" w:date="2024-01-01T00:00:00Z">
        <w:r>
          <w:t xml:space="preserve">, we would need to adjust for confounding by</w:t>
        </w:r>
      </w:ins>
      <w:ins w:id="99" w:author="PR Preview" w:date="2024-01-01T00:00:00Z">
        <w:r>
          <w:t xml:space="preserve"> </w:t>
        </w:r>
      </w:ins>
      <m:oMath>
        <m:r>
          <m:t>U</m:t>
        </m:r>
      </m:oMath>
      <w:ins w:id="99" w:author="PR Preview" w:date="2024-01-01T00:00:00Z">
        <w:r>
          <w:t xml:space="preserve">.</w:t>
        </w:r>
      </w:ins>
      <w:ins w:id="99" w:author="PR Preview" w:date="2024-01-01T00:00:00Z">
        <w:r>
          <w:t xml:space="preserve"> </w:t>
        </w:r>
      </w:ins>
      <w:ins w:id="99" w:author="PR Preview" w:date="2024-01-01T00:00:00Z">
        <w:r>
          <w:t xml:space="preserve">By the backdoor criterion, the measured</w:t>
        </w:r>
      </w:ins>
      <w:ins w:id="99" w:author="PR Preview" w:date="2024-01-01T00:00:00Z">
        <w:r>
          <w:t xml:space="preserve"> </w:t>
        </w:r>
      </w:ins>
      <m:oMath>
        <m:r>
          <m:t>L</m:t>
        </m:r>
      </m:oMath>
      <w:ins w:id="99" w:author="PR Preview" w:date="2024-01-01T00:00:00Z">
        <w:r>
          <w:t xml:space="preserve"> </w:t>
        </w:r>
      </w:ins>
      <w:ins w:id="99" w:author="PR Preview" w:date="2024-01-01T00:00:00Z">
        <w:r>
          <w:t xml:space="preserve">suffices to block that path.</w:t>
        </w:r>
      </w:ins>
    </w:p>
    <w:p>
      <w:ins w:id="100" w:author="PR Preview" w:date="2024-01-01T00:00:00Z">
        <w:r>
          <w:pict>
            <v:rect style="width:0;height:1.5pt" o:hralign="center" o:hrstd="t" o:hr="t"/>
          </w:pict>
        </w:r>
      </w:ins>
    </w:p>
    <w:bookmarkStart w:id="25" w:name="Xfc3889350ab1b37bc285ffa6e992db864be6078"/>
    <w:p>
      <w:pPr>
        <w:pStyle w:val="Heading3"/>
      </w:pPr>
      <w:ins w:id="101" w:author="PR Preview" w:date="2024-01-01T00:00:00Z">
        <w:r>
          <w:t xml:space="preserve">4.1 Counterfactual Outcomes Under No Censoring</w:t>
        </w:r>
      </w:ins>
    </w:p>
    <w:p>
      <w:pPr>
        <w:pStyle w:val="FirstParagraph"/>
      </w:pPr>
      <w:ins w:id="102" w:author="PR Preview" w:date="2024-01-01T00:00:00Z">
        <w:r>
          <w:t xml:space="preserve">Why discuss confounding for the effect of</w:t>
        </w:r>
      </w:ins>
      <w:ins w:id="102" w:author="PR Preview" w:date="2024-01-01T00:00:00Z">
        <w:r>
          <w:t xml:space="preserve"> </w:t>
        </w:r>
      </w:ins>
      <m:oMath>
        <m:r>
          <m:t>C</m:t>
        </m:r>
      </m:oMath>
      <w:ins w:id="102" w:author="PR Preview" w:date="2024-01-01T00:00:00Z">
        <w:r>
          <w:t xml:space="preserve">, when the contrast</w:t>
        </w:r>
      </w:ins>
      <w:ins w:id="102"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oMath>
      <w:ins w:id="102" w:author="PR Preview" w:date="2024-01-01T00:00:00Z">
        <w:r>
          <w:t xml:space="preserve"> </w:t>
        </w:r>
      </w:ins>
      <w:ins w:id="102" w:author="PR Preview" w:date="2024-01-01T00:00:00Z">
        <w:r>
          <w:t xml:space="preserve">versus</w:t>
        </w:r>
      </w:ins>
      <w:ins w:id="102" w:author="PR Preview" w:date="2024-01-01T00:00:00Z">
        <w:r>
          <w:t xml:space="preserve"> </w:t>
        </w:r>
      </w:ins>
      <m:oMath>
        <m:r>
          <m:rPr>
            <m:sty m:val="p"/>
          </m:rPr>
          <m:t>Pr</m:t>
        </m:r>
        <m:r>
          <m:rPr>
            <m:sty m:val="p"/>
          </m:rPr>
          <m:t>[</m:t>
        </m:r>
        <m:sSup>
          <m:e>
            <m:r>
              <m:t>Y</m:t>
            </m:r>
          </m:e>
          <m:sup>
            <m:r>
              <m:t>a</m:t>
            </m:r>
            <m:r>
              <m:rPr>
                <m:sty m:val="p"/>
              </m:rPr>
              <m:t>=</m:t>
            </m:r>
            <m:r>
              <m:t>0</m:t>
            </m:r>
          </m:sup>
        </m:sSup>
        <m:r>
          <m:rPr>
            <m:sty m:val="p"/>
          </m:rPr>
          <m:t>=</m:t>
        </m:r>
        <m:r>
          <m:t>1</m:t>
        </m:r>
        <m:r>
          <m:rPr>
            <m:sty m:val="p"/>
          </m:rPr>
          <m:t>]</m:t>
        </m:r>
      </m:oMath>
      <w:ins w:id="102" w:author="PR Preview" w:date="2024-01-01T00:00:00Z">
        <w:r>
          <w:t xml:space="preserve"> </w:t>
        </w:r>
      </w:ins>
      <w:ins w:id="102" w:author="PR Preview" w:date="2024-01-01T00:00:00Z">
        <w:r>
          <w:t xml:space="preserve">does not involve</w:t>
        </w:r>
      </w:ins>
      <w:ins w:id="102" w:author="PR Preview" w:date="2024-01-01T00:00:00Z">
        <w:r>
          <w:t xml:space="preserve"> </w:t>
        </w:r>
      </w:ins>
      <m:oMath>
        <m:r>
          <m:t>C</m:t>
        </m:r>
      </m:oMath>
      <w:ins w:id="102" w:author="PR Preview" w:date="2024-01-01T00:00:00Z">
        <w:r>
          <w:t xml:space="preserve">?</w:t>
        </w:r>
      </w:ins>
      <w:ins w:id="102" w:author="PR Preview" w:date="2024-01-01T00:00:00Z">
        <w:r>
          <w:t xml:space="preserve"> </w:t>
        </w:r>
      </w:ins>
      <w:ins w:id="102" w:author="PR Preview" w:date="2024-01-01T00:00:00Z">
        <w:r>
          <w:t xml:space="preserve">Because in the presence of censoring (or any selection) the causal contrast of interest should be redefined.</w:t>
        </w:r>
      </w:ins>
      <w:ins w:id="102" w:author="PR Preview" w:date="2024-01-01T00:00:00Z">
        <w:r>
          <w:t xml:space="preserve"> </w:t>
        </w:r>
      </w:ins>
      <w:ins w:id="102" w:author="PR Preview" w:date="2024-01-01T00:00:00Z">
        <w:r>
          <w:t xml:space="preserve">Selection bias would not exist if nobody were censored, so we target what would have happened without censoring.</w:t>
        </w:r>
      </w:ins>
    </w:p>
    <w:p>
      <w:pPr>
        <w:pStyle w:val="BodyText"/>
      </w:pPr>
      <w:ins w:id="103" w:author="PR Preview" w:date="2024-01-01T00:00:00Z">
        <w:r>
          <w:t xml:space="preserve">Let</w:t>
        </w:r>
      </w:ins>
      <w:ins w:id="103" w:author="PR Preview" w:date="2024-01-01T00:00:00Z">
        <w:r>
          <w:t xml:space="preserve"> </w:t>
        </w:r>
      </w:ins>
      <m:oMath>
        <m:sSup>
          <m:e>
            <m:r>
              <m:t>Y</m:t>
            </m:r>
          </m:e>
          <m:sup>
            <m:r>
              <m:t>a</m:t>
            </m:r>
            <m:r>
              <m:rPr>
                <m:sty m:val="p"/>
              </m:rPr>
              <m:t>,</m:t>
            </m:r>
            <m:r>
              <m:t>c</m:t>
            </m:r>
            <m:r>
              <m:rPr>
                <m:sty m:val="p"/>
              </m:rPr>
              <m:t>=</m:t>
            </m:r>
            <m:r>
              <m:t>0</m:t>
            </m:r>
          </m:sup>
        </m:sSup>
      </m:oMath>
      <w:ins w:id="103" w:author="PR Preview" w:date="2024-01-01T00:00:00Z">
        <w:r>
          <w:t xml:space="preserve"> </w:t>
        </w:r>
      </w:ins>
      <w:ins w:id="103" w:author="PR Preview" w:date="2024-01-01T00:00:00Z">
        <w:r>
          <w:t xml:space="preserve">be an individual’s counterfactual outcome had they received treatment</w:t>
        </w:r>
      </w:ins>
      <w:ins w:id="103" w:author="PR Preview" w:date="2024-01-01T00:00:00Z">
        <w:r>
          <w:t xml:space="preserve"> </w:t>
        </w:r>
      </w:ins>
      <m:oMath>
        <m:r>
          <m:t>a</m:t>
        </m:r>
      </m:oMath>
      <w:ins w:id="103" w:author="PR Preview" w:date="2024-01-01T00:00:00Z">
        <w:r>
          <w:t xml:space="preserve"> </w:t>
        </w:r>
      </w:ins>
      <w:ins w:id="103" w:author="PR Preview" w:date="2024-01-01T00:00:00Z">
        <w:r>
          <w:t xml:space="preserve">and remained uncensored (</w:t>
        </w:r>
      </w:ins>
      <m:oMath>
        <m:r>
          <m:t>C</m:t>
        </m:r>
        <m:r>
          <m:rPr>
            <m:sty m:val="p"/>
          </m:rPr>
          <m:t>=</m:t>
        </m:r>
        <m:r>
          <m:t>0</m:t>
        </m:r>
      </m:oMath>
      <w:ins w:id="103" w:author="PR Preview" w:date="2024-01-01T00:00:00Z">
        <w:r>
          <w:t xml:space="preserve">).</w:t>
        </w:r>
      </w:ins>
      <w:ins w:id="103" w:author="PR Preview" w:date="2024-01-01T00:00:00Z">
        <w:r>
          <w:t xml:space="preserve"> </w:t>
        </w:r>
      </w:ins>
      <w:ins w:id="103" w:author="PR Preview" w:date="2024-01-01T00:00:00Z">
        <w:r>
          <w:t xml:space="preserve">The causal contrast of interest becomes</w:t>
        </w:r>
      </w:ins>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ins w:id="105" w:author="PR Preview" w:date="2024-01-01T00:00:00Z">
        <w:r>
          <w:t xml:space="preserve">for example the risk ratio</w:t>
        </w:r>
      </w:ins>
      <w:ins w:id="105" w:author="PR Preview" w:date="2024-01-01T00:00:00Z">
        <w:r>
          <w:t xml:space="preserve"> </w:t>
        </w:r>
      </w:ins>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ins w:id="105" w:author="PR Preview" w:date="2024-01-01T00:00:00Z">
        <w:r>
          <w:t xml:space="preserve"> </w:t>
        </w:r>
      </w:ins>
      <w:ins w:id="105" w:author="PR Preview" w:date="2024-01-01T00:00:00Z">
        <w:r>
          <w:t xml:space="preserve">or the risk difference</w:t>
        </w:r>
      </w:ins>
      <w:ins w:id="105" w:author="PR Preview" w:date="2024-01-01T00:00:00Z">
        <w:r>
          <w:t xml:space="preserve"> </w:t>
        </w:r>
      </w:ins>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ins w:id="105" w:author="PR Preview" w:date="2024-01-01T00:00:00Z">
        <w:r>
          <w:t xml:space="preserve">.</w:t>
        </w:r>
      </w:ins>
    </w:p>
    <w:p>
      <w:pPr>
        <w:pStyle w:val="BodyText"/>
      </w:pPr>
      <w:ins w:id="106" w:author="PR Preview" w:date="2024-01-01T00:00:00Z">
        <w:r>
          <w:t xml:space="preserve">Using counterfactuals such as</w:t>
        </w:r>
      </w:ins>
      <w:ins w:id="106" w:author="PR Preview" w:date="2024-01-01T00:00:00Z">
        <w:r>
          <w:t xml:space="preserve"> </w:t>
        </w:r>
      </w:ins>
      <m:oMath>
        <m:sSup>
          <m:e>
            <m:r>
              <m:t>Y</m:t>
            </m:r>
          </m:e>
          <m:sup>
            <m:r>
              <m:t>a</m:t>
            </m:r>
            <m:r>
              <m:rPr>
                <m:sty m:val="p"/>
              </m:rPr>
              <m:t>,</m:t>
            </m:r>
            <m:r>
              <m:t>c</m:t>
            </m:r>
            <m:r>
              <m:rPr>
                <m:sty m:val="p"/>
              </m:rPr>
              <m:t>=</m:t>
            </m:r>
            <m:r>
              <m:t>0</m:t>
            </m:r>
          </m:sup>
        </m:sSup>
      </m:oMath>
      <w:ins w:id="106" w:author="PR Preview" w:date="2024-01-01T00:00:00Z">
        <w:r>
          <w:t xml:space="preserve"> </w:t>
        </w:r>
      </w:ins>
      <w:ins w:id="106" w:author="PR Preview" w:date="2024-01-01T00:00:00Z">
        <w:r>
          <w:t xml:space="preserve">presupposes, as in</w:t>
        </w:r>
      </w:ins>
      <w:ins w:id="106" w:author="PR Preview" w:date="2024-01-01T00:00:00Z">
        <w:r>
          <w:t xml:space="preserve"> </w:t>
        </w:r>
      </w:ins>
      <w:hyperlink r:id="rId24">
        <w:r>
          <w:rPr>
            <w:rStyle w:val="Hyperlink"/>
          </w:rPr>
          <w:t xml:space="preserve">Chapter 3</w:t>
        </w:r>
      </w:hyperlink>
      <w:ins w:id="106" w:author="PR Preview" w:date="2024-01-01T00:00:00Z">
        <w:r>
          <w:t xml:space="preserve">,</w:t>
        </w:r>
      </w:ins>
      <w:ins w:id="106" w:author="PR Preview" w:date="2024-01-01T00:00:00Z">
        <w:r>
          <w:t xml:space="preserve"> </w:t>
        </w:r>
      </w:ins>
      <w:ins w:id="106" w:author="PR Preview" w:date="2024-01-01T00:00:00Z">
        <w:r>
          <w:t xml:space="preserve">that some no-direct-effect intervention could set censoring</w:t>
        </w:r>
      </w:ins>
      <w:ins w:id="106" w:author="PR Preview" w:date="2024-01-01T00:00:00Z">
        <w:r>
          <w:t xml:space="preserve"> </w:t>
        </w:r>
      </w:ins>
      <m:oMath>
        <m:r>
          <m:t>C</m:t>
        </m:r>
      </m:oMath>
      <w:ins w:id="106" w:author="PR Preview" w:date="2024-01-01T00:00:00Z">
        <w:r>
          <w:t xml:space="preserve"> </w:t>
        </w:r>
      </w:ins>
      <w:ins w:id="106" w:author="PR Preview" w:date="2024-01-01T00:00:00Z">
        <w:r>
          <w:t xml:space="preserve">to 0</w:t>
        </w:r>
      </w:ins>
      <w:ins w:id="106" w:author="PR Preview" w:date="2024-01-01T00:00:00Z">
        <w:r>
          <w:t xml:space="preserve"> </w:t>
        </w:r>
      </w:ins>
      <w:ins w:id="106" w:author="PR Preview" w:date="2024-01-01T00:00:00Z">
        <w:r>
          <w:t xml:space="preserve">(Hernán and Robins 2020, 116, margin note)</w:t>
        </w:r>
      </w:ins>
      <w:ins w:id="106" w:author="PR Preview" w:date="2024-01-01T00:00:00Z">
        <w:r>
          <w:t xml:space="preserve">.</w:t>
        </w:r>
      </w:ins>
    </w:p>
    <w:p>
      <w:pPr>
        <w:pStyle w:val="BodyText"/>
      </w:pPr>
      <w:ins w:id="107" w:author="PR Preview" w:date="2024-01-01T00:00:00Z">
        <w:r>
          <w:t xml:space="preserve">Censoring often has no causal effect on the outcome (an exception: loss to follow-up that prevents people from receiving further treatment).</w:t>
        </w:r>
      </w:ins>
      <w:ins w:id="107" w:author="PR Preview" w:date="2024-01-01T00:00:00Z">
        <w:r>
          <w:t xml:space="preserve"> </w:t>
        </w:r>
      </w:ins>
      <w:ins w:id="107" w:author="PR Preview" w:date="2024-01-01T00:00:00Z">
        <w:r>
          <w:t xml:space="preserve">One might then drop the superscript</w:t>
        </w:r>
      </w:ins>
      <w:ins w:id="107" w:author="PR Preview" w:date="2024-01-01T00:00:00Z">
        <w:r>
          <w:t xml:space="preserve"> </w:t>
        </w:r>
      </w:ins>
      <m:oMath>
        <m:r>
          <m:t>c</m:t>
        </m:r>
        <m:r>
          <m:rPr>
            <m:sty m:val="p"/>
          </m:rPr>
          <m:t>=</m:t>
        </m:r>
        <m:r>
          <m:t>0</m:t>
        </m:r>
      </m:oMath>
      <w:ins w:id="107" w:author="PR Preview" w:date="2024-01-01T00:00:00Z">
        <w:r>
          <w:t xml:space="preserve">, but keeping it makes clear that confounding for the effect of</w:t>
        </w:r>
      </w:ins>
      <w:ins w:id="107" w:author="PR Preview" w:date="2024-01-01T00:00:00Z">
        <w:r>
          <w:t xml:space="preserve"> </w:t>
        </w:r>
      </w:ins>
      <m:oMath>
        <m:r>
          <m:t>C</m:t>
        </m:r>
      </m:oMath>
      <w:ins w:id="107" w:author="PR Preview" w:date="2024-01-01T00:00:00Z">
        <w:r>
          <w:t xml:space="preserve"> </w:t>
        </w:r>
      </w:ins>
      <w:ins w:id="107" w:author="PR Preview" w:date="2024-01-01T00:00:00Z">
        <w:r>
          <w:t xml:space="preserve">becomes central when estimating the effect of</w:t>
        </w:r>
      </w:ins>
      <w:ins w:id="107" w:author="PR Preview" w:date="2024-01-01T00:00:00Z">
        <w:r>
          <w:t xml:space="preserve"> </w:t>
        </w:r>
      </w:ins>
      <m:oMath>
        <m:r>
          <m:t>A</m:t>
        </m:r>
      </m:oMath>
      <w:ins w:id="107" w:author="PR Preview" w:date="2024-01-01T00:00:00Z">
        <w:r>
          <w:t xml:space="preserve"> </w:t>
        </w:r>
      </w:ins>
      <w:ins w:id="107" w:author="PR Preview" w:date="2024-01-01T00:00:00Z">
        <w:r>
          <w:t xml:space="preserve">under selection.</w:t>
        </w:r>
      </w:ins>
      <w:ins w:id="107" w:author="PR Preview" w:date="2024-01-01T00:00:00Z">
        <w:r>
          <w:t xml:space="preserve"> </w:t>
        </w:r>
      </w:ins>
      <w:ins w:id="107" w:author="PR Preview" w:date="2024-01-01T00:00:00Z">
        <w:r>
          <w:t xml:space="preserve">In a causal diagram with no arrow from</w:t>
        </w:r>
      </w:ins>
      <w:ins w:id="107" w:author="PR Preview" w:date="2024-01-01T00:00:00Z">
        <w:r>
          <w:t xml:space="preserve"> </w:t>
        </w:r>
      </w:ins>
      <m:oMath>
        <m:r>
          <m:t>C</m:t>
        </m:r>
      </m:oMath>
      <w:ins w:id="107" w:author="PR Preview" w:date="2024-01-01T00:00:00Z">
        <w:r>
          <w:t xml:space="preserve"> </w:t>
        </w:r>
      </w:ins>
      <w:ins w:id="107" w:author="PR Preview" w:date="2024-01-01T00:00:00Z">
        <w:r>
          <w:t xml:space="preserve">to the observed</w:t>
        </w:r>
      </w:ins>
      <w:ins w:id="107" w:author="PR Preview" w:date="2024-01-01T00:00:00Z">
        <w:r>
          <w:t xml:space="preserve"> </w:t>
        </w:r>
      </w:ins>
      <m:oMath>
        <m:r>
          <m:t>Y</m:t>
        </m:r>
      </m:oMath>
      <w:ins w:id="107" w:author="PR Preview" w:date="2024-01-01T00:00:00Z">
        <w:r>
          <w:t xml:space="preserve">, one can replace</w:t>
        </w:r>
      </w:ins>
      <w:ins w:id="107" w:author="PR Preview" w:date="2024-01-01T00:00:00Z">
        <w:r>
          <w:t xml:space="preserve"> </w:t>
        </w:r>
      </w:ins>
      <m:oMath>
        <m:r>
          <m:t>Y</m:t>
        </m:r>
      </m:oMath>
      <w:ins w:id="107" w:author="PR Preview" w:date="2024-01-01T00:00:00Z">
        <w:r>
          <w:t xml:space="preserve"> </w:t>
        </w:r>
      </w:ins>
      <w:ins w:id="107" w:author="PR Preview" w:date="2024-01-01T00:00:00Z">
        <w:r>
          <w:t xml:space="preserve">by</w:t>
        </w:r>
      </w:ins>
      <w:ins w:id="107" w:author="PR Preview" w:date="2024-01-01T00:00:00Z">
        <w:r>
          <w:t xml:space="preserve"> </w:t>
        </w:r>
      </w:ins>
      <m:oMath>
        <m:sSup>
          <m:e>
            <m:r>
              <m:t>Y</m:t>
            </m:r>
          </m:e>
          <m:sup>
            <m:r>
              <m:t>c</m:t>
            </m:r>
            <m:r>
              <m:rPr>
                <m:sty m:val="p"/>
              </m:rPr>
              <m:t>=</m:t>
            </m:r>
            <m:r>
              <m:t>0</m:t>
            </m:r>
          </m:sup>
        </m:sSup>
      </m:oMath>
      <w:ins w:id="107" w:author="PR Preview" w:date="2024-01-01T00:00:00Z">
        <w:r>
          <w:t xml:space="preserve"> </w:t>
        </w:r>
      </w:ins>
      <w:ins w:id="107" w:author="PR Preview" w:date="2024-01-01T00:00:00Z">
        <w:r>
          <w:t xml:space="preserve">and add arrows</w:t>
        </w:r>
      </w:ins>
      <w:ins w:id="107" w:author="PR Preview" w:date="2024-01-01T00:00:00Z">
        <w:r>
          <w:t xml:space="preserve"> </w:t>
        </w:r>
      </w:ins>
      <m:oMath>
        <m:sSup>
          <m:e>
            <m:r>
              <m:t>Y</m:t>
            </m:r>
          </m:e>
          <m:sup>
            <m:r>
              <m:t>c</m:t>
            </m:r>
            <m:r>
              <m:rPr>
                <m:sty m:val="p"/>
              </m:rPr>
              <m:t>=</m:t>
            </m:r>
            <m:r>
              <m:t>0</m:t>
            </m:r>
          </m:sup>
        </m:sSup>
        <m:r>
          <m:rPr>
            <m:sty m:val="p"/>
          </m:rPr>
          <m:t>→</m:t>
        </m:r>
        <m:r>
          <m:t>Y</m:t>
        </m:r>
      </m:oMath>
      <w:ins w:id="107" w:author="PR Preview" w:date="2024-01-01T00:00:00Z">
        <w:r>
          <w:t xml:space="preserve"> </w:t>
        </w:r>
      </w:ins>
      <w:ins w:id="107" w:author="PR Preview" w:date="2024-01-01T00:00:00Z">
        <w:r>
          <w:t xml:space="preserve">and</w:t>
        </w:r>
      </w:ins>
      <w:ins w:id="107" w:author="PR Preview" w:date="2024-01-01T00:00:00Z">
        <w:r>
          <w:t xml:space="preserve"> </w:t>
        </w:r>
      </w:ins>
      <m:oMath>
        <m:r>
          <m:t>C</m:t>
        </m:r>
        <m:r>
          <m:rPr>
            <m:sty m:val="p"/>
          </m:rPr>
          <m:t>→</m:t>
        </m:r>
        <m:r>
          <m:t>Y</m:t>
        </m:r>
      </m:oMath>
      <w:ins w:id="107" w:author="PR Preview" w:date="2024-01-01T00:00:00Z">
        <w:r>
          <w:t xml:space="preserve">.</w:t>
        </w:r>
      </w:ins>
    </w:p>
    <w:p>
      <w:ins w:id="108" w:author="PR Preview" w:date="2024-01-01T00:00:00Z">
        <w:r>
          <w:pict>
            <v:rect style="width:0;height:1.5pt" o:hralign="center" o:hrstd="t" o:hr="t"/>
          </w:pict>
        </w:r>
      </w:ins>
    </w:p>
    <w:p>
      <w:pPr>
        <w:pStyle w:val="FirstParagraph"/>
      </w:pPr>
      <w:ins w:id="109" w:author="PR Preview" w:date="2024-01-01T00:00:00Z">
        <w:r>
          <w:t xml:space="preserve">With the contrast written in terms of</w:t>
        </w:r>
      </w:ins>
      <w:ins w:id="109" w:author="PR Preview" w:date="2024-01-01T00:00:00Z">
        <w:r>
          <w:t xml:space="preserve"> </w:t>
        </w:r>
      </w:ins>
      <m:oMath>
        <m:sSup>
          <m:e>
            <m:r>
              <m:t>Y</m:t>
            </m:r>
          </m:e>
          <m:sup>
            <m:r>
              <m:t>a</m:t>
            </m:r>
            <m:r>
              <m:rPr>
                <m:sty m:val="p"/>
              </m:rPr>
              <m:t>,</m:t>
            </m:r>
            <m:r>
              <m:t>c</m:t>
            </m:r>
            <m:r>
              <m:rPr>
                <m:sty m:val="p"/>
              </m:rPr>
              <m:t>=</m:t>
            </m:r>
            <m:r>
              <m:t>0</m:t>
            </m:r>
          </m:sup>
        </m:sSup>
      </m:oMath>
      <w:ins w:id="109" w:author="PR Preview" w:date="2024-01-01T00:00:00Z">
        <w:r>
          <w:t xml:space="preserve">,</w:t>
        </w:r>
      </w:ins>
      <w:ins w:id="109" w:author="PR Preview" w:date="2024-01-01T00:00:00Z">
        <w:r>
          <w:t xml:space="preserve"> </w:t>
        </w:r>
      </w:ins>
      <w:ins w:id="109" w:author="PR Preview" w:date="2024-01-01T00:00:00Z">
        <w:r>
          <w:rPr>
            <w:b/>
            <w:bCs/>
          </w:rPr>
          <w:t xml:space="preserve">censoring</w:t>
        </w:r>
      </w:ins>
      <w:ins w:id="109" w:author="PR Preview" w:date="2024-01-01T00:00:00Z">
        <w:r>
          <w:rPr>
            <w:b/>
            <w:bCs/>
          </w:rPr>
          <w:t xml:space="preserve"> </w:t>
        </w:r>
      </w:ins>
      <m:oMath>
        <m:r>
          <m:t>C</m:t>
        </m:r>
      </m:oMath>
      <w:ins w:id="109" w:author="PR Preview" w:date="2024-01-01T00:00:00Z">
        <w:r>
          <w:rPr>
            <w:b/>
            <w:bCs/>
          </w:rPr>
          <w:t xml:space="preserve"> </w:t>
        </w:r>
      </w:ins>
      <w:ins w:id="109" w:author="PR Preview" w:date="2024-01-01T00:00:00Z">
        <w:r>
          <w:rPr>
            <w:b/>
            <w:bCs/>
          </w:rPr>
          <w:t xml:space="preserve">is just another treatment</w:t>
        </w:r>
      </w:ins>
      <w:ins w:id="109" w:author="PR Preview" w:date="2024-01-01T00:00:00Z">
        <w:r>
          <w:t xml:space="preserve">, and the goal is the effect of a joint intervention on</w:t>
        </w:r>
      </w:ins>
      <w:ins w:id="109" w:author="PR Preview" w:date="2024-01-01T00:00:00Z">
        <w:r>
          <w:t xml:space="preserve"> </w:t>
        </w:r>
      </w:ins>
      <m:oMath>
        <m:r>
          <m:t>A</m:t>
        </m:r>
      </m:oMath>
      <w:ins w:id="109" w:author="PR Preview" w:date="2024-01-01T00:00:00Z">
        <w:r>
          <w:t xml:space="preserve"> </w:t>
        </w:r>
      </w:ins>
      <w:ins w:id="109" w:author="PR Preview" w:date="2024-01-01T00:00:00Z">
        <w:r>
          <w:t xml:space="preserve">and</w:t>
        </w:r>
      </w:ins>
      <w:ins w:id="109" w:author="PR Preview" w:date="2024-01-01T00:00:00Z">
        <w:r>
          <w:t xml:space="preserve"> </w:t>
        </w:r>
      </w:ins>
      <m:oMath>
        <m:r>
          <m:t>C</m:t>
        </m:r>
      </m:oMath>
      <w:ins w:id="109" w:author="PR Preview" w:date="2024-01-01T00:00:00Z">
        <w:r>
          <w:t xml:space="preserve">.</w:t>
        </w:r>
      </w:ins>
      <w:ins w:id="109" w:author="PR Preview" w:date="2024-01-01T00:00:00Z">
        <w:r>
          <w:t xml:space="preserve"> </w:t>
        </w:r>
      </w:ins>
      <w:ins w:id="109" w:author="PR Preview" w:date="2024-01-01T00:00:00Z">
        <w:r>
          <w:t xml:space="preserve">To eliminate selection bias for the effect of</w:t>
        </w:r>
      </w:ins>
      <w:ins w:id="109" w:author="PR Preview" w:date="2024-01-01T00:00:00Z">
        <w:r>
          <w:t xml:space="preserve"> </w:t>
        </w:r>
      </w:ins>
      <m:oMath>
        <m:r>
          <m:t>A</m:t>
        </m:r>
      </m:oMath>
      <w:ins w:id="109" w:author="PR Preview" w:date="2024-01-01T00:00:00Z">
        <w:r>
          <w:t xml:space="preserve">, we adjust for confounding for the effect of</w:t>
        </w:r>
      </w:ins>
      <w:ins w:id="109" w:author="PR Preview" w:date="2024-01-01T00:00:00Z">
        <w:r>
          <w:t xml:space="preserve"> </w:t>
        </w:r>
      </w:ins>
      <m:oMath>
        <m:r>
          <m:t>C</m:t>
        </m:r>
      </m:oMath>
      <w:ins w:id="109" w:author="PR Preview" w:date="2024-01-01T00:00:00Z">
        <w:r>
          <w:t xml:space="preserve">.</w:t>
        </w:r>
      </w:ins>
      <w:ins w:id="109" w:author="PR Preview" w:date="2024-01-01T00:00:00Z">
        <w:r>
          <w:t xml:space="preserve"> </w:t>
        </w:r>
      </w:ins>
      <w:ins w:id="109" w:author="PR Preview" w:date="2024-01-01T00:00:00Z">
        <w:r>
          <w:t xml:space="preserve">That requires:</w:t>
        </w:r>
      </w:ins>
    </w:p>
    <w:p>
      <w:pPr>
        <w:pStyle w:val="Compact"/>
        <w:numPr>
          <w:ilvl w:val="0"/>
          <w:numId w:val="1012"/>
        </w:numPr>
      </w:pPr>
      <w:ins w:id="110" w:author="PR Preview" w:date="2024-01-01T00:00:00Z">
        <w:r>
          <w:t xml:space="preserve">the identifiability conditions (exchangeability, positivity, consistency) to hold for</w:t>
        </w:r>
      </w:ins>
      <w:ins w:id="110" w:author="PR Preview" w:date="2024-01-01T00:00:00Z">
        <w:r>
          <w:t xml:space="preserve"> </w:t>
        </w:r>
      </w:ins>
      <m:oMath>
        <m:r>
          <m:t>C</m:t>
        </m:r>
      </m:oMath>
      <w:ins w:id="110" w:author="PR Preview" w:date="2024-01-01T00:00:00Z">
        <w:r>
          <w:t xml:space="preserve"> </w:t>
        </w:r>
      </w:ins>
      <w:ins w:id="110" w:author="PR Preview" w:date="2024-01-01T00:00:00Z">
        <w:r>
          <w:t xml:space="preserve">as well as for</w:t>
        </w:r>
      </w:ins>
      <w:ins w:id="110" w:author="PR Preview" w:date="2024-01-01T00:00:00Z">
        <w:r>
          <w:t xml:space="preserve"> </w:t>
        </w:r>
      </w:ins>
      <m:oMath>
        <m:r>
          <m:t>A</m:t>
        </m:r>
      </m:oMath>
      <w:ins w:id="110" w:author="PR Preview" w:date="2024-01-01T00:00:00Z">
        <w:r>
          <w:t xml:space="preserve">;</w:t>
        </w:r>
      </w:ins>
    </w:p>
    <w:p>
      <w:pPr>
        <w:pStyle w:val="Compact"/>
        <w:numPr>
          <w:ilvl w:val="0"/>
          <w:numId w:val="1012"/>
        </w:numPr>
      </w:pPr>
      <w:ins w:id="111" w:author="PR Preview" w:date="2024-01-01T00:00:00Z">
        <w:r>
          <w:t xml:space="preserve">the same analytic methods we would use to estimate the effect of</w:t>
        </w:r>
      </w:ins>
      <w:ins w:id="111" w:author="PR Preview" w:date="2024-01-01T00:00:00Z">
        <w:r>
          <w:t xml:space="preserve"> </w:t>
        </w:r>
      </w:ins>
      <m:oMath>
        <m:r>
          <m:t>C</m:t>
        </m:r>
      </m:oMath>
      <w:ins w:id="111" w:author="PR Preview" w:date="2024-01-01T00:00:00Z">
        <w:r>
          <w:t xml:space="preserve">.</w:t>
        </w:r>
      </w:ins>
    </w:p>
    <w:p>
      <w:pPr>
        <w:pStyle w:val="FirstParagraph"/>
      </w:pPr>
      <w:ins w:id="112" w:author="PR Preview" w:date="2024-01-01T00:00:00Z">
        <w:r>
          <w:t xml:space="preserve">Under these conditions, and with no measurement error or confounding for</w:t>
        </w:r>
      </w:ins>
      <w:ins w:id="112" w:author="PR Preview" w:date="2024-01-01T00:00:00Z">
        <w:r>
          <w:t xml:space="preserve"> </w:t>
        </w:r>
      </w:ins>
      <m:oMath>
        <m:r>
          <m:t>A</m:t>
        </m:r>
      </m:oMath>
      <w:ins w:id="112" w:author="PR Preview" w:date="2024-01-01T00:00:00Z">
        <w:r>
          <w:t xml:space="preserve">, the effect of</w:t>
        </w:r>
      </w:ins>
      <w:ins w:id="112" w:author="PR Preview" w:date="2024-01-01T00:00:00Z">
        <w:r>
          <w:t xml:space="preserve"> </w:t>
        </w:r>
      </w:ins>
      <m:oMath>
        <m:r>
          <m:t>A</m:t>
        </m:r>
      </m:oMath>
      <w:ins w:id="112" w:author="PR Preview" w:date="2024-01-01T00:00:00Z">
        <w:r>
          <w:t xml:space="preserve"> </w:t>
        </w:r>
      </w:ins>
      <w:ins w:id="112" w:author="PR Preview" w:date="2024-01-01T00:00:00Z">
        <w:r>
          <w:t xml:space="preserve">on</w:t>
        </w:r>
      </w:ins>
      <w:ins w:id="112" w:author="PR Preview" w:date="2024-01-01T00:00:00Z">
        <w:r>
          <w:t xml:space="preserve"> </w:t>
        </w:r>
      </w:ins>
      <m:oMath>
        <m:r>
          <m:t>Y</m:t>
        </m:r>
      </m:oMath>
      <w:ins w:id="112" w:author="PR Preview" w:date="2024-01-01T00:00:00Z">
        <w:r>
          <w:t xml:space="preserve"> </w:t>
        </w:r>
      </w:ins>
      <w:ins w:id="112" w:author="PR Preview" w:date="2024-01-01T00:00:00Z">
        <w:r>
          <w:t xml:space="preserve">is identified.</w:t>
        </w:r>
      </w:ins>
    </w:p>
    <w:bookmarkEnd w:id="25"/>
    <w:bookmarkEnd w:id="26"/>
    <w:bookmarkStart w:id="31" w:name="Xb94b349dba98f1ce9ed8a0e97ab543735a1645e"/>
    <w:p>
      <w:pPr>
        <w:pStyle w:val="Heading2"/>
      </w:pPr>
      <w:ins w:id="113" w:author="PR Preview" w:date="2024-01-01T00:00:00Z">
        <w:r>
          <w:t xml:space="preserve">5 8.5 How to Adjust for Selection Bias (pp. 117-120)</w:t>
        </w:r>
      </w:ins>
    </w:p>
    <w:p>
      <w:ins w:id="114" w:author="PR Preview" w:date="2024-01-01T00:00:00Z">
        <w:r>
          <w:pict>
            <v:rect style="width:0;height:1.5pt" o:hralign="center" o:hrstd="t" o:hr="t"/>
          </w:pict>
        </w:r>
      </w:ins>
    </w:p>
    <w:p>
      <w:pPr>
        <w:pStyle w:val="FirstParagraph"/>
      </w:pPr>
      <w:ins w:id="115" w:author="PR Preview" w:date="2024-01-01T00:00:00Z">
        <w:r>
          <w:t xml:space="preserve">Design can sometimes avoid selection bias (e.g., Fine Point 8.1), but loss to follow-up, self-selection, and missing data can happen however careful the investigator is.</w:t>
        </w:r>
      </w:ins>
      <w:ins w:id="115" w:author="PR Preview" w:date="2024-01-01T00:00:00Z">
        <w:r>
          <w:t xml:space="preserve"> </w:t>
        </w:r>
      </w:ins>
      <w:ins w:id="115" w:author="PR Preview" w:date="2024-01-01T00:00:00Z">
        <w:r>
          <w:t xml:space="preserve">Then the bias must be corrected in the analysis.</w:t>
        </w:r>
      </w:ins>
    </w:p>
    <w:p>
      <w:ins w:id="116" w:author="PR Preview" w:date="2024-01-01T00:00:00Z">
        <w:r>
          <w:pict>
            <v:rect style="width:0;height:1.5pt" o:hralign="center" o:hrstd="t" o:hr="t"/>
          </w:pict>
        </w:r>
      </w:ins>
    </w:p>
    <w:bookmarkStart w:id="27" w:name="X0b7b1cc7f0d0ad653c82dfef390accd097dc66c"/>
    <w:p>
      <w:pPr>
        <w:pStyle w:val="Heading3"/>
      </w:pPr>
      <w:r>
        <w:t xml:space="preserve">5.1 Inverse Probability Weighting for Selection Bias</w:t>
      </w:r>
    </w:p>
    <w:p>
      <w:pPr>
        <w:pStyle w:val="FirstParagraph"/>
      </w:pPr>
      <w:ins w:id="118" w:author="PR Preview" w:date="2024-01-01T00:00:00Z">
        <w:r>
          <w:t xml:space="preserve">IP weighting (or standardization) can do this.</w:t>
        </w:r>
      </w:ins>
      <w:ins w:id="118" w:author="PR Preview" w:date="2024-01-01T00:00:00Z">
        <w:r>
          <w:t xml:space="preserve"> </w:t>
        </w:r>
      </w:ins>
      <w:ins w:id="118" w:author="PR Preview" w:date="2024-01-01T00:00:00Z">
        <w:r>
          <w:t xml:space="preserve">Each selected individual (</w:t>
        </w:r>
      </w:ins>
      <m:oMath>
        <m:r>
          <m:t>C</m:t>
        </m:r>
        <m:r>
          <m:rPr>
            <m:sty m:val="p"/>
          </m:rPr>
          <m:t>=</m:t>
        </m:r>
        <m:r>
          <m:t>0</m:t>
        </m:r>
      </m:oMath>
      <w:ins w:id="118" w:author="PR Preview" w:date="2024-01-01T00:00:00Z">
        <w:r>
          <w:t xml:space="preserve">) gets a weight</w:t>
        </w:r>
      </w:ins>
      <w:ins w:id="118" w:author="PR Preview" w:date="2024-01-01T00:00:00Z">
        <w:r>
          <w:t xml:space="preserve"> </w:t>
        </w:r>
      </w:ins>
      <m:oMath>
        <m:sSup>
          <m:e>
            <m:r>
              <m:t>W</m:t>
            </m:r>
          </m:e>
          <m:sup>
            <m:r>
              <m:t>C</m:t>
            </m:r>
          </m:sup>
        </m:sSup>
      </m:oMath>
      <w:ins w:id="118" w:author="PR Preview" w:date="2024-01-01T00:00:00Z">
        <w:r>
          <w:t xml:space="preserve"> </w:t>
        </w:r>
      </w:ins>
      <w:ins w:id="118" w:author="PR Preview" w:date="2024-01-01T00:00:00Z">
        <w:r>
          <w:t xml:space="preserve">so that she represents herself and the unselected individuals (</w:t>
        </w:r>
      </w:ins>
      <m:oMath>
        <m:r>
          <m:t>C</m:t>
        </m:r>
        <m:r>
          <m:rPr>
            <m:sty m:val="p"/>
          </m:rPr>
          <m:t>=</m:t>
        </m:r>
        <m:r>
          <m:t>1</m:t>
        </m:r>
      </m:oMath>
      <w:ins w:id="118" w:author="PR Preview" w:date="2024-01-01T00:00:00Z">
        <w:r>
          <w:t xml:space="preserve">) with her values of</w:t>
        </w:r>
      </w:ins>
      <w:ins w:id="118" w:author="PR Preview" w:date="2024-01-01T00:00:00Z">
        <w:r>
          <w:t xml:space="preserve"> </w:t>
        </w:r>
      </w:ins>
      <m:oMath>
        <m:r>
          <m:t>L</m:t>
        </m:r>
      </m:oMath>
      <w:ins w:id="118" w:author="PR Preview" w:date="2024-01-01T00:00:00Z">
        <w:r>
          <w:t xml:space="preserve"> </w:t>
        </w:r>
      </w:ins>
      <w:ins w:id="118" w:author="PR Preview" w:date="2024-01-01T00:00:00Z">
        <w:r>
          <w:t xml:space="preserve">and</w:t>
        </w:r>
      </w:ins>
      <w:ins w:id="118" w:author="PR Preview" w:date="2024-01-01T00:00:00Z">
        <w:r>
          <w:t xml:space="preserve"> </w:t>
        </w:r>
      </w:ins>
      <m:oMath>
        <m:r>
          <m:t>A</m:t>
        </m:r>
      </m:oMath>
      <w:ins w:id="118" w:author="PR Preview" w:date="2024-01-01T00:00:00Z">
        <w:r>
          <w:t xml:space="preserve">:</w:t>
        </w:r>
      </w:ins>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ins w:id="120" w:author="PR Preview" w:date="2024-01-01T00:00:00Z">
        <w:r>
          <w:t xml:space="preserve">IP weights for confounding are</w:t>
        </w:r>
      </w:ins>
      <w:ins w:id="120" w:author="PR Preview" w:date="2024-01-01T00:00:00Z">
        <w:r>
          <w:t xml:space="preserve"> </w:t>
        </w:r>
      </w:ins>
      <m:oMath>
        <m:sSup>
          <m:e>
            <m:r>
              <m:t>W</m:t>
            </m:r>
          </m:e>
          <m:sup>
            <m:r>
              <m:t>A</m:t>
            </m:r>
          </m:sup>
        </m:sSup>
        <m:r>
          <m:rPr>
            <m:sty m:val="p"/>
          </m:rPr>
          <m:t>=</m:t>
        </m:r>
        <m:r>
          <m:t>1</m:t>
        </m:r>
        <m:r>
          <m:rPr>
            <m:sty m:val="p"/>
          </m:rPr>
          <m:t>/</m:t>
        </m:r>
        <m:r>
          <m:t>f</m:t>
        </m:r>
        <m:r>
          <m:rPr>
            <m:sty m:val="p"/>
          </m:rPr>
          <m:t>(</m:t>
        </m:r>
        <m:r>
          <m:t>A</m:t>
        </m:r>
        <m:r>
          <m:rPr>
            <m:sty m:val="p"/>
          </m:rPr>
          <m:t>∣</m:t>
        </m:r>
        <m:r>
          <m:t>L</m:t>
        </m:r>
        <m:r>
          <m:rPr>
            <m:sty m:val="p"/>
          </m:rPr>
          <m:t>)</m:t>
        </m:r>
      </m:oMath>
      <w:ins w:id="120" w:author="PR Preview" w:date="2024-01-01T00:00:00Z">
        <w:r>
          <w:t xml:space="preserve">;</w:t>
        </w:r>
      </w:ins>
      <w:ins w:id="120" w:author="PR Preview" w:date="2024-01-01T00:00:00Z">
        <w:r>
          <w:t xml:space="preserve"> </w:t>
        </w:r>
      </w:ins>
      <w:ins w:id="120" w:author="PR Preview" w:date="2024-01-01T00:00:00Z">
        <w:r>
          <w:t xml:space="preserve">IP weights for selection bias are</w:t>
        </w:r>
      </w:ins>
      <w:ins w:id="120" w:author="PR Preview" w:date="2024-01-01T00:00:00Z">
        <w:r>
          <w:t xml:space="preserve"> </w:t>
        </w:r>
      </w:ins>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ins w:id="120" w:author="PR Preview" w:date="2024-01-01T00:00:00Z">
        <w:r>
          <w:t xml:space="preserve">.</w:t>
        </w:r>
      </w:ins>
      <w:ins w:id="120" w:author="PR Preview" w:date="2024-01-01T00:00:00Z">
        <w:r>
          <w:t xml:space="preserve"> </w:t>
        </w:r>
      </w:ins>
      <w:ins w:id="120" w:author="PR Preview" w:date="2024-01-01T00:00:00Z">
        <w:r>
          <w:t xml:space="preserve">When both biases exist, the product</w:t>
        </w:r>
      </w:ins>
      <w:ins w:id="120" w:author="PR Preview" w:date="2024-01-01T00:00:00Z">
        <w:r>
          <w:t xml:space="preserve"> </w:t>
        </w:r>
      </w:ins>
      <m:oMath>
        <m:sSup>
          <m:e>
            <m:r>
              <m:t>W</m:t>
            </m:r>
          </m:e>
          <m:sup>
            <m:r>
              <m:t>A</m:t>
            </m:r>
          </m:sup>
        </m:sSup>
        <m:sSup>
          <m:e>
            <m:r>
              <m:t>W</m:t>
            </m:r>
          </m:e>
          <m:sup>
            <m:r>
              <m:t>C</m:t>
            </m:r>
          </m:sup>
        </m:sSup>
      </m:oMath>
      <w:ins w:id="120" w:author="PR Preview" w:date="2024-01-01T00:00:00Z">
        <w:r>
          <w:t xml:space="preserve"> </w:t>
        </w:r>
      </w:ins>
      <w:ins w:id="120" w:author="PR Preview" w:date="2024-01-01T00:00:00Z">
        <w:r>
          <w:t xml:space="preserve">adjusts for both simultaneously, under assumptions described in Chapter 12 and Part III.</w:t>
        </w:r>
      </w:ins>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ins w:id="123" w:author="PR Preview" w:date="2024-01-01T00:00:00Z">
        <w:r>
          <w:t xml:space="preserve">The tree in Figure 8.10 shows the wasabi trial data.</w:t>
        </w:r>
      </w:ins>
      <w:ins w:id="123" w:author="PR Preview" w:date="2024-01-01T00:00:00Z">
        <w:r>
          <w:t xml:space="preserve"> </w:t>
        </w:r>
      </w:ins>
      <w:ins w:id="123" w:author="PR Preview" w:date="2024-01-01T00:00:00Z">
        <w:r>
          <w:t xml:space="preserve">Of 60 participants, 40 had heart disease (</w:t>
        </w:r>
      </w:ins>
      <m:oMath>
        <m:r>
          <m:t>L</m:t>
        </m:r>
        <m:r>
          <m:rPr>
            <m:sty m:val="p"/>
          </m:rPr>
          <m:t>=</m:t>
        </m:r>
        <m:r>
          <m:t>1</m:t>
        </m:r>
      </m:oMath>
      <w:ins w:id="123" w:author="PR Preview" w:date="2024-01-01T00:00:00Z">
        <w:r>
          <w:t xml:space="preserve">) and 20 did not (</w:t>
        </w:r>
      </w:ins>
      <m:oMath>
        <m:r>
          <m:t>L</m:t>
        </m:r>
        <m:r>
          <m:rPr>
            <m:sty m:val="p"/>
          </m:rPr>
          <m:t>=</m:t>
        </m:r>
        <m:r>
          <m:t>0</m:t>
        </m:r>
      </m:oMath>
      <w:ins w:id="123" w:author="PR Preview" w:date="2024-01-01T00:00:00Z">
        <w:r>
          <w:t xml:space="preserve">).</w:t>
        </w:r>
      </w:ins>
      <w:ins w:id="123" w:author="PR Preview" w:date="2024-01-01T00:00:00Z">
        <w:r>
          <w:t xml:space="preserve"> </w:t>
        </w:r>
      </w:ins>
      <w:ins w:id="123" w:author="PR Preview" w:date="2024-01-01T00:00:00Z">
        <w:r>
          <w:t xml:space="preserve">Everyone had a 50/50 chance of wasabi (</w:t>
        </w:r>
      </w:ins>
      <m:oMath>
        <m:r>
          <m:t>A</m:t>
        </m:r>
        <m:r>
          <m:rPr>
            <m:sty m:val="p"/>
          </m:rPr>
          <m:t>=</m:t>
        </m:r>
        <m:r>
          <m:t>1</m:t>
        </m:r>
      </m:oMath>
      <w:ins w:id="123" w:author="PR Preview" w:date="2024-01-01T00:00:00Z">
        <w:r>
          <w:t xml:space="preserve">) regardless of</w:t>
        </w:r>
      </w:ins>
      <w:ins w:id="123" w:author="PR Preview" w:date="2024-01-01T00:00:00Z">
        <w:r>
          <w:t xml:space="preserve"> </w:t>
        </w:r>
      </w:ins>
      <m:oMath>
        <m:r>
          <m:t>L</m:t>
        </m:r>
      </m:oMath>
      <w:ins w:id="123" w:author="PR Preview" w:date="2024-01-01T00:00:00Z">
        <w:r>
          <w:t xml:space="preserve">, so 10 of the</w:t>
        </w:r>
      </w:ins>
      <w:ins w:id="123" w:author="PR Preview" w:date="2024-01-01T00:00:00Z">
        <w:r>
          <w:t xml:space="preserve"> </w:t>
        </w:r>
      </w:ins>
      <m:oMath>
        <m:r>
          <m:t>L</m:t>
        </m:r>
        <m:r>
          <m:rPr>
            <m:sty m:val="p"/>
          </m:rPr>
          <m:t>=</m:t>
        </m:r>
        <m:r>
          <m:t>0</m:t>
        </m:r>
      </m:oMath>
      <w:ins w:id="123" w:author="PR Preview" w:date="2024-01-01T00:00:00Z">
        <w:r>
          <w:t xml:space="preserve"> </w:t>
        </w:r>
      </w:ins>
      <w:ins w:id="123" w:author="PR Preview" w:date="2024-01-01T00:00:00Z">
        <w:r>
          <w:t xml:space="preserve">group and 20 of the</w:t>
        </w:r>
      </w:ins>
      <w:ins w:id="123" w:author="PR Preview" w:date="2024-01-01T00:00:00Z">
        <w:r>
          <w:t xml:space="preserve"> </w:t>
        </w:r>
      </w:ins>
      <m:oMath>
        <m:r>
          <m:t>L</m:t>
        </m:r>
        <m:r>
          <m:rPr>
            <m:sty m:val="p"/>
          </m:rPr>
          <m:t>=</m:t>
        </m:r>
        <m:r>
          <m:t>1</m:t>
        </m:r>
      </m:oMath>
      <w:ins w:id="123" w:author="PR Preview" w:date="2024-01-01T00:00:00Z">
        <w:r>
          <w:t xml:space="preserve"> </w:t>
        </w:r>
      </w:ins>
      <w:ins w:id="123" w:author="PR Preview" w:date="2024-01-01T00:00:00Z">
        <w:r>
          <w:t xml:space="preserve">group were treated (no arrow</w:t>
        </w:r>
      </w:ins>
      <w:ins w:id="123" w:author="PR Preview" w:date="2024-01-01T00:00:00Z">
        <w:r>
          <w:t xml:space="preserve"> </w:t>
        </w:r>
      </w:ins>
      <m:oMath>
        <m:r>
          <m:t>L</m:t>
        </m:r>
        <m:r>
          <m:rPr>
            <m:sty m:val="p"/>
          </m:rPr>
          <m:t>→</m:t>
        </m:r>
        <m:r>
          <m:t>A</m:t>
        </m:r>
      </m:oMath>
      <w:ins w:id="123" w:author="PR Preview" w:date="2024-01-01T00:00:00Z">
        <w:r>
          <w:t xml:space="preserve"> </w:t>
        </w:r>
      </w:ins>
      <w:ins w:id="123" w:author="PR Preview" w:date="2024-01-01T00:00:00Z">
        <w:r>
          <w:t xml:space="preserve">in Figure 8.3).</w:t>
        </w:r>
      </w:ins>
      <w:ins w:id="123" w:author="PR Preview" w:date="2024-01-01T00:00:00Z">
        <w:r>
          <w:t xml:space="preserve"> </w:t>
        </w:r>
      </w:ins>
      <w:ins w:id="123" w:author="PR Preview" w:date="2024-01-01T00:00:00Z">
        <w:r>
          <w:t xml:space="preserve">The probability of remaining uncensored depends on</w:t>
        </w:r>
      </w:ins>
      <w:ins w:id="123" w:author="PR Preview" w:date="2024-01-01T00:00:00Z">
        <w:r>
          <w:t xml:space="preserve"> </w:t>
        </w:r>
      </w:ins>
      <m:oMath>
        <m:r>
          <m:t>A</m:t>
        </m:r>
      </m:oMath>
      <w:ins w:id="123" w:author="PR Preview" w:date="2024-01-01T00:00:00Z">
        <w:r>
          <w:t xml:space="preserve"> </w:t>
        </w:r>
      </w:ins>
      <w:ins w:id="123" w:author="PR Preview" w:date="2024-01-01T00:00:00Z">
        <w:r>
          <w:t xml:space="preserve">and</w:t>
        </w:r>
      </w:ins>
      <w:ins w:id="123" w:author="PR Preview" w:date="2024-01-01T00:00:00Z">
        <w:r>
          <w:t xml:space="preserve"> </w:t>
        </w:r>
      </w:ins>
      <m:oMath>
        <m:r>
          <m:t>L</m:t>
        </m:r>
      </m:oMath>
      <w:ins w:id="123" w:author="PR Preview" w:date="2024-01-01T00:00:00Z">
        <w:r>
          <w:t xml:space="preserve"> </w:t>
        </w:r>
      </w:ins>
      <w:ins w:id="123" w:author="PR Preview" w:date="2024-01-01T00:00:00Z">
        <w:r>
          <w:t xml:space="preserve">(arrows</w:t>
        </w:r>
      </w:ins>
      <w:ins w:id="123" w:author="PR Preview" w:date="2024-01-01T00:00:00Z">
        <w:r>
          <w:t xml:space="preserve"> </w:t>
        </w:r>
      </w:ins>
      <m:oMath>
        <m:r>
          <m:t>A</m:t>
        </m:r>
        <m:r>
          <m:rPr>
            <m:sty m:val="p"/>
          </m:rPr>
          <m:t>→</m:t>
        </m:r>
        <m:r>
          <m:t>C</m:t>
        </m:r>
      </m:oMath>
      <w:ins w:id="123" w:author="PR Preview" w:date="2024-01-01T00:00:00Z">
        <w:r>
          <w:t xml:space="preserve"> </w:t>
        </w:r>
      </w:ins>
      <w:ins w:id="123" w:author="PR Preview" w:date="2024-01-01T00:00:00Z">
        <w:r>
          <w:t xml:space="preserve">and</w:t>
        </w:r>
      </w:ins>
      <w:ins w:id="123" w:author="PR Preview" w:date="2024-01-01T00:00:00Z">
        <w:r>
          <w:t xml:space="preserve"> </w:t>
        </w:r>
      </w:ins>
      <m:oMath>
        <m:r>
          <m:t>L</m:t>
        </m:r>
        <m:r>
          <m:rPr>
            <m:sty m:val="p"/>
          </m:rPr>
          <m:t>→</m:t>
        </m:r>
        <m:r>
          <m:t>C</m:t>
        </m:r>
      </m:oMath>
      <w:ins w:id="123" w:author="PR Preview" w:date="2024-01-01T00:00:00Z">
        <w:r>
          <w:t xml:space="preserve">).</w:t>
        </w:r>
      </w:ins>
      <w:ins w:id="123" w:author="PR Preview" w:date="2024-01-01T00:00:00Z">
        <w:r>
          <w:t xml:space="preserve"> </w:t>
        </w:r>
      </w:ins>
      <w:ins w:id="123" w:author="PR Preview" w:date="2024-01-01T00:00:00Z">
        <w:r>
          <w:t xml:space="preserve">The book gives:</w:t>
        </w:r>
      </w:ins>
    </w:p>
    <w:p>
      <w:pPr>
        <w:pStyle w:val="Compact"/>
        <w:numPr>
          <w:ilvl w:val="0"/>
          <w:numId w:val="1013"/>
        </w:numPr>
      </w:pPr>
      <m:oMath>
        <m:r>
          <m:t>L</m:t>
        </m:r>
        <m:r>
          <m:rPr>
            <m:sty m:val="p"/>
          </m:rPr>
          <m:t>=</m:t>
        </m:r>
        <m:r>
          <m:t>0</m:t>
        </m:r>
        <m:r>
          <m:rPr>
            <m:sty m:val="p"/>
          </m:rPr>
          <m:t>,</m:t>
        </m:r>
        <m:r>
          <m:t>A</m:t>
        </m:r>
        <m:r>
          <m:rPr>
            <m:sty m:val="p"/>
          </m:rPr>
          <m:t>=</m:t>
        </m:r>
        <m:r>
          <m:t>1</m:t>
        </m:r>
      </m:oMath>
      <w:ins w:id="124" w:author="PR Preview" w:date="2024-01-01T00:00:00Z">
        <w:r>
          <w:t xml:space="preserve">: 50% remained uncensored, so</w:t>
        </w:r>
      </w:ins>
      <w:ins w:id="124" w:author="PR Preview" w:date="2024-01-01T00:00:00Z">
        <w:r>
          <w:t xml:space="preserve"> </w:t>
        </w:r>
      </w:ins>
      <m:oMath>
        <m:r>
          <m:t>0.5</m:t>
        </m:r>
        <m:r>
          <m:rPr>
            <m:sty m:val="p"/>
          </m:rPr>
          <m:t>×</m:t>
        </m:r>
        <m:r>
          <m:t>10</m:t>
        </m:r>
        <m:r>
          <m:rPr>
            <m:sty m:val="p"/>
          </m:rPr>
          <m:t>=</m:t>
        </m:r>
        <m:r>
          <m:t>5</m:t>
        </m:r>
      </m:oMath>
      <w:ins w:id="124" w:author="PR Preview" w:date="2024-01-01T00:00:00Z">
        <w:r>
          <w:t xml:space="preserve"> </w:t>
        </w:r>
      </w:ins>
      <w:ins w:id="124" w:author="PR Preview" w:date="2024-01-01T00:00:00Z">
        <w:r>
          <w:t xml:space="preserve">individuals;</w:t>
        </w:r>
      </w:ins>
    </w:p>
    <w:p>
      <w:pPr>
        <w:pStyle w:val="Compact"/>
        <w:numPr>
          <w:ilvl w:val="0"/>
          <w:numId w:val="1013"/>
        </w:numPr>
      </w:pPr>
      <m:oMath>
        <m:r>
          <m:t>L</m:t>
        </m:r>
        <m:r>
          <m:rPr>
            <m:sty m:val="p"/>
          </m:rPr>
          <m:t>=</m:t>
        </m:r>
        <m:r>
          <m:t>1</m:t>
        </m:r>
        <m:r>
          <m:rPr>
            <m:sty m:val="p"/>
          </m:rPr>
          <m:t>,</m:t>
        </m:r>
        <m:r>
          <m:t>A</m:t>
        </m:r>
        <m:r>
          <m:rPr>
            <m:sty m:val="p"/>
          </m:rPr>
          <m:t>=</m:t>
        </m:r>
        <m:r>
          <m:t>0</m:t>
        </m:r>
      </m:oMath>
      <w:ins w:id="125" w:author="PR Preview" w:date="2024-01-01T00:00:00Z">
        <w:r>
          <w:t xml:space="preserve">: 60% remained uncensored, so</w:t>
        </w:r>
      </w:ins>
      <w:ins w:id="125" w:author="PR Preview" w:date="2024-01-01T00:00:00Z">
        <w:r>
          <w:t xml:space="preserve"> </w:t>
        </w:r>
      </w:ins>
      <m:oMath>
        <m:r>
          <m:t>0.6</m:t>
        </m:r>
        <m:r>
          <m:rPr>
            <m:sty m:val="p"/>
          </m:rPr>
          <m:t>×</m:t>
        </m:r>
        <m:r>
          <m:t>20</m:t>
        </m:r>
        <m:r>
          <m:rPr>
            <m:sty m:val="p"/>
          </m:rPr>
          <m:t>=</m:t>
        </m:r>
        <m:r>
          <m:t>12</m:t>
        </m:r>
      </m:oMath>
      <w:ins w:id="125" w:author="PR Preview" w:date="2024-01-01T00:00:00Z">
        <w:r>
          <w:t xml:space="preserve"> </w:t>
        </w:r>
      </w:ins>
      <w:ins w:id="125" w:author="PR Preview" w:date="2024-01-01T00:00:00Z">
        <w:r>
          <w:t xml:space="preserve">individuals;</w:t>
        </w:r>
      </w:ins>
    </w:p>
    <w:p>
      <w:pPr>
        <w:pStyle w:val="Compact"/>
        <w:numPr>
          <w:ilvl w:val="0"/>
          <w:numId w:val="1013"/>
        </w:numPr>
      </w:pPr>
      <m:oMath>
        <m:r>
          <m:t>L</m:t>
        </m:r>
        <m:r>
          <m:rPr>
            <m:sty m:val="p"/>
          </m:rPr>
          <m:t>=</m:t>
        </m:r>
        <m:r>
          <m:t>1</m:t>
        </m:r>
        <m:r>
          <m:rPr>
            <m:sty m:val="p"/>
          </m:rPr>
          <m:t>,</m:t>
        </m:r>
        <m:r>
          <m:t>A</m:t>
        </m:r>
        <m:r>
          <m:rPr>
            <m:sty m:val="p"/>
          </m:rPr>
          <m:t>=</m:t>
        </m:r>
        <m:r>
          <m:t>1</m:t>
        </m:r>
      </m:oMath>
      <w:ins w:id="126" w:author="PR Preview" w:date="2024-01-01T00:00:00Z">
        <w:r>
          <w:t xml:space="preserve">: 4 of 20 remained uncensored, so</w:t>
        </w:r>
      </w:ins>
      <w:ins w:id="126" w:author="PR Preview" w:date="2024-01-01T00:00:00Z">
        <w:r>
          <w:t xml:space="preserve"> </w:t>
        </w:r>
      </w:ins>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ins w:id="126" w:author="PR Preview" w:date="2024-01-01T00:00:00Z">
        <w:r>
          <w:t xml:space="preserve">.</w:t>
        </w:r>
      </w:ins>
    </w:p>
    <w:p>
      <w:ins w:id="127" w:author="PR Preview" w:date="2024-01-01T00:00:00Z">
        <w:r>
          <w:pict>
            <v:rect style="width:0;height:1.5pt" o:hralign="center" o:hrstd="t" o:hr="t"/>
          </w:pict>
        </w:r>
      </w:ins>
    </w:p>
    <w:p>
      <w:pPr>
        <w:pStyle w:val="FirstParagraph"/>
      </w:pPr>
      <w:ins w:id="128" w:author="PR Preview" w:date="2024-01-01T00:00:00Z">
        <w:r>
          <w:t xml:space="preserve">The remaining branch follows from the totals in Section 8.4:</w:t>
        </w:r>
      </w:ins>
    </w:p>
    <w:p>
      <w:pPr>
        <w:pStyle w:val="Compact"/>
        <w:numPr>
          <w:ilvl w:val="0"/>
          <w:numId w:val="1014"/>
        </w:numPr>
      </w:pPr>
      <w:ins w:id="129" w:author="PR Preview" w:date="2024-01-01T00:00:00Z">
        <w:r>
          <w:t xml:space="preserve">treated uncensored:</w:t>
        </w:r>
      </w:ins>
      <w:ins w:id="129" w:author="PR Preview" w:date="2024-01-01T00:00:00Z">
        <w:r>
          <w:t xml:space="preserve"> </w:t>
        </w:r>
      </w:ins>
      <m:oMath>
        <m:r>
          <m:t>5</m:t>
        </m:r>
        <m:r>
          <m:rPr>
            <m:sty m:val="p"/>
          </m:rPr>
          <m:t>+</m:t>
        </m:r>
        <m:r>
          <m:t>4</m:t>
        </m:r>
        <m:r>
          <m:rPr>
            <m:sty m:val="p"/>
          </m:rPr>
          <m:t>=</m:t>
        </m:r>
        <m:r>
          <m:t>9</m:t>
        </m:r>
      </m:oMath>
      <w:ins w:id="129" w:author="PR Preview" w:date="2024-01-01T00:00:00Z">
        <w:r>
          <w:t xml:space="preserve">, matching the 9 reported;</w:t>
        </w:r>
      </w:ins>
    </w:p>
    <w:p>
      <w:pPr>
        <w:pStyle w:val="Compact"/>
        <w:numPr>
          <w:ilvl w:val="0"/>
          <w:numId w:val="1014"/>
        </w:numPr>
      </w:pPr>
      <w:ins w:id="130" w:author="PR Preview" w:date="2024-01-01T00:00:00Z">
        <w:r>
          <w:t xml:space="preserve">untreated uncensored:</w:t>
        </w:r>
      </w:ins>
      <w:ins w:id="130" w:author="PR Preview" w:date="2024-01-01T00:00:00Z">
        <w:r>
          <w:t xml:space="preserve"> </w:t>
        </w:r>
      </w:ins>
      <m:oMath>
        <m:r>
          <m:t>22</m:t>
        </m:r>
        <m:r>
          <m:rPr>
            <m:sty m:val="p"/>
          </m:rPr>
          <m:t>−</m:t>
        </m:r>
        <m:r>
          <m:t>12</m:t>
        </m:r>
        <m:r>
          <m:rPr>
            <m:sty m:val="p"/>
          </m:rPr>
          <m:t>=</m:t>
        </m:r>
        <m:r>
          <m:t>10</m:t>
        </m:r>
      </m:oMath>
      <w:ins w:id="130" w:author="PR Preview" w:date="2024-01-01T00:00:00Z">
        <w:r>
          <w:t xml:space="preserve"> </w:t>
        </w:r>
      </w:ins>
      <w:ins w:id="130" w:author="PR Preview" w:date="2024-01-01T00:00:00Z">
        <w:r>
          <w:t xml:space="preserve">in the</w:t>
        </w:r>
      </w:ins>
      <w:ins w:id="130" w:author="PR Preview" w:date="2024-01-01T00:00:00Z">
        <w:r>
          <w:t xml:space="preserve"> </w:t>
        </w:r>
      </w:ins>
      <m:oMath>
        <m:r>
          <m:t>L</m:t>
        </m:r>
        <m:r>
          <m:rPr>
            <m:sty m:val="p"/>
          </m:rPr>
          <m:t>=</m:t>
        </m:r>
        <m:r>
          <m:t>0</m:t>
        </m:r>
        <m:r>
          <m:rPr>
            <m:sty m:val="p"/>
          </m:rPr>
          <m:t>,</m:t>
        </m:r>
        <m:r>
          <m:t>A</m:t>
        </m:r>
        <m:r>
          <m:rPr>
            <m:sty m:val="p"/>
          </m:rPr>
          <m:t>=</m:t>
        </m:r>
        <m:r>
          <m:t>0</m:t>
        </m:r>
      </m:oMath>
      <w:ins w:id="130" w:author="PR Preview" w:date="2024-01-01T00:00:00Z">
        <w:r>
          <w:t xml:space="preserve"> </w:t>
        </w:r>
      </w:ins>
      <w:ins w:id="130" w:author="PR Preview" w:date="2024-01-01T00:00:00Z">
        <w:r>
          <w:t xml:space="preserve">branch, i.e., all 10, so</w:t>
        </w:r>
      </w:ins>
      <w:ins w:id="130" w:author="PR Preview" w:date="2024-01-01T00:00:00Z">
        <w:r>
          <w:t xml:space="preserve"> </w:t>
        </w:r>
      </w:ins>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ins w:id="130" w:author="PR Preview" w:date="2024-01-01T00:00:00Z">
        <w:r>
          <w:t xml:space="preserve">.</w:t>
        </w:r>
      </w:ins>
    </w:p>
    <w:p>
      <w:pPr>
        <w:pStyle w:val="FirstParagraph"/>
      </w:pPr>
      <w:ins w:id="131" w:author="PR Preview" w:date="2024-01-01T00:00:00Z">
        <w:r>
          <w:t xml:space="preserve">The weights</w:t>
        </w:r>
      </w:ins>
      <w:ins w:id="131" w:author="PR Preview" w:date="2024-01-01T00:00:00Z">
        <w:r>
          <w:t xml:space="preserve"> </w:t>
        </w:r>
      </w:ins>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ins w:id="131" w:author="PR Preview" w:date="2024-01-01T00:00:00Z">
        <w:r>
          <w:t xml:space="preserve"> </w:t>
        </w:r>
      </w:ins>
      <w:ins w:id="131" w:author="PR Preview" w:date="2024-01-01T00:00:00Z">
        <w:r>
          <w:t xml:space="preserve">for each branch are therefore:</w:t>
        </w:r>
      </w:ins>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ins w:id="132" w:author="PR Preview" w:date="2024-01-01T00:00:00Z">
        <w:r>
          <w:t xml:space="preserve">The weighted counts reproduce the 60 original participants:</w:t>
        </w:r>
      </w:ins>
      <w:ins w:id="132" w:author="PR Preview" w:date="2024-01-01T00:00:00Z">
        <w:r>
          <w:t xml:space="preserve"> </w:t>
        </w:r>
      </w:ins>
      <m:oMath>
        <m:r>
          <m:t>10</m:t>
        </m:r>
        <m:r>
          <m:rPr>
            <m:sty m:val="p"/>
          </m:rPr>
          <m:t>+</m:t>
        </m:r>
        <m:r>
          <m:t>10</m:t>
        </m:r>
        <m:r>
          <m:rPr>
            <m:sty m:val="p"/>
          </m:rPr>
          <m:t>+</m:t>
        </m:r>
        <m:r>
          <m:t>20</m:t>
        </m:r>
        <m:r>
          <m:rPr>
            <m:sty m:val="p"/>
          </m:rPr>
          <m:t>+</m:t>
        </m:r>
        <m:r>
          <m:t>20</m:t>
        </m:r>
        <m:r>
          <m:rPr>
            <m:sty m:val="p"/>
          </m:rPr>
          <m:t>=</m:t>
        </m:r>
        <m:r>
          <m:t>60</m:t>
        </m:r>
      </m:oMath>
      <w:ins w:id="132" w:author="PR Preview" w:date="2024-01-01T00:00:00Z">
        <w:r>
          <w:t xml:space="preserve">.</w:t>
        </w:r>
      </w:ins>
    </w:p>
    <w:p>
      <w:pPr>
        <w:pStyle w:val="BodyText"/>
      </w:pPr>
      <w:ins w:id="133" w:author="PR Preview" w:date="2024-01-01T00:00:00Z">
        <w:r>
          <w:t xml:space="preserve">The book leaves this derivation of the branch weights to the reader.</w:t>
        </w:r>
      </w:ins>
      <w:ins w:id="133" w:author="PR Preview" w:date="2024-01-01T00:00:00Z">
        <w:r>
          <w:t xml:space="preserve"> </w:t>
        </w:r>
      </w:ins>
      <w:ins w:id="133" w:author="PR Preview" w:date="2024-01-01T00:00:00Z">
        <w:r>
          <w:t xml:space="preserve">The tree in Figure 8.10 also shows the deaths among the censored, which investigators could never observe in practice;</w:t>
        </w:r>
      </w:ins>
      <w:ins w:id="133" w:author="PR Preview" w:date="2024-01-01T00:00:00Z">
        <w:r>
          <w:t xml:space="preserve"> </w:t>
        </w:r>
      </w:ins>
      <w:ins w:id="133" w:author="PR Preview" w:date="2024-01-01T00:00:00Z">
        <w:r>
          <w:t xml:space="preserve">the book shows them only to document that</w:t>
        </w:r>
      </w:ins>
      <w:ins w:id="133" w:author="PR Preview" w:date="2024-01-01T00:00:00Z">
        <w:r>
          <w:t xml:space="preserve"> </w:t>
        </w:r>
      </w:ins>
      <m:oMath>
        <m:r>
          <m:t>A</m:t>
        </m:r>
      </m:oMath>
      <w:ins w:id="133" w:author="PR Preview" w:date="2024-01-01T00:00:00Z">
        <w:r>
          <w:t xml:space="preserve"> </w:t>
        </w:r>
      </w:ins>
      <w:ins w:id="133" w:author="PR Preview" w:date="2024-01-01T00:00:00Z">
        <w:r>
          <w:t xml:space="preserve">is marginally independent of</w:t>
        </w:r>
      </w:ins>
      <w:ins w:id="133" w:author="PR Preview" w:date="2024-01-01T00:00:00Z">
        <w:r>
          <w:t xml:space="preserve"> </w:t>
        </w:r>
      </w:ins>
      <m:oMath>
        <m:r>
          <m:t>Y</m:t>
        </m:r>
      </m:oMath>
      <w:ins w:id="133" w:author="PR Preview" w:date="2024-01-01T00:00:00Z">
        <w:r>
          <w:t xml:space="preserve"> </w:t>
        </w:r>
      </w:ins>
      <w:ins w:id="133" w:author="PR Preview" w:date="2024-01-01T00:00:00Z">
        <w:r>
          <w:t xml:space="preserve">and that</w:t>
        </w:r>
      </w:ins>
      <w:ins w:id="133" w:author="PR Preview" w:date="2024-01-01T00:00:00Z">
        <w:r>
          <w:t xml:space="preserve"> </w:t>
        </w:r>
      </w:ins>
      <m:oMath>
        <m:r>
          <m:t>C</m:t>
        </m:r>
      </m:oMath>
      <w:ins w:id="133" w:author="PR Preview" w:date="2024-01-01T00:00:00Z">
        <w:r>
          <w:t xml:space="preserve"> </w:t>
        </w:r>
      </w:ins>
      <w:ins w:id="133" w:author="PR Preview" w:date="2024-01-01T00:00:00Z">
        <w:r>
          <w:t xml:space="preserve">is independent of</w:t>
        </w:r>
      </w:ins>
      <w:ins w:id="133" w:author="PR Preview" w:date="2024-01-01T00:00:00Z">
        <w:r>
          <w:t xml:space="preserve"> </w:t>
        </w:r>
      </w:ins>
      <m:oMath>
        <m:r>
          <m:t>Y</m:t>
        </m:r>
      </m:oMath>
      <w:ins w:id="133" w:author="PR Preview" w:date="2024-01-01T00:00:00Z">
        <w:r>
          <w:t xml:space="preserve"> </w:t>
        </w:r>
      </w:ins>
      <w:ins w:id="133" w:author="PR Preview" w:date="2024-01-01T00:00:00Z">
        <w:r>
          <w:t xml:space="preserve">within levels of</w:t>
        </w:r>
      </w:ins>
      <w:ins w:id="133" w:author="PR Preview" w:date="2024-01-01T00:00:00Z">
        <w:r>
          <w:t xml:space="preserve"> </w:t>
        </w:r>
      </w:ins>
      <m:oMath>
        <m:r>
          <m:t>L</m:t>
        </m:r>
      </m:oMath>
      <w:ins w:id="133" w:author="PR Preview" w:date="2024-01-01T00:00:00Z">
        <w:r>
          <w:t xml:space="preserve">, as Figure 8.3 implies.</w:t>
        </w:r>
      </w:ins>
      <w:ins w:id="133" w:author="PR Preview" w:date="2024-01-01T00:00:00Z">
        <w:r>
          <w:t xml:space="preserve"> </w:t>
        </w:r>
      </w:ins>
      <w:ins w:id="133" w:author="PR Preview" w:date="2024-01-01T00:00:00Z">
        <w:r>
          <w:t xml:space="preserve">With those numbers, the risk ratio in the entire population is 1 and the risk ratio among the uncensored is 0.89.</w:t>
        </w:r>
      </w:ins>
    </w:p>
    <w:p>
      <w:ins w:id="134" w:author="PR Preview" w:date="2024-01-01T00:00:00Z">
        <w:r>
          <w:pict>
            <v:rect style="width:0;height:1.5pt" o:hralign="center" o:hrstd="t" o:hr="t"/>
          </w:pict>
        </w:r>
      </w:ins>
    </w:p>
    <w:p>
      <w:pPr>
        <w:pStyle w:val="FirstParagraph"/>
      </w:pPr>
      <w:ins w:id="135" w:author="PR Preview" w:date="2024-01-01T00:00:00Z">
        <w:r>
          <w:t xml:space="preserve">In the</w:t>
        </w:r>
      </w:ins>
      <w:ins w:id="135" w:author="PR Preview" w:date="2024-01-01T00:00:00Z">
        <w:r>
          <w:t xml:space="preserve"> </w:t>
        </w:r>
      </w:ins>
      <m:oMath>
        <m:r>
          <m:t>L</m:t>
        </m:r>
        <m:r>
          <m:rPr>
            <m:sty m:val="p"/>
          </m:rPr>
          <m:t>=</m:t>
        </m:r>
        <m:r>
          <m:t>1</m:t>
        </m:r>
        <m:r>
          <m:rPr>
            <m:sty m:val="p"/>
          </m:rPr>
          <m:t>,</m:t>
        </m:r>
        <m:r>
          <m:t>A</m:t>
        </m:r>
        <m:r>
          <m:rPr>
            <m:sty m:val="p"/>
          </m:rPr>
          <m:t>=</m:t>
        </m:r>
        <m:r>
          <m:t>1</m:t>
        </m:r>
      </m:oMath>
      <w:ins w:id="135" w:author="PR Preview" w:date="2024-01-01T00:00:00Z">
        <w:r>
          <w:t xml:space="preserve"> </w:t>
        </w:r>
      </w:ins>
      <w:ins w:id="135" w:author="PR Preview" w:date="2024-01-01T00:00:00Z">
        <w:r>
          <w:t xml:space="preserve">branch, the 16 censored individuals get weight 0 (they do not contribute) and each of the 4 uncensored individuals gets weight</w:t>
        </w:r>
      </w:ins>
      <w:ins w:id="135" w:author="PR Preview" w:date="2024-01-01T00:00:00Z">
        <w:r>
          <w:t xml:space="preserve"> </w:t>
        </w:r>
      </w:ins>
      <m:oMath>
        <m:r>
          <m:t>1</m:t>
        </m:r>
        <m:r>
          <m:rPr>
            <m:sty m:val="p"/>
          </m:rPr>
          <m:t>/</m:t>
        </m:r>
        <m:r>
          <m:t>0.2</m:t>
        </m:r>
        <m:r>
          <m:rPr>
            <m:sty m:val="p"/>
          </m:rPr>
          <m:t>=</m:t>
        </m:r>
        <m:r>
          <m:t>5</m:t>
        </m:r>
      </m:oMath>
      <w:ins w:id="135" w:author="PR Preview" w:date="2024-01-01T00:00:00Z">
        <w:r>
          <w:t xml:space="preserve">: IP weighting replaces the 20 original individuals by 5 copies of each of the 4 uncensored ones.</w:t>
        </w:r>
      </w:ins>
      <w:ins w:id="135" w:author="PR Preview" w:date="2024-01-01T00:00:00Z">
        <w:r>
          <w:t xml:space="preserve"> </w:t>
        </w:r>
      </w:ins>
      <w:ins w:id="135" w:author="PR Preview" w:date="2024-01-01T00:00:00Z">
        <w:r>
          <w:t xml:space="preserve">Repeating this for every branch (Figure 8.11) creates a pseudo-population of the original size in which nobody is lost to follow-up.</w:t>
        </w:r>
      </w:ins>
      <w:ins w:id="135" w:author="PR Preview" w:date="2024-01-01T00:00:00Z">
        <w:r>
          <w:t xml:space="preserve"> </w:t>
        </w:r>
      </w:ins>
      <w:ins w:id="135" w:author="PR Preview" w:date="2024-01-01T00:00:00Z">
        <w:r>
          <w:t xml:space="preserve">In that pseudo-population the associational risk ratio is 1, equal to</w:t>
        </w:r>
      </w:ins>
      <w:ins w:id="135" w:author="PR Preview" w:date="2024-01-01T00:00:00Z">
        <w:r>
          <w:t xml:space="preserve"> </w:t>
        </w:r>
      </w:ins>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ins w:id="135" w:author="PR Preview" w:date="2024-01-01T00:00:00Z">
        <w:r>
          <w:t xml:space="preserve">, the risk ratio had nobody been censored.</w:t>
        </w:r>
      </w:ins>
    </w:p>
    <w:p>
      <w:ins w:id="136" w:author="PR Preview" w:date="2024-01-01T00:00:00Z">
        <w:r>
          <w:pict>
            <v:rect style="width:0;height:1.5pt" o:hralign="center" o:hrstd="t" o:hr="t"/>
          </w:pict>
        </w:r>
      </w:ins>
    </w:p>
    <w:bookmarkEnd w:id="28"/>
    <w:bookmarkStart w:id="29" w:name="Xc0b4878e15a87d693d57e660d757d90b822007c"/>
    <w:p>
      <w:pPr>
        <w:pStyle w:val="Heading3"/>
      </w:pPr>
      <w:r>
        <w:t xml:space="preserve">5.3 Identifiability Conditions for IP Weighting</w:t>
      </w:r>
    </w:p>
    <w:p>
      <w:pPr>
        <w:pStyle w:val="FirstParagraph"/>
      </w:pPr>
      <w:ins w:id="138" w:author="PR Preview" w:date="2024-01-01T00:00:00Z">
        <w:r>
          <w:t xml:space="preserve">The association in the pseudo-population equals the effect in the original population if three conditions hold:</w:t>
        </w:r>
      </w:ins>
    </w:p>
    <w:p>
      <w:pPr>
        <w:pStyle w:val="Compact"/>
        <w:numPr>
          <w:ilvl w:val="0"/>
          <w:numId w:val="1015"/>
        </w:numPr>
      </w:pPr>
      <w:ins w:id="139" w:author="PR Preview" w:date="2024-01-01T00:00:00Z">
        <w:r>
          <w:rPr>
            <w:b/>
            <w:bCs/>
          </w:rPr>
          <w:t xml:space="preserve">Exchangeability</w:t>
        </w:r>
      </w:ins>
      <w:ins w:id="139" w:author="PR Preview" w:date="2024-01-01T00:00:00Z">
        <w:r>
          <w:t xml:space="preserve">: the average outcome of the uncensored equals the (unobserved) average outcome of the censored with the same</w:t>
        </w:r>
      </w:ins>
      <w:ins w:id="139" w:author="PR Preview" w:date="2024-01-01T00:00:00Z">
        <w:r>
          <w:t xml:space="preserve"> </w:t>
        </w:r>
      </w:ins>
      <m:oMath>
        <m:r>
          <m:t>A</m:t>
        </m:r>
      </m:oMath>
      <w:ins w:id="139" w:author="PR Preview" w:date="2024-01-01T00:00:00Z">
        <w:r>
          <w:t xml:space="preserve"> </w:t>
        </w:r>
      </w:ins>
      <w:ins w:id="139" w:author="PR Preview" w:date="2024-01-01T00:00:00Z">
        <w:r>
          <w:t xml:space="preserve">and</w:t>
        </w:r>
      </w:ins>
      <w:ins w:id="139" w:author="PR Preview" w:date="2024-01-01T00:00:00Z">
        <w:r>
          <w:t xml:space="preserve"> </w:t>
        </w:r>
      </w:ins>
      <m:oMath>
        <m:r>
          <m:t>L</m:t>
        </m:r>
      </m:oMath>
      <w:ins w:id="139" w:author="PR Preview" w:date="2024-01-01T00:00:00Z">
        <w:r>
          <w:t xml:space="preserve">.</w:t>
        </w:r>
      </w:ins>
      <w:ins w:id="139" w:author="PR Preview" w:date="2024-01-01T00:00:00Z">
        <w:r>
          <w:t xml:space="preserve"> </w:t>
        </w:r>
      </w:ins>
      <w:ins w:id="139" w:author="PR Preview" w:date="2024-01-01T00:00:00Z">
        <w:r>
          <w:t xml:space="preserve">This holds if</w:t>
        </w:r>
      </w:ins>
      <w:ins w:id="139" w:author="PR Preview" w:date="2024-01-01T00:00:00Z">
        <w:r>
          <w:t xml:space="preserve"> </w:t>
        </w:r>
      </w:ins>
      <m:oMath>
        <m:r>
          <m:rPr>
            <m:sty m:val="p"/>
          </m:rPr>
          <m:t>Pr</m:t>
        </m:r>
        <m:r>
          <m:rPr>
            <m:sty m:val="p"/>
          </m:rPr>
          <m:t>[</m:t>
        </m:r>
        <m:r>
          <m:t>C</m:t>
        </m:r>
        <m:r>
          <m:rPr>
            <m:sty m:val="p"/>
          </m:rPr>
          <m:t>=</m:t>
        </m:r>
        <m:r>
          <m:t>0</m:t>
        </m:r>
        <m:r>
          <m:rPr>
            <m:sty m:val="p"/>
          </m:rPr>
          <m:t>∣</m:t>
        </m:r>
        <m:r>
          <m:t>L</m:t>
        </m:r>
        <m:r>
          <m:rPr>
            <m:sty m:val="p"/>
          </m:rPr>
          <m:t>,</m:t>
        </m:r>
        <m:r>
          <m:t>A</m:t>
        </m:r>
        <m:r>
          <m:rPr>
            <m:sty m:val="p"/>
          </m:rPr>
          <m:t>]</m:t>
        </m:r>
      </m:oMath>
      <w:ins w:id="139" w:author="PR Preview" w:date="2024-01-01T00:00:00Z">
        <w:r>
          <w:t xml:space="preserve"> </w:t>
        </w:r>
      </w:ins>
      <w:ins w:id="139" w:author="PR Preview" w:date="2024-01-01T00:00:00Z">
        <w:r>
          <w:t xml:space="preserve">conditions on treatment and on all factors that independently predict both selection and the outcome, i.e., if</w:t>
        </w:r>
      </w:ins>
      <w:ins w:id="139" w:author="PR Preview" w:date="2024-01-01T00:00:00Z">
        <w:r>
          <w:t xml:space="preserve"> </w:t>
        </w:r>
      </w:ins>
      <m:oMath>
        <m:r>
          <m:t>A</m:t>
        </m:r>
      </m:oMath>
      <w:ins w:id="139" w:author="PR Preview" w:date="2024-01-01T00:00:00Z">
        <w:r>
          <w:t xml:space="preserve"> </w:t>
        </w:r>
      </w:ins>
      <w:ins w:id="139" w:author="PR Preview" w:date="2024-01-01T00:00:00Z">
        <w:r>
          <w:t xml:space="preserve">and</w:t>
        </w:r>
      </w:ins>
      <w:ins w:id="139" w:author="PR Preview" w:date="2024-01-01T00:00:00Z">
        <w:r>
          <w:t xml:space="preserve"> </w:t>
        </w:r>
      </w:ins>
      <m:oMath>
        <m:r>
          <m:t>L</m:t>
        </m:r>
      </m:oMath>
      <w:ins w:id="139" w:author="PR Preview" w:date="2024-01-01T00:00:00Z">
        <w:r>
          <w:t xml:space="preserve"> </w:t>
        </w:r>
      </w:ins>
      <w:ins w:id="139" w:author="PR Preview" w:date="2024-01-01T00:00:00Z">
        <w:r>
          <w:t xml:space="preserve">block all backdoor paths between</w:t>
        </w:r>
      </w:ins>
      <w:ins w:id="139" w:author="PR Preview" w:date="2024-01-01T00:00:00Z">
        <w:r>
          <w:t xml:space="preserve"> </w:t>
        </w:r>
      </w:ins>
      <m:oMath>
        <m:r>
          <m:t>C</m:t>
        </m:r>
      </m:oMath>
      <w:ins w:id="139" w:author="PR Preview" w:date="2024-01-01T00:00:00Z">
        <w:r>
          <w:t xml:space="preserve"> </w:t>
        </w:r>
      </w:ins>
      <w:ins w:id="139" w:author="PR Preview" w:date="2024-01-01T00:00:00Z">
        <w:r>
          <w:t xml:space="preserve">and</w:t>
        </w:r>
      </w:ins>
      <w:ins w:id="139" w:author="PR Preview" w:date="2024-01-01T00:00:00Z">
        <w:r>
          <w:t xml:space="preserve"> </w:t>
        </w:r>
      </w:ins>
      <m:oMath>
        <m:r>
          <m:t>Y</m:t>
        </m:r>
      </m:oMath>
      <w:ins w:id="139" w:author="PR Preview" w:date="2024-01-01T00:00:00Z">
        <w:r>
          <w:t xml:space="preserve">.</w:t>
        </w:r>
      </w:ins>
      <w:ins w:id="139" w:author="PR Preview" w:date="2024-01-01T00:00:00Z">
        <w:r>
          <w:t xml:space="preserve"> </w:t>
        </w:r>
      </w:ins>
      <w:ins w:id="139" w:author="PR Preview" w:date="2024-01-01T00:00:00Z">
        <w:r>
          <w:t xml:space="preserve">We can never be sure that</w:t>
        </w:r>
      </w:ins>
      <w:ins w:id="139" w:author="PR Preview" w:date="2024-01-01T00:00:00Z">
        <w:r>
          <w:t xml:space="preserve"> </w:t>
        </w:r>
      </w:ins>
      <m:oMath>
        <m:r>
          <m:t>L</m:t>
        </m:r>
      </m:oMath>
      <w:ins w:id="139" w:author="PR Preview" w:date="2024-01-01T00:00:00Z">
        <w:r>
          <w:t xml:space="preserve"> </w:t>
        </w:r>
      </w:ins>
      <w:ins w:id="139" w:author="PR Preview" w:date="2024-01-01T00:00:00Z">
        <w:r>
          <w:t xml:space="preserve">contains all such factors, so this assumption is untestable.</w:t>
        </w:r>
      </w:ins>
    </w:p>
    <w:p>
      <w:pPr>
        <w:pStyle w:val="Compact"/>
        <w:numPr>
          <w:ilvl w:val="0"/>
          <w:numId w:val="1015"/>
        </w:numPr>
      </w:pPr>
      <w:ins w:id="140" w:author="PR Preview" w:date="2024-01-01T00:00:00Z">
        <w:r>
          <w:rPr>
            <w:b/>
            <w:bCs/>
          </w:rPr>
          <w:t xml:space="preserve">Positivity</w:t>
        </w:r>
      </w:ins>
      <w:ins w:id="140" w:author="PR Preview" w:date="2024-01-01T00:00:00Z">
        <w:r>
          <w:t xml:space="preserve">:</w:t>
        </w:r>
      </w:ins>
      <w:ins w:id="140" w:author="PR Preview" w:date="2024-01-01T00:00:00Z">
        <w:r>
          <w:t xml:space="preserve"> </w:t>
        </w:r>
      </w:ins>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ins w:id="140" w:author="PR Preview" w:date="2024-01-01T00:00:00Z">
        <w:r>
          <w:t xml:space="preserve"> </w:t>
        </w:r>
      </w:ins>
      <w:ins w:id="140" w:author="PR Preview" w:date="2024-01-01T00:00:00Z">
        <w:r>
          <w:t xml:space="preserve">for all values of</w:t>
        </w:r>
      </w:ins>
      <w:ins w:id="140" w:author="PR Preview" w:date="2024-01-01T00:00:00Z">
        <w:r>
          <w:t xml:space="preserve"> </w:t>
        </w:r>
      </w:ins>
      <m:oMath>
        <m:r>
          <m:t>A</m:t>
        </m:r>
      </m:oMath>
      <w:ins w:id="140" w:author="PR Preview" w:date="2024-01-01T00:00:00Z">
        <w:r>
          <w:t xml:space="preserve"> </w:t>
        </w:r>
      </w:ins>
      <w:ins w:id="140" w:author="PR Preview" w:date="2024-01-01T00:00:00Z">
        <w:r>
          <w:t xml:space="preserve">and</w:t>
        </w:r>
      </w:ins>
      <w:ins w:id="140" w:author="PR Preview" w:date="2024-01-01T00:00:00Z">
        <w:r>
          <w:t xml:space="preserve"> </w:t>
        </w:r>
      </w:ins>
      <m:oMath>
        <m:r>
          <m:t>L</m:t>
        </m:r>
      </m:oMath>
      <w:ins w:id="140" w:author="PR Preview" w:date="2024-01-01T00:00:00Z">
        <w:r>
          <w:t xml:space="preserve">.</w:t>
        </w:r>
      </w:ins>
      <w:ins w:id="140" w:author="PR Preview" w:date="2024-01-01T00:00:00Z">
        <w:r>
          <w:t xml:space="preserve"> </w:t>
        </w:r>
      </w:ins>
      <w:ins w:id="140" w:author="PR Preview" w:date="2024-01-01T00:00:00Z">
        <w:r>
          <w:t xml:space="preserve">Positivity is required for being uncensored, not for being censored: we do not want a pseudo-population in which everybody is censored.</w:t>
        </w:r>
      </w:ins>
      <w:ins w:id="140" w:author="PR Preview" w:date="2024-01-01T00:00:00Z">
        <w:r>
          <w:t xml:space="preserve"> </w:t>
        </w:r>
      </w:ins>
      <w:ins w:id="140" w:author="PR Preview" w:date="2024-01-01T00:00:00Z">
        <w:r>
          <w:t xml:space="preserve">In Figure 8.10,</w:t>
        </w:r>
      </w:ins>
      <w:ins w:id="140" w:author="PR Preview" w:date="2024-01-01T00:00:00Z">
        <w:r>
          <w:t xml:space="preserve"> </w:t>
        </w:r>
      </w:ins>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ins w:id="140" w:author="PR Preview" w:date="2024-01-01T00:00:00Z">
        <w:r>
          <w:t xml:space="preserve">, and that zero does not prevent constructing a pseudo-population in which nobody is censored.</w:t>
        </w:r>
      </w:ins>
    </w:p>
    <w:p>
      <w:pPr>
        <w:pStyle w:val="Compact"/>
        <w:numPr>
          <w:ilvl w:val="0"/>
          <w:numId w:val="1015"/>
        </w:numPr>
      </w:pPr>
      <w:ins w:id="141" w:author="PR Preview" w:date="2024-01-01T00:00:00Z">
        <w:r>
          <w:rPr>
            <w:b/>
            <w:bCs/>
          </w:rPr>
          <w:t xml:space="preserve">Consistency</w:t>
        </w:r>
      </w:ins>
      <w:ins w:id="141" w:author="PR Preview" w:date="2024-01-01T00:00:00Z">
        <w:r>
          <w:t xml:space="preserve">, including sufficiently well-defined interventions: the pseudo-population effect is the effect had nobody been censored.</w:t>
        </w:r>
      </w:ins>
      <w:ins w:id="141" w:author="PR Preview" w:date="2024-01-01T00:00:00Z">
        <w:r>
          <w:t xml:space="preserve"> </w:t>
        </w:r>
      </w:ins>
      <w:ins w:id="141" w:author="PR Preview" w:date="2024-01-01T00:00:00Z">
        <w:r>
          <w:t xml:space="preserve">That is reasonably well defined when censoring is loss to follow-up or nonresponse, but not when censoring is a</w:t>
        </w:r>
      </w:ins>
      <w:ins w:id="141" w:author="PR Preview" w:date="2024-01-01T00:00:00Z">
        <w:r>
          <w:t xml:space="preserve"> </w:t>
        </w:r>
      </w:ins>
      <w:ins w:id="141" w:author="PR Preview" w:date="2024-01-01T00:00:00Z">
        <w:r>
          <w:rPr>
            <w:b/>
            <w:bCs/>
          </w:rPr>
          <w:t xml:space="preserve">competing event</w:t>
        </w:r>
      </w:ins>
      <w:ins w:id="141" w:author="PR Preview" w:date="2024-01-01T00:00:00Z">
        <w:r>
          <w:t xml:space="preserve">.</w:t>
        </w:r>
      </w:ins>
    </w:p>
    <w:p>
      <w:pPr>
        <w:pStyle w:val="FirstParagraph"/>
      </w:pPr>
      <w:ins w:id="142" w:author="PR Preview" w:date="2024-01-01T00:00:00Z">
        <w:r>
          <w:t xml:space="preserve">A competing event is an event that prevents the outcome of interest from happening, typically death.</w:t>
        </w:r>
      </w:ins>
      <w:ins w:id="142" w:author="PR Preview" w:date="2024-01-01T00:00:00Z">
        <w:r>
          <w:t xml:space="preserve"> </w:t>
        </w:r>
      </w:ins>
      <w:ins w:id="142" w:author="PR Preview" w:date="2024-01-01T00:00:00Z">
        <w:r>
          <w:t xml:space="preserve">In a study of a treatment’s effect on Alzheimer’s disease, treating death from other causes (cancer, heart disease, and so on) as censoring would target a pseudo-population in which all other causes of death have been removed.</w:t>
        </w:r>
      </w:ins>
      <w:ins w:id="142" w:author="PR Preview" w:date="2024-01-01T00:00:00Z">
        <w:r>
          <w:t xml:space="preserve"> </w:t>
        </w:r>
      </w:ins>
      <w:ins w:id="142" w:author="PR Preview" w:date="2024-01-01T00:00:00Z">
        <w:r>
          <w:t xml:space="preserve">It is unclear what intervention could produce such a population, and no feasible intervention could remove one cause of death without affecting others.</w:t>
        </w:r>
      </w:ins>
    </w:p>
    <w:p>
      <w:ins w:id="143" w:author="PR Preview" w:date="2024-01-01T00:00:00Z">
        <w:r>
          <w:pict>
            <v:rect style="width:0;height:1.5pt" o:hralign="center" o:hrstd="t" o:hr="t"/>
          </w:pict>
        </w:r>
      </w:ins>
    </w:p>
    <w:bookmarkEnd w:id="29"/>
    <w:bookmarkStart w:id="30" w:name="stratification-vs.-ip-weighting"/>
    <w:p>
      <w:pPr>
        <w:pStyle w:val="Heading3"/>
      </w:pPr>
      <w:r>
        <w:t xml:space="preserve">5.4 Stratification vs. IP Weighting</w:t>
      </w:r>
    </w:p>
    <w:p>
      <w:pPr>
        <w:pStyle w:val="FirstParagraph"/>
      </w:pPr>
      <w:ins w:id="145" w:author="PR Preview" w:date="2024-01-01T00:00:00Z">
        <w:r>
          <w:t xml:space="preserve">Could we instead estimate effects within levels of</w:t>
        </w:r>
      </w:ins>
      <w:ins w:id="145" w:author="PR Preview" w:date="2024-01-01T00:00:00Z">
        <w:r>
          <w:t xml:space="preserve"> </w:t>
        </w:r>
      </w:ins>
      <m:oMath>
        <m:r>
          <m:t>L</m:t>
        </m:r>
      </m:oMath>
      <w:ins w:id="145" w:author="PR Preview" w:date="2024-01-01T00:00:00Z">
        <w:r>
          <w:t xml:space="preserve">?</w:t>
        </w:r>
      </w:ins>
      <w:ins w:id="145" w:author="PR Preview" w:date="2024-01-01T00:00:00Z">
        <w:r>
          <w:t xml:space="preserve"> </w:t>
        </w:r>
      </w:ins>
      <w:ins w:id="145" w:author="PR Preview" w:date="2024-01-01T00:00:00Z">
        <w:r>
          <w:t xml:space="preserve">In Figure 8.3, conditioning on</w:t>
        </w:r>
      </w:ins>
      <w:ins w:id="145" w:author="PR Preview" w:date="2024-01-01T00:00:00Z">
        <w:r>
          <w:t xml:space="preserve"> </w:t>
        </w:r>
      </w:ins>
      <m:oMath>
        <m:r>
          <m:t>L</m:t>
        </m:r>
      </m:oMath>
      <w:ins w:id="145" w:author="PR Preview" w:date="2024-01-01T00:00:00Z">
        <w:r>
          <w:t xml:space="preserve"> </w:t>
        </w:r>
      </w:ins>
      <w:ins w:id="145" w:author="PR Preview" w:date="2024-01-01T00:00:00Z">
        <w:r>
          <w:t xml:space="preserve">blocks the backdoor path from</w:t>
        </w:r>
      </w:ins>
      <w:ins w:id="145" w:author="PR Preview" w:date="2024-01-01T00:00:00Z">
        <w:r>
          <w:t xml:space="preserve"> </w:t>
        </w:r>
      </w:ins>
      <m:oMath>
        <m:r>
          <m:t>C</m:t>
        </m:r>
      </m:oMath>
      <w:ins w:id="145" w:author="PR Preview" w:date="2024-01-01T00:00:00Z">
        <w:r>
          <w:t xml:space="preserve"> </w:t>
        </w:r>
      </w:ins>
      <w:ins w:id="145" w:author="PR Preview" w:date="2024-01-01T00:00:00Z">
        <w:r>
          <w:t xml:space="preserve">to</w:t>
        </w:r>
      </w:ins>
      <w:ins w:id="145" w:author="PR Preview" w:date="2024-01-01T00:00:00Z">
        <w:r>
          <w:t xml:space="preserve"> </w:t>
        </w:r>
      </w:ins>
      <m:oMath>
        <m:r>
          <m:t>Y</m:t>
        </m:r>
      </m:oMath>
      <w:ins w:id="145" w:author="PR Preview" w:date="2024-01-01T00:00:00Z">
        <w:r>
          <w:t xml:space="preserve">, so the conditional risk ratio</w:t>
        </w:r>
      </w:ins>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ins w:id="147" w:author="PR Preview" w:date="2024-01-01T00:00:00Z">
        <w:r>
          <w:t xml:space="preserve">can be interpreted as the effect of treatment among the uncensored with</w:t>
        </w:r>
      </w:ins>
      <w:ins w:id="147" w:author="PR Preview" w:date="2024-01-01T00:00:00Z">
        <w:r>
          <w:t xml:space="preserve"> </w:t>
        </w:r>
      </w:ins>
      <m:oMath>
        <m:r>
          <m:t>L</m:t>
        </m:r>
        <m:r>
          <m:rPr>
            <m:sty m:val="p"/>
          </m:rPr>
          <m:t>=</m:t>
        </m:r>
        <m:r>
          <m:t>l</m:t>
        </m:r>
      </m:oMath>
      <w:ins w:id="147" w:author="PR Preview" w:date="2024-01-01T00:00:00Z">
        <w:r>
          <w:t xml:space="preserve">.</w:t>
        </w:r>
      </w:ins>
      <w:ins w:id="147" w:author="PR Preview" w:date="2024-01-01T00:00:00Z">
        <w:r>
          <w:t xml:space="preserve"> </w:t>
        </w:r>
      </w:ins>
      <w:ins w:id="147" w:author="PR Preview" w:date="2024-01-01T00:00:00Z">
        <w:r>
          <w:t xml:space="preserve">For the same reason, under the null, stratification also works under Figure 8.5.</w:t>
        </w:r>
      </w:ins>
    </w:p>
    <w:p>
      <w:pPr>
        <w:pStyle w:val="BodyText"/>
      </w:pPr>
      <w:ins w:id="148" w:author="PR Preview" w:date="2024-01-01T00:00:00Z">
        <w:r>
          <w:t xml:space="preserve">Stratification fails under Figures 8.4 and 8.6.</w:t>
        </w:r>
      </w:ins>
      <w:ins w:id="148" w:author="PR Preview" w:date="2024-01-01T00:00:00Z">
        <w:r>
          <w:t xml:space="preserve"> </w:t>
        </w:r>
      </w:ins>
      <w:ins w:id="148" w:author="PR Preview" w:date="2024-01-01T00:00:00Z">
        <w:r>
          <w:t xml:space="preserve">In Figure 8.4, conditioning on</w:t>
        </w:r>
      </w:ins>
      <w:ins w:id="148" w:author="PR Preview" w:date="2024-01-01T00:00:00Z">
        <w:r>
          <w:t xml:space="preserve"> </w:t>
        </w:r>
      </w:ins>
      <m:oMath>
        <m:r>
          <m:t>L</m:t>
        </m:r>
      </m:oMath>
      <w:ins w:id="148" w:author="PR Preview" w:date="2024-01-01T00:00:00Z">
        <w:r>
          <w:t xml:space="preserve"> </w:t>
        </w:r>
      </w:ins>
      <w:ins w:id="148" w:author="PR Preview" w:date="2024-01-01T00:00:00Z">
        <w:r>
          <w:t xml:space="preserve">blocks the backdoor path from</w:t>
        </w:r>
      </w:ins>
      <w:ins w:id="148" w:author="PR Preview" w:date="2024-01-01T00:00:00Z">
        <w:r>
          <w:t xml:space="preserve"> </w:t>
        </w:r>
      </w:ins>
      <m:oMath>
        <m:r>
          <m:t>C</m:t>
        </m:r>
      </m:oMath>
      <w:ins w:id="148" w:author="PR Preview" w:date="2024-01-01T00:00:00Z">
        <w:r>
          <w:t xml:space="preserve"> </w:t>
        </w:r>
      </w:ins>
      <w:ins w:id="148" w:author="PR Preview" w:date="2024-01-01T00:00:00Z">
        <w:r>
          <w:t xml:space="preserve">to</w:t>
        </w:r>
      </w:ins>
      <w:ins w:id="148" w:author="PR Preview" w:date="2024-01-01T00:00:00Z">
        <w:r>
          <w:t xml:space="preserve"> </w:t>
        </w:r>
      </w:ins>
      <m:oMath>
        <m:r>
          <m:t>Y</m:t>
        </m:r>
      </m:oMath>
      <w:ins w:id="148" w:author="PR Preview" w:date="2024-01-01T00:00:00Z">
        <w:r>
          <w:t xml:space="preserve"> </w:t>
        </w:r>
      </w:ins>
      <w:ins w:id="148" w:author="PR Preview" w:date="2024-01-01T00:00:00Z">
        <w:r>
          <w:t xml:space="preserve">but opens</w:t>
        </w:r>
      </w:ins>
      <w:ins w:id="148" w:author="PR Preview" w:date="2024-01-01T00:00:00Z">
        <w:r>
          <w:t xml:space="preserve"> </w:t>
        </w:r>
      </w:ins>
      <m:oMath>
        <m:r>
          <m:t>A</m:t>
        </m:r>
        <m:r>
          <m:rPr>
            <m:sty m:val="p"/>
          </m:rPr>
          <m:t>→</m:t>
        </m:r>
        <m:r>
          <m:t>L</m:t>
        </m:r>
        <m:r>
          <m:rPr>
            <m:sty m:val="p"/>
          </m:rPr>
          <m:t>←</m:t>
        </m:r>
        <m:r>
          <m:t>U</m:t>
        </m:r>
        <m:r>
          <m:rPr>
            <m:sty m:val="p"/>
          </m:rPr>
          <m:t>→</m:t>
        </m:r>
        <m:r>
          <m:t>Y</m:t>
        </m:r>
      </m:oMath>
      <w:ins w:id="148" w:author="PR Preview" w:date="2024-01-01T00:00:00Z">
        <w:r>
          <w:t xml:space="preserve">, because</w:t>
        </w:r>
      </w:ins>
      <w:ins w:id="148" w:author="PR Preview" w:date="2024-01-01T00:00:00Z">
        <w:r>
          <w:t xml:space="preserve"> </w:t>
        </w:r>
      </w:ins>
      <m:oMath>
        <m:r>
          <m:t>L</m:t>
        </m:r>
      </m:oMath>
      <w:ins w:id="148" w:author="PR Preview" w:date="2024-01-01T00:00:00Z">
        <w:r>
          <w:t xml:space="preserve"> </w:t>
        </w:r>
      </w:ins>
      <w:ins w:id="148" w:author="PR Preview" w:date="2024-01-01T00:00:00Z">
        <w:r>
          <w:t xml:space="preserve">is a collider on that path;</w:t>
        </w:r>
      </w:ins>
      <w:ins w:id="148" w:author="PR Preview" w:date="2024-01-01T00:00:00Z">
        <w:r>
          <w:t xml:space="preserve"> </w:t>
        </w:r>
      </w:ins>
      <w:ins w:id="148" w:author="PR Preview" w:date="2024-01-01T00:00:00Z">
        <w:r>
          <w:t xml:space="preserve">even with a null effect, the</w:t>
        </w:r>
      </w:ins>
      <w:ins w:id="148" w:author="PR Preview" w:date="2024-01-01T00:00:00Z">
        <w:r>
          <w:t xml:space="preserve"> </w:t>
        </w:r>
      </w:ins>
      <m:oMath>
        <m:r>
          <m:t>L</m:t>
        </m:r>
      </m:oMath>
      <w:ins w:id="148" w:author="PR Preview" w:date="2024-01-01T00:00:00Z">
        <w:r>
          <w:t xml:space="preserve">-conditional risk ratio generally differs from 1.</w:t>
        </w:r>
      </w:ins>
      <w:ins w:id="148" w:author="PR Preview" w:date="2024-01-01T00:00:00Z">
        <w:r>
          <w:t xml:space="preserve"> </w:t>
        </w:r>
      </w:ins>
      <w:ins w:id="148" w:author="PR Preview" w:date="2024-01-01T00:00:00Z">
        <w:r>
          <w:t xml:space="preserve">Figure 8.6 behaves the same way.</w:t>
        </w:r>
      </w:ins>
      <w:ins w:id="148" w:author="PR Preview" w:date="2024-01-01T00:00:00Z">
        <w:r>
          <w:t xml:space="preserve"> </w:t>
        </w:r>
      </w:ins>
      <w:ins w:id="148" w:author="PR Preview" w:date="2024-01-01T00:00:00Z">
        <w:r>
          <w:t xml:space="preserve">IP weighting adjusts correctly under all of Figures 8.3-8.6 because it estimates unconditional effects after reweighting by treatment and</w:t>
        </w:r>
      </w:ins>
      <w:ins w:id="148" w:author="PR Preview" w:date="2024-01-01T00:00:00Z">
        <w:r>
          <w:t xml:space="preserve"> </w:t>
        </w:r>
      </w:ins>
      <m:oMath>
        <m:r>
          <m:t>L</m:t>
        </m:r>
      </m:oMath>
      <w:ins w:id="148" w:author="PR Preview" w:date="2024-01-01T00:00:00Z">
        <w:r>
          <w:t xml:space="preserve">, rather than conditioning on</w:t>
        </w:r>
      </w:ins>
      <w:ins w:id="148" w:author="PR Preview" w:date="2024-01-01T00:00:00Z">
        <w:r>
          <w:t xml:space="preserve"> </w:t>
        </w:r>
      </w:ins>
      <m:oMath>
        <m:r>
          <m:t>L</m:t>
        </m:r>
      </m:oMath>
      <w:ins w:id="148" w:author="PR Preview" w:date="2024-01-01T00:00:00Z">
        <w:r>
          <w:t xml:space="preserve">.</w:t>
        </w:r>
      </w:ins>
    </w:p>
    <w:p>
      <w:pPr>
        <w:pStyle w:val="BodyText"/>
      </w:pPr>
      <w:ins w:id="149" w:author="PR Preview" w:date="2024-01-01T00:00:00Z">
        <w:r>
          <w:t xml:space="preserve">This is the book’s first example of a setting in which stratification cannot validly estimate the causal effect even though exchangeability, positivity, and consistency hold.</w:t>
        </w:r>
      </w:ins>
      <w:ins w:id="149" w:author="PR Preview" w:date="2024-01-01T00:00:00Z">
        <w:r>
          <w:t xml:space="preserve"> </w:t>
        </w:r>
      </w:ins>
      <w:ins w:id="149" w:author="PR Preview" w:date="2024-01-01T00:00:00Z">
        <w:r>
          <w:t xml:space="preserve">Part III returns to similar structures with time-varying treatments.</w:t>
        </w:r>
      </w:ins>
    </w:p>
    <w:bookmarkEnd w:id="30"/>
    <w:bookmarkEnd w:id="31"/>
    <w:bookmarkStart w:id="37" w:name="selection-without-bias-pp.-121-123"/>
    <w:p>
      <w:pPr>
        <w:pStyle w:val="Heading2"/>
      </w:pPr>
      <w:ins w:id="150" w:author="PR Preview" w:date="2024-01-01T00:00:00Z">
        <w:r>
          <w:t xml:space="preserve">6 8.6 Selection Without Bias (pp. 121-123)</w:t>
        </w:r>
      </w:ins>
    </w:p>
    <w:p>
      <w:ins w:id="151" w:author="PR Preview" w:date="2024-01-01T00:00:00Z">
        <w:r>
          <w:pict>
            <v:rect style="width:0;height:1.5pt" o:hralign="center" o:hrstd="t" o:hr="t"/>
          </w:pict>
        </w:r>
      </w:ins>
    </w:p>
    <w:p>
      <w:pPr>
        <w:pStyle w:val="FirstParagraph"/>
      </w:pPr>
      <w:ins w:id="152" w:author="PR Preview" w:date="2024-01-01T00:00:00Z">
        <w:r>
          <w:t xml:space="preserve">Figure 8.12 depicts a study with dichotomous surgery</w:t>
        </w:r>
      </w:ins>
      <w:ins w:id="152" w:author="PR Preview" w:date="2024-01-01T00:00:00Z">
        <w:r>
          <w:t xml:space="preserve"> </w:t>
        </w:r>
      </w:ins>
      <m:oMath>
        <m:r>
          <m:t>A</m:t>
        </m:r>
      </m:oMath>
      <w:ins w:id="152" w:author="PR Preview" w:date="2024-01-01T00:00:00Z">
        <w:r>
          <w:t xml:space="preserve">, genetic haplotype</w:t>
        </w:r>
      </w:ins>
      <w:ins w:id="152" w:author="PR Preview" w:date="2024-01-01T00:00:00Z">
        <w:r>
          <w:t xml:space="preserve"> </w:t>
        </w:r>
      </w:ins>
      <m:oMath>
        <m:r>
          <m:t>E</m:t>
        </m:r>
      </m:oMath>
      <w:ins w:id="152" w:author="PR Preview" w:date="2024-01-01T00:00:00Z">
        <w:r>
          <w:t xml:space="preserve">, and death</w:t>
        </w:r>
      </w:ins>
      <w:ins w:id="152" w:author="PR Preview" w:date="2024-01-01T00:00:00Z">
        <w:r>
          <w:t xml:space="preserve"> </w:t>
        </w:r>
      </w:ins>
      <m:oMath>
        <m:r>
          <m:t>Y</m:t>
        </m:r>
      </m:oMath>
      <w:ins w:id="152" w:author="PR Preview" w:date="2024-01-01T00:00:00Z">
        <w:r>
          <w:t xml:space="preserve"> </w:t>
        </w:r>
      </w:ins>
      <w:ins w:id="152" w:author="PR Preview" w:date="2024-01-01T00:00:00Z">
        <w:r>
          <w:t xml:space="preserve">(</w:t>
        </w:r>
      </w:ins>
      <m:oMath>
        <m:r>
          <m:t>A</m:t>
        </m:r>
        <m:r>
          <m:rPr>
            <m:sty m:val="p"/>
          </m:rPr>
          <m:t>→</m:t>
        </m:r>
        <m:r>
          <m:t>Y</m:t>
        </m:r>
        <m:r>
          <m:rPr>
            <m:sty m:val="p"/>
          </m:rPr>
          <m:t>←</m:t>
        </m:r>
        <m:r>
          <m:t>E</m:t>
        </m:r>
      </m:oMath>
      <w:ins w:id="152" w:author="PR Preview" w:date="2024-01-01T00:00:00Z">
        <w:r>
          <w:t xml:space="preserve">).</w:t>
        </w:r>
      </w:ins>
      <w:ins w:id="152" w:author="PR Preview" w:date="2024-01-01T00:00:00Z">
        <w:r>
          <w:t xml:space="preserve"> </w:t>
        </w:r>
      </w:ins>
      <w:ins w:id="152" w:author="PR Preview" w:date="2024-01-01T00:00:00Z">
        <w:r>
          <w:t xml:space="preserve">By d-separation,</w:t>
        </w:r>
      </w:ins>
      <w:ins w:id="152" w:author="PR Preview" w:date="2024-01-01T00:00:00Z">
        <w:r>
          <w:t xml:space="preserve"> </w:t>
        </w:r>
      </w:ins>
      <m:oMath>
        <m:r>
          <m:t>A</m:t>
        </m:r>
      </m:oMath>
      <w:ins w:id="152" w:author="PR Preview" w:date="2024-01-01T00:00:00Z">
        <w:r>
          <w:t xml:space="preserve"> </w:t>
        </w:r>
      </w:ins>
      <w:ins w:id="152" w:author="PR Preview" w:date="2024-01-01T00:00:00Z">
        <w:r>
          <w:t xml:space="preserve">and</w:t>
        </w:r>
      </w:ins>
      <w:ins w:id="152" w:author="PR Preview" w:date="2024-01-01T00:00:00Z">
        <w:r>
          <w:t xml:space="preserve"> </w:t>
        </w:r>
      </w:ins>
      <m:oMath>
        <m:r>
          <m:t>E</m:t>
        </m:r>
      </m:oMath>
      <w:ins w:id="152" w:author="PR Preview" w:date="2024-01-01T00:00:00Z">
        <w:r>
          <w:t xml:space="preserve"> </w:t>
        </w:r>
      </w:ins>
      <w:ins w:id="152" w:author="PR Preview" w:date="2024-01-01T00:00:00Z">
        <w:r>
          <w:t xml:space="preserve">are:</w:t>
        </w:r>
      </w:ins>
    </w:p>
    <w:p>
      <w:pPr>
        <w:pStyle w:val="Compact"/>
        <w:numPr>
          <w:ilvl w:val="0"/>
          <w:numId w:val="1016"/>
        </w:numPr>
      </w:pPr>
      <w:ins w:id="153" w:author="PR Preview" w:date="2024-01-01T00:00:00Z">
        <w:r>
          <w:t xml:space="preserve">marginally independent: surgery is equally likely with and without the haplotype;</w:t>
        </w:r>
      </w:ins>
    </w:p>
    <w:p>
      <w:pPr>
        <w:pStyle w:val="Compact"/>
        <w:numPr>
          <w:ilvl w:val="0"/>
          <w:numId w:val="1016"/>
        </w:numPr>
      </w:pPr>
      <w:ins w:id="154" w:author="PR Preview" w:date="2024-01-01T00:00:00Z">
        <w:r>
          <w:t xml:space="preserve">associated conditionally on</w:t>
        </w:r>
      </w:ins>
      <w:ins w:id="154" w:author="PR Preview" w:date="2024-01-01T00:00:00Z">
        <w:r>
          <w:t xml:space="preserve"> </w:t>
        </w:r>
      </w:ins>
      <m:oMath>
        <m:r>
          <m:t>Y</m:t>
        </m:r>
      </m:oMath>
      <w:ins w:id="154" w:author="PR Preview" w:date="2024-01-01T00:00:00Z">
        <w:r>
          <w:t xml:space="preserve">: e.g., among survivors (</w:t>
        </w:r>
      </w:ins>
      <m:oMath>
        <m:r>
          <m:t>Y</m:t>
        </m:r>
        <m:r>
          <m:rPr>
            <m:sty m:val="p"/>
          </m:rPr>
          <m:t>=</m:t>
        </m:r>
        <m:r>
          <m:t>0</m:t>
        </m:r>
      </m:oMath>
      <w:ins w:id="154" w:author="PR Preview" w:date="2024-01-01T00:00:00Z">
        <w:r>
          <w:t xml:space="preserve">), the probability of surgery varies by haplotype.</w:t>
        </w:r>
      </w:ins>
    </w:p>
    <w:p>
      <w:pPr>
        <w:pStyle w:val="FirstParagraph"/>
      </w:pPr>
      <w:ins w:id="155" w:author="PR Preview" w:date="2024-01-01T00:00:00Z">
        <w:r>
          <w:t xml:space="preserve">Conditioning on a common effect</w:t>
        </w:r>
      </w:ins>
      <w:ins w:id="155" w:author="PR Preview" w:date="2024-01-01T00:00:00Z">
        <w:r>
          <w:t xml:space="preserve"> </w:t>
        </w:r>
      </w:ins>
      <m:oMath>
        <m:r>
          <m:t>Y</m:t>
        </m:r>
      </m:oMath>
      <w:ins w:id="155" w:author="PR Preview" w:date="2024-01-01T00:00:00Z">
        <w:r>
          <w:t xml:space="preserve"> </w:t>
        </w:r>
      </w:ins>
      <w:ins w:id="155" w:author="PR Preview" w:date="2024-01-01T00:00:00Z">
        <w:r>
          <w:t xml:space="preserve">of two independent causes always induces an association between them in</w:t>
        </w:r>
      </w:ins>
      <w:ins w:id="155" w:author="PR Preview" w:date="2024-01-01T00:00:00Z">
        <w:r>
          <w:t xml:space="preserve"> </w:t>
        </w:r>
      </w:ins>
      <w:ins w:id="155" w:author="PR Preview" w:date="2024-01-01T00:00:00Z">
        <w:r>
          <w:rPr>
            <w:b/>
            <w:bCs/>
          </w:rPr>
          <w:t xml:space="preserve">at least one</w:t>
        </w:r>
      </w:ins>
      <w:ins w:id="155" w:author="PR Preview" w:date="2024-01-01T00:00:00Z">
        <w:r>
          <w:t xml:space="preserve"> </w:t>
        </w:r>
      </w:ins>
      <w:ins w:id="155" w:author="PR Preview" w:date="2024-01-01T00:00:00Z">
        <w:r>
          <w:t xml:space="preserve">stratum of</w:t>
        </w:r>
      </w:ins>
      <w:ins w:id="155" w:author="PR Preview" w:date="2024-01-01T00:00:00Z">
        <w:r>
          <w:t xml:space="preserve"> </w:t>
        </w:r>
      </w:ins>
      <m:oMath>
        <m:r>
          <m:t>Y</m:t>
        </m:r>
      </m:oMath>
      <w:ins w:id="155" w:author="PR Preview" w:date="2024-01-01T00:00:00Z">
        <w:r>
          <w:t xml:space="preserve"> </w:t>
        </w:r>
      </w:ins>
      <w:ins w:id="155" w:author="PR Preview" w:date="2024-01-01T00:00:00Z">
        <w:r>
          <w:t xml:space="preserve">(say</w:t>
        </w:r>
      </w:ins>
      <w:ins w:id="155" w:author="PR Preview" w:date="2024-01-01T00:00:00Z">
        <w:r>
          <w:t xml:space="preserve"> </w:t>
        </w:r>
      </w:ins>
      <m:oMath>
        <m:r>
          <m:t>Y</m:t>
        </m:r>
        <m:r>
          <m:rPr>
            <m:sty m:val="p"/>
          </m:rPr>
          <m:t>=</m:t>
        </m:r>
        <m:r>
          <m:t>1</m:t>
        </m:r>
      </m:oMath>
      <w:ins w:id="155" w:author="PR Preview" w:date="2024-01-01T00:00:00Z">
        <w:r>
          <w:t xml:space="preserve">).</w:t>
        </w:r>
      </w:ins>
      <w:ins w:id="155" w:author="PR Preview" w:date="2024-01-01T00:00:00Z">
        <w:r>
          <w:t xml:space="preserve"> </w:t>
        </w:r>
      </w:ins>
      <w:ins w:id="155" w:author="PR Preview" w:date="2024-01-01T00:00:00Z">
        <w:r>
          <w:t xml:space="preserve">But there is a special case in which they remain independent in the other stratum (say</w:t>
        </w:r>
      </w:ins>
      <w:ins w:id="155" w:author="PR Preview" w:date="2024-01-01T00:00:00Z">
        <w:r>
          <w:t xml:space="preserve"> </w:t>
        </w:r>
      </w:ins>
      <m:oMath>
        <m:r>
          <m:t>Y</m:t>
        </m:r>
        <m:r>
          <m:rPr>
            <m:sty m:val="p"/>
          </m:rPr>
          <m:t>=</m:t>
        </m:r>
        <m:r>
          <m:t>0</m:t>
        </m:r>
      </m:oMath>
      <w:ins w:id="155" w:author="PR Preview" w:date="2024-01-01T00:00:00Z">
        <w:r>
          <w:t xml:space="preserve">).</w:t>
        </w:r>
      </w:ins>
    </w:p>
    <w:p>
      <w:ins w:id="156" w:author="PR Preview" w:date="2024-01-01T00:00:00Z">
        <w:r>
          <w:pict>
            <v:rect style="width:0;height:1.5pt" o:hralign="center" o:hrstd="t" o:hr="t"/>
          </w:pict>
        </w:r>
      </w:ins>
    </w:p>
    <w:bookmarkStart w:id="36" w:name="Xcbd77d170a8b6e7c51d65058bc2e19846ae6ade"/>
    <w:p>
      <w:pPr>
        <w:pStyle w:val="Heading3"/>
      </w:pPr>
      <w:r>
        <w:t xml:space="preserve">6.1 When Collider Stratification Does Not Cause Bias</w:t>
      </w:r>
    </w:p>
    <w:p>
      <w:pPr>
        <w:pStyle w:val="FirstParagraph"/>
      </w:pPr>
      <w:ins w:id="158" w:author="PR Preview" w:date="2024-01-01T00:00:00Z">
        <w:r>
          <w:t xml:space="preserve">Suppose</w:t>
        </w:r>
      </w:ins>
      <w:ins w:id="158" w:author="PR Preview" w:date="2024-01-01T00:00:00Z">
        <w:r>
          <w:t xml:space="preserve"> </w:t>
        </w:r>
      </w:ins>
      <m:oMath>
        <m:r>
          <m:t>A</m:t>
        </m:r>
      </m:oMath>
      <w:ins w:id="158" w:author="PR Preview" w:date="2024-01-01T00:00:00Z">
        <w:r>
          <w:t xml:space="preserve"> </w:t>
        </w:r>
      </w:ins>
      <w:ins w:id="158" w:author="PR Preview" w:date="2024-01-01T00:00:00Z">
        <w:r>
          <w:t xml:space="preserve">and</w:t>
        </w:r>
      </w:ins>
      <w:ins w:id="158" w:author="PR Preview" w:date="2024-01-01T00:00:00Z">
        <w:r>
          <w:t xml:space="preserve"> </w:t>
        </w:r>
      </w:ins>
      <m:oMath>
        <m:r>
          <m:t>E</m:t>
        </m:r>
      </m:oMath>
      <w:ins w:id="158" w:author="PR Preview" w:date="2024-01-01T00:00:00Z">
        <w:r>
          <w:t xml:space="preserve"> </w:t>
        </w:r>
      </w:ins>
      <w:ins w:id="158" w:author="PR Preview" w:date="2024-01-01T00:00:00Z">
        <w:r>
          <w:t xml:space="preserve">affect survival through completely separate mechanisms, so neither modifies the other’s effect.</w:t>
        </w:r>
      </w:ins>
      <w:ins w:id="158" w:author="PR Preview" w:date="2024-01-01T00:00:00Z">
        <w:r>
          <w:t xml:space="preserve"> </w:t>
        </w:r>
      </w:ins>
      <w:ins w:id="158" w:author="PR Preview" w:date="2024-01-01T00:00:00Z">
        <w:r>
          <w:t xml:space="preserve">For example, surgery removes a tumor, while the haplotype raises LDL-cholesterol and hence the risk of heart attack (with or without a tumor).</w:t>
        </w:r>
      </w:ins>
      <w:ins w:id="158" w:author="PR Preview" w:date="2024-01-01T00:00:00Z">
        <w:r>
          <w:t xml:space="preserve"> </w:t>
        </w:r>
      </w:ins>
      <w:ins w:id="158" w:author="PR Preview" w:date="2024-01-01T00:00:00Z">
        <w:r>
          <w:t xml:space="preserve">Define three cause-specific death indicators:</w:t>
        </w:r>
      </w:ins>
    </w:p>
    <w:p>
      <w:pPr>
        <w:pStyle w:val="Compact"/>
        <w:numPr>
          <w:ilvl w:val="0"/>
          <w:numId w:val="1017"/>
        </w:numPr>
      </w:pPr>
      <m:oMath>
        <m:sSub>
          <m:e>
            <m:r>
              <m:t>Y</m:t>
            </m:r>
          </m:e>
          <m:sub>
            <m:r>
              <m:t>A</m:t>
            </m:r>
          </m:sub>
        </m:sSub>
      </m:oMath>
      <w:ins w:id="159" w:author="PR Preview" w:date="2024-01-01T00:00:00Z">
        <w:r>
          <w:t xml:space="preserve">: death from tumor;</w:t>
        </w:r>
      </w:ins>
    </w:p>
    <w:p>
      <w:pPr>
        <w:pStyle w:val="Compact"/>
        <w:numPr>
          <w:ilvl w:val="0"/>
          <w:numId w:val="1017"/>
        </w:numPr>
      </w:pPr>
      <m:oMath>
        <m:sSub>
          <m:e>
            <m:r>
              <m:t>Y</m:t>
            </m:r>
          </m:e>
          <m:sub>
            <m:r>
              <m:t>E</m:t>
            </m:r>
          </m:sub>
        </m:sSub>
      </m:oMath>
      <w:ins w:id="160" w:author="PR Preview" w:date="2024-01-01T00:00:00Z">
        <w:r>
          <w:t xml:space="preserve">: death from heart attack;</w:t>
        </w:r>
      </w:ins>
    </w:p>
    <w:p>
      <w:pPr>
        <w:pStyle w:val="Compact"/>
        <w:numPr>
          <w:ilvl w:val="0"/>
          <w:numId w:val="1017"/>
        </w:numPr>
      </w:pPr>
      <m:oMath>
        <m:sSub>
          <m:e>
            <m:r>
              <m:t>Y</m:t>
            </m:r>
          </m:e>
          <m:sub>
            <m:r>
              <m:t>O</m:t>
            </m:r>
          </m:sub>
        </m:sSub>
      </m:oMath>
      <w:ins w:id="161" w:author="PR Preview" w:date="2024-01-01T00:00:00Z">
        <w:r>
          <w:t xml:space="preserve">: death from other causes.</w:t>
        </w:r>
      </w:ins>
    </w:p>
    <w:p>
      <w:pPr>
        <w:pStyle w:val="FirstParagraph"/>
      </w:pPr>
      <w:ins w:id="162" w:author="PR Preview" w:date="2024-01-01T00:00:00Z">
        <w:r>
          <w:t xml:space="preserve">Then</w:t>
        </w:r>
      </w:ins>
      <w:ins w:id="162" w:author="PR Preview" w:date="2024-01-01T00:00:00Z">
        <w:r>
          <w:t xml:space="preserve"> </w:t>
        </w:r>
      </w:ins>
      <m:oMath>
        <m:r>
          <m:t>Y</m:t>
        </m:r>
        <m:r>
          <m:rPr>
            <m:sty m:val="p"/>
          </m:rPr>
          <m:t>=</m:t>
        </m:r>
        <m:r>
          <m:t>1</m:t>
        </m:r>
      </m:oMath>
      <w:ins w:id="162" w:author="PR Preview" w:date="2024-01-01T00:00:00Z">
        <w:r>
          <w:t xml:space="preserve"> </w:t>
        </w:r>
      </w:ins>
      <w:ins w:id="162" w:author="PR Preview" w:date="2024-01-01T00:00:00Z">
        <w:r>
          <w:t xml:space="preserve">if any of</w:t>
        </w:r>
      </w:ins>
      <w:ins w:id="162" w:author="PR Preview" w:date="2024-01-01T00:00:00Z">
        <w:r>
          <w:t xml:space="preserve"> </w:t>
        </w:r>
      </w:ins>
      <m:oMath>
        <m:sSub>
          <m:e>
            <m:r>
              <m:t>Y</m:t>
            </m:r>
          </m:e>
          <m:sub>
            <m:r>
              <m:t>A</m:t>
            </m:r>
          </m:sub>
        </m:sSub>
      </m:oMath>
      <w:ins w:id="162" w:author="PR Preview" w:date="2024-01-01T00:00:00Z">
        <w:r>
          <w:t xml:space="preserve">,</w:t>
        </w:r>
      </w:ins>
      <w:ins w:id="162" w:author="PR Preview" w:date="2024-01-01T00:00:00Z">
        <w:r>
          <w:t xml:space="preserve"> </w:t>
        </w:r>
      </w:ins>
      <m:oMath>
        <m:sSub>
          <m:e>
            <m:r>
              <m:t>Y</m:t>
            </m:r>
          </m:e>
          <m:sub>
            <m:r>
              <m:t>E</m:t>
            </m:r>
          </m:sub>
        </m:sSub>
      </m:oMath>
      <w:ins w:id="162" w:author="PR Preview" w:date="2024-01-01T00:00:00Z">
        <w:r>
          <w:t xml:space="preserve">,</w:t>
        </w:r>
      </w:ins>
      <w:ins w:id="162" w:author="PR Preview" w:date="2024-01-01T00:00:00Z">
        <w:r>
          <w:t xml:space="preserve"> </w:t>
        </w:r>
      </w:ins>
      <m:oMath>
        <m:sSub>
          <m:e>
            <m:r>
              <m:t>Y</m:t>
            </m:r>
          </m:e>
          <m:sub>
            <m:r>
              <m:t>O</m:t>
            </m:r>
          </m:sub>
        </m:sSub>
      </m:oMath>
      <w:ins w:id="162" w:author="PR Preview" w:date="2024-01-01T00:00:00Z">
        <w:r>
          <w:t xml:space="preserve"> </w:t>
        </w:r>
      </w:ins>
      <w:ins w:id="162" w:author="PR Preview" w:date="2024-01-01T00:00:00Z">
        <w:r>
          <w:t xml:space="preserve">equals 1, and</w:t>
        </w:r>
      </w:ins>
      <w:ins w:id="162" w:author="PR Preview" w:date="2024-01-01T00:00:00Z">
        <w:r>
          <w:t xml:space="preserve"> </w:t>
        </w:r>
      </w:ins>
      <m:oMath>
        <m:r>
          <m:t>Y</m:t>
        </m:r>
        <m:r>
          <m:rPr>
            <m:sty m:val="p"/>
          </m:rPr>
          <m:t>=</m:t>
        </m:r>
        <m:r>
          <m:t>0</m:t>
        </m:r>
      </m:oMath>
      <w:ins w:id="162" w:author="PR Preview" w:date="2024-01-01T00:00:00Z">
        <w:r>
          <w:t xml:space="preserve"> </w:t>
        </w:r>
      </w:ins>
      <w:ins w:id="162" w:author="PR Preview" w:date="2024-01-01T00:00:00Z">
        <w:r>
          <w:t xml:space="preserve">if all three equal 0.</w:t>
        </w:r>
      </w:ins>
      <w:ins w:id="162" w:author="PR Preview" w:date="2024-01-01T00:00:00Z">
        <w:r>
          <w:t xml:space="preserve"> </w:t>
        </w:r>
      </w:ins>
      <w:ins w:id="162" w:author="PR Preview" w:date="2024-01-01T00:00:00Z">
        <w:r>
          <w:t xml:space="preserve">Figure 8.13 expands Figure 8.12 with these unmeasured variables (</w:t>
        </w:r>
      </w:ins>
      <m:oMath>
        <m:r>
          <m:t>A</m:t>
        </m:r>
        <m:r>
          <m:rPr>
            <m:sty m:val="p"/>
          </m:rPr>
          <m:t>→</m:t>
        </m:r>
        <m:sSub>
          <m:e>
            <m:r>
              <m:t>Y</m:t>
            </m:r>
          </m:e>
          <m:sub>
            <m:r>
              <m:t>A</m:t>
            </m:r>
          </m:sub>
        </m:sSub>
        <m:r>
          <m:rPr>
            <m:sty m:val="p"/>
          </m:rPr>
          <m:t>→</m:t>
        </m:r>
        <m:r>
          <m:t>Y</m:t>
        </m:r>
      </m:oMath>
      <w:ins w:id="162" w:author="PR Preview" w:date="2024-01-01T00:00:00Z">
        <w:r>
          <w:t xml:space="preserve">,</w:t>
        </w:r>
      </w:ins>
      <w:ins w:id="162" w:author="PR Preview" w:date="2024-01-01T00:00:00Z">
        <w:r>
          <w:t xml:space="preserve"> </w:t>
        </w:r>
      </w:ins>
      <m:oMath>
        <m:r>
          <m:t>E</m:t>
        </m:r>
        <m:r>
          <m:rPr>
            <m:sty m:val="p"/>
          </m:rPr>
          <m:t>→</m:t>
        </m:r>
        <m:sSub>
          <m:e>
            <m:r>
              <m:t>Y</m:t>
            </m:r>
          </m:e>
          <m:sub>
            <m:r>
              <m:t>E</m:t>
            </m:r>
          </m:sub>
        </m:sSub>
        <m:r>
          <m:rPr>
            <m:sty m:val="p"/>
          </m:rPr>
          <m:t>→</m:t>
        </m:r>
        <m:r>
          <m:t>Y</m:t>
        </m:r>
      </m:oMath>
      <w:ins w:id="162" w:author="PR Preview" w:date="2024-01-01T00:00:00Z">
        <w:r>
          <w:t xml:space="preserve">,</w:t>
        </w:r>
      </w:ins>
      <w:ins w:id="162" w:author="PR Preview" w:date="2024-01-01T00:00:00Z">
        <w:r>
          <w:t xml:space="preserve"> </w:t>
        </w:r>
      </w:ins>
      <m:oMath>
        <m:sSub>
          <m:e>
            <m:r>
              <m:t>Y</m:t>
            </m:r>
          </m:e>
          <m:sub>
            <m:r>
              <m:t>O</m:t>
            </m:r>
          </m:sub>
        </m:sSub>
        <m:r>
          <m:rPr>
            <m:sty m:val="p"/>
          </m:rPr>
          <m:t>→</m:t>
        </m:r>
        <m:r>
          <m:t>Y</m:t>
        </m:r>
      </m:oMath>
      <w:ins w:id="162" w:author="PR Preview" w:date="2024-01-01T00:00:00Z">
        <w:r>
          <w:t xml:space="preserve">);</w:t>
        </w:r>
      </w:ins>
      <w:ins w:id="162" w:author="PR Preview" w:date="2024-01-01T00:00:00Z">
        <w:r>
          <w:t xml:space="preserve"> </w:t>
        </w:r>
      </w:ins>
      <w:ins w:id="162" w:author="PR Preview" w:date="2024-01-01T00:00:00Z">
        <w:r>
          <w:t xml:space="preserve">only</w:t>
        </w:r>
      </w:ins>
      <w:ins w:id="162" w:author="PR Preview" w:date="2024-01-01T00:00:00Z">
        <w:r>
          <w:t xml:space="preserve"> </w:t>
        </w:r>
      </w:ins>
      <m:oMath>
        <m:r>
          <m:t>A</m:t>
        </m:r>
      </m:oMath>
      <w:ins w:id="162" w:author="PR Preview" w:date="2024-01-01T00:00:00Z">
        <w:r>
          <w:t xml:space="preserve">,</w:t>
        </w:r>
      </w:ins>
      <w:ins w:id="162" w:author="PR Preview" w:date="2024-01-01T00:00:00Z">
        <w:r>
          <w:t xml:space="preserve"> </w:t>
        </w:r>
      </w:ins>
      <m:oMath>
        <m:r>
          <m:t>E</m:t>
        </m:r>
      </m:oMath>
      <w:ins w:id="162" w:author="PR Preview" w:date="2024-01-01T00:00:00Z">
        <w:r>
          <w:t xml:space="preserve">,</w:t>
        </w:r>
      </w:ins>
      <w:ins w:id="162" w:author="PR Preview" w:date="2024-01-01T00:00:00Z">
        <w:r>
          <w:t xml:space="preserve"> </w:t>
        </w:r>
      </w:ins>
      <m:oMath>
        <m:r>
          <m:t>Y</m:t>
        </m:r>
      </m:oMath>
      <w:ins w:id="162" w:author="PR Preview" w:date="2024-01-01T00:00:00Z">
        <w:r>
          <w:t xml:space="preserve"> </w:t>
        </w:r>
      </w:ins>
      <w:ins w:id="162" w:author="PR Preview" w:date="2024-01-01T00:00:00Z">
        <w:r>
          <w:t xml:space="preserve">are recorded.</w:t>
        </w:r>
      </w:ins>
    </w:p>
    <w:p>
      <w:ins w:id="163" w:author="PR Preview" w:date="2024-01-01T00:00:00Z">
        <w:r>
          <w:pict>
            <v:rect style="width:0;height:1.5pt" o:hralign="center" o:hrstd="t" o:hr="t"/>
          </w:pict>
        </w:r>
      </w:ins>
    </w:p>
    <w:p>
      <w:pPr>
        <w:pStyle w:val="FirstParagraph"/>
      </w:pPr>
      <w:ins w:id="164" w:author="PR Preview" w:date="2024-01-01T00:00:00Z">
        <w:r>
          <w:t xml:space="preserve">Because</w:t>
        </w:r>
      </w:ins>
      <w:ins w:id="164" w:author="PR Preview" w:date="2024-01-01T00:00:00Z">
        <w:r>
          <w:t xml:space="preserve"> </w:t>
        </w:r>
      </w:ins>
      <m:oMath>
        <m:r>
          <m:t>Y</m:t>
        </m:r>
      </m:oMath>
      <w:ins w:id="164" w:author="PR Preview" w:date="2024-01-01T00:00:00Z">
        <w:r>
          <w:t xml:space="preserve"> </w:t>
        </w:r>
      </w:ins>
      <w:ins w:id="164" w:author="PR Preview" w:date="2024-01-01T00:00:00Z">
        <w:r>
          <w:t xml:space="preserve">is a deterministic function of</w:t>
        </w:r>
      </w:ins>
      <w:ins w:id="164" w:author="PR Preview" w:date="2024-01-01T00:00:00Z">
        <w:r>
          <w:t xml:space="preserve"> </w:t>
        </w:r>
      </w:ins>
      <m:oMath>
        <m:sSub>
          <m:e>
            <m:r>
              <m:t>Y</m:t>
            </m:r>
          </m:e>
          <m:sub>
            <m:r>
              <m:t>A</m:t>
            </m:r>
          </m:sub>
        </m:sSub>
      </m:oMath>
      <w:ins w:id="164" w:author="PR Preview" w:date="2024-01-01T00:00:00Z">
        <w:r>
          <w:t xml:space="preserve">,</w:t>
        </w:r>
      </w:ins>
      <w:ins w:id="164" w:author="PR Preview" w:date="2024-01-01T00:00:00Z">
        <w:r>
          <w:t xml:space="preserve"> </w:t>
        </w:r>
      </w:ins>
      <m:oMath>
        <m:sSub>
          <m:e>
            <m:r>
              <m:t>Y</m:t>
            </m:r>
          </m:e>
          <m:sub>
            <m:r>
              <m:t>E</m:t>
            </m:r>
          </m:sub>
        </m:sSub>
      </m:oMath>
      <w:ins w:id="164" w:author="PR Preview" w:date="2024-01-01T00:00:00Z">
        <w:r>
          <w:t xml:space="preserve">,</w:t>
        </w:r>
      </w:ins>
      <w:ins w:id="164" w:author="PR Preview" w:date="2024-01-01T00:00:00Z">
        <w:r>
          <w:t xml:space="preserve"> </w:t>
        </w:r>
      </w:ins>
      <m:oMath>
        <m:sSub>
          <m:e>
            <m:r>
              <m:t>Y</m:t>
            </m:r>
          </m:e>
          <m:sub>
            <m:r>
              <m:t>O</m:t>
            </m:r>
          </m:sub>
        </m:sSub>
      </m:oMath>
      <w:ins w:id="164" w:author="PR Preview" w:date="2024-01-01T00:00:00Z">
        <w:r>
          <w:t xml:space="preserve">:</w:t>
        </w:r>
      </w:ins>
    </w:p>
    <w:p>
      <w:pPr>
        <w:pStyle w:val="Compact"/>
        <w:numPr>
          <w:ilvl w:val="0"/>
          <w:numId w:val="1018"/>
        </w:numPr>
      </w:pPr>
      <w:ins w:id="165" w:author="PR Preview" w:date="2024-01-01T00:00:00Z">
        <w:r>
          <w:rPr>
            <w:b/>
            <w:bCs/>
          </w:rPr>
          <w:t xml:space="preserve">Given</w:t>
        </w:r>
      </w:ins>
      <w:ins w:id="165" w:author="PR Preview" w:date="2024-01-01T00:00:00Z">
        <w:r>
          <w:rPr>
            <w:b/>
            <w:bCs/>
          </w:rPr>
          <w:t xml:space="preserve"> </w:t>
        </w:r>
      </w:ins>
      <m:oMath>
        <m:r>
          <m:t>Y</m:t>
        </m:r>
        <m:r>
          <m:rPr>
            <m:sty m:val="p"/>
          </m:rPr>
          <m:t>=</m:t>
        </m:r>
        <m:r>
          <m:t>0</m:t>
        </m:r>
      </m:oMath>
      <w:ins w:id="165" w:author="PR Preview" w:date="2024-01-01T00:00:00Z">
        <w:r>
          <w:t xml:space="preserve">:</w:t>
        </w:r>
      </w:ins>
      <w:ins w:id="165" w:author="PR Preview" w:date="2024-01-01T00:00:00Z">
        <w:r>
          <w:t xml:space="preserve"> </w:t>
        </w:r>
      </w:ins>
      <m:oMath>
        <m:r>
          <m:t>Y</m:t>
        </m:r>
        <m:r>
          <m:rPr>
            <m:sty m:val="p"/>
          </m:rPr>
          <m:t>=</m:t>
        </m:r>
        <m:r>
          <m:t>0</m:t>
        </m:r>
      </m:oMath>
      <w:ins w:id="165" w:author="PR Preview" w:date="2024-01-01T00:00:00Z">
        <w:r>
          <w:t xml:space="preserve"> </w:t>
        </w:r>
      </w:ins>
      <w:ins w:id="165" w:author="PR Preview" w:date="2024-01-01T00:00:00Z">
        <w:r>
          <w:t xml:space="preserve">implies</w:t>
        </w:r>
      </w:ins>
      <w:ins w:id="165" w:author="PR Preview" w:date="2024-01-01T00:00:00Z">
        <w:r>
          <w:t xml:space="preserve"> </w:t>
        </w:r>
      </w:ins>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ins w:id="165" w:author="PR Preview" w:date="2024-01-01T00:00:00Z">
        <w:r>
          <w:t xml:space="preserve">, so conditioning on</w:t>
        </w:r>
      </w:ins>
      <w:ins w:id="165" w:author="PR Preview" w:date="2024-01-01T00:00:00Z">
        <w:r>
          <w:t xml:space="preserve"> </w:t>
        </w:r>
      </w:ins>
      <m:oMath>
        <m:r>
          <m:t>Y</m:t>
        </m:r>
        <m:r>
          <m:rPr>
            <m:sty m:val="p"/>
          </m:rPr>
          <m:t>=</m:t>
        </m:r>
        <m:r>
          <m:t>0</m:t>
        </m:r>
      </m:oMath>
      <w:ins w:id="165" w:author="PR Preview" w:date="2024-01-01T00:00:00Z">
        <w:r>
          <w:t xml:space="preserve"> </w:t>
        </w:r>
      </w:ins>
      <w:ins w:id="165" w:author="PR Preview" w:date="2024-01-01T00:00:00Z">
        <w:r>
          <w:t xml:space="preserve">also conditions on the non-colliders</w:t>
        </w:r>
      </w:ins>
      <w:ins w:id="165" w:author="PR Preview" w:date="2024-01-01T00:00:00Z">
        <w:r>
          <w:t xml:space="preserve"> </w:t>
        </w:r>
      </w:ins>
      <m:oMath>
        <m:sSub>
          <m:e>
            <m:r>
              <m:t>Y</m:t>
            </m:r>
          </m:e>
          <m:sub>
            <m:r>
              <m:t>A</m:t>
            </m:r>
          </m:sub>
        </m:sSub>
      </m:oMath>
      <w:ins w:id="165" w:author="PR Preview" w:date="2024-01-01T00:00:00Z">
        <w:r>
          <w:t xml:space="preserve">,</w:t>
        </w:r>
      </w:ins>
      <w:ins w:id="165" w:author="PR Preview" w:date="2024-01-01T00:00:00Z">
        <w:r>
          <w:t xml:space="preserve"> </w:t>
        </w:r>
      </w:ins>
      <m:oMath>
        <m:sSub>
          <m:e>
            <m:r>
              <m:t>Y</m:t>
            </m:r>
          </m:e>
          <m:sub>
            <m:r>
              <m:t>E</m:t>
            </m:r>
          </m:sub>
        </m:sSub>
      </m:oMath>
      <w:ins w:id="165" w:author="PR Preview" w:date="2024-01-01T00:00:00Z">
        <w:r>
          <w:t xml:space="preserve">,</w:t>
        </w:r>
      </w:ins>
      <w:ins w:id="165" w:author="PR Preview" w:date="2024-01-01T00:00:00Z">
        <w:r>
          <w:t xml:space="preserve"> </w:t>
        </w:r>
      </w:ins>
      <m:oMath>
        <m:sSub>
          <m:e>
            <m:r>
              <m:t>Y</m:t>
            </m:r>
          </m:e>
          <m:sub>
            <m:r>
              <m:t>O</m:t>
            </m:r>
          </m:sub>
        </m:sSub>
      </m:oMath>
      <w:ins w:id="165" w:author="PR Preview" w:date="2024-01-01T00:00:00Z">
        <w:r>
          <w:t xml:space="preserve">, which blocks the path between</w:t>
        </w:r>
      </w:ins>
      <w:ins w:id="165" w:author="PR Preview" w:date="2024-01-01T00:00:00Z">
        <w:r>
          <w:t xml:space="preserve"> </w:t>
        </w:r>
      </w:ins>
      <m:oMath>
        <m:r>
          <m:t>A</m:t>
        </m:r>
      </m:oMath>
      <w:ins w:id="165" w:author="PR Preview" w:date="2024-01-01T00:00:00Z">
        <w:r>
          <w:t xml:space="preserve"> </w:t>
        </w:r>
      </w:ins>
      <w:ins w:id="165" w:author="PR Preview" w:date="2024-01-01T00:00:00Z">
        <w:r>
          <w:t xml:space="preserve">and</w:t>
        </w:r>
      </w:ins>
      <w:ins w:id="165" w:author="PR Preview" w:date="2024-01-01T00:00:00Z">
        <w:r>
          <w:t xml:space="preserve"> </w:t>
        </w:r>
      </w:ins>
      <m:oMath>
        <m:r>
          <m:t>E</m:t>
        </m:r>
      </m:oMath>
      <w:ins w:id="165" w:author="PR Preview" w:date="2024-01-01T00:00:00Z">
        <w:r>
          <w:t xml:space="preserve">.</w:t>
        </w:r>
      </w:ins>
      <w:ins w:id="165" w:author="PR Preview" w:date="2024-01-01T00:00:00Z">
        <w:r>
          <w:t xml:space="preserve"> </w:t>
        </w:r>
      </w:ins>
      <w:ins w:id="165" w:author="PR Preview" w:date="2024-01-01T00:00:00Z">
        <w:r>
          <w:t xml:space="preserve">By d-separation in Figure 8.13,</w:t>
        </w:r>
      </w:ins>
      <w:ins w:id="165" w:author="PR Preview" w:date="2024-01-01T00:00:00Z">
        <w:r>
          <w:t xml:space="preserve"> </w:t>
        </w:r>
      </w:ins>
      <m:oMath>
        <m:r>
          <m:t>A</m:t>
        </m:r>
      </m:oMath>
      <w:ins w:id="165" w:author="PR Preview" w:date="2024-01-01T00:00:00Z">
        <w:r>
          <w:t xml:space="preserve"> </w:t>
        </w:r>
      </w:ins>
      <w:ins w:id="165" w:author="PR Preview" w:date="2024-01-01T00:00:00Z">
        <w:r>
          <w:t xml:space="preserve">and</w:t>
        </w:r>
      </w:ins>
      <w:ins w:id="165" w:author="PR Preview" w:date="2024-01-01T00:00:00Z">
        <w:r>
          <w:t xml:space="preserve"> </w:t>
        </w:r>
      </w:ins>
      <m:oMath>
        <m:r>
          <m:t>E</m:t>
        </m:r>
      </m:oMath>
      <w:ins w:id="165" w:author="PR Preview" w:date="2024-01-01T00:00:00Z">
        <w:r>
          <w:t xml:space="preserve"> </w:t>
        </w:r>
      </w:ins>
      <w:ins w:id="165" w:author="PR Preview" w:date="2024-01-01T00:00:00Z">
        <w:r>
          <w:t xml:space="preserve">are independent given</w:t>
        </w:r>
      </w:ins>
      <w:ins w:id="165" w:author="PR Preview" w:date="2024-01-01T00:00:00Z">
        <w:r>
          <w:t xml:space="preserve"> </w:t>
        </w:r>
      </w:ins>
      <m:oMath>
        <m:r>
          <m:t>Y</m:t>
        </m:r>
        <m:r>
          <m:rPr>
            <m:sty m:val="p"/>
          </m:rPr>
          <m:t>=</m:t>
        </m:r>
        <m:r>
          <m:t>0</m:t>
        </m:r>
      </m:oMath>
      <w:ins w:id="165" w:author="PR Preview" w:date="2024-01-01T00:00:00Z">
        <w:r>
          <w:t xml:space="preserve">.</w:t>
        </w:r>
      </w:ins>
    </w:p>
    <w:p>
      <w:pPr>
        <w:pStyle w:val="Compact"/>
        <w:numPr>
          <w:ilvl w:val="0"/>
          <w:numId w:val="1018"/>
        </w:numPr>
      </w:pPr>
      <w:ins w:id="166" w:author="PR Preview" w:date="2024-01-01T00:00:00Z">
        <w:r>
          <w:rPr>
            <w:b/>
            <w:bCs/>
          </w:rPr>
          <w:t xml:space="preserve">Given</w:t>
        </w:r>
      </w:ins>
      <w:ins w:id="166" w:author="PR Preview" w:date="2024-01-01T00:00:00Z">
        <w:r>
          <w:rPr>
            <w:b/>
            <w:bCs/>
          </w:rPr>
          <w:t xml:space="preserve"> </w:t>
        </w:r>
      </w:ins>
      <m:oMath>
        <m:r>
          <m:t>Y</m:t>
        </m:r>
        <m:r>
          <m:rPr>
            <m:sty m:val="p"/>
          </m:rPr>
          <m:t>=</m:t>
        </m:r>
        <m:r>
          <m:t>1</m:t>
        </m:r>
      </m:oMath>
      <w:ins w:id="166" w:author="PR Preview" w:date="2024-01-01T00:00:00Z">
        <w:r>
          <w:t xml:space="preserve">:</w:t>
        </w:r>
      </w:ins>
      <w:ins w:id="166" w:author="PR Preview" w:date="2024-01-01T00:00:00Z">
        <w:r>
          <w:t xml:space="preserve"> </w:t>
        </w:r>
      </w:ins>
      <m:oMath>
        <m:r>
          <m:t>Y</m:t>
        </m:r>
        <m:r>
          <m:rPr>
            <m:sty m:val="p"/>
          </m:rPr>
          <m:t>=</m:t>
        </m:r>
        <m:r>
          <m:t>1</m:t>
        </m:r>
      </m:oMath>
      <w:ins w:id="166" w:author="PR Preview" w:date="2024-01-01T00:00:00Z">
        <w:r>
          <w:t xml:space="preserve"> </w:t>
        </w:r>
      </w:ins>
      <w:ins w:id="166" w:author="PR Preview" w:date="2024-01-01T00:00:00Z">
        <w:r>
          <w:t xml:space="preserve">is compatible with 7 combinations of</w:t>
        </w:r>
      </w:ins>
      <w:ins w:id="166" w:author="PR Preview" w:date="2024-01-01T00:00:00Z">
        <w:r>
          <w:t xml:space="preserve"> </w:t>
        </w:r>
      </w:ins>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ins w:id="166" w:author="PR Preview" w:date="2024-01-01T00:00:00Z">
        <w:r>
          <w:t xml:space="preserve">, every combination except</w:t>
        </w:r>
      </w:ins>
      <w:ins w:id="166" w:author="PR Preview" w:date="2024-01-01T00:00:00Z">
        <w:r>
          <w:t xml:space="preserve"> </w:t>
        </w:r>
      </w:ins>
      <m:oMath>
        <m:r>
          <m:rPr>
            <m:sty m:val="p"/>
          </m:rPr>
          <m:t>(</m:t>
        </m:r>
        <m:r>
          <m:t>0</m:t>
        </m:r>
        <m:r>
          <m:rPr>
            <m:sty m:val="p"/>
          </m:rPr>
          <m:t>,</m:t>
        </m:r>
        <m:r>
          <m:t>0</m:t>
        </m:r>
        <m:r>
          <m:rPr>
            <m:sty m:val="p"/>
          </m:rPr>
          <m:t>,</m:t>
        </m:r>
        <m:r>
          <m:t>0</m:t>
        </m:r>
        <m:r>
          <m:rPr>
            <m:sty m:val="p"/>
          </m:rPr>
          <m:t>)</m:t>
        </m:r>
      </m:oMath>
      <w:ins w:id="166" w:author="PR Preview" w:date="2024-01-01T00:00:00Z">
        <w:r>
          <w:t xml:space="preserve">, so it does not fix their values;</w:t>
        </w:r>
      </w:ins>
      <w:ins w:id="166" w:author="PR Preview" w:date="2024-01-01T00:00:00Z">
        <w:r>
          <w:t xml:space="preserve"> </w:t>
        </w:r>
      </w:ins>
      <w:ins w:id="166" w:author="PR Preview" w:date="2024-01-01T00:00:00Z">
        <w:r>
          <w:t xml:space="preserve">the path through</w:t>
        </w:r>
      </w:ins>
      <w:ins w:id="166" w:author="PR Preview" w:date="2024-01-01T00:00:00Z">
        <w:r>
          <w:t xml:space="preserve"> </w:t>
        </w:r>
      </w:ins>
      <m:oMath>
        <m:r>
          <m:t>Y</m:t>
        </m:r>
      </m:oMath>
      <w:ins w:id="166" w:author="PR Preview" w:date="2024-01-01T00:00:00Z">
        <w:r>
          <w:t xml:space="preserve"> </w:t>
        </w:r>
      </w:ins>
      <w:ins w:id="166" w:author="PR Preview" w:date="2024-01-01T00:00:00Z">
        <w:r>
          <w:t xml:space="preserve">stays open and</w:t>
        </w:r>
      </w:ins>
      <w:ins w:id="166" w:author="PR Preview" w:date="2024-01-01T00:00:00Z">
        <w:r>
          <w:t xml:space="preserve"> </w:t>
        </w:r>
      </w:ins>
      <m:oMath>
        <m:r>
          <m:t>A</m:t>
        </m:r>
      </m:oMath>
      <w:ins w:id="166" w:author="PR Preview" w:date="2024-01-01T00:00:00Z">
        <w:r>
          <w:t xml:space="preserve"> </w:t>
        </w:r>
      </w:ins>
      <w:ins w:id="166" w:author="PR Preview" w:date="2024-01-01T00:00:00Z">
        <w:r>
          <w:t xml:space="preserve">and</w:t>
        </w:r>
      </w:ins>
      <w:ins w:id="166" w:author="PR Preview" w:date="2024-01-01T00:00:00Z">
        <w:r>
          <w:t xml:space="preserve"> </w:t>
        </w:r>
      </w:ins>
      <m:oMath>
        <m:r>
          <m:t>E</m:t>
        </m:r>
      </m:oMath>
      <w:ins w:id="166" w:author="PR Preview" w:date="2024-01-01T00:00:00Z">
        <w:r>
          <w:t xml:space="preserve"> </w:t>
        </w:r>
      </w:ins>
      <w:ins w:id="166" w:author="PR Preview" w:date="2024-01-01T00:00:00Z">
        <w:r>
          <w:t xml:space="preserve">are associated given</w:t>
        </w:r>
      </w:ins>
      <w:ins w:id="166" w:author="PR Preview" w:date="2024-01-01T00:00:00Z">
        <w:r>
          <w:t xml:space="preserve"> </w:t>
        </w:r>
      </w:ins>
      <m:oMath>
        <m:r>
          <m:t>Y</m:t>
        </m:r>
        <m:r>
          <m:rPr>
            <m:sty m:val="p"/>
          </m:rPr>
          <m:t>=</m:t>
        </m:r>
        <m:r>
          <m:t>1</m:t>
        </m:r>
      </m:oMath>
      <w:ins w:id="166" w:author="PR Preview" w:date="2024-01-01T00:00:00Z">
        <w:r>
          <w:t xml:space="preserve">.</w:t>
        </w:r>
      </w:ins>
    </w:p>
    <w:p>
      <w:pPr>
        <w:pStyle w:val="FirstParagraph"/>
      </w:pPr>
      <w:ins w:id="167" w:author="PR Preview" w:date="2024-01-01T00:00:00Z">
        <w:r>
          <w:t xml:space="preserve">When the data can be summarized by Figure 8.13, they follow a</w:t>
        </w:r>
      </w:ins>
      <w:ins w:id="167" w:author="PR Preview" w:date="2024-01-01T00:00:00Z">
        <w:r>
          <w:t xml:space="preserve"> </w:t>
        </w:r>
      </w:ins>
      <w:ins w:id="167" w:author="PR Preview" w:date="2024-01-01T00:00:00Z">
        <w:r>
          <w:rPr>
            <w:b/>
            <w:bCs/>
          </w:rPr>
          <w:t xml:space="preserve">multiplicative survival model</w:t>
        </w:r>
      </w:ins>
      <w:ins w:id="167" w:author="PR Preview" w:date="2024-01-01T00:00:00Z">
        <w:r>
          <w:t xml:space="preserve"> </w:t>
        </w:r>
      </w:ins>
      <w:ins w:id="167" w:author="PR Preview" w:date="2024-01-01T00:00:00Z">
        <w:r>
          <w:t xml:space="preserve">(Technical Point 8.2).</w:t>
        </w:r>
      </w:ins>
    </w:p>
    <w:p>
      <w:pPr>
        <w:pStyle w:val="BodyText"/>
      </w:pPr>
      <m:oMath>
        <m:r>
          <m:t>A</m:t>
        </m:r>
      </m:oMath>
      <w:ins w:id="168" w:author="PR Preview" w:date="2024-01-01T00:00:00Z">
        <w:r>
          <w:t xml:space="preserve"> </w:t>
        </w:r>
      </w:ins>
      <w:ins w:id="168" w:author="PR Preview" w:date="2024-01-01T00:00:00Z">
        <w:r>
          <w:t xml:space="preserve">and</w:t>
        </w:r>
      </w:ins>
      <w:ins w:id="168" w:author="PR Preview" w:date="2024-01-01T00:00:00Z">
        <w:r>
          <w:t xml:space="preserve"> </w:t>
        </w:r>
      </w:ins>
      <m:oMath>
        <m:r>
          <m:t>E</m:t>
        </m:r>
      </m:oMath>
      <w:ins w:id="168" w:author="PR Preview" w:date="2024-01-01T00:00:00Z">
        <w:r>
          <w:t xml:space="preserve"> </w:t>
        </w:r>
      </w:ins>
      <w:ins w:id="168" w:author="PR Preview" w:date="2024-01-01T00:00:00Z">
        <w:r>
          <w:t xml:space="preserve">are dependent given</w:t>
        </w:r>
      </w:ins>
      <w:ins w:id="168" w:author="PR Preview" w:date="2024-01-01T00:00:00Z">
        <w:r>
          <w:t xml:space="preserve"> </w:t>
        </w:r>
      </w:ins>
      <m:oMath>
        <m:r>
          <m:t>Y</m:t>
        </m:r>
        <m:r>
          <m:rPr>
            <m:sty m:val="p"/>
          </m:rPr>
          <m:t>=</m:t>
        </m:r>
        <m:r>
          <m:t>0</m:t>
        </m:r>
      </m:oMath>
      <w:ins w:id="168" w:author="PR Preview" w:date="2024-01-01T00:00:00Z">
        <w:r>
          <w:t xml:space="preserve"> </w:t>
        </w:r>
      </w:ins>
      <w:ins w:id="168" w:author="PR Preview" w:date="2024-01-01T00:00:00Z">
        <w:r>
          <w:t xml:space="preserve">(in fact within both strata of</w:t>
        </w:r>
      </w:ins>
      <w:ins w:id="168" w:author="PR Preview" w:date="2024-01-01T00:00:00Z">
        <w:r>
          <w:t xml:space="preserve"> </w:t>
        </w:r>
      </w:ins>
      <m:oMath>
        <m:r>
          <m:t>Y</m:t>
        </m:r>
      </m:oMath>
      <w:ins w:id="168" w:author="PR Preview" w:date="2024-01-01T00:00:00Z">
        <w:r>
          <w:t xml:space="preserve">) when any of these hold:</w:t>
        </w:r>
      </w:ins>
    </w:p>
    <w:p>
      <w:pPr>
        <w:pStyle w:val="Compact"/>
        <w:numPr>
          <w:ilvl w:val="0"/>
          <w:numId w:val="1019"/>
        </w:numPr>
      </w:pPr>
      <m:oMath>
        <m:r>
          <m:t>A</m:t>
        </m:r>
      </m:oMath>
      <w:ins w:id="169" w:author="PR Preview" w:date="2024-01-01T00:00:00Z">
        <w:r>
          <w:t xml:space="preserve"> </w:t>
        </w:r>
      </w:ins>
      <w:ins w:id="169" w:author="PR Preview" w:date="2024-01-01T00:00:00Z">
        <w:r>
          <w:t xml:space="preserve">and</w:t>
        </w:r>
      </w:ins>
      <w:ins w:id="169" w:author="PR Preview" w:date="2024-01-01T00:00:00Z">
        <w:r>
          <w:t xml:space="preserve"> </w:t>
        </w:r>
      </w:ins>
      <m:oMath>
        <m:r>
          <m:t>E</m:t>
        </m:r>
      </m:oMath>
      <w:ins w:id="169" w:author="PR Preview" w:date="2024-01-01T00:00:00Z">
        <w:r>
          <w:t xml:space="preserve"> </w:t>
        </w:r>
      </w:ins>
      <w:ins w:id="169" w:author="PR Preview" w:date="2024-01-01T00:00:00Z">
        <w:r>
          <w:t xml:space="preserve">act through a common mechanism: an arrow from</w:t>
        </w:r>
      </w:ins>
      <w:ins w:id="169" w:author="PR Preview" w:date="2024-01-01T00:00:00Z">
        <w:r>
          <w:t xml:space="preserve"> </w:t>
        </w:r>
      </w:ins>
      <m:oMath>
        <m:r>
          <m:t>A</m:t>
        </m:r>
      </m:oMath>
      <w:ins w:id="169" w:author="PR Preview" w:date="2024-01-01T00:00:00Z">
        <w:r>
          <w:t xml:space="preserve"> </w:t>
        </w:r>
      </w:ins>
      <w:ins w:id="169" w:author="PR Preview" w:date="2024-01-01T00:00:00Z">
        <w:r>
          <w:t xml:space="preserve">to</w:t>
        </w:r>
      </w:ins>
      <w:ins w:id="169" w:author="PR Preview" w:date="2024-01-01T00:00:00Z">
        <w:r>
          <w:t xml:space="preserve"> </w:t>
        </w:r>
      </w:ins>
      <m:oMath>
        <m:sSub>
          <m:e>
            <m:r>
              <m:t>Y</m:t>
            </m:r>
          </m:e>
          <m:sub>
            <m:r>
              <m:t>E</m:t>
            </m:r>
          </m:sub>
        </m:sSub>
      </m:oMath>
      <w:ins w:id="169" w:author="PR Preview" w:date="2024-01-01T00:00:00Z">
        <w:r>
          <w:t xml:space="preserve"> </w:t>
        </w:r>
      </w:ins>
      <w:ins w:id="169" w:author="PR Preview" w:date="2024-01-01T00:00:00Z">
        <w:r>
          <w:t xml:space="preserve">or from</w:t>
        </w:r>
      </w:ins>
      <w:ins w:id="169" w:author="PR Preview" w:date="2024-01-01T00:00:00Z">
        <w:r>
          <w:t xml:space="preserve"> </w:t>
        </w:r>
      </w:ins>
      <m:oMath>
        <m:r>
          <m:t>E</m:t>
        </m:r>
      </m:oMath>
      <w:ins w:id="169" w:author="PR Preview" w:date="2024-01-01T00:00:00Z">
        <w:r>
          <w:t xml:space="preserve"> </w:t>
        </w:r>
      </w:ins>
      <w:ins w:id="169" w:author="PR Preview" w:date="2024-01-01T00:00:00Z">
        <w:r>
          <w:t xml:space="preserve">to</w:t>
        </w:r>
      </w:ins>
      <w:ins w:id="169" w:author="PR Preview" w:date="2024-01-01T00:00:00Z">
        <w:r>
          <w:t xml:space="preserve"> </w:t>
        </w:r>
      </w:ins>
      <m:oMath>
        <m:sSub>
          <m:e>
            <m:r>
              <m:t>Y</m:t>
            </m:r>
          </m:e>
          <m:sub>
            <m:r>
              <m:t>A</m:t>
            </m:r>
          </m:sub>
        </m:sSub>
      </m:oMath>
      <w:ins w:id="169" w:author="PR Preview" w:date="2024-01-01T00:00:00Z">
        <w:r>
          <w:t xml:space="preserve"> </w:t>
        </w:r>
      </w:ins>
      <w:ins w:id="169" w:author="PR Preview" w:date="2024-01-01T00:00:00Z">
        <w:r>
          <w:t xml:space="preserve">(Figure 8.14);</w:t>
        </w:r>
      </w:ins>
    </w:p>
    <w:p>
      <w:pPr>
        <w:pStyle w:val="Compact"/>
        <w:numPr>
          <w:ilvl w:val="0"/>
          <w:numId w:val="1019"/>
        </w:numPr>
      </w:pPr>
      <m:oMath>
        <m:sSub>
          <m:e>
            <m:r>
              <m:t>Y</m:t>
            </m:r>
          </m:e>
          <m:sub>
            <m:r>
              <m:t>A</m:t>
            </m:r>
          </m:sub>
        </m:sSub>
      </m:oMath>
      <w:ins w:id="170" w:author="PR Preview" w:date="2024-01-01T00:00:00Z">
        <w:r>
          <w:t xml:space="preserve"> </w:t>
        </w:r>
      </w:ins>
      <w:ins w:id="170" w:author="PR Preview" w:date="2024-01-01T00:00:00Z">
        <w:r>
          <w:t xml:space="preserve">and</w:t>
        </w:r>
      </w:ins>
      <w:ins w:id="170" w:author="PR Preview" w:date="2024-01-01T00:00:00Z">
        <w:r>
          <w:t xml:space="preserve"> </w:t>
        </w:r>
      </w:ins>
      <m:oMath>
        <m:sSub>
          <m:e>
            <m:r>
              <m:t>Y</m:t>
            </m:r>
          </m:e>
          <m:sub>
            <m:r>
              <m:t>E</m:t>
            </m:r>
          </m:sub>
        </m:sSub>
      </m:oMath>
      <w:ins w:id="170" w:author="PR Preview" w:date="2024-01-01T00:00:00Z">
        <w:r>
          <w:t xml:space="preserve"> </w:t>
        </w:r>
      </w:ins>
      <w:ins w:id="170" w:author="PR Preview" w:date="2024-01-01T00:00:00Z">
        <w:r>
          <w:t xml:space="preserve">share a common cause</w:t>
        </w:r>
      </w:ins>
      <w:ins w:id="170" w:author="PR Preview" w:date="2024-01-01T00:00:00Z">
        <w:r>
          <w:t xml:space="preserve"> </w:t>
        </w:r>
      </w:ins>
      <m:oMath>
        <m:r>
          <m:t>V</m:t>
        </m:r>
      </m:oMath>
      <w:ins w:id="170" w:author="PR Preview" w:date="2024-01-01T00:00:00Z">
        <w:r>
          <w:t xml:space="preserve"> </w:t>
        </w:r>
      </w:ins>
      <w:ins w:id="170" w:author="PR Preview" w:date="2024-01-01T00:00:00Z">
        <w:r>
          <w:t xml:space="preserve">(Figure 8.15);</w:t>
        </w:r>
      </w:ins>
    </w:p>
    <w:p>
      <w:pPr>
        <w:pStyle w:val="Compact"/>
        <w:numPr>
          <w:ilvl w:val="0"/>
          <w:numId w:val="1019"/>
        </w:numPr>
      </w:pPr>
      <m:oMath>
        <m:sSub>
          <m:e>
            <m:r>
              <m:t>Y</m:t>
            </m:r>
          </m:e>
          <m:sub>
            <m:r>
              <m:t>A</m:t>
            </m:r>
          </m:sub>
        </m:sSub>
      </m:oMath>
      <w:ins w:id="171" w:author="PR Preview" w:date="2024-01-01T00:00:00Z">
        <w:r>
          <w:t xml:space="preserve"> </w:t>
        </w:r>
      </w:ins>
      <w:ins w:id="171" w:author="PR Preview" w:date="2024-01-01T00:00:00Z">
        <w:r>
          <w:t xml:space="preserve">and</w:t>
        </w:r>
      </w:ins>
      <w:ins w:id="171" w:author="PR Preview" w:date="2024-01-01T00:00:00Z">
        <w:r>
          <w:t xml:space="preserve"> </w:t>
        </w:r>
      </w:ins>
      <m:oMath>
        <m:sSub>
          <m:e>
            <m:r>
              <m:t>Y</m:t>
            </m:r>
          </m:e>
          <m:sub>
            <m:r>
              <m:t>O</m:t>
            </m:r>
          </m:sub>
        </m:sSub>
      </m:oMath>
      <w:ins w:id="171" w:author="PR Preview" w:date="2024-01-01T00:00:00Z">
        <w:r>
          <w:t xml:space="preserve">, and</w:t>
        </w:r>
      </w:ins>
      <w:ins w:id="171" w:author="PR Preview" w:date="2024-01-01T00:00:00Z">
        <w:r>
          <w:t xml:space="preserve"> </w:t>
        </w:r>
      </w:ins>
      <m:oMath>
        <m:sSub>
          <m:e>
            <m:r>
              <m:t>Y</m:t>
            </m:r>
          </m:e>
          <m:sub>
            <m:r>
              <m:t>E</m:t>
            </m:r>
          </m:sub>
        </m:sSub>
      </m:oMath>
      <w:ins w:id="171" w:author="PR Preview" w:date="2024-01-01T00:00:00Z">
        <w:r>
          <w:t xml:space="preserve"> </w:t>
        </w:r>
      </w:ins>
      <w:ins w:id="171" w:author="PR Preview" w:date="2024-01-01T00:00:00Z">
        <w:r>
          <w:t xml:space="preserve">and</w:t>
        </w:r>
      </w:ins>
      <w:ins w:id="171" w:author="PR Preview" w:date="2024-01-01T00:00:00Z">
        <w:r>
          <w:t xml:space="preserve"> </w:t>
        </w:r>
      </w:ins>
      <m:oMath>
        <m:sSub>
          <m:e>
            <m:r>
              <m:t>Y</m:t>
            </m:r>
          </m:e>
          <m:sub>
            <m:r>
              <m:t>O</m:t>
            </m:r>
          </m:sub>
        </m:sSub>
      </m:oMath>
      <w:ins w:id="171" w:author="PR Preview" w:date="2024-01-01T00:00:00Z">
        <w:r>
          <w:t xml:space="preserve">, share common causes</w:t>
        </w:r>
      </w:ins>
      <w:ins w:id="171" w:author="PR Preview" w:date="2024-01-01T00:00:00Z">
        <w:r>
          <w:t xml:space="preserve"> </w:t>
        </w:r>
      </w:ins>
      <m:oMath>
        <m:sSub>
          <m:e>
            <m:r>
              <m:t>W</m:t>
            </m:r>
          </m:e>
          <m:sub>
            <m:r>
              <m:t>1</m:t>
            </m:r>
          </m:sub>
        </m:sSub>
      </m:oMath>
      <w:ins w:id="171" w:author="PR Preview" w:date="2024-01-01T00:00:00Z">
        <w:r>
          <w:t xml:space="preserve"> </w:t>
        </w:r>
      </w:ins>
      <w:ins w:id="171" w:author="PR Preview" w:date="2024-01-01T00:00:00Z">
        <w:r>
          <w:t xml:space="preserve">and</w:t>
        </w:r>
      </w:ins>
      <w:ins w:id="171" w:author="PR Preview" w:date="2024-01-01T00:00:00Z">
        <w:r>
          <w:t xml:space="preserve"> </w:t>
        </w:r>
      </w:ins>
      <m:oMath>
        <m:sSub>
          <m:e>
            <m:r>
              <m:t>W</m:t>
            </m:r>
          </m:e>
          <m:sub>
            <m:r>
              <m:t>2</m:t>
            </m:r>
          </m:sub>
        </m:sSub>
      </m:oMath>
      <w:ins w:id="171" w:author="PR Preview" w:date="2024-01-01T00:00:00Z">
        <w:r>
          <w:t xml:space="preserve"> </w:t>
        </w:r>
      </w:ins>
      <w:ins w:id="171" w:author="PR Preview" w:date="2024-01-01T00:00:00Z">
        <w:r>
          <w:t xml:space="preserve">(Figure 8.16).</w:t>
        </w:r>
      </w:ins>
    </w:p>
    <w:p>
      <w:pPr>
        <w:pStyle w:val="FirstParagraph"/>
      </w:pPr>
      <w:ins w:id="172" w:author="PR Preview" w:date="2024-01-01T00:00:00Z">
        <w:r>
          <w:t xml:space="preserve">Adding the unmeasured</w:t>
        </w:r>
      </w:ins>
      <w:ins w:id="172" w:author="PR Preview" w:date="2024-01-01T00:00:00Z">
        <w:r>
          <w:t xml:space="preserve"> </w:t>
        </w:r>
      </w:ins>
      <m:oMath>
        <m:sSub>
          <m:e>
            <m:r>
              <m:t>Y</m:t>
            </m:r>
          </m:e>
          <m:sub>
            <m:r>
              <m:t>A</m:t>
            </m:r>
          </m:sub>
        </m:sSub>
      </m:oMath>
      <w:ins w:id="172" w:author="PR Preview" w:date="2024-01-01T00:00:00Z">
        <w:r>
          <w:t xml:space="preserve">,</w:t>
        </w:r>
      </w:ins>
      <w:ins w:id="172" w:author="PR Preview" w:date="2024-01-01T00:00:00Z">
        <w:r>
          <w:t xml:space="preserve"> </w:t>
        </w:r>
      </w:ins>
      <m:oMath>
        <m:sSub>
          <m:e>
            <m:r>
              <m:t>Y</m:t>
            </m:r>
          </m:e>
          <m:sub>
            <m:r>
              <m:t>E</m:t>
            </m:r>
          </m:sub>
        </m:sSub>
      </m:oMath>
      <w:ins w:id="172" w:author="PR Preview" w:date="2024-01-01T00:00:00Z">
        <w:r>
          <w:t xml:space="preserve">,</w:t>
        </w:r>
      </w:ins>
      <w:ins w:id="172" w:author="PR Preview" w:date="2024-01-01T00:00:00Z">
        <w:r>
          <w:t xml:space="preserve"> </w:t>
        </w:r>
      </w:ins>
      <m:oMath>
        <m:sSub>
          <m:e>
            <m:r>
              <m:t>Y</m:t>
            </m:r>
          </m:e>
          <m:sub>
            <m:r>
              <m:t>O</m:t>
            </m:r>
          </m:sub>
        </m:sSub>
      </m:oMath>
      <w:ins w:id="172" w:author="PR Preview" w:date="2024-01-01T00:00:00Z">
        <w:r>
          <w:t xml:space="preserve"> </w:t>
        </w:r>
      </w:ins>
      <w:ins w:id="172" w:author="PR Preview" w:date="2024-01-01T00:00:00Z">
        <w:r>
          <w:t xml:space="preserve">that functionally determine</w:t>
        </w:r>
      </w:ins>
      <w:ins w:id="172" w:author="PR Preview" w:date="2024-01-01T00:00:00Z">
        <w:r>
          <w:t xml:space="preserve"> </w:t>
        </w:r>
      </w:ins>
      <m:oMath>
        <m:r>
          <m:t>Y</m:t>
        </m:r>
      </m:oMath>
      <w:ins w:id="172" w:author="PR Preview" w:date="2024-01-01T00:00:00Z">
        <w:r>
          <w:t xml:space="preserve"> </w:t>
        </w:r>
      </w:ins>
      <w:ins w:id="172" w:author="PR Preview" w:date="2024-01-01T00:00:00Z">
        <w:r>
          <w:t xml:space="preserve">gives an</w:t>
        </w:r>
      </w:ins>
      <w:ins w:id="172" w:author="PR Preview" w:date="2024-01-01T00:00:00Z">
        <w:r>
          <w:t xml:space="preserve"> </w:t>
        </w:r>
      </w:ins>
      <w:ins w:id="172" w:author="PR Preview" w:date="2024-01-01T00:00:00Z">
        <w:r>
          <w:rPr>
            <w:b/>
            <w:bCs/>
          </w:rPr>
          <w:t xml:space="preserve">augmented causal diagram</w:t>
        </w:r>
      </w:ins>
      <w:ins w:id="172" w:author="PR Preview" w:date="2024-01-01T00:00:00Z">
        <w:r>
          <w:t xml:space="preserve"> </w:t>
        </w:r>
      </w:ins>
      <w:ins w:id="172" w:author="PR Preview" w:date="2024-01-01T00:00:00Z">
        <w:r>
          <w:t xml:space="preserve">that represents both the independence of</w:t>
        </w:r>
      </w:ins>
      <w:ins w:id="172" w:author="PR Preview" w:date="2024-01-01T00:00:00Z">
        <w:r>
          <w:t xml:space="preserve"> </w:t>
        </w:r>
      </w:ins>
      <m:oMath>
        <m:r>
          <m:t>A</m:t>
        </m:r>
      </m:oMath>
      <w:ins w:id="172" w:author="PR Preview" w:date="2024-01-01T00:00:00Z">
        <w:r>
          <w:t xml:space="preserve"> </w:t>
        </w:r>
      </w:ins>
      <w:ins w:id="172" w:author="PR Preview" w:date="2024-01-01T00:00:00Z">
        <w:r>
          <w:t xml:space="preserve">and</w:t>
        </w:r>
      </w:ins>
      <w:ins w:id="172" w:author="PR Preview" w:date="2024-01-01T00:00:00Z">
        <w:r>
          <w:t xml:space="preserve"> </w:t>
        </w:r>
      </w:ins>
      <m:oMath>
        <m:r>
          <m:t>E</m:t>
        </m:r>
      </m:oMath>
      <w:ins w:id="172" w:author="PR Preview" w:date="2024-01-01T00:00:00Z">
        <w:r>
          <w:t xml:space="preserve"> </w:t>
        </w:r>
      </w:ins>
      <w:ins w:id="172" w:author="PR Preview" w:date="2024-01-01T00:00:00Z">
        <w:r>
          <w:t xml:space="preserve">given</w:t>
        </w:r>
      </w:ins>
      <w:ins w:id="172" w:author="PR Preview" w:date="2024-01-01T00:00:00Z">
        <w:r>
          <w:t xml:space="preserve"> </w:t>
        </w:r>
      </w:ins>
      <m:oMath>
        <m:r>
          <m:t>Y</m:t>
        </m:r>
        <m:r>
          <m:rPr>
            <m:sty m:val="p"/>
          </m:rPr>
          <m:t>=</m:t>
        </m:r>
        <m:r>
          <m:t>0</m:t>
        </m:r>
      </m:oMath>
      <w:ins w:id="172" w:author="PR Preview" w:date="2024-01-01T00:00:00Z">
        <w:r>
          <w:t xml:space="preserve"> </w:t>
        </w:r>
      </w:ins>
      <w:ins w:id="172" w:author="PR Preview" w:date="2024-01-01T00:00:00Z">
        <w:r>
          <w:t xml:space="preserve">and their dependence given</w:t>
        </w:r>
      </w:ins>
      <w:ins w:id="172" w:author="PR Preview" w:date="2024-01-01T00:00:00Z">
        <w:r>
          <w:t xml:space="preserve"> </w:t>
        </w:r>
      </w:ins>
      <m:oMath>
        <m:r>
          <m:t>Y</m:t>
        </m:r>
        <m:r>
          <m:rPr>
            <m:sty m:val="p"/>
          </m:rPr>
          <m:t>=</m:t>
        </m:r>
        <m:r>
          <m:t>1</m:t>
        </m:r>
      </m:oMath>
      <w:ins w:id="172" w:author="PR Preview" w:date="2024-01-01T00:00:00Z">
        <w:r>
          <w:t xml:space="preserve">.</w:t>
        </w:r>
      </w:ins>
      <w:ins w:id="172" w:author="PR Preview" w:date="2024-01-01T00:00:00Z">
        <w:r>
          <w:t xml:space="preserve"> </w:t>
        </w:r>
      </w:ins>
      <w:ins w:id="172" w:author="PR Preview" w:date="2024-01-01T00:00:00Z">
        <w:r>
          <w:t xml:space="preserve">Augmented causal DAGs were introduced by Hernán, Hernández-Díaz, and Robins (2004) and can be extended to represent the sufficient causes of Chapter 5 (VanderWeele and Robins 2007c).</w:t>
        </w:r>
      </w:ins>
    </w:p>
    <w:p>
      <w:ins w:id="173" w:author="PR Preview" w:date="2024-01-01T00:00:00Z">
        <w:r>
          <w:pict>
            <v:rect style="width:0;height:1.5pt" o:hralign="center" o:hrstd="t" o:hr="t"/>
          </w:pict>
        </w:r>
      </w:ins>
    </w:p>
    <w:p>
      <w:pPr>
        <w:pStyle w:val="FirstParagraph"/>
      </w:pPr>
      <w:ins w:id="174" w:author="PR Preview" w:date="2024-01-01T00:00:00Z">
        <w:r>
          <w:rPr>
            <w:b/>
            <w:bCs/>
          </w:rPr>
          <w:t xml:space="preserve">Summary of Section 8.6</w:t>
        </w:r>
      </w:ins>
      <w:ins w:id="174" w:author="PR Preview" w:date="2024-01-01T00:00:00Z">
        <w:r>
          <w:t xml:space="preserve">: conditioning on a collider always induces an association between its causes, but the association may be confined to some levels of the collider.</w:t>
        </w:r>
      </w:ins>
      <w:ins w:id="174" w:author="PR Preview" w:date="2024-01-01T00:00:00Z">
        <w:r>
          <w:t xml:space="preserve"> </w:t>
        </w:r>
      </w:ins>
      <w:ins w:id="174" w:author="PR Preview" w:date="2024-01-01T00:00:00Z">
        <w:r>
          <w:t xml:space="preserve">Restricting the analysis to a single level of a common effect does not necessarily produce selection bias: collider stratification is not always a source of selection bias.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ins w:id="178" w:author="PR Preview" w:date="2024-01-01T00:00:00Z">
        <w:r>
          <w:t xml:space="preserve">This chapter examined</w:t>
        </w:r>
      </w:ins>
      <w:ins w:id="178" w:author="PR Preview" w:date="2024-01-01T00:00:00Z">
        <w:r>
          <w:t xml:space="preserve"> </w:t>
        </w:r>
      </w:ins>
      <w:ins w:id="178" w:author="PR Preview" w:date="2024-01-01T00:00:00Z">
        <w:r>
          <w:rPr>
            <w:b/>
            <w:bCs/>
          </w:rPr>
          <w:t xml:space="preserve">selection bias</w:t>
        </w:r>
      </w:ins>
      <w:ins w:id="178" w:author="PR Preview" w:date="2024-01-01T00:00:00Z">
        <w:r>
          <w:t xml:space="preserve">: lack of exchangeability that arises from conditioning on common effects rather than from common causes.</w:t>
        </w:r>
      </w:ins>
    </w:p>
    <w:p>
      <w:pPr>
        <w:pStyle w:val="BodyText"/>
      </w:pPr>
      <w:r>
        <w:rPr>
          <w:b/>
          <w:bCs/>
        </w:rPr>
        <w:t xml:space="preserve">Key concepts</w:t>
      </w:r>
      <w:r>
        <w:t xml:space="preserve">:</w:t>
      </w:r>
    </w:p>
    <w:p>
      <w:pPr>
        <w:numPr>
          <w:ilvl w:val="0"/>
          <w:numId w:val="1021"/>
        </w:numPr>
      </w:pPr>
      <w:ins w:id="180" w:author="PR Preview" w:date="2024-01-01T00:00:00Z">
        <w:r>
          <w:rPr>
            <w:b/>
            <w:bCs/>
          </w:rPr>
          <w:t xml:space="preserve">Structure</w:t>
        </w:r>
      </w:ins>
      <w:ins w:id="180" w:author="PR Preview" w:date="2024-01-01T00:00:00Z">
        <w:r>
          <w:t xml:space="preserve">: conditioning on a common effect (collider) of treatment (or a cause of it) and outcome (or a cause of it), or on a descendant of such a collider (Figures 8.1-8.6).</w:t>
        </w:r>
      </w:ins>
    </w:p>
    <w:p>
      <w:pPr>
        <w:numPr>
          <w:ilvl w:val="0"/>
          <w:numId w:val="1021"/>
        </w:numPr>
      </w:pPr>
      <w:ins w:id="181" w:author="PR Preview" w:date="2024-01-01T00:00:00Z">
        <w:r>
          <w:rPr>
            <w:b/>
            <w:bCs/>
          </w:rPr>
          <w:t xml:space="preserve">Examples</w:t>
        </w:r>
      </w:ins>
      <w:ins w:id="181" w:author="PR Preview" w:date="2024-01-01T00:00:00Z">
        <w:r>
          <w:t xml:space="preserve"> </w:t>
        </w:r>
      </w:ins>
      <w:ins w:id="181" w:author="PR Preview" w:date="2024-01-01T00:00:00Z">
        <w:r>
          <w:t xml:space="preserve">(Figures 8.3-8.6):</w:t>
        </w:r>
      </w:ins>
    </w:p>
    <w:p>
      <w:pPr>
        <w:pStyle w:val="Compact"/>
        <w:numPr>
          <w:ilvl w:val="1"/>
          <w:numId w:val="1022"/>
        </w:numPr>
      </w:pPr>
      <w:ins w:id="182" w:author="PR Preview" w:date="2024-01-01T00:00:00Z">
        <w:r>
          <w:t xml:space="preserve">Differential loss to follow-up (informative censoring)</w:t>
        </w:r>
      </w:ins>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ins w:id="189" w:author="PR Preview" w:date="2024-01-01T00:00:00Z">
        <w:r>
          <w:t xml:space="preserve">Selection bias: conditioning on common effects (e.g.,</w:t>
        </w:r>
      </w:ins>
      <w:ins w:id="189" w:author="PR Preview" w:date="2024-01-01T00:00:00Z">
        <w:r>
          <w:t xml:space="preserve"> </w:t>
        </w:r>
      </w:ins>
      <m:oMath>
        <m:r>
          <m:t>A</m:t>
        </m:r>
        <m:r>
          <m:rPr>
            <m:sty m:val="p"/>
          </m:rPr>
          <m:t>→</m:t>
        </m:r>
        <m:r>
          <m:t>C</m:t>
        </m:r>
        <m:r>
          <m:rPr>
            <m:sty m:val="p"/>
          </m:rPr>
          <m:t>←</m:t>
        </m:r>
        <m:r>
          <m:t>Y</m:t>
        </m:r>
      </m:oMath>
      <w:ins w:id="189" w:author="PR Preview" w:date="2024-01-01T00:00:00Z">
        <w:r>
          <w:t xml:space="preserve">)</w:t>
        </w:r>
      </w:ins>
    </w:p>
    <w:p>
      <w:pPr>
        <w:pStyle w:val="Compact"/>
        <w:numPr>
          <w:ilvl w:val="1"/>
          <w:numId w:val="1023"/>
        </w:numPr>
      </w:pPr>
      <w:ins w:id="190" w:author="PR Preview" w:date="2024-01-01T00:00:00Z">
        <w:r>
          <w:t xml:space="preserve">Randomization prevents confounding but not selection bias that occurs after randomization</w:t>
        </w:r>
      </w:ins>
    </w:p>
    <w:p>
      <w:pPr>
        <w:numPr>
          <w:ilvl w:val="0"/>
          <w:numId w:val="1021"/>
        </w:numPr>
      </w:pPr>
      <w:ins w:id="191" w:author="PR Preview" w:date="2024-01-01T00:00:00Z">
        <w:r>
          <w:rPr>
            <w:b/>
            <w:bCs/>
          </w:rPr>
          <w:t xml:space="preserve">Censoring as selection</w:t>
        </w:r>
      </w:ins>
      <w:ins w:id="191" w:author="PR Preview" w:date="2024-01-01T00:00:00Z">
        <w:r>
          <w:t xml:space="preserve">: in the wasabi trial, restricting to the uncensored gives a risk ratio of 0.89 instead of the causal value of 1.</w:t>
        </w:r>
      </w:ins>
      <w:ins w:id="191" w:author="PR Preview" w:date="2024-01-01T00:00:00Z">
        <w:r>
          <w:t xml:space="preserve"> </w:t>
        </w:r>
      </w:ins>
      <w:ins w:id="191" w:author="PR Preview" w:date="2024-01-01T00:00:00Z">
        <w:r>
          <w:t xml:space="preserve">The target becomes</w:t>
        </w:r>
      </w:ins>
      <w:ins w:id="191" w:author="PR Preview" w:date="2024-01-01T00:00:00Z">
        <w:r>
          <w:t xml:space="preserve"> </w:t>
        </w:r>
      </w:ins>
      <m:oMath>
        <m:sSup>
          <m:e>
            <m:r>
              <m:t>Y</m:t>
            </m:r>
          </m:e>
          <m:sup>
            <m:r>
              <m:t>a</m:t>
            </m:r>
            <m:r>
              <m:rPr>
                <m:sty m:val="p"/>
              </m:rPr>
              <m:t>,</m:t>
            </m:r>
            <m:r>
              <m:t>c</m:t>
            </m:r>
            <m:r>
              <m:rPr>
                <m:sty m:val="p"/>
              </m:rPr>
              <m:t>=</m:t>
            </m:r>
            <m:r>
              <m:t>0</m:t>
            </m:r>
          </m:sup>
        </m:sSup>
      </m:oMath>
      <w:ins w:id="191" w:author="PR Preview" w:date="2024-01-01T00:00:00Z">
        <w:r>
          <w:t xml:space="preserve">, and censoring</w:t>
        </w:r>
      </w:ins>
      <w:ins w:id="191" w:author="PR Preview" w:date="2024-01-01T00:00:00Z">
        <w:r>
          <w:t xml:space="preserve"> </w:t>
        </w:r>
      </w:ins>
      <m:oMath>
        <m:r>
          <m:t>C</m:t>
        </m:r>
      </m:oMath>
      <w:ins w:id="191" w:author="PR Preview" w:date="2024-01-01T00:00:00Z">
        <w:r>
          <w:t xml:space="preserve"> </w:t>
        </w:r>
      </w:ins>
      <w:ins w:id="191" w:author="PR Preview" w:date="2024-01-01T00:00:00Z">
        <w:r>
          <w:t xml:space="preserve">is treated as another treatment.</w:t>
        </w:r>
      </w:ins>
    </w:p>
    <w:p>
      <w:pPr>
        <w:numPr>
          <w:ilvl w:val="0"/>
          <w:numId w:val="1021"/>
        </w:numPr>
      </w:pPr>
      <w:ins w:id="192" w:author="PR Preview" w:date="2024-01-01T00:00:00Z">
        <w:r>
          <w:rPr>
            <w:b/>
            <w:bCs/>
          </w:rPr>
          <w:t xml:space="preserve">Adjustment</w:t>
        </w:r>
      </w:ins>
      <w:ins w:id="192" w:author="PR Preview" w:date="2024-01-01T00:00:00Z">
        <w:r>
          <w:t xml:space="preserve">: IP weighting with</w:t>
        </w:r>
      </w:ins>
      <w:ins w:id="192" w:author="PR Preview" w:date="2024-01-01T00:00:00Z">
        <w:r>
          <w:t xml:space="preserve"> </w:t>
        </w:r>
      </w:ins>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ins w:id="192" w:author="PR Preview" w:date="2024-01-01T00:00:00Z">
        <w:r>
          <w:t xml:space="preserve"> </w:t>
        </w:r>
      </w:ins>
      <w:ins w:id="192" w:author="PR Preview" w:date="2024-01-01T00:00:00Z">
        <w:r>
          <w:t xml:space="preserve">creates a pseudo-population with no censoring.</w:t>
        </w:r>
      </w:ins>
      <w:ins w:id="192" w:author="PR Preview" w:date="2024-01-01T00:00:00Z">
        <w:r>
          <w:t xml:space="preserve"> </w:t>
        </w:r>
      </w:ins>
      <w:ins w:id="192" w:author="PR Preview" w:date="2024-01-01T00:00:00Z">
        <w:r>
          <w:t xml:space="preserve">Under the null, stratification on</w:t>
        </w:r>
      </w:ins>
      <w:ins w:id="192" w:author="PR Preview" w:date="2024-01-01T00:00:00Z">
        <w:r>
          <w:t xml:space="preserve"> </w:t>
        </w:r>
      </w:ins>
      <m:oMath>
        <m:r>
          <m:t>L</m:t>
        </m:r>
      </m:oMath>
      <w:ins w:id="192" w:author="PR Preview" w:date="2024-01-01T00:00:00Z">
        <w:r>
          <w:t xml:space="preserve"> </w:t>
        </w:r>
      </w:ins>
      <w:ins w:id="192" w:author="PR Preview" w:date="2024-01-01T00:00:00Z">
        <w:r>
          <w:t xml:space="preserve">works in Figures 8.3 and 8.5 but not in Figures 8.4 and 8.6.</w:t>
        </w:r>
      </w:ins>
    </w:p>
    <w:p>
      <w:pPr>
        <w:numPr>
          <w:ilvl w:val="0"/>
          <w:numId w:val="1021"/>
        </w:numPr>
      </w:pPr>
      <w:ins w:id="193" w:author="PR Preview" w:date="2024-01-01T00:00:00Z">
        <w:r>
          <w:rPr>
            <w:b/>
            <w:bCs/>
          </w:rPr>
          <w:t xml:space="preserve">Selection without bias</w:t>
        </w:r>
      </w:ins>
      <w:ins w:id="193" w:author="PR Preview" w:date="2024-01-01T00:00:00Z">
        <w:r>
          <w:t xml:space="preserve">: when the data follow a multiplicative survival model (Figure 8.13),</w:t>
        </w:r>
      </w:ins>
      <w:ins w:id="193" w:author="PR Preview" w:date="2024-01-01T00:00:00Z">
        <w:r>
          <w:t xml:space="preserve"> </w:t>
        </w:r>
      </w:ins>
      <m:oMath>
        <m:r>
          <m:t>A</m:t>
        </m:r>
      </m:oMath>
      <w:ins w:id="193" w:author="PR Preview" w:date="2024-01-01T00:00:00Z">
        <w:r>
          <w:t xml:space="preserve"> </w:t>
        </w:r>
      </w:ins>
      <w:ins w:id="193" w:author="PR Preview" w:date="2024-01-01T00:00:00Z">
        <w:r>
          <w:t xml:space="preserve">and</w:t>
        </w:r>
      </w:ins>
      <w:ins w:id="193" w:author="PR Preview" w:date="2024-01-01T00:00:00Z">
        <w:r>
          <w:t xml:space="preserve"> </w:t>
        </w:r>
      </w:ins>
      <m:oMath>
        <m:r>
          <m:t>E</m:t>
        </m:r>
      </m:oMath>
      <w:ins w:id="193" w:author="PR Preview" w:date="2024-01-01T00:00:00Z">
        <w:r>
          <w:t xml:space="preserve"> </w:t>
        </w:r>
      </w:ins>
      <w:ins w:id="193" w:author="PR Preview" w:date="2024-01-01T00:00:00Z">
        <w:r>
          <w:t xml:space="preserve">remain independent among survivors (</w:t>
        </w:r>
      </w:ins>
      <m:oMath>
        <m:r>
          <m:t>Y</m:t>
        </m:r>
        <m:r>
          <m:rPr>
            <m:sty m:val="p"/>
          </m:rPr>
          <m:t>=</m:t>
        </m:r>
        <m:r>
          <m:t>0</m:t>
        </m:r>
      </m:oMath>
      <w:ins w:id="193" w:author="PR Preview" w:date="2024-01-01T00:00:00Z">
        <w:r>
          <w:t xml:space="preserve">), though not among the dead (</w:t>
        </w:r>
      </w:ins>
      <m:oMath>
        <m:r>
          <m:t>Y</m:t>
        </m:r>
        <m:r>
          <m:rPr>
            <m:sty m:val="p"/>
          </m:rPr>
          <m:t>=</m:t>
        </m:r>
        <m:r>
          <m:t>1</m:t>
        </m:r>
      </m:oMath>
      <w:ins w:id="193" w:author="PR Preview" w:date="2024-01-01T00:00:00Z">
        <w:r>
          <w:t xml:space="preserve">).</w:t>
        </w:r>
      </w:ins>
    </w:p>
    <w:p>
      <w:pPr>
        <w:pStyle w:val="FirstParagraph"/>
      </w:pPr>
      <w:r>
        <w:rPr>
          <w:b/>
          <w:bCs/>
        </w:rPr>
        <w:t xml:space="preserve">Practical implications</w:t>
      </w:r>
      <w:r>
        <w:t xml:space="preserve">:</w:t>
      </w:r>
    </w:p>
    <w:p>
      <w:pPr>
        <w:numPr>
          <w:ilvl w:val="0"/>
          <w:numId w:val="1024"/>
        </w:numPr>
      </w:pPr>
      <w:ins w:id="195" w:author="PR Preview" w:date="2024-01-01T00:00:00Z">
        <w:r>
          <w:rPr>
            <w:b/>
            <w:bCs/>
          </w:rPr>
          <w:t xml:space="preserve">Design</w:t>
        </w:r>
      </w:ins>
      <w:ins w:id="195" w:author="PR Preview" w:date="2024-01-01T00:00:00Z">
        <w:r>
          <w:t xml:space="preserve">: selection before randomization does not bias a trial;</w:t>
        </w:r>
      </w:ins>
      <w:ins w:id="195" w:author="PR Preview" w:date="2024-01-01T00:00:00Z">
        <w:r>
          <w:t xml:space="preserve"> </w:t>
        </w:r>
      </w:ins>
      <w:ins w:id="195" w:author="PR Preview" w:date="2024-01-01T00:00:00Z">
        <w:r>
          <w:t xml:space="preserve">selection after it can, so minimize loss to follow-up and missing data.</w:t>
        </w:r>
      </w:ins>
    </w:p>
    <w:p>
      <w:pPr>
        <w:numPr>
          <w:ilvl w:val="0"/>
          <w:numId w:val="1024"/>
        </w:numPr>
      </w:pPr>
      <w:ins w:id="196" w:author="PR Preview" w:date="2024-01-01T00:00:00Z">
        <w:r>
          <w:rPr>
            <w:b/>
            <w:bCs/>
          </w:rPr>
          <w:t xml:space="preserve">Analysis</w:t>
        </w:r>
      </w:ins>
      <w:ins w:id="196" w:author="PR Preview" w:date="2024-01-01T00:00:00Z">
        <w:r>
          <w:t xml:space="preserve">: use causal diagrams to identify the structure of selection bias and choose an adjustment method.</w:t>
        </w:r>
      </w:ins>
    </w:p>
    <w:p>
      <w:pPr>
        <w:numPr>
          <w:ilvl w:val="0"/>
          <w:numId w:val="1024"/>
        </w:numPr>
      </w:pPr>
      <w:ins w:id="197" w:author="PR Preview" w:date="2024-01-01T00:00:00Z">
        <w:r>
          <w:rPr>
            <w:b/>
            <w:bCs/>
          </w:rPr>
          <w:t xml:space="preserve">Key warning</w:t>
        </w:r>
      </w:ins>
      <w:ins w:id="197" w:author="PR Preview" w:date="2024-01-01T00:00:00Z">
        <w:r>
          <w:t xml:space="preserve">: stratification on</w:t>
        </w:r>
      </w:ins>
      <w:ins w:id="197" w:author="PR Preview" w:date="2024-01-01T00:00:00Z">
        <w:r>
          <w:t xml:space="preserve"> </w:t>
        </w:r>
      </w:ins>
      <m:oMath>
        <m:r>
          <m:t>L</m:t>
        </m:r>
      </m:oMath>
      <w:ins w:id="197" w:author="PR Preview" w:date="2024-01-01T00:00:00Z">
        <w:r>
          <w:t xml:space="preserve"> </w:t>
        </w:r>
      </w:ins>
      <w:ins w:id="197" w:author="PR Preview" w:date="2024-01-01T00:00:00Z">
        <w:r>
          <w:t xml:space="preserve">removes selection bias in some structures (Figure 8.3) but opens a collider path in others (Figure 8.4).</w:t>
        </w:r>
      </w:ins>
      <w:ins w:id="197" w:author="PR Preview" w:date="2024-01-01T00:00:00Z">
        <w:r>
          <w:t xml:space="preserve"> </w:t>
        </w:r>
      </w:ins>
      <w:ins w:id="197" w:author="PR Preview" w:date="2024-01-01T00:00:00Z">
        <w:r>
          <w:t xml:space="preserve">IP weighting handles all of Figures 8.3-8.6.</w:t>
        </w:r>
      </w:ins>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ins w:id="200" w:author="PR Preview" w:date="2024-01-01T00:00:00Z">
        <w:r>
          <w:rPr>
            <w:b/>
            <w:bCs/>
          </w:rPr>
          <w:t xml:space="preserve">Chapter 12</w:t>
        </w:r>
      </w:ins>
      <w:ins w:id="200" w:author="PR Preview" w:date="2024-01-01T00:00:00Z">
        <w:r>
          <w:t xml:space="preserve">: IP weighting in detail, including weights for censoring</w:t>
        </w:r>
      </w:ins>
    </w:p>
    <w:p>
      <w:pPr>
        <w:pStyle w:val="Compact"/>
        <w:numPr>
          <w:ilvl w:val="0"/>
          <w:numId w:val="1025"/>
        </w:numPr>
      </w:pPr>
      <w:ins w:id="201" w:author="PR Preview" w:date="2024-01-01T00:00:00Z">
        <w:r>
          <w:rPr>
            <w:b/>
            <w:bCs/>
          </w:rPr>
          <w:t xml:space="preserve">Part III</w:t>
        </w:r>
      </w:ins>
      <w:ins w:id="201" w:author="PR Preview" w:date="2024-01-01T00:00:00Z">
        <w:r>
          <w:t xml:space="preserve">: time-varying treatments, where conventional adjustment can itself introduce selection bias</w:t>
        </w:r>
      </w:ins>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2026-10-01T22:48:40Z</dcterms:created>
  <dcterms:modified xsi:type="dcterms:W3CDTF">2026-10-01T22:48:40Z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