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ins w:id="1" w:author="PR Preview" w:date="2024-01-01T00:00:00Z">
        <w:r>
          <w:t xml:space="preserve">You already reason about causes and effects every day, and you already know that seeing two things happen together does not mean that one caused the other.</w:t>
        </w:r>
      </w:ins>
      <w:ins w:id="1" w:author="PR Preview" w:date="2024-01-01T00:00:00Z">
        <w:r>
          <w:t xml:space="preserve"> </w:t>
        </w:r>
      </w:ins>
      <w:ins w:id="1" w:author="PR Preview" w:date="2024-01-01T00:00:00Z">
        <w:r>
          <w:t xml:space="preserve">Someone who could not tell the difference would not last long: they would copy whatever the people who were later rewarded happened to do, however dangerous.</w:t>
        </w:r>
      </w:ins>
    </w:p>
    <w:p>
      <w:pPr>
        <w:pStyle w:val="BodyText"/>
      </w:pPr>
      <w:ins w:id="2" w:author="PR Preview" w:date="2024-01-01T00:00:00Z">
        <w:r>
          <w:t xml:space="preserve">This chapter therefore does not try to teach new causal intuitions.</w:t>
        </w:r>
      </w:ins>
      <w:ins w:id="2" w:author="PR Preview" w:date="2024-01-01T00:00:00Z">
        <w:r>
          <w:t xml:space="preserve"> </w:t>
        </w:r>
      </w:ins>
      <w:ins w:id="2" w:author="PR Preview" w:date="2024-01-01T00:00:00Z">
        <w:r>
          <w:t xml:space="preserve">Its job is to introduce the mathematical notation that formalizes the intuition you already have, so that causal concepts can be defined precisely.</w:t>
        </w:r>
      </w:ins>
      <w:ins w:id="2" w:author="PR Preview" w:date="2024-01-01T00:00:00Z">
        <w:r>
          <w:t xml:space="preserve"> </w:t>
        </w:r>
      </w:ins>
      <w:ins w:id="2" w:author="PR Preview" w:date="2024-01-01T00:00:00Z">
        <w:r>
          <w:t xml:space="preserve">The rest of the book uses this notation throughout.</w:t>
        </w:r>
      </w:ins>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ins w:id="6" w:author="PR Preview" w:date="2024-01-01T00:00:00Z">
        <w:r>
          <w:t xml:space="preserve">Two vignettes:</w:t>
        </w:r>
      </w:ins>
    </w:p>
    <w:p>
      <w:pPr>
        <w:pStyle w:val="Compact"/>
        <w:numPr>
          <w:ilvl w:val="0"/>
          <w:numId w:val="1001"/>
        </w:numPr>
      </w:pPr>
      <w:ins w:id="7" w:author="PR Preview" w:date="2024-01-01T00:00:00Z">
        <w:r>
          <w:rPr>
            <w:b/>
            <w:bCs/>
          </w:rPr>
          <w:t xml:space="preserve">Zeus</w:t>
        </w:r>
      </w:ins>
      <w:ins w:id="7" w:author="PR Preview" w:date="2024-01-01T00:00:00Z">
        <w:r>
          <w:t xml:space="preserve"> </w:t>
        </w:r>
      </w:ins>
      <w:ins w:id="7" w:author="PR Preview" w:date="2024-01-01T00:00:00Z">
        <w:r>
          <w:t xml:space="preserve">receives a heart transplant on January 1 and dies five days later.</w:t>
        </w:r>
      </w:ins>
      <w:ins w:id="7" w:author="PR Preview" w:date="2024-01-01T00:00:00Z">
        <w:r>
          <w:t xml:space="preserve"> </w:t>
        </w:r>
      </w:ins>
      <w:ins w:id="7" w:author="PR Preview" w:date="2024-01-01T00:00:00Z">
        <w:r>
          <w:t xml:space="preserve">Suppose we somehow knew that, had he not received the transplant, he would have been alive five days later.</w:t>
        </w:r>
      </w:ins>
      <w:ins w:id="7" w:author="PR Preview" w:date="2024-01-01T00:00:00Z">
        <w:r>
          <w:t xml:space="preserve"> </w:t>
        </w:r>
      </w:ins>
      <w:ins w:id="7" w:author="PR Preview" w:date="2024-01-01T00:00:00Z">
        <w:r>
          <w:t xml:space="preserve">Then the transplant caused his death.</w:t>
        </w:r>
      </w:ins>
    </w:p>
    <w:p>
      <w:pPr>
        <w:pStyle w:val="Compact"/>
        <w:numPr>
          <w:ilvl w:val="0"/>
          <w:numId w:val="1001"/>
        </w:numPr>
      </w:pPr>
      <w:ins w:id="8" w:author="PR Preview" w:date="2024-01-01T00:00:00Z">
        <w:r>
          <w:rPr>
            <w:b/>
            <w:bCs/>
          </w:rPr>
          <w:t xml:space="preserve">Hera</w:t>
        </w:r>
      </w:ins>
      <w:ins w:id="8" w:author="PR Preview" w:date="2024-01-01T00:00:00Z">
        <w:r>
          <w:t xml:space="preserve"> </w:t>
        </w:r>
      </w:ins>
      <w:ins w:id="8" w:author="PR Preview" w:date="2024-01-01T00:00:00Z">
        <w:r>
          <w:t xml:space="preserve">also receives a heart transplant on January 1 and is alive five days later.</w:t>
        </w:r>
      </w:ins>
      <w:ins w:id="8" w:author="PR Preview" w:date="2024-01-01T00:00:00Z">
        <w:r>
          <w:t xml:space="preserve"> </w:t>
        </w:r>
      </w:ins>
      <w:ins w:id="8" w:author="PR Preview" w:date="2024-01-01T00:00:00Z">
        <w:r>
          <w:t xml:space="preserve">Suppose we knew that she would also have been alive without the transplant.</w:t>
        </w:r>
      </w:ins>
      <w:ins w:id="8" w:author="PR Preview" w:date="2024-01-01T00:00:00Z">
        <w:r>
          <w:t xml:space="preserve"> </w:t>
        </w:r>
      </w:ins>
      <w:ins w:id="8" w:author="PR Preview" w:date="2024-01-01T00:00:00Z">
        <w:r>
          <w:t xml:space="preserve">Then the transplant had no causal effect on her five-day survival.</w:t>
        </w:r>
      </w:ins>
    </w:p>
    <w:p>
      <w:pPr>
        <w:pStyle w:val="FirstParagraph"/>
      </w:pPr>
      <w:ins w:id="9" w:author="PR Preview" w:date="2024-01-01T00:00:00Z">
        <w:r>
          <w:t xml:space="preserve">In each case we compare (usually only in our heads) the outcome when an action</w:t>
        </w:r>
      </w:ins>
      <w:ins w:id="9" w:author="PR Preview" w:date="2024-01-01T00:00:00Z">
        <w:r>
          <w:t xml:space="preserve"> </w:t>
        </w:r>
      </w:ins>
      <m:oMath>
        <m:r>
          <m:t>A</m:t>
        </m:r>
      </m:oMath>
      <w:ins w:id="9" w:author="PR Preview" w:date="2024-01-01T00:00:00Z">
        <w:r>
          <w:t xml:space="preserve"> </w:t>
        </w:r>
      </w:ins>
      <w:ins w:id="9" w:author="PR Preview" w:date="2024-01-01T00:00:00Z">
        <w:r>
          <w:t xml:space="preserve">is taken with the outcome when it is withheld.</w:t>
        </w:r>
      </w:ins>
      <w:ins w:id="9" w:author="PR Preview" w:date="2024-01-01T00:00:00Z">
        <w:r>
          <w:t xml:space="preserve"> </w:t>
        </w:r>
      </w:ins>
      <w:ins w:id="9" w:author="PR Preview" w:date="2024-01-01T00:00:00Z">
        <w:r>
          <w:t xml:space="preserve">If the two differ,</w:t>
        </w:r>
      </w:ins>
      <w:ins w:id="9" w:author="PR Preview" w:date="2024-01-01T00:00:00Z">
        <w:r>
          <w:t xml:space="preserve"> </w:t>
        </w:r>
      </w:ins>
      <m:oMath>
        <m:r>
          <m:t>A</m:t>
        </m:r>
      </m:oMath>
      <w:ins w:id="9" w:author="PR Preview" w:date="2024-01-01T00:00:00Z">
        <w:r>
          <w:t xml:space="preserve"> </w:t>
        </w:r>
      </w:ins>
      <w:ins w:id="9" w:author="PR Preview" w:date="2024-01-01T00:00:00Z">
        <w:r>
          <w:t xml:space="preserve">has a causal effect (causative or preventive) on the outcome.</w:t>
        </w:r>
      </w:ins>
    </w:p>
    <w:p>
      <w:pPr>
        <w:pStyle w:val="BodyText"/>
      </w:pPr>
      <w:ins w:id="10" w:author="PR Preview" w:date="2024-01-01T00:00:00Z">
        <w:r>
          <w:t xml:space="preserve">Epidemiologists, statisticians, economists, and other social scientists call the action</w:t>
        </w:r>
      </w:ins>
      <w:ins w:id="10" w:author="PR Preview" w:date="2024-01-01T00:00:00Z">
        <w:r>
          <w:t xml:space="preserve"> </w:t>
        </w:r>
      </w:ins>
      <m:oMath>
        <m:r>
          <m:t>A</m:t>
        </m:r>
      </m:oMath>
      <w:ins w:id="10" w:author="PR Preview" w:date="2024-01-01T00:00:00Z">
        <w:r>
          <w:t xml:space="preserve"> </w:t>
        </w:r>
      </w:ins>
      <w:ins w:id="10" w:author="PR Preview" w:date="2024-01-01T00:00:00Z">
        <w:r>
          <w:t xml:space="preserve">an intervention, an exposure, a policy, or a treatment</w:t>
        </w:r>
      </w:ins>
      <w:ins w:id="10" w:author="PR Preview" w:date="2024-01-01T00:00:00Z">
        <w:r>
          <w:t xml:space="preserve"> </w:t>
        </w:r>
      </w:ins>
      <w:ins w:id="10" w:author="PR Preview" w:date="2024-01-01T00:00:00Z">
        <w:r>
          <w:t xml:space="preserve">(Hernán and Robins 2020, 3)</w:t>
        </w:r>
      </w:ins>
      <w:ins w:id="10" w:author="PR Preview" w:date="2024-01-01T00:00:00Z">
        <w:r>
          <w:t xml:space="preserve">.</w:t>
        </w:r>
      </w:ins>
    </w:p>
    <w:bookmarkStart w:id="9" w:name="notation"/>
    <w:p>
      <w:pPr>
        <w:pStyle w:val="Heading3"/>
      </w:pPr>
      <w:ins w:id="11" w:author="PR Preview" w:date="2024-01-01T00:00:00Z">
        <w:r>
          <w:t xml:space="preserve">1.1 Notation</w:t>
        </w:r>
      </w:ins>
    </w:p>
    <w:p>
      <w:pPr>
        <w:pStyle w:val="Compact"/>
        <w:numPr>
          <w:ilvl w:val="0"/>
          <w:numId w:val="1002"/>
        </w:numPr>
      </w:pPr>
      <w:ins w:id="12" w:author="PR Preview" w:date="2024-01-01T00:00:00Z">
        <w:r>
          <w:t xml:space="preserve">Treatment</w:t>
        </w:r>
      </w:ins>
      <w:ins w:id="12" w:author="PR Preview" w:date="2024-01-01T00:00:00Z">
        <w:r>
          <w:t xml:space="preserve"> </w:t>
        </w:r>
      </w:ins>
      <m:oMath>
        <m:r>
          <m:t>A</m:t>
        </m:r>
      </m:oMath>
      <w:ins w:id="12" w:author="PR Preview" w:date="2024-01-01T00:00:00Z">
        <w:r>
          <w:t xml:space="preserve">: 1 if treated, 0 if untreated.</w:t>
        </w:r>
      </w:ins>
    </w:p>
    <w:p>
      <w:pPr>
        <w:pStyle w:val="Compact"/>
        <w:numPr>
          <w:ilvl w:val="0"/>
          <w:numId w:val="1002"/>
        </w:numPr>
      </w:pPr>
      <w:ins w:id="13" w:author="PR Preview" w:date="2024-01-01T00:00:00Z">
        <w:r>
          <w:t xml:space="preserve">Outcome</w:t>
        </w:r>
      </w:ins>
      <w:ins w:id="13" w:author="PR Preview" w:date="2024-01-01T00:00:00Z">
        <w:r>
          <w:t xml:space="preserve"> </w:t>
        </w:r>
      </w:ins>
      <m:oMath>
        <m:r>
          <m:t>Y</m:t>
        </m:r>
      </m:oMath>
      <w:ins w:id="13" w:author="PR Preview" w:date="2024-01-01T00:00:00Z">
        <w:r>
          <w:t xml:space="preserve">: 1 if death, 0 if survival.</w:t>
        </w:r>
      </w:ins>
    </w:p>
    <w:p>
      <w:pPr>
        <w:pStyle w:val="Compact"/>
        <w:numPr>
          <w:ilvl w:val="0"/>
          <w:numId w:val="1002"/>
        </w:numPr>
      </w:pPr>
      <m:oMath>
        <m:sSup>
          <m:e>
            <m:r>
              <m:t>Y</m:t>
            </m:r>
          </m:e>
          <m:sup>
            <m:r>
              <m:t>a</m:t>
            </m:r>
            <m:r>
              <m:rPr>
                <m:sty m:val="p"/>
              </m:rPr>
              <m:t>=</m:t>
            </m:r>
            <m:r>
              <m:t>1</m:t>
            </m:r>
          </m:sup>
        </m:sSup>
      </m:oMath>
      <w:ins w:id="14" w:author="PR Preview" w:date="2024-01-01T00:00:00Z">
        <w:r>
          <w:t xml:space="preserve"> </w:t>
        </w:r>
      </w:ins>
      <w:ins w:id="14" w:author="PR Preview" w:date="2024-01-01T00:00:00Z">
        <w:r>
          <w:t xml:space="preserve">(</w:t>
        </w:r>
      </w:ins>
      <w:ins w:id="14" w:author="PR Preview" w:date="2024-01-01T00:00:00Z">
        <w:r>
          <w:t xml:space="preserve">“</w:t>
        </w:r>
      </w:ins>
      <m:oMath>
        <m:r>
          <m:t>Y</m:t>
        </m:r>
      </m:oMath>
      <w:ins w:id="14" w:author="PR Preview" w:date="2024-01-01T00:00:00Z">
        <w:r>
          <w:t xml:space="preserve"> </w:t>
        </w:r>
      </w:ins>
      <w:ins w:id="14" w:author="PR Preview" w:date="2024-01-01T00:00:00Z">
        <w:r>
          <w:t xml:space="preserve">under treatment</w:t>
        </w:r>
      </w:ins>
      <w:ins w:id="14" w:author="PR Preview" w:date="2024-01-01T00:00:00Z">
        <w:r>
          <w:t xml:space="preserve"> </w:t>
        </w:r>
      </w:ins>
      <m:oMath>
        <m:r>
          <m:t>a</m:t>
        </m:r>
        <m:r>
          <m:rPr>
            <m:sty m:val="p"/>
          </m:rPr>
          <m:t>=</m:t>
        </m:r>
        <m:r>
          <m:t>1</m:t>
        </m:r>
      </m:oMath>
      <w:ins w:id="14" w:author="PR Preview" w:date="2024-01-01T00:00:00Z">
        <w:r>
          <w:t xml:space="preserve">”</w:t>
        </w:r>
      </w:ins>
      <w:ins w:id="14" w:author="PR Preview" w:date="2024-01-01T00:00:00Z">
        <w:r>
          <w:t xml:space="preserve">): the outcome that would have been observed under treatment value</w:t>
        </w:r>
      </w:ins>
      <w:ins w:id="14" w:author="PR Preview" w:date="2024-01-01T00:00:00Z">
        <w:r>
          <w:t xml:space="preserve"> </w:t>
        </w:r>
      </w:ins>
      <m:oMath>
        <m:r>
          <m:t>a</m:t>
        </m:r>
        <m:r>
          <m:rPr>
            <m:sty m:val="p"/>
          </m:rPr>
          <m:t>=</m:t>
        </m:r>
        <m:r>
          <m:t>1</m:t>
        </m:r>
      </m:oMath>
      <w:ins w:id="14" w:author="PR Preview" w:date="2024-01-01T00:00:00Z">
        <w:r>
          <w:t xml:space="preserve">.</w:t>
        </w:r>
      </w:ins>
    </w:p>
    <w:p>
      <w:pPr>
        <w:pStyle w:val="Compact"/>
        <w:numPr>
          <w:ilvl w:val="0"/>
          <w:numId w:val="1002"/>
        </w:numPr>
      </w:pPr>
      <m:oMath>
        <m:sSup>
          <m:e>
            <m:r>
              <m:t>Y</m:t>
            </m:r>
          </m:e>
          <m:sup>
            <m:r>
              <m:t>a</m:t>
            </m:r>
            <m:r>
              <m:rPr>
                <m:sty m:val="p"/>
              </m:rPr>
              <m:t>=</m:t>
            </m:r>
            <m:r>
              <m:t>0</m:t>
            </m:r>
          </m:sup>
        </m:sSup>
      </m:oMath>
      <w:ins w:id="15" w:author="PR Preview" w:date="2024-01-01T00:00:00Z">
        <w:r>
          <w:t xml:space="preserve">: the outcome that would have been observed under treatment value</w:t>
        </w:r>
      </w:ins>
      <w:ins w:id="15" w:author="PR Preview" w:date="2024-01-01T00:00:00Z">
        <w:r>
          <w:t xml:space="preserve"> </w:t>
        </w:r>
      </w:ins>
      <m:oMath>
        <m:r>
          <m:t>a</m:t>
        </m:r>
        <m:r>
          <m:rPr>
            <m:sty m:val="p"/>
          </m:rPr>
          <m:t>=</m:t>
        </m:r>
        <m:r>
          <m:t>0</m:t>
        </m:r>
      </m:oMath>
      <w:ins w:id="15" w:author="PR Preview" w:date="2024-01-01T00:00:00Z">
        <w:r>
          <w:t xml:space="preserve">.</w:t>
        </w:r>
      </w:ins>
    </w:p>
    <w:p>
      <w:pPr>
        <w:pStyle w:val="FirstParagraph"/>
      </w:pPr>
      <w:ins w:id="16" w:author="PR Preview" w:date="2024-01-01T00:00:00Z">
        <w:r>
          <w:t xml:space="preserve">Zeus has</w:t>
        </w:r>
      </w:ins>
      <w:ins w:id="16" w:author="PR Preview" w:date="2024-01-01T00:00:00Z">
        <w:r>
          <w:t xml:space="preserve"> </w:t>
        </w:r>
      </w:ins>
      <m:oMath>
        <m:sSup>
          <m:e>
            <m:r>
              <m:t>Y</m:t>
            </m:r>
          </m:e>
          <m:sup>
            <m:r>
              <m:t>a</m:t>
            </m:r>
            <m:r>
              <m:rPr>
                <m:sty m:val="p"/>
              </m:rPr>
              <m:t>=</m:t>
            </m:r>
            <m:r>
              <m:t>1</m:t>
            </m:r>
          </m:sup>
        </m:sSup>
        <m:r>
          <m:rPr>
            <m:sty m:val="p"/>
          </m:rPr>
          <m:t>=</m:t>
        </m:r>
        <m:r>
          <m:t>1</m:t>
        </m:r>
      </m:oMath>
      <w:ins w:id="16" w:author="PR Preview" w:date="2024-01-01T00:00:00Z">
        <w:r>
          <w:t xml:space="preserve"> </w:t>
        </w:r>
      </w:ins>
      <w:ins w:id="16" w:author="PR Preview" w:date="2024-01-01T00:00:00Z">
        <w:r>
          <w:t xml:space="preserve">and</w:t>
        </w:r>
      </w:ins>
      <w:ins w:id="16" w:author="PR Preview" w:date="2024-01-01T00:00:00Z">
        <w:r>
          <w:t xml:space="preserve"> </w:t>
        </w:r>
      </w:ins>
      <m:oMath>
        <m:sSup>
          <m:e>
            <m:r>
              <m:t>Y</m:t>
            </m:r>
          </m:e>
          <m:sup>
            <m:r>
              <m:t>a</m:t>
            </m:r>
            <m:r>
              <m:rPr>
                <m:sty m:val="p"/>
              </m:rPr>
              <m:t>=</m:t>
            </m:r>
            <m:r>
              <m:t>0</m:t>
            </m:r>
          </m:sup>
        </m:sSup>
        <m:r>
          <m:rPr>
            <m:sty m:val="p"/>
          </m:rPr>
          <m:t>=</m:t>
        </m:r>
        <m:r>
          <m:t>0</m:t>
        </m:r>
      </m:oMath>
      <w:ins w:id="16" w:author="PR Preview" w:date="2024-01-01T00:00:00Z">
        <w:r>
          <w:t xml:space="preserve">;</w:t>
        </w:r>
      </w:ins>
      <w:ins w:id="16" w:author="PR Preview" w:date="2024-01-01T00:00:00Z">
        <w:r>
          <w:t xml:space="preserve"> </w:t>
        </w:r>
      </w:ins>
      <w:ins w:id="16" w:author="PR Preview" w:date="2024-01-01T00:00:00Z">
        <w:r>
          <w:t xml:space="preserve">Hera has</w:t>
        </w:r>
      </w:ins>
      <w:ins w:id="16" w:author="PR Preview" w:date="2024-01-01T00:00:00Z">
        <w:r>
          <w:t xml:space="preserve"> </w:t>
        </w:r>
      </w:ins>
      <m:oMath>
        <m:sSup>
          <m:e>
            <m:r>
              <m:t>Y</m:t>
            </m:r>
          </m:e>
          <m:sup>
            <m:r>
              <m:t>a</m:t>
            </m:r>
            <m:r>
              <m:rPr>
                <m:sty m:val="p"/>
              </m:rPr>
              <m:t>=</m:t>
            </m:r>
            <m:r>
              <m:t>1</m:t>
            </m:r>
          </m:sup>
        </m:sSup>
        <m:r>
          <m:rPr>
            <m:sty m:val="p"/>
          </m:rPr>
          <m:t>=</m:t>
        </m:r>
        <m:r>
          <m:t>0</m:t>
        </m:r>
      </m:oMath>
      <w:ins w:id="16" w:author="PR Preview" w:date="2024-01-01T00:00:00Z">
        <w:r>
          <w:t xml:space="preserve"> </w:t>
        </w:r>
      </w:ins>
      <w:ins w:id="16" w:author="PR Preview" w:date="2024-01-01T00:00:00Z">
        <w:r>
          <w:t xml:space="preserve">and</w:t>
        </w:r>
      </w:ins>
      <w:ins w:id="16" w:author="PR Preview" w:date="2024-01-01T00:00:00Z">
        <w:r>
          <w:t xml:space="preserve"> </w:t>
        </w:r>
      </w:ins>
      <m:oMath>
        <m:sSup>
          <m:e>
            <m:r>
              <m:t>Y</m:t>
            </m:r>
          </m:e>
          <m:sup>
            <m:r>
              <m:t>a</m:t>
            </m:r>
            <m:r>
              <m:rPr>
                <m:sty m:val="p"/>
              </m:rPr>
              <m:t>=</m:t>
            </m:r>
            <m:r>
              <m:t>0</m:t>
            </m:r>
          </m:sup>
        </m:sSup>
        <m:r>
          <m:rPr>
            <m:sty m:val="p"/>
          </m:rPr>
          <m:t>=</m:t>
        </m:r>
        <m:r>
          <m:t>0</m:t>
        </m:r>
      </m:oMath>
      <w:ins w:id="16" w:author="PR Preview" w:date="2024-01-01T00:00:00Z">
        <w:r>
          <w:t xml:space="preserve">.</w:t>
        </w:r>
      </w:ins>
    </w:p>
    <w:p>
      <w:pPr>
        <w:pStyle w:val="BodyText"/>
      </w:pPr>
      <w:ins w:id="17" w:author="PR Preview" w:date="2024-01-01T00:00:00Z">
        <w:r>
          <w:t xml:space="preserve">Capital letters denote random variables, that is, variables that may take different values for different individuals;</w:t>
        </w:r>
      </w:ins>
      <w:ins w:id="17" w:author="PR Preview" w:date="2024-01-01T00:00:00Z">
        <w:r>
          <w:t xml:space="preserve"> </w:t>
        </w:r>
      </w:ins>
      <w:ins w:id="17" w:author="PR Preview" w:date="2024-01-01T00:00:00Z">
        <w:r>
          <w:t xml:space="preserve">lower-case letters denote particular values of a random variable.</w:t>
        </w:r>
      </w:ins>
      <w:ins w:id="17" w:author="PR Preview" w:date="2024-01-01T00:00:00Z">
        <w:r>
          <w:t xml:space="preserve"> </w:t>
        </w:r>
      </w:ins>
      <m:oMath>
        <m:sSup>
          <m:e>
            <m:r>
              <m:t>Y</m:t>
            </m:r>
          </m:e>
          <m:sup>
            <m:r>
              <m:t>a</m:t>
            </m:r>
            <m:r>
              <m:rPr>
                <m:sty m:val="p"/>
              </m:rPr>
              <m:t>=</m:t>
            </m:r>
            <m:r>
              <m:t>1</m:t>
            </m:r>
          </m:sup>
        </m:sSup>
      </m:oMath>
      <w:ins w:id="17" w:author="PR Preview" w:date="2024-01-01T00:00:00Z">
        <w:r>
          <w:t xml:space="preserve"> </w:t>
        </w:r>
      </w:ins>
      <w:ins w:id="17" w:author="PR Preview" w:date="2024-01-01T00:00:00Z">
        <w:r>
          <w:t xml:space="preserve">and</w:t>
        </w:r>
      </w:ins>
      <w:ins w:id="17" w:author="PR Preview" w:date="2024-01-01T00:00:00Z">
        <w:r>
          <w:t xml:space="preserve"> </w:t>
        </w:r>
      </w:ins>
      <m:oMath>
        <m:sSup>
          <m:e>
            <m:r>
              <m:t>Y</m:t>
            </m:r>
          </m:e>
          <m:sup>
            <m:r>
              <m:t>a</m:t>
            </m:r>
            <m:r>
              <m:rPr>
                <m:sty m:val="p"/>
              </m:rPr>
              <m:t>=</m:t>
            </m:r>
            <m:r>
              <m:t>0</m:t>
            </m:r>
          </m:sup>
        </m:sSup>
      </m:oMath>
      <w:ins w:id="17" w:author="PR Preview" w:date="2024-01-01T00:00:00Z">
        <w:r>
          <w:t xml:space="preserve"> </w:t>
        </w:r>
      </w:ins>
      <w:ins w:id="17" w:author="PR Preview" w:date="2024-01-01T00:00:00Z">
        <w:r>
          <w:t xml:space="preserve">are also random variables.</w:t>
        </w:r>
      </w:ins>
      <w:ins w:id="17" w:author="PR Preview" w:date="2024-01-01T00:00:00Z">
        <w:r>
          <w:t xml:space="preserve"> </w:t>
        </w:r>
      </w:ins>
      <w:ins w:id="17" w:author="PR Preview" w:date="2024-01-01T00:00:00Z">
        <w:r>
          <w:t xml:space="preserve">We sometimes write</w:t>
        </w:r>
      </w:ins>
      <w:ins w:id="17" w:author="PR Preview" w:date="2024-01-01T00:00:00Z">
        <w:r>
          <w:t xml:space="preserve"> </w:t>
        </w:r>
      </w:ins>
      <m:oMath>
        <m:sSubSup>
          <m:e>
            <m:r>
              <m:t>Y</m:t>
            </m:r>
          </m:e>
          <m:sub>
            <m:r>
              <m:t>i</m:t>
            </m:r>
          </m:sub>
          <m:sup>
            <m:r>
              <m:t>a</m:t>
            </m:r>
          </m:sup>
        </m:sSubSup>
      </m:oMath>
      <w:ins w:id="17" w:author="PR Preview" w:date="2024-01-01T00:00:00Z">
        <w:r>
          <w:t xml:space="preserve"> </w:t>
        </w:r>
      </w:ins>
      <w:ins w:id="17" w:author="PR Preview" w:date="2024-01-01T00:00:00Z">
        <w:r>
          <w:t xml:space="preserve">for the outcome of individual</w:t>
        </w:r>
      </w:ins>
      <w:ins w:id="17" w:author="PR Preview" w:date="2024-01-01T00:00:00Z">
        <w:r>
          <w:t xml:space="preserve"> </w:t>
        </w:r>
      </w:ins>
      <m:oMath>
        <m:r>
          <m:t>i</m:t>
        </m:r>
      </m:oMath>
      <w:ins w:id="17" w:author="PR Preview" w:date="2024-01-01T00:00:00Z">
        <w:r>
          <w:t xml:space="preserve">;</w:t>
        </w:r>
      </w:ins>
      <w:ins w:id="17" w:author="PR Preview" w:date="2024-01-01T00:00:00Z">
        <w:r>
          <w:t xml:space="preserve"> </w:t>
        </w:r>
      </w:ins>
      <w:ins w:id="17" w:author="PR Preview" w:date="2024-01-01T00:00:00Z">
        <w:r>
          <w:t xml:space="preserve">when</w:t>
        </w:r>
      </w:ins>
      <w:ins w:id="17" w:author="PR Preview" w:date="2024-01-01T00:00:00Z">
        <w:r>
          <w:t xml:space="preserve"> </w:t>
        </w:r>
      </w:ins>
      <m:oMath>
        <m:r>
          <m:t>i</m:t>
        </m:r>
      </m:oMath>
      <w:ins w:id="17" w:author="PR Preview" w:date="2024-01-01T00:00:00Z">
        <w:r>
          <w:t xml:space="preserve"> </w:t>
        </w:r>
      </w:ins>
      <w:ins w:id="17" w:author="PR Preview" w:date="2024-01-01T00:00:00Z">
        <w:r>
          <w:t xml:space="preserve">refers to a specific individual such as Zeus,</w:t>
        </w:r>
      </w:ins>
      <w:ins w:id="17" w:author="PR Preview" w:date="2024-01-01T00:00:00Z">
        <w:r>
          <w:t xml:space="preserve"> </w:t>
        </w:r>
      </w:ins>
      <m:oMath>
        <m:sSubSup>
          <m:e>
            <m:r>
              <m:t>Y</m:t>
            </m:r>
          </m:e>
          <m:sub>
            <m:r>
              <m:t>i</m:t>
            </m:r>
          </m:sub>
          <m:sup>
            <m:r>
              <m:t>a</m:t>
            </m:r>
          </m:sup>
        </m:sSubSup>
      </m:oMath>
      <w:ins w:id="17" w:author="PR Preview" w:date="2024-01-01T00:00:00Z">
        <w:r>
          <w:t xml:space="preserve"> </w:t>
        </w:r>
      </w:ins>
      <w:ins w:id="17" w:author="PR Preview" w:date="2024-01-01T00:00:00Z">
        <w:r>
          <w:t xml:space="preserve">is not random, because the book assumes for now that individual counterfactual outcomes are deterministic (Section 1.4 relaxes this)</w:t>
        </w:r>
      </w:ins>
      <w:ins w:id="17" w:author="PR Preview" w:date="2024-01-01T00:00:00Z">
        <w:r>
          <w:t xml:space="preserve"> </w:t>
        </w:r>
      </w:ins>
      <w:ins w:id="17" w:author="PR Preview" w:date="2024-01-01T00:00:00Z">
        <w:r>
          <w:t xml:space="preserve">(Hernán and Robins 2020, 3–4)</w:t>
        </w:r>
      </w:ins>
      <w:ins w:id="17" w:author="PR Preview" w:date="2024-01-01T00:00:00Z">
        <w:r>
          <w:t xml:space="preserve">.</w:t>
        </w:r>
      </w:ins>
    </w:p>
    <w:bookmarkEnd w:id="9"/>
    <w:bookmarkStart w:id="11" w:name="Xf21db9a25bb86d21ba14664ef8e347a8d5e095e"/>
    <w:p>
      <w:pPr>
        <w:pStyle w:val="Heading3"/>
      </w:pPr>
      <w:ins w:id="18" w:author="PR Preview" w:date="2024-01-01T00:00:00Z">
        <w:r>
          <w:t xml:space="preserve">1.2 Definition of an Individual Causal Effect</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ins w:id="19" w:author="PR Preview" w:date="2024-01-01T00:00:00Z">
        <w:r>
          <w:t xml:space="preserve">The transplant has a causal effect on Zeus (</w:t>
        </w:r>
      </w:ins>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ins w:id="19" w:author="PR Preview" w:date="2024-01-01T00:00:00Z">
        <w:r>
          <w:t xml:space="preserve">) but not on Hera (</w:t>
        </w:r>
      </w:ins>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ins w:id="19" w:author="PR Preview" w:date="2024-01-01T00:00:00Z">
        <w:r>
          <w:t xml:space="preserve">).</w:t>
        </w:r>
      </w:ins>
    </w:p>
    <w:p>
      <w:pPr>
        <w:pStyle w:val="BodyText"/>
      </w:pPr>
      <w:ins w:id="20" w:author="PR Preview" w:date="2024-01-01T00:00:00Z">
        <w:r>
          <w:t xml:space="preserve">The individual causal effect itself is the contrast</w:t>
        </w:r>
      </w:ins>
      <w:ins w:id="20" w:author="PR Preview" w:date="2024-01-01T00:00:00Z">
        <w:r>
          <w:t xml:space="preserve"> </w:t>
        </w:r>
      </w:ins>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ins w:id="20" w:author="PR Preview" w:date="2024-01-01T00:00:00Z">
        <w:r>
          <w:t xml:space="preserve">:</w:t>
        </w:r>
      </w:ins>
      <w:ins w:id="20" w:author="PR Preview" w:date="2024-01-01T00:00:00Z">
        <w:r>
          <w:t xml:space="preserve"> </w:t>
        </w:r>
      </w:ins>
      <w:ins w:id="20" w:author="PR Preview" w:date="2024-01-01T00:00:00Z">
        <w:r>
          <w:t xml:space="preserve">it is 1 for Zeus and 0 for Hera,</w:t>
        </w:r>
      </w:ins>
      <w:ins w:id="20" w:author="PR Preview" w:date="2024-01-01T00:00:00Z">
        <w:r>
          <w:t xml:space="preserve"> </w:t>
        </w:r>
      </w:ins>
      <w:ins w:id="20" w:author="PR Preview" w:date="2024-01-01T00:00:00Z">
        <w:r>
          <w:t xml:space="preserve">and an effect exists exactly when this difference is not 0</w:t>
        </w:r>
      </w:ins>
      <w:ins w:id="20" w:author="PR Preview" w:date="2024-01-01T00:00:00Z">
        <w:r>
          <w:t xml:space="preserve"> </w:t>
        </w:r>
      </w:ins>
      <w:ins w:id="20" w:author="PR Preview" w:date="2024-01-01T00:00:00Z">
        <w:r>
          <w:t xml:space="preserve">(Hernán and Robins 2020, 4, margin note)</w:t>
        </w:r>
      </w:ins>
      <w:ins w:id="20" w:author="PR Preview" w:date="2024-01-01T00:00:00Z">
        <w:r>
          <w:t xml:space="preserve">.</w:t>
        </w:r>
      </w:ins>
    </w:p>
    <w:p>
      <w:pPr>
        <w:pStyle w:val="BodyText"/>
      </w:pPr>
      <m:oMath>
        <m:sSup>
          <m:e>
            <m:r>
              <m:t>Y</m:t>
            </m:r>
          </m:e>
          <m:sup>
            <m:r>
              <m:t>a</m:t>
            </m:r>
            <m:r>
              <m:rPr>
                <m:sty m:val="p"/>
              </m:rPr>
              <m:t>=</m:t>
            </m:r>
            <m:r>
              <m:t>1</m:t>
            </m:r>
          </m:sup>
        </m:sSup>
      </m:oMath>
      <w:ins w:id="21" w:author="PR Preview" w:date="2024-01-01T00:00:00Z">
        <w:r>
          <w:t xml:space="preserve"> </w:t>
        </w:r>
      </w:ins>
      <w:ins w:id="21" w:author="PR Preview" w:date="2024-01-01T00:00:00Z">
        <w:r>
          <w:t xml:space="preserve">and</w:t>
        </w:r>
      </w:ins>
      <w:ins w:id="21" w:author="PR Preview" w:date="2024-01-01T00:00:00Z">
        <w:r>
          <w:t xml:space="preserve"> </w:t>
        </w:r>
      </w:ins>
      <m:oMath>
        <m:sSup>
          <m:e>
            <m:r>
              <m:t>Y</m:t>
            </m:r>
          </m:e>
          <m:sup>
            <m:r>
              <m:t>a</m:t>
            </m:r>
            <m:r>
              <m:rPr>
                <m:sty m:val="p"/>
              </m:rPr>
              <m:t>=</m:t>
            </m:r>
            <m:r>
              <m:t>0</m:t>
            </m:r>
          </m:sup>
        </m:sSup>
      </m:oMath>
      <w:ins w:id="21" w:author="PR Preview" w:date="2024-01-01T00:00:00Z">
        <w:r>
          <w:t xml:space="preserve"> </w:t>
        </w:r>
      </w:ins>
      <w:ins w:id="21" w:author="PR Preview" w:date="2024-01-01T00:00:00Z">
        <w:r>
          <w:t xml:space="preserve">are called</w:t>
        </w:r>
      </w:ins>
      <w:ins w:id="21" w:author="PR Preview" w:date="2024-01-01T00:00:00Z">
        <w:r>
          <w:t xml:space="preserve"> </w:t>
        </w:r>
      </w:ins>
      <w:ins w:id="21" w:author="PR Preview" w:date="2024-01-01T00:00:00Z">
        <w:r>
          <w:rPr>
            <w:b/>
            <w:bCs/>
          </w:rPr>
          <w:t xml:space="preserve">potential outcomes</w:t>
        </w:r>
      </w:ins>
      <w:ins w:id="21" w:author="PR Preview" w:date="2024-01-01T00:00:00Z">
        <w:r>
          <w:t xml:space="preserve"> </w:t>
        </w:r>
      </w:ins>
      <w:ins w:id="21" w:author="PR Preview" w:date="2024-01-01T00:00:00Z">
        <w:r>
          <w:t xml:space="preserve">or</w:t>
        </w:r>
      </w:ins>
      <w:ins w:id="21" w:author="PR Preview" w:date="2024-01-01T00:00:00Z">
        <w:r>
          <w:t xml:space="preserve"> </w:t>
        </w:r>
      </w:ins>
      <w:ins w:id="21" w:author="PR Preview" w:date="2024-01-01T00:00:00Z">
        <w:r>
          <w:rPr>
            <w:b/>
            <w:bCs/>
          </w:rPr>
          <w:t xml:space="preserve">counterfactual outcomes</w:t>
        </w:r>
      </w:ins>
      <w:ins w:id="21" w:author="PR Preview" w:date="2024-01-01T00:00:00Z">
        <w:r>
          <w:t xml:space="preserve">.</w:t>
        </w:r>
      </w:ins>
    </w:p>
    <w:p>
      <w:pPr>
        <w:pStyle w:val="BodyText"/>
      </w:pPr>
      <w:ins w:id="22" w:author="PR Preview" w:date="2024-01-01T00:00:00Z">
        <w:r>
          <w:t xml:space="preserve">“Potential outcomes”</w:t>
        </w:r>
      </w:ins>
      <w:ins w:id="22" w:author="PR Preview" w:date="2024-01-01T00:00:00Z">
        <w:r>
          <w:t xml:space="preserve"> </w:t>
        </w:r>
      </w:ins>
      <w:ins w:id="22" w:author="PR Preview" w:date="2024-01-01T00:00:00Z">
        <w:r>
          <w:t xml:space="preserve">emphasizes that, depending on the treatment received, either outcome could potentially be observed.</w:t>
        </w:r>
      </w:ins>
      <w:ins w:id="22" w:author="PR Preview" w:date="2024-01-01T00:00:00Z">
        <w:r>
          <w:t xml:space="preserve"> </w:t>
        </w:r>
      </w:ins>
      <w:ins w:id="22" w:author="PR Preview" w:date="2024-01-01T00:00:00Z">
        <w:r>
          <w:t xml:space="preserve">“Counterfactual outcomes”</w:t>
        </w:r>
      </w:ins>
      <w:ins w:id="22" w:author="PR Preview" w:date="2024-01-01T00:00:00Z">
        <w:r>
          <w:t xml:space="preserve"> </w:t>
        </w:r>
      </w:ins>
      <w:ins w:id="22" w:author="PR Preview" w:date="2024-01-01T00:00:00Z">
        <w:r>
          <w:t xml:space="preserve">emphasizes that these outcomes describe situations that may not actually happen (counter to the fact)</w:t>
        </w:r>
      </w:ins>
      <w:ins w:id="22" w:author="PR Preview" w:date="2024-01-01T00:00:00Z">
        <w:r>
          <w:t xml:space="preserve"> </w:t>
        </w:r>
      </w:ins>
      <w:ins w:id="22" w:author="PR Preview" w:date="2024-01-01T00:00:00Z">
        <w:r>
          <w:t xml:space="preserve">(Hernán and Robins 2020, 4)</w:t>
        </w:r>
      </w:ins>
      <w:ins w:id="22" w:author="PR Preview" w:date="2024-01-01T00:00:00Z">
        <w:r>
          <w:t xml:space="preserve">.</w:t>
        </w:r>
      </w:ins>
    </w:p>
    <w:bookmarkEnd w:id="11"/>
    <w:bookmarkStart w:id="13" w:name="consistency"/>
    <w:p>
      <w:pPr>
        <w:pStyle w:val="Heading3"/>
      </w:pPr>
      <w:ins w:id="23" w:author="PR Preview" w:date="2024-01-01T00:00:00Z">
        <w:r>
          <w:t xml:space="preserve">1.3 Consistency</w:t>
        </w:r>
      </w:ins>
    </w:p>
    <w:p>
      <w:pPr>
        <w:pStyle w:val="FirstParagraph"/>
      </w:pPr>
      <w:ins w:id="24" w:author="PR Preview" w:date="2024-01-01T00:00:00Z">
        <w:r>
          <w:t xml:space="preserve">For each individual, the counterfactual outcome that corresponds to the treatment actually received is factual.</w:t>
        </w:r>
      </w:ins>
      <w:ins w:id="24" w:author="PR Preview" w:date="2024-01-01T00:00:00Z">
        <w:r>
          <w:t xml:space="preserve"> </w:t>
        </w:r>
      </w:ins>
      <w:ins w:id="24" w:author="PR Preview" w:date="2024-01-01T00:00:00Z">
        <w:r>
          <w:t xml:space="preserve">Zeus was treated (</w:t>
        </w:r>
      </w:ins>
      <m:oMath>
        <m:r>
          <m:t>A</m:t>
        </m:r>
        <m:r>
          <m:rPr>
            <m:sty m:val="p"/>
          </m:rPr>
          <m:t>=</m:t>
        </m:r>
        <m:r>
          <m:t>1</m:t>
        </m:r>
      </m:oMath>
      <w:ins w:id="24" w:author="PR Preview" w:date="2024-01-01T00:00:00Z">
        <w:r>
          <w:t xml:space="preserve">), so his counterfactual outcome under treatment,</w:t>
        </w:r>
      </w:ins>
      <w:ins w:id="24" w:author="PR Preview" w:date="2024-01-01T00:00:00Z">
        <w:r>
          <w:t xml:space="preserve"> </w:t>
        </w:r>
      </w:ins>
      <m:oMath>
        <m:sSup>
          <m:e>
            <m:r>
              <m:t>Y</m:t>
            </m:r>
          </m:e>
          <m:sup>
            <m:r>
              <m:t>a</m:t>
            </m:r>
            <m:r>
              <m:rPr>
                <m:sty m:val="p"/>
              </m:rPr>
              <m:t>=</m:t>
            </m:r>
            <m:r>
              <m:t>1</m:t>
            </m:r>
          </m:sup>
        </m:sSup>
        <m:r>
          <m:rPr>
            <m:sty m:val="p"/>
          </m:rPr>
          <m:t>=</m:t>
        </m:r>
        <m:r>
          <m:t>1</m:t>
        </m:r>
      </m:oMath>
      <w:ins w:id="24" w:author="PR Preview" w:date="2024-01-01T00:00:00Z">
        <w:r>
          <w:t xml:space="preserve">, equals his observed outcome</w:t>
        </w:r>
      </w:ins>
      <w:ins w:id="24" w:author="PR Preview" w:date="2024-01-01T00:00:00Z">
        <w:r>
          <w:t xml:space="preserve"> </w:t>
        </w:r>
      </w:ins>
      <m:oMath>
        <m:r>
          <m:t>Y</m:t>
        </m:r>
        <m:r>
          <m:rPr>
            <m:sty m:val="p"/>
          </m:rPr>
          <m:t>=</m:t>
        </m:r>
        <m:r>
          <m:t>1</m:t>
        </m:r>
      </m:oMath>
      <w:ins w:id="24" w:author="PR Preview" w:date="2024-01-01T00:00:00Z">
        <w:r>
          <w:t xml:space="preserv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ins w:id="25" w:author="PR Preview" w:date="2024-01-01T00:00:00Z">
        <w:r>
          <w:t xml:space="preserve">1.4 Individual Effects Are Not Identified</w:t>
        </w:r>
      </w:ins>
    </w:p>
    <w:p>
      <w:pPr>
        <w:pStyle w:val="FirstParagraph"/>
      </w:pPr>
      <w:ins w:id="26" w:author="PR Preview" w:date="2024-01-01T00:00:00Z">
        <w:r>
          <w:t xml:space="preserve">Only one counterfactual outcome is observed per individual (the one for the treatment actually received);</w:t>
        </w:r>
      </w:ins>
      <w:ins w:id="26" w:author="PR Preview" w:date="2024-01-01T00:00:00Z">
        <w:r>
          <w:t xml:space="preserve"> </w:t>
        </w:r>
      </w:ins>
      <w:ins w:id="26" w:author="PR Preview" w:date="2024-01-01T00:00:00Z">
        <w:r>
          <w:t xml:space="preserve">the others are missing.</w:t>
        </w:r>
      </w:ins>
      <w:ins w:id="26" w:author="PR Preview" w:date="2024-01-01T00:00:00Z">
        <w:r>
          <w:t xml:space="preserve"> </w:t>
        </w:r>
      </w:ins>
      <w:ins w:id="26" w:author="PR Preview" w:date="2024-01-01T00:00:00Z">
        <w:r>
          <w:t xml:space="preserve">Because of this missing data, individual causal effects cannot be</w:t>
        </w:r>
      </w:ins>
      <w:ins w:id="26" w:author="PR Preview" w:date="2024-01-01T00:00:00Z">
        <w:r>
          <w:t xml:space="preserve"> </w:t>
        </w:r>
      </w:ins>
      <w:ins w:id="26" w:author="PR Preview" w:date="2024-01-01T00:00:00Z">
        <w:r>
          <w:rPr>
            <w:b/>
            <w:bCs/>
          </w:rPr>
          <w:t xml:space="preserve">identified</w:t>
        </w:r>
      </w:ins>
      <w:ins w:id="26" w:author="PR Preview" w:date="2024-01-01T00:00:00Z">
        <w:r>
          <w:t xml:space="preserve">, that is, they cannot be expressed as a function of the observed data.</w:t>
        </w:r>
      </w:ins>
    </w:p>
    <w:p>
      <w:pPr>
        <w:pStyle w:val="BodyText"/>
      </w:pPr>
      <w:ins w:id="27" w:author="PR Preview" w:date="2024-01-01T00:00:00Z">
        <w:r>
          <w:t xml:space="preserve">The book points to crossover experiments (Fine Point 2.1, in Chapter 2) as a possible exception, under strong assumptions</w:t>
        </w:r>
      </w:ins>
      <w:ins w:id="27" w:author="PR Preview" w:date="2024-01-01T00:00:00Z">
        <w:r>
          <w:t xml:space="preserve"> </w:t>
        </w:r>
      </w:ins>
      <w:ins w:id="27" w:author="PR Preview" w:date="2024-01-01T00:00:00Z">
        <w:r>
          <w:t xml:space="preserve">(Hernán and Robins 2020, 4)</w:t>
        </w:r>
      </w:ins>
      <w:ins w:id="27" w:author="PR Preview" w:date="2024-01-01T00:00:00Z">
        <w:r>
          <w:t xml:space="preserve">.</w:t>
        </w:r>
      </w:ins>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ins w:id="30" w:author="PR Preview" w:date="2024-01-01T00:00:00Z">
        <w:r>
          <w:t xml:space="preserve">An individual causal effect needs three things: an outcome, the two actions</w:t>
        </w:r>
      </w:ins>
      <w:ins w:id="30" w:author="PR Preview" w:date="2024-01-01T00:00:00Z">
        <w:r>
          <w:t xml:space="preserve"> </w:t>
        </w:r>
      </w:ins>
      <m:oMath>
        <m:r>
          <m:t>a</m:t>
        </m:r>
        <m:r>
          <m:rPr>
            <m:sty m:val="p"/>
          </m:rPr>
          <m:t>=</m:t>
        </m:r>
        <m:r>
          <m:t>1</m:t>
        </m:r>
      </m:oMath>
      <w:ins w:id="30" w:author="PR Preview" w:date="2024-01-01T00:00:00Z">
        <w:r>
          <w:t xml:space="preserve"> </w:t>
        </w:r>
      </w:ins>
      <w:ins w:id="30" w:author="PR Preview" w:date="2024-01-01T00:00:00Z">
        <w:r>
          <w:t xml:space="preserve">and</w:t>
        </w:r>
      </w:ins>
      <w:ins w:id="30" w:author="PR Preview" w:date="2024-01-01T00:00:00Z">
        <w:r>
          <w:t xml:space="preserve"> </w:t>
        </w:r>
      </w:ins>
      <m:oMath>
        <m:r>
          <m:t>a</m:t>
        </m:r>
        <m:r>
          <m:rPr>
            <m:sty m:val="p"/>
          </m:rPr>
          <m:t>=</m:t>
        </m:r>
        <m:r>
          <m:t>0</m:t>
        </m:r>
      </m:oMath>
      <w:ins w:id="30" w:author="PR Preview" w:date="2024-01-01T00:00:00Z">
        <w:r>
          <w:t xml:space="preserve"> </w:t>
        </w:r>
      </w:ins>
      <w:ins w:id="30" w:author="PR Preview" w:date="2024-01-01T00:00:00Z">
        <w:r>
          <w:t xml:space="preserve">to compare, and the individual.</w:t>
        </w:r>
      </w:ins>
      <w:ins w:id="30" w:author="PR Preview" w:date="2024-01-01T00:00:00Z">
        <w:r>
          <w:t xml:space="preserve"> </w:t>
        </w:r>
      </w:ins>
      <w:ins w:id="30" w:author="PR Preview" w:date="2024-01-01T00:00:00Z">
        <w:r>
          <w:t xml:space="preserve">An</w:t>
        </w:r>
      </w:ins>
      <w:ins w:id="30" w:author="PR Preview" w:date="2024-01-01T00:00:00Z">
        <w:r>
          <w:t xml:space="preserve"> </w:t>
        </w:r>
      </w:ins>
      <w:ins w:id="30" w:author="PR Preview" w:date="2024-01-01T00:00:00Z">
        <w:r>
          <w:rPr>
            <w:b/>
            <w:bCs/>
          </w:rPr>
          <w:t xml:space="preserve">average causal effect</w:t>
        </w:r>
      </w:ins>
      <w:ins w:id="30" w:author="PR Preview" w:date="2024-01-01T00:00:00Z">
        <w:r>
          <w:t xml:space="preserve"> </w:t>
        </w:r>
      </w:ins>
      <w:ins w:id="30" w:author="PR Preview" w:date="2024-01-01T00:00:00Z">
        <w:r>
          <w:t xml:space="preserve">replaces the individual with a well-defined</w:t>
        </w:r>
      </w:ins>
      <w:ins w:id="30" w:author="PR Preview" w:date="2024-01-01T00:00:00Z">
        <w:r>
          <w:t xml:space="preserve"> </w:t>
        </w:r>
      </w:ins>
      <w:ins w:id="30" w:author="PR Preview" w:date="2024-01-01T00:00:00Z">
        <w:r>
          <w:rPr>
            <w:b/>
            <w:bCs/>
          </w:rPr>
          <w:t xml:space="preserve">population</w:t>
        </w:r>
      </w:ins>
      <w:ins w:id="30" w:author="PR Preview" w:date="2024-01-01T00:00:00Z">
        <w:r>
          <w:t xml:space="preserve"> </w:t>
        </w:r>
      </w:ins>
      <w:ins w:id="30" w:author="PR Preview" w:date="2024-01-01T00:00:00Z">
        <w:r>
          <w:t xml:space="preserve">of individuals.</w:t>
        </w:r>
      </w:ins>
    </w:p>
    <w:p>
      <w:pPr>
        <w:pStyle w:val="BodyText"/>
      </w:pPr>
      <w:ins w:id="31" w:author="PR Preview" w:date="2024-01-01T00:00:00Z">
        <w:r>
          <w:t xml:space="preserve">Take Zeus’s extended family (20 people) as the population.</w:t>
        </w:r>
      </w:ins>
      <w:ins w:id="31" w:author="PR Preview" w:date="2024-01-01T00:00:00Z">
        <w:r>
          <w:t xml:space="preserve"> </w:t>
        </w:r>
      </w:ins>
      <w:ins w:id="31" w:author="PR Preview" w:date="2024-01-01T00:00:00Z">
        <w:r>
          <w:t xml:space="preserve">Table 1.1 lists both counterfactual outcomes for each member.</w:t>
        </w:r>
      </w:ins>
    </w:p>
    <w:p>
      <w:pPr>
        <w:pStyle w:val="BodyText"/>
      </w:pPr>
      <w:ins w:id="32" w:author="PR Preview" w:date="2024-01-01T00:00:00Z">
        <w:r>
          <w:t xml:space="preserve">From Table 1.1:</w:t>
        </w:r>
      </w:ins>
    </w:p>
    <w:p>
      <w:pPr>
        <w:pStyle w:val="Compact"/>
        <w:numPr>
          <w:ilvl w:val="0"/>
          <w:numId w:val="1003"/>
        </w:numPr>
      </w:pPr>
      <w:ins w:id="33" w:author="PR Preview" w:date="2024-01-01T00:00:00Z">
        <w:r>
          <w:t xml:space="preserve">10 of 20 would have died had everyone been treated:</w:t>
        </w:r>
      </w:ins>
      <w:ins w:id="33"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ins w:id="33" w:author="PR Preview" w:date="2024-01-01T00:00:00Z">
        <w:r>
          <w:t xml:space="preserve">.</w:t>
        </w:r>
      </w:ins>
    </w:p>
    <w:p>
      <w:pPr>
        <w:pStyle w:val="Compact"/>
        <w:numPr>
          <w:ilvl w:val="0"/>
          <w:numId w:val="1003"/>
        </w:numPr>
      </w:pPr>
      <w:ins w:id="34" w:author="PR Preview" w:date="2024-01-01T00:00:00Z">
        <w:r>
          <w:t xml:space="preserve">10 of 20 would have died had no one been treated:</w:t>
        </w:r>
      </w:ins>
      <w:ins w:id="34" w:author="PR Preview" w:date="2024-01-01T00:00:00Z">
        <w:r>
          <w:t xml:space="preserve"> </w:t>
        </w:r>
      </w:ins>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ins w:id="34" w:author="PR Preview" w:date="2024-01-01T00:00:00Z">
        <w:r>
          <w:t xml:space="preserve">.</w:t>
        </w:r>
      </w:ins>
    </w:p>
    <w:p>
      <w:pPr>
        <w:pStyle w:val="FirstParagraph"/>
      </w:pPr>
      <w:ins w:id="35" w:author="PR Preview" w:date="2024-01-01T00:00:00Z">
        <w:r>
          <w:t xml:space="preserve">Counting the deaths and dividing by 20 is the same as averaging the 0/1 counterfactual outcomes over the 20 individuals: for a dichotomous outcome, the risk equals the average.</w:t>
        </w:r>
      </w:ins>
      <w:ins w:id="35" w:author="PR Preview" w:date="2024-01-01T00:00:00Z">
        <w:r>
          <w:t xml:space="preserve"> </w:t>
        </w:r>
      </w:ins>
      <w:ins w:id="35" w:author="PR Preview" w:date="2024-01-01T00:00:00Z">
        <w:r>
          <w:t xml:space="preserve">You can check this by averaging the</w:t>
        </w:r>
      </w:ins>
      <w:ins w:id="35" w:author="PR Preview" w:date="2024-01-01T00:00:00Z">
        <w:r>
          <w:t xml:space="preserve"> </w:t>
        </w:r>
      </w:ins>
      <m:oMath>
        <m:sSup>
          <m:e>
            <m:r>
              <m:t>Y</m:t>
            </m:r>
          </m:e>
          <m:sup>
            <m:r>
              <m:t>a</m:t>
            </m:r>
            <m:r>
              <m:rPr>
                <m:sty m:val="p"/>
              </m:rPr>
              <m:t>=</m:t>
            </m:r>
            <m:r>
              <m:t>1</m:t>
            </m:r>
          </m:sup>
        </m:sSup>
      </m:oMath>
      <w:ins w:id="35" w:author="PR Preview" w:date="2024-01-01T00:00:00Z">
        <w:r>
          <w:t xml:space="preserve"> </w:t>
        </w:r>
      </w:ins>
      <w:ins w:id="35" w:author="PR Preview" w:date="2024-01-01T00:00:00Z">
        <w:r>
          <w:t xml:space="preserve">column of Table 1.1.</w:t>
        </w:r>
      </w:ins>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ins w:id="37" w:author="PR Preview" w:date="2024-01-01T00:00:00Z">
        <w:r>
          <w:t xml:space="preserve">In Zeus’s family both counterfactual risks are 0.5: whether all or none receive a transplant, half would die.</w:t>
        </w:r>
      </w:ins>
      <w:ins w:id="37" w:author="PR Preview" w:date="2024-01-01T00:00:00Z">
        <w:r>
          <w:t xml:space="preserve"> </w:t>
        </w:r>
      </w:ins>
      <w:ins w:id="37" w:author="PR Preview" w:date="2024-01-01T00:00:00Z">
        <w:r>
          <w:t xml:space="preserve">The</w:t>
        </w:r>
      </w:ins>
      <w:ins w:id="37" w:author="PR Preview" w:date="2024-01-01T00:00:00Z">
        <w:r>
          <w:t xml:space="preserve"> </w:t>
        </w:r>
      </w:ins>
      <w:ins w:id="37" w:author="PR Preview" w:date="2024-01-01T00:00:00Z">
        <w:r>
          <w:rPr>
            <w:b/>
            <w:bCs/>
          </w:rPr>
          <w:t xml:space="preserve">null hypothesis of no average causal effect</w:t>
        </w:r>
      </w:ins>
      <w:ins w:id="37" w:author="PR Preview" w:date="2024-01-01T00:00:00Z">
        <w:r>
          <w:t xml:space="preserve"> </w:t>
        </w:r>
      </w:ins>
      <w:ins w:id="37" w:author="PR Preview" w:date="2024-01-01T00:00:00Z">
        <w:r>
          <w:t xml:space="preserve">is true.</w:t>
        </w:r>
      </w:ins>
    </w:p>
    <w:p>
      <w:pPr>
        <w:pStyle w:val="BodyText"/>
      </w:pPr>
      <w:ins w:id="38" w:author="PR Preview" w:date="2024-01-01T00:00:00Z">
        <w:r>
          <w:t xml:space="preserve">On the difference scale, the average causal effect is the contrast</w:t>
        </w:r>
      </w:ins>
      <w:ins w:id="38" w:author="PR Preview" w:date="2024-01-01T00:00:00Z">
        <w:r>
          <w:t xml:space="preserve"> </w:t>
        </w:r>
      </w:ins>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ins w:id="38" w:author="PR Preview" w:date="2024-01-01T00:00:00Z">
        <w:r>
          <w:t xml:space="preserve">,</w:t>
        </w:r>
      </w:ins>
      <w:ins w:id="38" w:author="PR Preview" w:date="2024-01-01T00:00:00Z">
        <w:r>
          <w:t xml:space="preserve"> </w:t>
        </w:r>
      </w:ins>
      <w:ins w:id="38" w:author="PR Preview" w:date="2024-01-01T00:00:00Z">
        <w:r>
          <w:t xml:space="preserve">which for a binary outcome equals</w:t>
        </w:r>
      </w:ins>
      <w:ins w:id="38"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ins w:id="38" w:author="PR Preview" w:date="2024-01-01T00:00:00Z">
        <w:r>
          <w:t xml:space="preserve">;</w:t>
        </w:r>
      </w:ins>
      <w:ins w:id="38" w:author="PR Preview" w:date="2024-01-01T00:00:00Z">
        <w:r>
          <w:t xml:space="preserve"> </w:t>
        </w:r>
      </w:ins>
      <w:ins w:id="38" w:author="PR Preview" w:date="2024-01-01T00:00:00Z">
        <w:r>
          <w:t xml:space="preserve">in Zeus’s family it is</w:t>
        </w:r>
      </w:ins>
      <w:ins w:id="38" w:author="PR Preview" w:date="2024-01-01T00:00:00Z">
        <w:r>
          <w:t xml:space="preserve"> </w:t>
        </w:r>
      </w:ins>
      <m:oMath>
        <m:r>
          <m:t>0.5</m:t>
        </m:r>
        <m:r>
          <m:rPr>
            <m:sty m:val="p"/>
          </m:rPr>
          <m:t>−</m:t>
        </m:r>
        <m:r>
          <m:t>0.5</m:t>
        </m:r>
        <m:r>
          <m:rPr>
            <m:sty m:val="p"/>
          </m:rPr>
          <m:t>=</m:t>
        </m:r>
        <m:r>
          <m:t>0</m:t>
        </m:r>
      </m:oMath>
      <w:ins w:id="38" w:author="PR Preview" w:date="2024-01-01T00:00:00Z">
        <w:r>
          <w:t xml:space="preserve"> </w:t>
        </w:r>
      </w:ins>
      <w:ins w:id="38" w:author="PR Preview" w:date="2024-01-01T00:00:00Z">
        <w:r>
          <w:t xml:space="preserve">(Hernán and Robins 2020, 6, margin note)</w:t>
        </w:r>
      </w:ins>
      <w:ins w:id="38" w:author="PR Preview" w:date="2024-01-01T00:00:00Z">
        <w:r>
          <w:t xml:space="preserve">.</w:t>
        </w:r>
      </w:ins>
    </w:p>
    <w:p>
      <w:pPr>
        <w:pStyle w:val="BodyText"/>
      </w:pPr>
      <w:ins w:id="39" w:author="PR Preview" w:date="2024-01-01T00:00:00Z">
        <w:r>
          <w:t xml:space="preserve">With more than two possible actions, the contrast of interest must be specified.</w:t>
        </w:r>
      </w:ins>
      <w:ins w:id="39" w:author="PR Preview" w:date="2024-01-01T00:00:00Z">
        <w:r>
          <w:t xml:space="preserve"> </w:t>
        </w:r>
      </w:ins>
      <w:ins w:id="39" w:author="PR Preview" w:date="2024-01-01T00:00:00Z">
        <w:r>
          <w:t xml:space="preserve">“The causal effect of aspirin”</w:t>
        </w:r>
      </w:ins>
      <w:ins w:id="39" w:author="PR Preview" w:date="2024-01-01T00:00:00Z">
        <w:r>
          <w:t xml:space="preserve"> </w:t>
        </w:r>
      </w:ins>
      <w:ins w:id="39" w:author="PR Preview" w:date="2024-01-01T00:00:00Z">
        <w:r>
          <w:t xml:space="preserve">means nothing until we say, for example,</w:t>
        </w:r>
      </w:ins>
      <w:ins w:id="39" w:author="PR Preview" w:date="2024-01-01T00:00:00Z">
        <w:r>
          <w:t xml:space="preserve"> </w:t>
        </w:r>
      </w:ins>
      <w:ins w:id="39" w:author="PR Preview" w:date="2024-01-01T00:00:00Z">
        <w:r>
          <w:t xml:space="preserve">“taking, while alive, 150 mg of aspirin by mouth (or nasogastric tube if need be) daily for 5 years”</w:t>
        </w:r>
      </w:ins>
      <w:ins w:id="39" w:author="PR Preview" w:date="2024-01-01T00:00:00Z">
        <w:r>
          <w:t xml:space="preserve"> </w:t>
        </w:r>
      </w:ins>
      <w:ins w:id="39" w:author="PR Preview" w:date="2024-01-01T00:00:00Z">
        <w:r>
          <w:t xml:space="preserve">versus</w:t>
        </w:r>
      </w:ins>
      <w:ins w:id="39" w:author="PR Preview" w:date="2024-01-01T00:00:00Z">
        <w:r>
          <w:t xml:space="preserve"> </w:t>
        </w:r>
      </w:ins>
      <w:ins w:id="39" w:author="PR Preview" w:date="2024-01-01T00:00:00Z">
        <w:r>
          <w:t xml:space="preserve">“not taking aspirin.”</w:t>
        </w:r>
      </w:ins>
      <w:ins w:id="39" w:author="PR Preview" w:date="2024-01-01T00:00:00Z">
        <w:r>
          <w:t xml:space="preserve"> </w:t>
        </w:r>
      </w:ins>
      <w:ins w:id="39" w:author="PR Preview" w:date="2024-01-01T00:00:00Z">
        <w:r>
          <w:t xml:space="preserve">That effect is well defined even if counterfactual outcomes under other interventions (e.g., absorbing 500 mg through the skin daily) are not</w:t>
        </w:r>
      </w:ins>
      <w:ins w:id="39" w:author="PR Preview" w:date="2024-01-01T00:00:00Z">
        <w:r>
          <w:t xml:space="preserve"> </w:t>
        </w:r>
      </w:ins>
      <w:ins w:id="39" w:author="PR Preview" w:date="2024-01-01T00:00:00Z">
        <w:r>
          <w:t xml:space="preserve">(Hernán and Robins 2020, 6)</w:t>
        </w:r>
      </w:ins>
      <w:ins w:id="39" w:author="PR Preview" w:date="2024-01-01T00:00:00Z">
        <w:r>
          <w:t xml:space="preserve">.</w:t>
        </w:r>
      </w:ins>
    </w:p>
    <w:bookmarkEnd w:id="17"/>
    <w:bookmarkStart w:id="24" w:name="X1edd9a6d5b5dadf5d50c4cef8b64b65c1e19119"/>
    <w:p>
      <w:pPr>
        <w:pStyle w:val="Heading3"/>
      </w:pPr>
      <w:ins w:id="40" w:author="PR Preview" w:date="2024-01-01T00:00:00Z">
        <w:r>
          <w:t xml:space="preserve">2.2 Null Average Effect, Non-Null Individual Effects</w:t>
        </w:r>
      </w:ins>
    </w:p>
    <w:p>
      <w:pPr>
        <w:pStyle w:val="FirstParagraph"/>
      </w:pPr>
      <w:ins w:id="41" w:author="PR Preview" w:date="2024-01-01T00:00:00Z">
        <w:r>
          <w:t xml:space="preserve">Absence of an average causal effect does not imply absence of individual effects.</w:t>
        </w:r>
      </w:ins>
      <w:ins w:id="41" w:author="PR Preview" w:date="2024-01-01T00:00:00Z">
        <w:r>
          <w:t xml:space="preserve"> </w:t>
        </w:r>
      </w:ins>
      <w:ins w:id="41" w:author="PR Preview" w:date="2024-01-01T00:00:00Z">
        <w:r>
          <w:t xml:space="preserve">In Table 1.1, 12 individuals have</w:t>
        </w:r>
      </w:ins>
      <w:ins w:id="41" w:author="PR Preview" w:date="2024-01-01T00:00:00Z">
        <w:r>
          <w:t xml:space="preserve"> </w:t>
        </w:r>
      </w:ins>
      <m:oMath>
        <m:sSup>
          <m:e>
            <m:r>
              <m:t>Y</m:t>
            </m:r>
          </m:e>
          <m:sup>
            <m:r>
              <m:t>a</m:t>
            </m:r>
            <m:r>
              <m:rPr>
                <m:sty m:val="p"/>
              </m:rPr>
              <m:t>=</m:t>
            </m:r>
            <m:r>
              <m:t>1</m:t>
            </m:r>
          </m:sup>
        </m:sSup>
        <m:r>
          <m:rPr>
            <m:sty m:val="p"/>
          </m:rPr>
          <m:t>≠</m:t>
        </m:r>
        <m:sSup>
          <m:e>
            <m:r>
              <m:t>Y</m:t>
            </m:r>
          </m:e>
          <m:sup>
            <m:r>
              <m:t>a</m:t>
            </m:r>
            <m:r>
              <m:rPr>
                <m:sty m:val="p"/>
              </m:rPr>
              <m:t>=</m:t>
            </m:r>
            <m:r>
              <m:t>0</m:t>
            </m:r>
          </m:sup>
        </m:sSup>
      </m:oMath>
      <w:ins w:id="41" w:author="PR Preview" w:date="2024-01-01T00:00:00Z">
        <w:r>
          <w:t xml:space="preserve">:</w:t>
        </w:r>
      </w:ins>
    </w:p>
    <w:p>
      <w:pPr>
        <w:pStyle w:val="Compact"/>
        <w:numPr>
          <w:ilvl w:val="0"/>
          <w:numId w:val="1004"/>
        </w:numPr>
      </w:pPr>
      <w:ins w:id="42" w:author="PR Preview" w:date="2024-01-01T00:00:00Z">
        <w:r>
          <w:t xml:space="preserve">6 were harmed,</w:t>
        </w:r>
      </w:ins>
      <w:ins w:id="42" w:author="PR Preview" w:date="2024-01-01T00:00:00Z">
        <w:r>
          <w:t xml:space="preserve"> </w:t>
        </w:r>
      </w:ins>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ins w:id="42" w:author="PR Preview" w:date="2024-01-01T00:00:00Z">
        <w:r>
          <w:t xml:space="preserve"> </w:t>
        </w:r>
      </w:ins>
      <w:ins w:id="42" w:author="PR Preview" w:date="2024-01-01T00:00:00Z">
        <w:r>
          <w:t xml:space="preserve">(Rheia, Zeus, Leto, Hephaestus, Aphrodite, Polyphemus);</w:t>
        </w:r>
      </w:ins>
    </w:p>
    <w:p>
      <w:pPr>
        <w:pStyle w:val="Compact"/>
        <w:numPr>
          <w:ilvl w:val="0"/>
          <w:numId w:val="1004"/>
        </w:numPr>
      </w:pPr>
      <w:ins w:id="43" w:author="PR Preview" w:date="2024-01-01T00:00:00Z">
        <w:r>
          <w:t xml:space="preserve">6 were helped,</w:t>
        </w:r>
      </w:ins>
      <w:ins w:id="43" w:author="PR Preview" w:date="2024-01-01T00:00:00Z">
        <w:r>
          <w:t xml:space="preserve"> </w:t>
        </w:r>
      </w:ins>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ins w:id="43" w:author="PR Preview" w:date="2024-01-01T00:00:00Z">
        <w:r>
          <w:t xml:space="preserve"> </w:t>
        </w:r>
      </w:ins>
      <w:ins w:id="43" w:author="PR Preview" w:date="2024-01-01T00:00:00Z">
        <w:r>
          <w:t xml:space="preserve">(Kronos, Poseidon, Apollo, Hermes, Hebe, Dionysus).</w:t>
        </w:r>
      </w:ins>
    </w:p>
    <w:p>
      <w:pPr>
        <w:pStyle w:val="FirstParagraph"/>
      </w:pPr>
      <w:ins w:id="44" w:author="PR Preview" w:date="2024-01-01T00:00:00Z">
        <w:r>
          <w:t xml:space="preserve">The two groups being the same size is not an accident: a difference of averages equals the average of the differences,</w:t>
        </w:r>
      </w:ins>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ins w:id="46" w:author="PR Preview" w:date="2024-01-01T00:00:00Z">
        <w:r>
          <w:t xml:space="preserve">so a null average effect means the individual effects average to zero.</w:t>
        </w:r>
      </w:ins>
    </w:p>
    <w:p>
      <w:pPr>
        <w:pStyle w:val="BodyText"/>
      </w:pPr>
      <w:ins w:id="47" w:author="PR Preview" w:date="2024-01-01T00:00:00Z">
        <w:r>
          <w:t xml:space="preserve">In Table 1.1 the right-hand side is</w:t>
        </w:r>
      </w:ins>
      <w:ins w:id="47" w:author="PR Preview" w:date="2024-01-01T00:00:00Z">
        <w:r>
          <w:t xml:space="preserve"> </w:t>
        </w:r>
      </w:ins>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ins w:id="47" w:author="PR Preview" w:date="2024-01-01T00:00:00Z">
        <w:r>
          <w:t xml:space="preserve">, matching</w:t>
        </w:r>
      </w:ins>
      <w:ins w:id="47" w:author="PR Preview" w:date="2024-01-01T00:00:00Z">
        <w:r>
          <w:t xml:space="preserve"> </w:t>
        </w:r>
      </w:ins>
      <m:oMath>
        <m:r>
          <m:t>0.5</m:t>
        </m:r>
        <m:r>
          <m:rPr>
            <m:sty m:val="p"/>
          </m:rPr>
          <m:t>−</m:t>
        </m:r>
        <m:r>
          <m:t>0.5</m:t>
        </m:r>
        <m:r>
          <m:rPr>
            <m:sty m:val="p"/>
          </m:rPr>
          <m:t>=</m:t>
        </m:r>
        <m:r>
          <m:t>0</m:t>
        </m:r>
      </m:oMath>
      <w:ins w:id="47" w:author="PR Preview" w:date="2024-01-01T00:00:00Z">
        <w:r>
          <w:t xml:space="preserve"> </w:t>
        </w:r>
      </w:ins>
      <w:ins w:id="47" w:author="PR Preview" w:date="2024-01-01T00:00:00Z">
        <w:r>
          <w:t xml:space="preserve">on the left.</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ins w:id="48" w:author="PR Preview" w:date="2024-01-01T00:00:00Z">
        <w:r>
          <w:t xml:space="preserve">The sharp causal null implies the null hypothesis of no average effect, but (as Table 1.1 shows) not conversely.</w:t>
        </w:r>
      </w:ins>
    </w:p>
    <w:p>
      <w:pPr>
        <w:pStyle w:val="BodyText"/>
      </w:pPr>
      <w:ins w:id="49" w:author="PR Preview" w:date="2024-01-01T00:00:00Z">
        <w:r>
          <w:t xml:space="preserve">Even though individual effects are not identified, average causal effects sometimes are (Chapters 2 and 3).</w:t>
        </w:r>
      </w:ins>
      <w:ins w:id="49" w:author="PR Preview" w:date="2024-01-01T00:00:00Z">
        <w:r>
          <w:t xml:space="preserve"> </w:t>
        </w:r>
      </w:ins>
      <w:ins w:id="49" w:author="PR Preview" w:date="2024-01-01T00:00:00Z">
        <w:r>
          <w:t xml:space="preserve">From here on, the book says</w:t>
        </w:r>
      </w:ins>
      <w:ins w:id="49" w:author="PR Preview" w:date="2024-01-01T00:00:00Z">
        <w:r>
          <w:t xml:space="preserve"> </w:t>
        </w:r>
      </w:ins>
      <w:ins w:id="49" w:author="PR Preview" w:date="2024-01-01T00:00:00Z">
        <w:r>
          <w:t xml:space="preserve">“causal effect”</w:t>
        </w:r>
      </w:ins>
      <w:ins w:id="49" w:author="PR Preview" w:date="2024-01-01T00:00:00Z">
        <w:r>
          <w:t xml:space="preserve"> </w:t>
        </w:r>
      </w:ins>
      <w:ins w:id="49" w:author="PR Preview" w:date="2024-01-01T00:00:00Z">
        <w:r>
          <w:t xml:space="preserve">for</w:t>
        </w:r>
      </w:ins>
      <w:ins w:id="49" w:author="PR Preview" w:date="2024-01-01T00:00:00Z">
        <w:r>
          <w:t xml:space="preserve"> </w:t>
        </w:r>
      </w:ins>
      <w:ins w:id="49" w:author="PR Preview" w:date="2024-01-01T00:00:00Z">
        <w:r>
          <w:t xml:space="preserve">“average causal effect”</w:t>
        </w:r>
      </w:ins>
      <w:ins w:id="49" w:author="PR Preview" w:date="2024-01-01T00:00:00Z">
        <w:r>
          <w:t xml:space="preserve"> </w:t>
        </w:r>
      </w:ins>
      <w:ins w:id="49" w:author="PR Preview" w:date="2024-01-01T00:00:00Z">
        <w:r>
          <w:t xml:space="preserve">and calls the null hypothesis of no average effect the</w:t>
        </w:r>
      </w:ins>
      <w:ins w:id="49" w:author="PR Preview" w:date="2024-01-01T00:00:00Z">
        <w:r>
          <w:t xml:space="preserve"> </w:t>
        </w:r>
      </w:ins>
      <w:ins w:id="49" w:author="PR Preview" w:date="2024-01-01T00:00:00Z">
        <w:r>
          <w:rPr>
            <w:b/>
            <w:bCs/>
          </w:rPr>
          <w:t xml:space="preserve">causal null hypothesis</w:t>
        </w:r>
      </w:ins>
      <w:ins w:id="49" w:author="PR Preview" w:date="2024-01-01T00:00:00Z">
        <w:r>
          <w:t xml:space="preserve"> </w:t>
        </w:r>
      </w:ins>
      <w:ins w:id="49" w:author="PR Preview" w:date="2024-01-01T00:00:00Z">
        <w:r>
          <w:t xml:space="preserve">(Hernán and Robins 2020, 6)</w:t>
        </w:r>
      </w:ins>
      <w:ins w:id="49" w:author="PR Preview" w:date="2024-01-01T00:00:00Z">
        <w:r>
          <w:t xml:space="preserv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ins w:id="50"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ins w:id="51" w:author="PR Preview" w:date="2024-01-01T00:00:00Z">
        <w:r>
          <w:t xml:space="preserve">3 1.3 Measures of Causal Effect (p. 7)</w:t>
        </w:r>
      </w:ins>
    </w:p>
    <w:p>
      <w:r>
        <w:pict>
          <v:rect style="width:0;height:1.5pt" o:hralign="center" o:hrstd="t" o:hr="t"/>
        </w:pict>
      </w:r>
    </w:p>
    <w:p>
      <w:pPr>
        <w:pStyle w:val="FirstParagraph"/>
      </w:pPr>
      <w:ins w:id="53" w:author="PR Preview" w:date="2024-01-01T00:00:00Z">
        <w:r>
          <w:t xml:space="preserve">In Zeus’s family the causal null holds because both counterfactual risks equal 0.5.</w:t>
        </w:r>
      </w:ins>
      <w:ins w:id="53" w:author="PR Preview" w:date="2024-01-01T00:00:00Z">
        <w:r>
          <w:t xml:space="preserve"> </w:t>
        </w:r>
      </w:ins>
      <w:ins w:id="53" w:author="PR Preview" w:date="2024-01-01T00:00:00Z">
        <w:r>
          <w:t xml:space="preserve">The causal null can be represented in equivalent ways:</w:t>
        </w:r>
      </w:ins>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ins w:id="54" w:author="PR Preview" w:date="2024-01-01T00:00:00Z">
        <w:r>
          <w:t xml:space="preserve"> </w:t>
        </w:r>
      </w:ins>
      <w:ins w:id="54" w:author="PR Preview" w:date="2024-01-01T00:00:00Z">
        <w:r>
          <w:t xml:space="preserve">(here</w:t>
        </w:r>
      </w:ins>
      <w:ins w:id="54" w:author="PR Preview" w:date="2024-01-01T00:00:00Z">
        <w:r>
          <w:t xml:space="preserve"> </w:t>
        </w:r>
      </w:ins>
      <m:oMath>
        <m:r>
          <m:t>0.5</m:t>
        </m:r>
        <m:r>
          <m:rPr>
            <m:sty m:val="p"/>
          </m:rPr>
          <m:t>−</m:t>
        </m:r>
        <m:r>
          <m:t>0.5</m:t>
        </m:r>
        <m:r>
          <m:rPr>
            <m:sty m:val="p"/>
          </m:rPr>
          <m:t>=</m:t>
        </m:r>
        <m:r>
          <m:t>0</m:t>
        </m:r>
      </m:oMath>
      <w:ins w:id="54" w:author="PR Preview" w:date="2024-01-01T00:00:00Z">
        <w:r>
          <w:t xml:space="preserve">)</w:t>
        </w:r>
      </w:ins>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ins w:id="55" w:author="PR Preview" w:date="2024-01-01T00:00:00Z">
        <w:r>
          <w:t xml:space="preserve"> </w:t>
        </w:r>
      </w:ins>
      <w:ins w:id="55" w:author="PR Preview" w:date="2024-01-01T00:00:00Z">
        <w:r>
          <w:t xml:space="preserve">(here</w:t>
        </w:r>
      </w:ins>
      <w:ins w:id="55" w:author="PR Preview" w:date="2024-01-01T00:00:00Z">
        <w:r>
          <w:t xml:space="preserve"> </w:t>
        </w:r>
      </w:ins>
      <m:oMath>
        <m:r>
          <m:t>0.5</m:t>
        </m:r>
        <m:r>
          <m:rPr>
            <m:sty m:val="p"/>
          </m:rPr>
          <m:t>/</m:t>
        </m:r>
        <m:r>
          <m:t>0.5</m:t>
        </m:r>
        <m:r>
          <m:rPr>
            <m:sty m:val="p"/>
          </m:rPr>
          <m:t>=</m:t>
        </m:r>
        <m:r>
          <m:t>1</m:t>
        </m:r>
      </m:oMath>
      <w:ins w:id="55" w:author="PR Preview" w:date="2024-01-01T00:00:00Z">
        <w:r>
          <w:t xml:space="preserve">)</w:t>
        </w:r>
      </w:ins>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ins w:id="56" w:author="PR Preview" w:date="2024-01-01T00:00:00Z">
        <w:r>
          <w:t xml:space="preserve">​</w:t>
        </w:r>
      </w:ins>
    </w:p>
    <w:p>
      <w:pPr>
        <w:pStyle w:val="FirstParagraph"/>
      </w:pPr>
      <w:ins w:id="57" w:author="PR Preview" w:date="2024-01-01T00:00:00Z">
        <w:r>
          <w:t xml:space="preserve">The left-hand sides are the</w:t>
        </w:r>
      </w:ins>
      <w:ins w:id="57" w:author="PR Preview" w:date="2024-01-01T00:00:00Z">
        <w:r>
          <w:t xml:space="preserve"> </w:t>
        </w:r>
      </w:ins>
      <w:ins w:id="57" w:author="PR Preview" w:date="2024-01-01T00:00:00Z">
        <w:r>
          <w:rPr>
            <w:b/>
            <w:bCs/>
          </w:rPr>
          <w:t xml:space="preserve">causal risk difference</w:t>
        </w:r>
      </w:ins>
      <w:ins w:id="57" w:author="PR Preview" w:date="2024-01-01T00:00:00Z">
        <w:r>
          <w:t xml:space="preserve">,</w:t>
        </w:r>
      </w:ins>
      <w:ins w:id="57" w:author="PR Preview" w:date="2024-01-01T00:00:00Z">
        <w:r>
          <w:t xml:space="preserve"> </w:t>
        </w:r>
      </w:ins>
      <w:ins w:id="57" w:author="PR Preview" w:date="2024-01-01T00:00:00Z">
        <w:r>
          <w:rPr>
            <w:b/>
            <w:bCs/>
          </w:rPr>
          <w:t xml:space="preserve">causal risk ratio</w:t>
        </w:r>
      </w:ins>
      <w:ins w:id="57" w:author="PR Preview" w:date="2024-01-01T00:00:00Z">
        <w:r>
          <w:t xml:space="preserve">, and</w:t>
        </w:r>
      </w:ins>
      <w:ins w:id="57" w:author="PR Preview" w:date="2024-01-01T00:00:00Z">
        <w:r>
          <w:t xml:space="preserve"> </w:t>
        </w:r>
      </w:ins>
      <w:ins w:id="57" w:author="PR Preview" w:date="2024-01-01T00:00:00Z">
        <w:r>
          <w:rPr>
            <w:b/>
            <w:bCs/>
          </w:rPr>
          <w:t xml:space="preserve">causal odds ratio</w:t>
        </w:r>
      </w:ins>
      <w:ins w:id="57" w:author="PR Preview" w:date="2024-01-01T00:00:00Z">
        <w:r>
          <w:t xml:space="preserve">.</w:t>
        </w:r>
      </w:ins>
    </w:p>
    <w:p>
      <w:pPr>
        <w:pStyle w:val="BodyText"/>
      </w:pPr>
      <w:ins w:id="58" w:author="PR Preview" w:date="2024-01-01T00:00:00Z">
        <w:r>
          <w:t xml:space="preserve">When the causal null does not hold (say, smoking and lung cancer), these are not 0, 1, and 1;</w:t>
        </w:r>
      </w:ins>
      <w:ins w:id="58" w:author="PR Preview" w:date="2024-01-01T00:00:00Z">
        <w:r>
          <w:t xml:space="preserve"> </w:t>
        </w:r>
      </w:ins>
      <w:ins w:id="58" w:author="PR Preview" w:date="2024-01-01T00:00:00Z">
        <w:r>
          <w:t xml:space="preserve">they quantify the same causal effect on different scales.</w:t>
        </w:r>
      </w:ins>
      <w:ins w:id="58" w:author="PR Preview" w:date="2024-01-01T00:00:00Z">
        <w:r>
          <w:t xml:space="preserve"> </w:t>
        </w:r>
      </w:ins>
      <w:ins w:id="58" w:author="PR Preview" w:date="2024-01-01T00:00:00Z">
        <w:r>
          <w:t xml:space="preserve">Because they measure the causal effect, they are called</w:t>
        </w:r>
      </w:ins>
      <w:ins w:id="58" w:author="PR Preview" w:date="2024-01-01T00:00:00Z">
        <w:r>
          <w:t xml:space="preserve"> </w:t>
        </w:r>
      </w:ins>
      <w:ins w:id="58" w:author="PR Preview" w:date="2024-01-01T00:00:00Z">
        <w:r>
          <w:rPr>
            <w:b/>
            <w:bCs/>
          </w:rPr>
          <w:t xml:space="preserve">effect measures</w:t>
        </w:r>
      </w:ins>
      <w:ins w:id="58" w:author="PR Preview" w:date="2024-01-01T00:00:00Z">
        <w:r>
          <w:t xml:space="preserve">.</w:t>
        </w:r>
      </w:ins>
    </w:p>
    <w:p>
      <w:pPr>
        <w:pStyle w:val="BodyText"/>
      </w:pPr>
      <w:ins w:id="59" w:author="PR Preview" w:date="2024-01-01T00:00:00Z">
        <w:r>
          <w:t xml:space="preserve">The causal risk difference is the average of the individual effects</w:t>
        </w:r>
      </w:ins>
      <w:ins w:id="59" w:author="PR Preview" w:date="2024-01-01T00:00:00Z">
        <w:r>
          <w:t xml:space="preserve"> </w:t>
        </w:r>
      </w:ins>
      <m:oMath>
        <m:sSup>
          <m:e>
            <m:r>
              <m:t>Y</m:t>
            </m:r>
          </m:e>
          <m:sup>
            <m:r>
              <m:t>a</m:t>
            </m:r>
            <m:r>
              <m:rPr>
                <m:sty m:val="p"/>
              </m:rPr>
              <m:t>=</m:t>
            </m:r>
            <m:r>
              <m:t>1</m:t>
            </m:r>
          </m:sup>
        </m:sSup>
        <m:r>
          <m:rPr>
            <m:sty m:val="p"/>
          </m:rPr>
          <m:t>−</m:t>
        </m:r>
        <m:sSup>
          <m:e>
            <m:r>
              <m:t>Y</m:t>
            </m:r>
          </m:e>
          <m:sup>
            <m:r>
              <m:t>a</m:t>
            </m:r>
            <m:r>
              <m:rPr>
                <m:sty m:val="p"/>
              </m:rPr>
              <m:t>=</m:t>
            </m:r>
            <m:r>
              <m:t>0</m:t>
            </m:r>
          </m:sup>
        </m:sSup>
      </m:oMath>
      <w:ins w:id="59" w:author="PR Preview" w:date="2024-01-01T00:00:00Z">
        <w:r>
          <w:t xml:space="preserve"> </w:t>
        </w:r>
      </w:ins>
      <w:ins w:id="59" w:author="PR Preview" w:date="2024-01-01T00:00:00Z">
        <w:r>
          <w:t xml:space="preserve">on the difference scale.</w:t>
        </w:r>
      </w:ins>
      <w:ins w:id="59" w:author="PR Preview" w:date="2024-01-01T00:00:00Z">
        <w:r>
          <w:t xml:space="preserve"> </w:t>
        </w:r>
      </w:ins>
      <w:ins w:id="59" w:author="PR Preview" w:date="2024-01-01T00:00:00Z">
        <w:r>
          <w:t xml:space="preserve">The causal risk ratio is</w:t>
        </w:r>
      </w:ins>
      <w:ins w:id="59" w:author="PR Preview" w:date="2024-01-01T00:00:00Z">
        <w:r>
          <w:t xml:space="preserve"> </w:t>
        </w:r>
      </w:ins>
      <w:ins w:id="59" w:author="PR Preview" w:date="2024-01-01T00:00:00Z">
        <w:r>
          <w:rPr>
            <w:i/>
            <w:iCs/>
          </w:rPr>
          <w:t xml:space="preserve">not</w:t>
        </w:r>
      </w:ins>
      <w:ins w:id="59" w:author="PR Preview" w:date="2024-01-01T00:00:00Z">
        <w:r>
          <w:t xml:space="preserve"> </w:t>
        </w:r>
      </w:ins>
      <w:ins w:id="59" w:author="PR Preview" w:date="2024-01-01T00:00:00Z">
        <w:r>
          <w:t xml:space="preserve">the average of individual effects</w:t>
        </w:r>
      </w:ins>
      <w:ins w:id="59" w:author="PR Preview" w:date="2024-01-01T00:00:00Z">
        <w:r>
          <w:t xml:space="preserve"> </w:t>
        </w:r>
      </w:ins>
      <m:oMath>
        <m:sSup>
          <m:e>
            <m:r>
              <m:t>Y</m:t>
            </m:r>
          </m:e>
          <m:sup>
            <m:r>
              <m:t>a</m:t>
            </m:r>
            <m:r>
              <m:rPr>
                <m:sty m:val="p"/>
              </m:rPr>
              <m:t>=</m:t>
            </m:r>
            <m:r>
              <m:t>1</m:t>
            </m:r>
          </m:sup>
        </m:sSup>
        <m:r>
          <m:rPr>
            <m:sty m:val="p"/>
          </m:rPr>
          <m:t>/</m:t>
        </m:r>
        <m:sSup>
          <m:e>
            <m:r>
              <m:t>Y</m:t>
            </m:r>
          </m:e>
          <m:sup>
            <m:r>
              <m:t>a</m:t>
            </m:r>
            <m:r>
              <m:rPr>
                <m:sty m:val="p"/>
              </m:rPr>
              <m:t>=</m:t>
            </m:r>
            <m:r>
              <m:t>0</m:t>
            </m:r>
          </m:sup>
        </m:sSup>
      </m:oMath>
      <w:ins w:id="59" w:author="PR Preview" w:date="2024-01-01T00:00:00Z">
        <w:r>
          <w:t xml:space="preserve"> </w:t>
        </w:r>
      </w:ins>
      <w:ins w:id="59" w:author="PR Preview" w:date="2024-01-01T00:00:00Z">
        <w:r>
          <w:t xml:space="preserve">on the ratio scale: it measures the causal effect in the population but is not an average of any individual causal effects</w:t>
        </w:r>
      </w:ins>
      <w:ins w:id="59" w:author="PR Preview" w:date="2024-01-01T00:00:00Z">
        <w:r>
          <w:t xml:space="preserve"> </w:t>
        </w:r>
      </w:ins>
      <w:ins w:id="59" w:author="PR Preview" w:date="2024-01-01T00:00:00Z">
        <w:r>
          <w:t xml:space="preserve">(Hernán and Robins 2020, 7)</w:t>
        </w:r>
      </w:ins>
      <w:ins w:id="59" w:author="PR Preview" w:date="2024-01-01T00:00:00Z">
        <w:r>
          <w:t xml:space="preserve">.</w:t>
        </w:r>
      </w:ins>
    </w:p>
    <w:bookmarkStart w:id="28" w:name="which-measure"/>
    <w:p>
      <w:pPr>
        <w:pStyle w:val="Heading3"/>
      </w:pPr>
      <w:ins w:id="60" w:author="PR Preview" w:date="2024-01-01T00:00:00Z">
        <w:r>
          <w:t xml:space="preserve">3.1 Which Measure?</w:t>
        </w:r>
      </w:ins>
    </w:p>
    <w:p>
      <w:pPr>
        <w:pStyle w:val="FirstParagraph"/>
      </w:pPr>
      <w:ins w:id="61" w:author="PR Preview" w:date="2024-01-01T00:00:00Z">
        <w:r>
          <w:t xml:space="preserve">Each measure serves a purpose.</w:t>
        </w:r>
      </w:ins>
      <w:ins w:id="61" w:author="PR Preview" w:date="2024-01-01T00:00:00Z">
        <w:r>
          <w:t xml:space="preserve"> </w:t>
        </w:r>
      </w:ins>
      <w:ins w:id="61" w:author="PR Preview" w:date="2024-01-01T00:00:00Z">
        <w:r>
          <w:t xml:space="preserve">Suppose 3 in a million would develop the outcome if treated and 1 in a million if untreated:</w:t>
        </w:r>
      </w:ins>
    </w:p>
    <w:p>
      <w:pPr>
        <w:pStyle w:val="Compact"/>
        <w:numPr>
          <w:ilvl w:val="0"/>
          <w:numId w:val="1007"/>
        </w:numPr>
      </w:pPr>
      <w:ins w:id="62" w:author="PR Preview" w:date="2024-01-01T00:00:00Z">
        <w:r>
          <w:t xml:space="preserve">causal risk ratio</w:t>
        </w:r>
      </w:ins>
      <w:ins w:id="62" w:author="PR Preview" w:date="2024-01-01T00:00:00Z">
        <w:r>
          <w:t xml:space="preserve"> </w:t>
        </w:r>
      </w:ins>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ins w:id="62" w:author="PR Preview" w:date="2024-01-01T00:00:00Z">
        <w:r>
          <w:t xml:space="preserve">: treatment triples the risk (multiplicative scale);</w:t>
        </w:r>
      </w:ins>
    </w:p>
    <w:p>
      <w:pPr>
        <w:pStyle w:val="Compact"/>
        <w:numPr>
          <w:ilvl w:val="0"/>
          <w:numId w:val="1007"/>
        </w:numPr>
      </w:pPr>
      <w:ins w:id="63" w:author="PR Preview" w:date="2024-01-01T00:00:00Z">
        <w:r>
          <w:t xml:space="preserve">causal risk difference</w:t>
        </w:r>
      </w:ins>
      <w:ins w:id="63" w:author="PR Preview" w:date="2024-01-01T00:00:00Z">
        <w:r>
          <w:t xml:space="preserve"> </w:t>
        </w:r>
      </w:ins>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ins w:id="63" w:author="PR Preview" w:date="2024-01-01T00:00:00Z">
        <w:r>
          <w:t xml:space="preserve">: the absolute number of cases attributable to treatment (additive scale).</w:t>
        </w:r>
      </w:ins>
    </w:p>
    <w:p>
      <w:pPr>
        <w:pStyle w:val="FirstParagraph"/>
      </w:pPr>
      <w:ins w:id="64" w:author="PR Preview" w:date="2024-01-01T00:00:00Z">
        <w:r>
          <w:t xml:space="preserve">The choice of scale depends on the goal of the inference.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ins w:id="67" w:author="PR Preview" w:date="2024-01-01T00:00:00Z">
        <w:r>
          <w:t xml:space="preserve">Two liberties so far: the immortal Zeus cannot actually die, and real populations are much larger than 20.</w:t>
        </w:r>
      </w:ins>
      <w:ins w:id="67" w:author="PR Preview" w:date="2024-01-01T00:00:00Z">
        <w:r>
          <w:t xml:space="preserve"> </w:t>
        </w:r>
      </w:ins>
      <w:ins w:id="67" w:author="PR Preview" w:date="2024-01-01T00:00:00Z">
        <w:r>
          <w:t xml:space="preserve">In practice investigators collect data on a</w:t>
        </w:r>
      </w:ins>
      <w:ins w:id="67" w:author="PR Preview" w:date="2024-01-01T00:00:00Z">
        <w:r>
          <w:t xml:space="preserve"> </w:t>
        </w:r>
      </w:ins>
      <w:ins w:id="67" w:author="PR Preview" w:date="2024-01-01T00:00:00Z">
        <w:r>
          <w:rPr>
            <w:b/>
            <w:bCs/>
          </w:rPr>
          <w:t xml:space="preserve">sample</w:t>
        </w:r>
      </w:ins>
      <w:ins w:id="67" w:author="PR Preview" w:date="2024-01-01T00:00:00Z">
        <w:r>
          <w:t xml:space="preserve"> </w:t>
        </w:r>
      </w:ins>
      <w:ins w:id="67" w:author="PR Preview" w:date="2024-01-01T00:00:00Z">
        <w:r>
          <w:t xml:space="preserve">of the population of interest, so population risks can only be</w:t>
        </w:r>
      </w:ins>
      <w:ins w:id="67" w:author="PR Preview" w:date="2024-01-01T00:00:00Z">
        <w:r>
          <w:t xml:space="preserve"> </w:t>
        </w:r>
      </w:ins>
      <w:ins w:id="67" w:author="PR Preview" w:date="2024-01-01T00:00:00Z">
        <w:r>
          <w:rPr>
            <w:b/>
            <w:bCs/>
          </w:rPr>
          <w:t xml:space="preserve">estimated</w:t>
        </w:r>
      </w:ins>
      <w:ins w:id="67" w:author="PR Preview" w:date="2024-01-01T00:00:00Z">
        <w:r>
          <w:t xml:space="preserve">.</w:t>
        </w:r>
      </w:ins>
    </w:p>
    <w:bookmarkStart w:id="31" w:name="Xc87340f600f18d283856876f96e11189149f630"/>
    <w:p>
      <w:pPr>
        <w:pStyle w:val="Heading3"/>
      </w:pPr>
      <w:ins w:id="68" w:author="PR Preview" w:date="2024-01-01T00:00:00Z">
        <w:r>
          <w:t xml:space="preserve">4.1 First Source of Random Error: Sampling Variability</w:t>
        </w:r>
      </w:ins>
    </w:p>
    <w:p>
      <w:pPr>
        <w:pStyle w:val="FirstParagraph"/>
      </w:pPr>
      <w:ins w:id="69" w:author="PR Preview" w:date="2024-01-01T00:00:00Z">
        <w:r>
          <w:t xml:space="preserve">View the 20 individuals of Table 1.1 as a random sample from a near-infinite</w:t>
        </w:r>
      </w:ins>
      <w:ins w:id="69" w:author="PR Preview" w:date="2024-01-01T00:00:00Z">
        <w:r>
          <w:t xml:space="preserve"> </w:t>
        </w:r>
      </w:ins>
      <w:ins w:id="69" w:author="PR Preview" w:date="2024-01-01T00:00:00Z">
        <w:r>
          <w:rPr>
            <w:b/>
            <w:bCs/>
          </w:rPr>
          <w:t xml:space="preserve">super-population</w:t>
        </w:r>
      </w:ins>
      <w:ins w:id="69" w:author="PR Preview" w:date="2024-01-01T00:00:00Z">
        <w:r>
          <w:t xml:space="preserve">.</w:t>
        </w:r>
      </w:ins>
    </w:p>
    <w:p>
      <w:pPr>
        <w:pStyle w:val="Compact"/>
        <w:numPr>
          <w:ilvl w:val="0"/>
          <w:numId w:val="1009"/>
        </w:numPr>
      </w:pPr>
      <w:ins w:id="70" w:author="PR Preview" w:date="2024-01-01T00:00:00Z">
        <w:r>
          <w:t xml:space="preserve">Sample proportion:</w:t>
        </w:r>
      </w:ins>
      <w:ins w:id="70" w:author="PR Preview" w:date="2024-01-01T00:00:00Z">
        <w:r>
          <w:t xml:space="preserve"> </w:t>
        </w:r>
      </w:ins>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ins w:id="70" w:author="PR Preview" w:date="2024-01-01T00:00:00Z">
        <w:r>
          <w:t xml:space="preserve">.</w:t>
        </w:r>
      </w:ins>
    </w:p>
    <w:p>
      <w:pPr>
        <w:pStyle w:val="Compact"/>
        <w:numPr>
          <w:ilvl w:val="0"/>
          <w:numId w:val="1009"/>
        </w:numPr>
      </w:pPr>
      <w:ins w:id="71" w:author="PR Preview" w:date="2024-01-01T00:00:00Z">
        <w:r>
          <w:t xml:space="preserve">Super-population probability</w:t>
        </w:r>
      </w:ins>
      <w:ins w:id="71" w:author="PR Preview" w:date="2024-01-01T00:00:00Z">
        <w:r>
          <w:t xml:space="preserve"> </w:t>
        </w:r>
      </w:ins>
      <m:oMath>
        <m:r>
          <m:rPr>
            <m:sty m:val="p"/>
          </m:rPr>
          <m:t>Pr</m:t>
        </m:r>
        <m:r>
          <m:rPr>
            <m:sty m:val="p"/>
          </m:rPr>
          <m:t>[</m:t>
        </m:r>
        <m:sSup>
          <m:e>
            <m:r>
              <m:t>Y</m:t>
            </m:r>
          </m:e>
          <m:sup>
            <m:r>
              <m:t>a</m:t>
            </m:r>
            <m:r>
              <m:rPr>
                <m:sty m:val="p"/>
              </m:rPr>
              <m:t>=</m:t>
            </m:r>
            <m:r>
              <m:t>0</m:t>
            </m:r>
          </m:sup>
        </m:sSup>
        <m:r>
          <m:rPr>
            <m:sty m:val="p"/>
          </m:rPr>
          <m:t>=</m:t>
        </m:r>
        <m:r>
          <m:t>1</m:t>
        </m:r>
        <m:r>
          <m:rPr>
            <m:sty m:val="p"/>
          </m:rPr>
          <m:t>]</m:t>
        </m:r>
      </m:oMath>
      <w:ins w:id="71" w:author="PR Preview" w:date="2024-01-01T00:00:00Z">
        <w:r>
          <w:t xml:space="preserve"> </w:t>
        </w:r>
      </w:ins>
      <w:ins w:id="71" w:author="PR Preview" w:date="2024-01-01T00:00:00Z">
        <w:r>
          <w:t xml:space="preserve">need not equal it: it could be 0.57, with the sample giving 0.50 because of sampling variability.</w:t>
        </w:r>
      </w:ins>
    </w:p>
    <w:p>
      <w:pPr>
        <w:pStyle w:val="FirstParagraph"/>
      </w:pPr>
      <w:ins w:id="72" w:author="PR Preview" w:date="2024-01-01T00:00:00Z">
        <w:r>
          <w:t xml:space="preserve">The</w:t>
        </w:r>
      </w:ins>
      <w:ins w:id="72" w:author="PR Preview" w:date="2024-01-01T00:00:00Z">
        <w:r>
          <w:t xml:space="preserve"> </w:t>
        </w:r>
      </w:ins>
      <w:ins w:id="72" w:author="PR Preview" w:date="2024-01-01T00:00:00Z">
        <w:r>
          <w:t xml:space="preserve">“hat”</w:t>
        </w:r>
      </w:ins>
      <w:ins w:id="72" w:author="PR Preview" w:date="2024-01-01T00:00:00Z">
        <w:r>
          <w:t xml:space="preserve"> </w:t>
        </w:r>
      </w:ins>
      <w:ins w:id="72" w:author="PR Preview" w:date="2024-01-01T00:00:00Z">
        <w:r>
          <w:t xml:space="preserve">marks an</w:t>
        </w:r>
      </w:ins>
      <w:ins w:id="72" w:author="PR Preview" w:date="2024-01-01T00:00:00Z">
        <w:r>
          <w:t xml:space="preserve"> </w:t>
        </w:r>
      </w:ins>
      <w:ins w:id="72" w:author="PR Preview" w:date="2024-01-01T00:00:00Z">
        <w:r>
          <w:rPr>
            <w:b/>
            <w:bCs/>
          </w:rPr>
          <w:t xml:space="preserve">estimator</w:t>
        </w:r>
      </w:ins>
      <w:ins w:id="72" w:author="PR Preview" w:date="2024-01-01T00:00:00Z">
        <w:r>
          <w:t xml:space="preserve">:</w:t>
        </w:r>
      </w:ins>
      <w:ins w:id="72" w:author="PR Preview" w:date="2024-01-01T00:00:00Z">
        <w:r>
          <w:t xml:space="preserve"> </w:t>
        </w:r>
      </w:ins>
      <m:oMath>
        <m:acc>
          <m:accPr>
            <m:chr m:val="̂"/>
          </m:accPr>
          <m:e>
            <m:r>
              <m:rPr>
                <m:sty m:val="p"/>
              </m:rPr>
              <m:t>Pr</m:t>
            </m:r>
          </m:e>
        </m:acc>
        <m:r>
          <m:rPr>
            <m:sty m:val="p"/>
          </m:rPr>
          <m:t>[</m:t>
        </m:r>
        <m:sSup>
          <m:e>
            <m:r>
              <m:t>Y</m:t>
            </m:r>
          </m:e>
          <m:sup>
            <m:r>
              <m:t>a</m:t>
            </m:r>
          </m:sup>
        </m:sSup>
        <m:r>
          <m:rPr>
            <m:sty m:val="p"/>
          </m:rPr>
          <m:t>=</m:t>
        </m:r>
        <m:r>
          <m:t>1</m:t>
        </m:r>
        <m:r>
          <m:rPr>
            <m:sty m:val="p"/>
          </m:rPr>
          <m:t>]</m:t>
        </m:r>
      </m:oMath>
      <w:ins w:id="72" w:author="PR Preview" w:date="2024-01-01T00:00:00Z">
        <w:r>
          <w:t xml:space="preserve"> </w:t>
        </w:r>
      </w:ins>
      <w:ins w:id="72" w:author="PR Preview" w:date="2024-01-01T00:00:00Z">
        <w:r>
          <w:t xml:space="preserve">estimates</w:t>
        </w:r>
      </w:ins>
      <w:ins w:id="72" w:author="PR Preview" w:date="2024-01-01T00:00:00Z">
        <w:r>
          <w:t xml:space="preserve"> </w:t>
        </w:r>
      </w:ins>
      <m:oMath>
        <m:r>
          <m:rPr>
            <m:sty m:val="p"/>
          </m:rPr>
          <m:t>Pr</m:t>
        </m:r>
        <m:r>
          <m:rPr>
            <m:sty m:val="p"/>
          </m:rPr>
          <m:t>[</m:t>
        </m:r>
        <m:sSup>
          <m:e>
            <m:r>
              <m:t>Y</m:t>
            </m:r>
          </m:e>
          <m:sup>
            <m:r>
              <m:t>a</m:t>
            </m:r>
          </m:sup>
        </m:sSup>
        <m:r>
          <m:rPr>
            <m:sty m:val="p"/>
          </m:rPr>
          <m:t>=</m:t>
        </m:r>
        <m:r>
          <m:t>1</m:t>
        </m:r>
        <m:r>
          <m:rPr>
            <m:sty m:val="p"/>
          </m:rPr>
          <m:t>]</m:t>
        </m:r>
      </m:oMath>
      <w:ins w:id="72" w:author="PR Preview" w:date="2024-01-01T00:00:00Z">
        <w:r>
          <w:t xml:space="preserv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ins w:id="73" w:author="PR Preview" w:date="2024-01-01T00:00:00Z">
        <w:r>
          <w:t xml:space="preserve"> </w:t>
        </w:r>
      </w:ins>
      <w:ins w:id="73" w:author="PR Preview" w:date="2024-01-01T00:00:00Z">
        <w:r>
          <w:t xml:space="preserve">is consistent for</w:t>
        </w:r>
      </w:ins>
      <w:ins w:id="73" w:author="PR Preview" w:date="2024-01-01T00:00:00Z">
        <w:r>
          <w:t xml:space="preserve"> </w:t>
        </w:r>
      </w:ins>
      <m:oMath>
        <m:r>
          <m:rPr>
            <m:sty m:val="p"/>
          </m:rPr>
          <m:t>Pr</m:t>
        </m:r>
        <m:r>
          <m:rPr>
            <m:sty m:val="p"/>
          </m:rPr>
          <m:t>[</m:t>
        </m:r>
        <m:sSup>
          <m:e>
            <m:r>
              <m:t>Y</m:t>
            </m:r>
          </m:e>
          <m:sup>
            <m:r>
              <m:t>a</m:t>
            </m:r>
          </m:sup>
        </m:sSup>
        <m:r>
          <m:rPr>
            <m:sty m:val="p"/>
          </m:rPr>
          <m:t>=</m:t>
        </m:r>
        <m:r>
          <m:t>1</m:t>
        </m:r>
        <m:r>
          <m:rPr>
            <m:sty m:val="p"/>
          </m:rPr>
          <m:t>]</m:t>
        </m:r>
      </m:oMath>
      <w:ins w:id="73" w:author="PR Preview" w:date="2024-01-01T00:00:00Z">
        <w:r>
          <w:t xml:space="preserve"> </w:t>
        </w:r>
      </w:ins>
      <w:ins w:id="73" w:author="PR Preview" w:date="2024-01-01T00:00:00Z">
        <w:r>
          <w:t xml:space="preserve">because sampling error is random and obeys the law of large numbers.</w:t>
        </w:r>
      </w:ins>
    </w:p>
    <w:p>
      <w:pPr>
        <w:pStyle w:val="BodyText"/>
      </w:pPr>
      <w:ins w:id="74" w:author="PR Preview" w:date="2024-01-01T00:00:00Z">
        <w:r>
          <w:t xml:space="preserve">Caution:</w:t>
        </w:r>
      </w:ins>
      <w:ins w:id="74" w:author="PR Preview" w:date="2024-01-01T00:00:00Z">
        <w:r>
          <w:t xml:space="preserve"> </w:t>
        </w:r>
      </w:ins>
      <w:ins w:id="74" w:author="PR Preview" w:date="2024-01-01T00:00:00Z">
        <w:r>
          <w:t xml:space="preserve">“consistency”</w:t>
        </w:r>
      </w:ins>
      <w:ins w:id="74" w:author="PR Preview" w:date="2024-01-01T00:00:00Z">
        <w:r>
          <w:t xml:space="preserve"> </w:t>
        </w:r>
      </w:ins>
      <w:ins w:id="74" w:author="PR Preview" w:date="2024-01-01T00:00:00Z">
        <w:r>
          <w:t xml:space="preserve">of an estimator has a different meaning from</w:t>
        </w:r>
      </w:ins>
      <w:ins w:id="74" w:author="PR Preview" w:date="2024-01-01T00:00:00Z">
        <w:r>
          <w:t xml:space="preserve"> </w:t>
        </w:r>
      </w:ins>
      <w:ins w:id="74" w:author="PR Preview" w:date="2024-01-01T00:00:00Z">
        <w:r>
          <w:t xml:space="preserve">“consistency”</w:t>
        </w:r>
      </w:ins>
      <w:ins w:id="74" w:author="PR Preview" w:date="2024-01-01T00:00:00Z">
        <w:r>
          <w:t xml:space="preserve"> </w:t>
        </w:r>
      </w:ins>
      <w:ins w:id="74" w:author="PR Preview" w:date="2024-01-01T00:00:00Z">
        <w:r>
          <w:t xml:space="preserve">of counterfactual outcomes (</w:t>
        </w:r>
      </w:ins>
      <w:hyperlink w:anchor="def-consistency-ch1">
        <w:r>
          <w:rPr>
            <w:rStyle w:val="Hyperlink"/>
          </w:rPr>
          <w:t xml:space="preserve">Definition 2</w:t>
        </w:r>
      </w:hyperlink>
      <w:ins w:id="74" w:author="PR Preview" w:date="2024-01-01T00:00:00Z">
        <w:r>
          <w:t xml:space="preserve">)</w:t>
        </w:r>
      </w:ins>
      <w:ins w:id="74" w:author="PR Preview" w:date="2024-01-01T00:00:00Z">
        <w:r>
          <w:t xml:space="preserve"> </w:t>
        </w:r>
      </w:ins>
      <w:ins w:id="74" w:author="PR Preview" w:date="2024-01-01T00:00:00Z">
        <w:r>
          <w:t xml:space="preserve">(Hernán and Robins 2020, 9)</w:t>
        </w:r>
      </w:ins>
      <w:ins w:id="74" w:author="PR Preview" w:date="2024-01-01T00:00:00Z">
        <w:r>
          <w:t xml:space="preserve">.</w:t>
        </w:r>
      </w:ins>
    </w:p>
    <w:p>
      <w:pPr>
        <w:pStyle w:val="BodyText"/>
      </w:pPr>
      <w:ins w:id="75" w:author="PR Preview" w:date="2024-01-01T00:00:00Z">
        <w:r>
          <w:t xml:space="preserve">Because super-population probabilities can only be consistently estimated, never computed, we cannot conclude with certainty that there is or is not a causal effect;</w:t>
        </w:r>
      </w:ins>
      <w:ins w:id="75" w:author="PR Preview" w:date="2024-01-01T00:00:00Z">
        <w:r>
          <w:t xml:space="preserve"> </w:t>
        </w:r>
      </w:ins>
      <w:ins w:id="75" w:author="PR Preview" w:date="2024-01-01T00:00:00Z">
        <w:r>
          <w:t xml:space="preserve">a statistical procedure is needed to evaluate the evidence about the causal null hypothesis</w:t>
        </w:r>
      </w:ins>
      <w:ins w:id="75"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ins w:id="75" w:author="PR Preview" w:date="2024-01-01T00:00:00Z">
        <w:r>
          <w:t xml:space="preserve"> </w:t>
        </w:r>
      </w:ins>
      <w:ins w:id="75" w:author="PR Preview" w:date="2024-01-01T00:00:00Z">
        <w:r>
          <w:t xml:space="preserve">(Chapter 10).</w:t>
        </w:r>
      </w:ins>
    </w:p>
    <w:bookmarkEnd w:id="31"/>
    <w:bookmarkStart w:id="32" w:name="X3b00b9af376aef1a178df4c44710a6a3f7e85a9"/>
    <w:p>
      <w:pPr>
        <w:pStyle w:val="Heading3"/>
      </w:pPr>
      <w:ins w:id="76" w:author="PR Preview" w:date="2024-01-01T00:00:00Z">
        <w:r>
          <w:t xml:space="preserve">4.2 Second Source of Random Error: Nondeterministic Counterfactuals</w:t>
        </w:r>
      </w:ins>
    </w:p>
    <w:p>
      <w:pPr>
        <w:pStyle w:val="FirstParagraph"/>
      </w:pPr>
      <w:ins w:id="77" w:author="PR Preview" w:date="2024-01-01T00:00:00Z">
        <w:r>
          <w:t xml:space="preserve">So far counterfactual outcomes are</w:t>
        </w:r>
      </w:ins>
      <w:ins w:id="77" w:author="PR Preview" w:date="2024-01-01T00:00:00Z">
        <w:r>
          <w:t xml:space="preserve"> </w:t>
        </w:r>
      </w:ins>
      <w:ins w:id="77" w:author="PR Preview" w:date="2024-01-01T00:00:00Z">
        <w:r>
          <w:rPr>
            <w:b/>
            <w:bCs/>
          </w:rPr>
          <w:t xml:space="preserve">deterministic</w:t>
        </w:r>
      </w:ins>
      <w:ins w:id="77" w:author="PR Preview" w:date="2024-01-01T00:00:00Z">
        <w:r>
          <w:t xml:space="preserve">: Zeus has a 100% chance of dying if treated and 0% if untreated.</w:t>
        </w:r>
      </w:ins>
    </w:p>
    <w:p>
      <w:pPr>
        <w:pStyle w:val="BodyText"/>
      </w:pPr>
      <w:ins w:id="78" w:author="PR Preview" w:date="2024-01-01T00:00:00Z">
        <w:r>
          <w:t xml:space="preserve">Alternatively, Zeus could have a 90% chance of dying if treated and 10% if untreated.</w:t>
        </w:r>
      </w:ins>
      <w:ins w:id="78" w:author="PR Preview" w:date="2024-01-01T00:00:00Z">
        <w:r>
          <w:t xml:space="preserve"> </w:t>
        </w:r>
      </w:ins>
      <w:ins w:id="78" w:author="PR Preview" w:date="2024-01-01T00:00:00Z">
        <w:r>
          <w:t xml:space="preserve">Then his counterfactual outcomes are</w:t>
        </w:r>
      </w:ins>
      <w:ins w:id="78" w:author="PR Preview" w:date="2024-01-01T00:00:00Z">
        <w:r>
          <w:t xml:space="preserve"> </w:t>
        </w:r>
      </w:ins>
      <w:ins w:id="78" w:author="PR Preview" w:date="2024-01-01T00:00:00Z">
        <w:r>
          <w:rPr>
            <w:b/>
            <w:bCs/>
          </w:rPr>
          <w:t xml:space="preserve">stochastic</w:t>
        </w:r>
      </w:ins>
      <w:ins w:id="78" w:author="PR Preview" w:date="2024-01-01T00:00:00Z">
        <w:r>
          <w:t xml:space="preserve"> </w:t>
        </w:r>
      </w:ins>
      <w:ins w:id="78" w:author="PR Preview" w:date="2024-01-01T00:00:00Z">
        <w:r>
          <w:t xml:space="preserve">(nondeterministic), and the values in Table 1.1 are realizations of</w:t>
        </w:r>
      </w:ins>
      <w:ins w:id="78" w:author="PR Preview" w:date="2024-01-01T00:00:00Z">
        <w:r>
          <w:t xml:space="preserve"> </w:t>
        </w:r>
      </w:ins>
      <w:ins w:id="78" w:author="PR Preview" w:date="2024-01-01T00:00:00Z">
        <w:r>
          <w:t xml:space="preserve">“random flips of mortality coins.”</w:t>
        </w:r>
      </w:ins>
      <w:ins w:id="78" w:author="PR Preview" w:date="2024-01-01T00:00:00Z">
        <w:r>
          <w:t xml:space="preserve"> </w:t>
        </w:r>
      </w:ins>
      <w:ins w:id="78" w:author="PR Preview" w:date="2024-01-01T00:00:00Z">
        <w:r>
          <w:t xml:space="preserve">These probabilities would likely vary across individuals.</w:t>
        </w:r>
      </w:ins>
    </w:p>
    <w:p>
      <w:pPr>
        <w:pStyle w:val="BodyText"/>
      </w:pPr>
      <w:ins w:id="79" w:author="PR Preview" w:date="2024-01-01T00:00:00Z">
        <w:r>
          <w:t xml:space="preserve">Quantum mechanics, unlike classical mechanics, holds that outcomes are inherently nondeterministic: if Zeus’s quantum mechanical probability of dying is 90%, no amount of data about Zeus removes the uncertainty about whether he will die if treated</w:t>
        </w:r>
      </w:ins>
      <w:ins w:id="79" w:author="PR Preview" w:date="2024-01-01T00:00:00Z">
        <w:r>
          <w:t xml:space="preserve"> </w:t>
        </w:r>
      </w:ins>
      <w:ins w:id="79" w:author="PR Preview" w:date="2024-01-01T00:00:00Z">
        <w:r>
          <w:t xml:space="preserve">(Hernán and Robins 2020, 9)</w:t>
        </w:r>
      </w:ins>
      <w:ins w:id="79" w:author="PR Preview" w:date="2024-01-01T00:00:00Z">
        <w:r>
          <w:t xml:space="preserve">.</w:t>
        </w:r>
      </w:ins>
    </w:p>
    <w:bookmarkEnd w:id="32"/>
    <w:bookmarkStart w:id="35" w:name="simplifying-assumptions-until-chapter-10"/>
    <w:p>
      <w:pPr>
        <w:pStyle w:val="Heading3"/>
      </w:pPr>
      <w:ins w:id="80" w:author="PR Preview" w:date="2024-01-01T00:00:00Z">
        <w:r>
          <w:t xml:space="preserve">4.3 Simplifying Assumptions Until Chapter 10</w:t>
        </w:r>
      </w:ins>
    </w:p>
    <w:p>
      <w:pPr>
        <w:pStyle w:val="FirstParagraph"/>
      </w:pPr>
      <w:ins w:id="81" w:author="PR Preview" w:date="2024-01-01T00:00:00Z">
        <w:r>
          <w:t xml:space="preserve">Random error comes from sampling variability, nondeterministic counterfactuals, or both.</w:t>
        </w:r>
      </w:ins>
      <w:ins w:id="81" w:author="PR Preview" w:date="2024-01-01T00:00:00Z">
        <w:r>
          <w:t xml:space="preserve"> </w:t>
        </w:r>
      </w:ins>
      <w:ins w:id="81" w:author="PR Preview" w:date="2024-01-01T00:00:00Z">
        <w:r>
          <w:t xml:space="preserve">Until Chapter 10, the book assumes:</w:t>
        </w:r>
      </w:ins>
    </w:p>
    <w:p>
      <w:pPr>
        <w:pStyle w:val="Compact"/>
        <w:numPr>
          <w:ilvl w:val="0"/>
          <w:numId w:val="1010"/>
        </w:numPr>
      </w:pPr>
      <w:ins w:id="82" w:author="PR Preview" w:date="2024-01-01T00:00:00Z">
        <w:r>
          <w:t xml:space="preserve">counterfactual outcomes are deterministic; and</w:t>
        </w:r>
      </w:ins>
    </w:p>
    <w:p>
      <w:pPr>
        <w:pStyle w:val="Compact"/>
        <w:numPr>
          <w:ilvl w:val="0"/>
          <w:numId w:val="1010"/>
        </w:numPr>
      </w:pPr>
      <w:ins w:id="83" w:author="PR Preview" w:date="2024-01-01T00:00:00Z">
        <w:r>
          <w:t xml:space="preserve">we have data on every individual in a very large super-population, e.g. the 20 individuals stand for 20 billion, with 1 billion identical to Zeus, 1 billion identical to Hera, and so on.</w:t>
        </w:r>
      </w:ins>
    </w:p>
    <w:p>
      <w:pPr>
        <w:pStyle w:val="FirstParagraph"/>
      </w:pPr>
      <w:ins w:id="84" w:author="PR Preview" w:date="2024-01-01T00:00:00Z">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ins>
      <w:ins w:id="84" w:author="PR Preview" w:date="2024-01-01T00:00:00Z">
        <w:r>
          <w:t xml:space="preserve"> </w:t>
        </w:r>
      </w:ins>
      <w:ins w:id="84" w:author="PR Preview" w:date="2024-01-01T00:00:00Z">
        <w:r>
          <w:t xml:space="preserve">Super-population effects are usually the effects of substantive interest</w:t>
        </w:r>
      </w:ins>
      <w:ins w:id="84" w:author="PR Preview" w:date="2024-01-01T00:00:00Z">
        <w:r>
          <w:t xml:space="preserve"> </w:t>
        </w:r>
      </w:ins>
      <w:ins w:id="84" w:author="PR Preview" w:date="2024-01-01T00:00:00Z">
        <w:r>
          <w:t xml:space="preserve">(Hernán and Robins 2020, 9)</w:t>
        </w:r>
      </w:ins>
      <w:ins w:id="84" w:author="PR Preview" w:date="2024-01-01T00:00:00Z">
        <w:r>
          <w:t xml:space="preserv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ins w:id="87" w:author="PR Preview" w:date="2024-01-01T00:00:00Z">
        <w:r>
          <w:t xml:space="preserve">Real data do not look like Table 1.1: we observe only one of each individual’s counterfactual outcomes, the one for the treatment actually received.</w:t>
        </w:r>
      </w:ins>
      <w:ins w:id="87" w:author="PR Preview" w:date="2024-01-01T00:00:00Z">
        <w:r>
          <w:t xml:space="preserve"> </w:t>
        </w:r>
      </w:ins>
      <w:ins w:id="87" w:author="PR Preview" w:date="2024-01-01T00:00:00Z">
        <w:r>
          <w:t xml:space="preserve">We observe the treatment</w:t>
        </w:r>
      </w:ins>
      <w:ins w:id="87" w:author="PR Preview" w:date="2024-01-01T00:00:00Z">
        <w:r>
          <w:t xml:space="preserve"> </w:t>
        </w:r>
      </w:ins>
      <m:oMath>
        <m:r>
          <m:t>A</m:t>
        </m:r>
      </m:oMath>
      <w:ins w:id="87" w:author="PR Preview" w:date="2024-01-01T00:00:00Z">
        <w:r>
          <w:t xml:space="preserve"> </w:t>
        </w:r>
      </w:ins>
      <w:ins w:id="87" w:author="PR Preview" w:date="2024-01-01T00:00:00Z">
        <w:r>
          <w:t xml:space="preserve">and the outcome</w:t>
        </w:r>
      </w:ins>
      <w:ins w:id="87" w:author="PR Preview" w:date="2024-01-01T00:00:00Z">
        <w:r>
          <w:t xml:space="preserve"> </w:t>
        </w:r>
      </w:ins>
      <m:oMath>
        <m:r>
          <m:t>Y</m:t>
        </m:r>
      </m:oMath>
      <w:ins w:id="87" w:author="PR Preview" w:date="2024-01-01T00:00:00Z">
        <w:r>
          <w:t xml:space="preserve">, as in Table 1.2.</w:t>
        </w:r>
      </w:ins>
    </w:p>
    <w:p>
      <w:pPr>
        <w:pStyle w:val="BodyText"/>
      </w:pPr>
      <w:ins w:id="88" w:author="PR Preview" w:date="2024-01-01T00:00:00Z">
        <w:r>
          <w:t xml:space="preserve">The conditional probability</w:t>
        </w:r>
      </w:ins>
      <w:ins w:id="88"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a</m:t>
        </m:r>
        <m:r>
          <m:rPr>
            <m:sty m:val="p"/>
          </m:rPr>
          <m:t>]</m:t>
        </m:r>
      </m:oMath>
      <w:ins w:id="88" w:author="PR Preview" w:date="2024-01-01T00:00:00Z">
        <w:r>
          <w:t xml:space="preserve"> </w:t>
        </w:r>
      </w:ins>
      <w:ins w:id="88" w:author="PR Preview" w:date="2024-01-01T00:00:00Z">
        <w:r>
          <w:t xml:space="preserve">is the proportion who developed the outcome among those who happened to receive treatment</w:t>
        </w:r>
      </w:ins>
      <w:ins w:id="88" w:author="PR Preview" w:date="2024-01-01T00:00:00Z">
        <w:r>
          <w:t xml:space="preserve"> </w:t>
        </w:r>
      </w:ins>
      <m:oMath>
        <m:r>
          <m:t>a</m:t>
        </m:r>
      </m:oMath>
      <w:ins w:id="88" w:author="PR Preview" w:date="2024-01-01T00:00:00Z">
        <w:r>
          <w:t xml:space="preserve">:</w:t>
        </w:r>
      </w:ins>
    </w:p>
    <w:p>
      <w:pPr>
        <w:pStyle w:val="Compact"/>
        <w:numPr>
          <w:ilvl w:val="0"/>
          <w:numId w:val="1011"/>
        </w:numPr>
      </w:pPr>
      <w:ins w:id="89" w:author="PR Preview" w:date="2024-01-01T00:00:00Z">
        <w:r>
          <w:t xml:space="preserve">7 of the 13 treated died:</w:t>
        </w:r>
      </w:ins>
      <w:ins w:id="89"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ins w:id="89" w:author="PR Preview" w:date="2024-01-01T00:00:00Z">
        <w:r>
          <w:t xml:space="preserve">;</w:t>
        </w:r>
      </w:ins>
    </w:p>
    <w:p>
      <w:pPr>
        <w:pStyle w:val="Compact"/>
        <w:numPr>
          <w:ilvl w:val="0"/>
          <w:numId w:val="1011"/>
        </w:numPr>
      </w:pPr>
      <w:ins w:id="90" w:author="PR Preview" w:date="2024-01-01T00:00:00Z">
        <w:r>
          <w:t xml:space="preserve">3 of the 7 untreated died:</w:t>
        </w:r>
      </w:ins>
      <w:ins w:id="90"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ins w:id="90" w:author="PR Preview" w:date="2024-01-01T00:00:00Z">
        <w:r>
          <w:t xml:space="preserve">.</w:t>
        </w:r>
      </w:ins>
    </w:p>
    <w:bookmarkStart w:id="38" w:name="independence-and-association"/>
    <w:p>
      <w:pPr>
        <w:pStyle w:val="Heading3"/>
      </w:pPr>
      <w:ins w:id="91" w:author="PR Preview" w:date="2024-01-01T00:00:00Z">
        <w:r>
          <w:t xml:space="preserve">5.1 Independence and Association</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ins w:id="92" w:author="PR Preview" w:date="2024-01-01T00:00:00Z">
        <w:r>
          <w:t xml:space="preserve">Equivalent statements of independence:</w:t>
        </w:r>
      </w:ins>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ins w:id="93" w:author="PR Preview" w:date="2024-01-01T00:00:00Z">
        <w:r>
          <w:t xml:space="preserve">​</w:t>
        </w:r>
      </w:ins>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ins w:id="94" w:author="PR Preview" w:date="2024-01-01T00:00:00Z">
        <w:r>
          <w:t xml:space="preserve">​</w:t>
        </w:r>
      </w:ins>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ins w:id="95" w:author="PR Preview" w:date="2024-01-01T00:00:00Z">
        <w:r>
          <w:t xml:space="preserve">​</w:t>
        </w:r>
      </w:ins>
    </w:p>
    <w:p>
      <w:pPr>
        <w:pStyle w:val="FirstParagraph"/>
      </w:pPr>
      <w:ins w:id="96" w:author="PR Preview" w:date="2024-01-01T00:00:00Z">
        <w:r>
          <w:t xml:space="preserve">The left-hand sides are the</w:t>
        </w:r>
      </w:ins>
      <w:ins w:id="96" w:author="PR Preview" w:date="2024-01-01T00:00:00Z">
        <w:r>
          <w:t xml:space="preserve"> </w:t>
        </w:r>
      </w:ins>
      <w:ins w:id="96" w:author="PR Preview" w:date="2024-01-01T00:00:00Z">
        <w:r>
          <w:rPr>
            <w:b/>
            <w:bCs/>
          </w:rPr>
          <w:t xml:space="preserve">associational</w:t>
        </w:r>
      </w:ins>
      <w:ins w:id="96" w:author="PR Preview" w:date="2024-01-01T00:00:00Z">
        <w:r>
          <w:t xml:space="preserve"> </w:t>
        </w:r>
      </w:ins>
      <w:ins w:id="96" w:author="PR Preview" w:date="2024-01-01T00:00:00Z">
        <w:r>
          <w:t xml:space="preserve">risk difference, risk ratio, and odds ratio, collectively</w:t>
        </w:r>
      </w:ins>
      <w:ins w:id="96" w:author="PR Preview" w:date="2024-01-01T00:00:00Z">
        <w:r>
          <w:t xml:space="preserve"> </w:t>
        </w:r>
      </w:ins>
      <w:ins w:id="96" w:author="PR Preview" w:date="2024-01-01T00:00:00Z">
        <w:r>
          <w:rPr>
            <w:b/>
            <w:bCs/>
          </w:rPr>
          <w:t xml:space="preserve">association measures</w:t>
        </w:r>
      </w:ins>
      <w:ins w:id="96" w:author="PR Preview" w:date="2024-01-01T00:00:00Z">
        <w:r>
          <w:t xml:space="preserve">.</w:t>
        </w:r>
      </w:ins>
      <w:ins w:id="96" w:author="PR Preview" w:date="2024-01-01T00:00:00Z">
        <w:r>
          <w:t xml:space="preserve"> </w:t>
        </w:r>
      </w:ins>
      <m:oMath>
        <m:r>
          <m:t>A</m:t>
        </m:r>
      </m:oMath>
      <w:ins w:id="96" w:author="PR Preview" w:date="2024-01-01T00:00:00Z">
        <w:r>
          <w:t xml:space="preserve"> </w:t>
        </w:r>
      </w:ins>
      <w:ins w:id="96" w:author="PR Preview" w:date="2024-01-01T00:00:00Z">
        <w:r>
          <w:t xml:space="preserve">and</w:t>
        </w:r>
      </w:ins>
      <w:ins w:id="96" w:author="PR Preview" w:date="2024-01-01T00:00:00Z">
        <w:r>
          <w:t xml:space="preserve"> </w:t>
        </w:r>
      </w:ins>
      <m:oMath>
        <m:r>
          <m:t>Y</m:t>
        </m:r>
      </m:oMath>
      <w:ins w:id="96" w:author="PR Preview" w:date="2024-01-01T00:00:00Z">
        <w:r>
          <w:t xml:space="preserve"> </w:t>
        </w:r>
      </w:ins>
      <w:ins w:id="96" w:author="PR Preview" w:date="2024-01-01T00:00:00Z">
        <w:r>
          <w:t xml:space="preserve">are</w:t>
        </w:r>
      </w:ins>
      <w:ins w:id="96" w:author="PR Preview" w:date="2024-01-01T00:00:00Z">
        <w:r>
          <w:t xml:space="preserve"> </w:t>
        </w:r>
      </w:ins>
      <w:ins w:id="96" w:author="PR Preview" w:date="2024-01-01T00:00:00Z">
        <w:r>
          <w:rPr>
            <w:b/>
            <w:bCs/>
          </w:rPr>
          <w:t xml:space="preserve">associated</w:t>
        </w:r>
      </w:ins>
      <w:ins w:id="96" w:author="PR Preview" w:date="2024-01-01T00:00:00Z">
        <w:r>
          <w:t xml:space="preserve"> </w:t>
        </w:r>
      </w:ins>
      <w:ins w:id="96" w:author="PR Preview" w:date="2024-01-01T00:00:00Z">
        <w:r>
          <w:t xml:space="preserve">(dependent) when</w:t>
        </w:r>
      </w:ins>
      <w:ins w:id="96"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ins w:id="96" w:author="PR Preview" w:date="2024-01-01T00:00:00Z">
        <w:r>
          <w:t xml:space="preserve">.</w:t>
        </w:r>
      </w:ins>
    </w:p>
    <w:p>
      <w:pPr>
        <w:pStyle w:val="BodyText"/>
      </w:pPr>
      <w:ins w:id="97" w:author="PR Preview" w:date="2024-01-01T00:00:00Z">
        <w:r>
          <w:t xml:space="preserve">Dawid (1979) introduced the symbol</w:t>
        </w:r>
      </w:ins>
      <w:ins w:id="97" w:author="PR Preview" w:date="2024-01-01T00:00:00Z">
        <w:r>
          <w:t xml:space="preserve"> </w:t>
        </w:r>
      </w:ins>
      <m:oMath>
        <m:r>
          <m:rPr>
            <m:sty m:val="p"/>
          </m:rPr>
          <m:t>⟂</m:t>
        </m:r>
        <m:r>
          <m:t>​</m:t>
        </m:r>
        <m:r>
          <m:t>​</m:t>
        </m:r>
        <m:r>
          <m:t>​</m:t>
        </m:r>
        <m:r>
          <m:rPr>
            <m:sty m:val="p"/>
          </m:rPr>
          <m:t>⟂</m:t>
        </m:r>
      </m:oMath>
      <w:ins w:id="97" w:author="PR Preview" w:date="2024-01-01T00:00:00Z">
        <w:r>
          <w:t xml:space="preserve"> </w:t>
        </w:r>
      </w:ins>
      <w:ins w:id="97" w:author="PR Preview" w:date="2024-01-01T00:00:00Z">
        <w:r>
          <w:t xml:space="preserve">for independence.</w:t>
        </w:r>
      </w:ins>
      <w:ins w:id="97" w:author="PR Preview" w:date="2024-01-01T00:00:00Z">
        <w:r>
          <w:t xml:space="preserve"> </w:t>
        </w:r>
      </w:ins>
      <w:ins w:id="97" w:author="PR Preview" w:date="2024-01-01T00:00:00Z">
        <w:r>
          <w:t xml:space="preserve">For a continuous outcome,</w:t>
        </w:r>
      </w:ins>
      <w:ins w:id="97" w:author="PR Preview" w:date="2024-01-01T00:00:00Z">
        <w:r>
          <w:t xml:space="preserve"> </w:t>
        </w:r>
      </w:ins>
      <w:ins w:id="97" w:author="PR Preview" w:date="2024-01-01T00:00:00Z">
        <w:r>
          <w:rPr>
            <w:b/>
            <w:bCs/>
          </w:rPr>
          <w:t xml:space="preserve">mean independence</w:t>
        </w:r>
      </w:ins>
      <w:ins w:id="97" w:author="PR Preview" w:date="2024-01-01T00:00:00Z">
        <w:r>
          <w:t xml:space="preserve"> </w:t>
        </w:r>
      </w:ins>
      <w:ins w:id="97" w:author="PR Preview" w:date="2024-01-01T00:00:00Z">
        <w:r>
          <w:t xml:space="preserve">is</w:t>
        </w:r>
      </w:ins>
      <w:ins w:id="97" w:author="PR Preview" w:date="2024-01-01T00:00:00Z">
        <w:r>
          <w:t xml:space="preserve"> </w:t>
        </w:r>
      </w:ins>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ins w:id="97" w:author="PR Preview" w:date="2024-01-01T00:00:00Z">
        <w:r>
          <w:t xml:space="preserve">;</w:t>
        </w:r>
      </w:ins>
      <w:ins w:id="97" w:author="PR Preview" w:date="2024-01-01T00:00:00Z">
        <w:r>
          <w:t xml:space="preserve"> </w:t>
        </w:r>
      </w:ins>
      <w:ins w:id="97" w:author="PR Preview" w:date="2024-01-01T00:00:00Z">
        <w:r>
          <w:t xml:space="preserve">for dichotomous outcomes, independence and mean independence coincide.</w:t>
        </w:r>
      </w:ins>
      <w:ins w:id="97" w:author="PR Preview" w:date="2024-01-01T00:00:00Z">
        <w:r>
          <w:t xml:space="preserve"> </w:t>
        </w:r>
      </w:ins>
      <w:ins w:id="97" w:author="PR Preview" w:date="2024-01-01T00:00:00Z">
        <w:r>
          <w:t xml:space="preserve">So association can be written</w:t>
        </w:r>
      </w:ins>
      <w:ins w:id="97" w:author="PR Preview" w:date="2024-01-01T00:00:00Z">
        <w:r>
          <w:t xml:space="preserve"> </w:t>
        </w:r>
      </w:ins>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ins w:id="97" w:author="PR Preview" w:date="2024-01-01T00:00:00Z">
        <w:r>
          <w:t xml:space="preserve"> </w:t>
        </w:r>
      </w:ins>
      <w:ins w:id="97" w:author="PR Preview" w:date="2024-01-01T00:00:00Z">
        <w:r>
          <w:t xml:space="preserve">for both kinds of outcome.</w:t>
        </w:r>
      </w:ins>
      <w:ins w:id="97" w:author="PR Preview" w:date="2024-01-01T00:00:00Z">
        <w:r>
          <w:t xml:space="preserve"> </w:t>
        </w:r>
      </w:ins>
      <w:ins w:id="97" w:author="PR Preview" w:date="2024-01-01T00:00:00Z">
        <w:r>
          <w:t xml:space="preserve">For binary</w:t>
        </w:r>
      </w:ins>
      <w:ins w:id="97" w:author="PR Preview" w:date="2024-01-01T00:00:00Z">
        <w:r>
          <w:t xml:space="preserve"> </w:t>
        </w:r>
      </w:ins>
      <m:oMath>
        <m:r>
          <m:t>A</m:t>
        </m:r>
      </m:oMath>
      <w:ins w:id="97" w:author="PR Preview" w:date="2024-01-01T00:00:00Z">
        <w:r>
          <w:t xml:space="preserve">,</w:t>
        </w:r>
      </w:ins>
      <w:ins w:id="97" w:author="PR Preview" w:date="2024-01-01T00:00:00Z">
        <w:r>
          <w:t xml:space="preserve"> </w:t>
        </w:r>
      </w:ins>
      <m:oMath>
        <m:r>
          <m:t>Y</m:t>
        </m:r>
      </m:oMath>
      <w:ins w:id="97" w:author="PR Preview" w:date="2024-01-01T00:00:00Z">
        <w:r>
          <w:t xml:space="preserve"> </w:t>
        </w:r>
      </w:ins>
      <w:ins w:id="97" w:author="PR Preview" w:date="2024-01-01T00:00:00Z">
        <w:r>
          <w:t xml:space="preserve">and</w:t>
        </w:r>
      </w:ins>
      <w:ins w:id="97" w:author="PR Preview" w:date="2024-01-01T00:00:00Z">
        <w:r>
          <w:t xml:space="preserve"> </w:t>
        </w:r>
      </w:ins>
      <m:oMath>
        <m:r>
          <m:t>A</m:t>
        </m:r>
      </m:oMath>
      <w:ins w:id="97" w:author="PR Preview" w:date="2024-01-01T00:00:00Z">
        <w:r>
          <w:t xml:space="preserve"> </w:t>
        </w:r>
      </w:ins>
      <w:ins w:id="97" w:author="PR Preview" w:date="2024-01-01T00:00:00Z">
        <w:r>
          <w:t xml:space="preserve">are not associated if and only if they are uncorrelated</w:t>
        </w:r>
      </w:ins>
      <w:ins w:id="97" w:author="PR Preview" w:date="2024-01-01T00:00:00Z">
        <w:r>
          <w:t xml:space="preserve"> </w:t>
        </w:r>
      </w:ins>
      <w:ins w:id="97" w:author="PR Preview" w:date="2024-01-01T00:00:00Z">
        <w:r>
          <w:t xml:space="preserve">(Hernán and Robins 2020, 10–11)</w:t>
        </w:r>
      </w:ins>
      <w:ins w:id="97" w:author="PR Preview" w:date="2024-01-01T00:00:00Z">
        <w:r>
          <w:t xml:space="preserve">.</w:t>
        </w:r>
      </w:ins>
    </w:p>
    <w:bookmarkEnd w:id="38"/>
    <w:bookmarkStart w:id="39" w:name="association-measures-in-zeuss-family"/>
    <w:p>
      <w:pPr>
        <w:pStyle w:val="Heading3"/>
      </w:pPr>
      <w:ins w:id="98" w:author="PR Preview" w:date="2024-01-01T00:00:00Z">
        <w:r>
          <w:t xml:space="preserve">5.2 Association Measures in Zeus’s Family</w:t>
        </w:r>
      </w:ins>
    </w:p>
    <w:p>
      <w:pPr>
        <w:pStyle w:val="FirstParagraph"/>
      </w:pPr>
      <w:ins w:id="99" w:author="PR Preview" w:date="2024-01-01T00:00:00Z">
        <w:r>
          <w:t xml:space="preserve">Treatment and outcome are associated because</w:t>
        </w:r>
      </w:ins>
      <w:ins w:id="99" w:author="PR Preview" w:date="2024-01-01T00:00:00Z">
        <w:r>
          <w:t xml:space="preserve"> </w:t>
        </w:r>
      </w:ins>
      <m:oMath>
        <m:r>
          <m:t>7</m:t>
        </m:r>
        <m:r>
          <m:rPr>
            <m:sty m:val="p"/>
          </m:rPr>
          <m:t>/</m:t>
        </m:r>
        <m:r>
          <m:t>13</m:t>
        </m:r>
        <m:r>
          <m:rPr>
            <m:sty m:val="p"/>
          </m:rPr>
          <m:t>≠</m:t>
        </m:r>
        <m:r>
          <m:t>3</m:t>
        </m:r>
        <m:r>
          <m:rPr>
            <m:sty m:val="p"/>
          </m:rPr>
          <m:t>/</m:t>
        </m:r>
        <m:r>
          <m:t>7</m:t>
        </m:r>
      </m:oMath>
      <w:ins w:id="99" w:author="PR Preview" w:date="2024-01-01T00:00:00Z">
        <w:r>
          <w:t xml:space="preserve">:</w:t>
        </w:r>
      </w:ins>
      <w:ins w:id="99" w:author="PR Preview" w:date="2024-01-01T00:00:00Z">
        <w:r>
          <w:t xml:space="preserve"> </w:t>
        </w:r>
      </w:ins>
    </w:p>
    <w:p>
      <w:pPr>
        <w:pStyle w:val="BodyText"/>
      </w:pPr>
      <w:ins w:id="100" w:author="PR Preview" w:date="2024-01-01T00:00:00Z">
        <w:r>
          <w:t xml:space="preserve">Association measures are also subject to random variability;</w:t>
        </w:r>
      </w:ins>
      <w:ins w:id="100" w:author="PR Preview" w:date="2024-01-01T00:00:00Z">
        <w:r>
          <w:t xml:space="preserve"> </w:t>
        </w:r>
      </w:ins>
      <w:ins w:id="100" w:author="PR Preview" w:date="2024-01-01T00:00:00Z">
        <w:r>
          <w:t xml:space="preserve">until Chapter 10 the book ignores this by assuming the population of Table 1.2 is extremely large</w:t>
        </w:r>
      </w:ins>
      <w:ins w:id="100" w:author="PR Preview" w:date="2024-01-01T00:00:00Z">
        <w:r>
          <w:t xml:space="preserve"> </w:t>
        </w:r>
      </w:ins>
      <w:ins w:id="100" w:author="PR Preview" w:date="2024-01-01T00:00:00Z">
        <w:r>
          <w:t xml:space="preserve">(Hernán and Robins 2020, 11)</w:t>
        </w:r>
      </w:ins>
      <w:ins w:id="100" w:author="PR Preview" w:date="2024-01-01T00:00:00Z">
        <w:r>
          <w:t xml:space="preserve">.</w:t>
        </w:r>
      </w:ins>
    </w:p>
    <w:bookmarkEnd w:id="39"/>
    <w:bookmarkStart w:id="40" w:name="causation-versus-association"/>
    <w:p>
      <w:pPr>
        <w:pStyle w:val="Heading3"/>
      </w:pPr>
      <w:ins w:id="101" w:author="PR Preview" w:date="2024-01-01T00:00:00Z">
        <w:r>
          <w:t xml:space="preserve">5.3 Causation Versus Association</w:t>
        </w:r>
      </w:ins>
    </w:p>
    <w:p>
      <w:pPr>
        <w:pStyle w:val="FirstParagraph"/>
      </w:pPr>
      <w:ins w:id="102" w:author="PR Preview" w:date="2024-01-01T00:00:00Z">
        <w:r>
          <w:t xml:space="preserve">In the same population of 20:</w:t>
        </w:r>
      </w:ins>
    </w:p>
    <w:p>
      <w:pPr>
        <w:pStyle w:val="Compact"/>
        <w:numPr>
          <w:ilvl w:val="0"/>
          <w:numId w:val="1013"/>
        </w:numPr>
      </w:pPr>
      <w:ins w:id="103" w:author="PR Preview" w:date="2024-01-01T00:00:00Z">
        <w:r>
          <w:rPr>
            <w:b/>
            <w:bCs/>
          </w:rPr>
          <w:t xml:space="preserve">no causation</w:t>
        </w:r>
      </w:ins>
      <w:ins w:id="103" w:author="PR Preview" w:date="2024-01-01T00:00:00Z">
        <w:r>
          <w:t xml:space="preserve">: risk if all treated</w:t>
        </w:r>
      </w:ins>
      <w:ins w:id="103" w:author="PR Preview" w:date="2024-01-01T00:00:00Z">
        <w:r>
          <w:t xml:space="preserve"> </w:t>
        </w:r>
      </w:ins>
      <m:oMath>
        <m:r>
          <m:rPr>
            <m:sty m:val="p"/>
          </m:rPr>
          <m:t>=</m:t>
        </m:r>
        <m:r>
          <m:t>10</m:t>
        </m:r>
        <m:r>
          <m:rPr>
            <m:sty m:val="p"/>
          </m:rPr>
          <m:t>/</m:t>
        </m:r>
        <m:r>
          <m:t>20</m:t>
        </m:r>
      </m:oMath>
      <w:ins w:id="103" w:author="PR Preview" w:date="2024-01-01T00:00:00Z">
        <w:r>
          <w:t xml:space="preserve"> </w:t>
        </w:r>
      </w:ins>
      <w:ins w:id="103" w:author="PR Preview" w:date="2024-01-01T00:00:00Z">
        <w:r>
          <w:t xml:space="preserve">equals risk if all untreated</w:t>
        </w:r>
      </w:ins>
      <w:ins w:id="103" w:author="PR Preview" w:date="2024-01-01T00:00:00Z">
        <w:r>
          <w:t xml:space="preserve"> </w:t>
        </w:r>
      </w:ins>
      <m:oMath>
        <m:r>
          <m:rPr>
            <m:sty m:val="p"/>
          </m:rPr>
          <m:t>=</m:t>
        </m:r>
        <m:r>
          <m:t>10</m:t>
        </m:r>
        <m:r>
          <m:rPr>
            <m:sty m:val="p"/>
          </m:rPr>
          <m:t>/</m:t>
        </m:r>
        <m:r>
          <m:t>20</m:t>
        </m:r>
      </m:oMath>
      <w:ins w:id="103" w:author="PR Preview" w:date="2024-01-01T00:00:00Z">
        <w:r>
          <w:t xml:space="preserve">;</w:t>
        </w:r>
      </w:ins>
    </w:p>
    <w:p>
      <w:pPr>
        <w:pStyle w:val="Compact"/>
        <w:numPr>
          <w:ilvl w:val="0"/>
          <w:numId w:val="1013"/>
        </w:numPr>
      </w:pPr>
      <w:ins w:id="104" w:author="PR Preview" w:date="2024-01-01T00:00:00Z">
        <w:r>
          <w:rPr>
            <w:b/>
            <w:bCs/>
          </w:rPr>
          <w:t xml:space="preserve">association</w:t>
        </w:r>
      </w:ins>
      <w:ins w:id="104" w:author="PR Preview" w:date="2024-01-01T00:00:00Z">
        <w:r>
          <w:t xml:space="preserve">: risk in the 13 treated</w:t>
        </w:r>
      </w:ins>
      <w:ins w:id="104" w:author="PR Preview" w:date="2024-01-01T00:00:00Z">
        <w:r>
          <w:t xml:space="preserve"> </w:t>
        </w:r>
      </w:ins>
      <m:oMath>
        <m:r>
          <m:rPr>
            <m:sty m:val="p"/>
          </m:rPr>
          <m:t>=</m:t>
        </m:r>
        <m:r>
          <m:t>7</m:t>
        </m:r>
        <m:r>
          <m:rPr>
            <m:sty m:val="p"/>
          </m:rPr>
          <m:t>/</m:t>
        </m:r>
        <m:r>
          <m:t>13</m:t>
        </m:r>
      </m:oMath>
      <w:ins w:id="104" w:author="PR Preview" w:date="2024-01-01T00:00:00Z">
        <w:r>
          <w:t xml:space="preserve"> </w:t>
        </w:r>
      </w:ins>
      <w:ins w:id="104" w:author="PR Preview" w:date="2024-01-01T00:00:00Z">
        <w:r>
          <w:t xml:space="preserve">is greater than risk in the 7 untreated</w:t>
        </w:r>
      </w:ins>
      <w:ins w:id="104" w:author="PR Preview" w:date="2024-01-01T00:00:00Z">
        <w:r>
          <w:t xml:space="preserve"> </w:t>
        </w:r>
      </w:ins>
      <m:oMath>
        <m:r>
          <m:rPr>
            <m:sty m:val="p"/>
          </m:rPr>
          <m:t>=</m:t>
        </m:r>
        <m:r>
          <m:t>3</m:t>
        </m:r>
        <m:r>
          <m:rPr>
            <m:sty m:val="p"/>
          </m:rPr>
          <m:t>/</m:t>
        </m:r>
        <m:r>
          <m:t>7</m:t>
        </m:r>
      </m:oMath>
      <w:ins w:id="104" w:author="PR Preview" w:date="2024-01-01T00:00:00Z">
        <w:r>
          <w:t xml:space="preserve">.</w:t>
        </w:r>
      </w:ins>
    </w:p>
    <w:p>
      <w:pPr>
        <w:pStyle w:val="FirstParagraph"/>
      </w:pPr>
      <w:ins w:id="105" w:author="PR Preview" w:date="2024-01-01T00:00:00Z">
        <w:r>
          <w:t xml:space="preserve">Figure 1.1 in the book draws the population as a diamond divided into a white area (the treated) and a smaller grey area (the untreated).</w:t>
        </w:r>
      </w:ins>
      <w:ins w:id="105" w:author="PR Preview" w:date="2024-01-01T00:00:00Z">
        <w:r>
          <w:t xml:space="preserve"> </w:t>
        </w:r>
      </w:ins>
      <w:ins w:id="105" w:author="PR Preview" w:date="2024-01-01T00:00:00Z">
        <w:r>
          <w:t xml:space="preserve">Causation contrasts the whole diamond all white (everyone treated) with the whole diamond all grey (everyone untreated).</w:t>
        </w:r>
      </w:ins>
      <w:ins w:id="105" w:author="PR Preview" w:date="2024-01-01T00:00:00Z">
        <w:r>
          <w:t xml:space="preserve"> </w:t>
        </w:r>
      </w:ins>
      <w:ins w:id="105" w:author="PR Preview" w:date="2024-01-01T00:00:00Z">
        <w:r>
          <w:t xml:space="preserve">Association contrasts the white area with the grey area of the original diamond</w:t>
        </w:r>
      </w:ins>
      <w:ins w:id="105" w:author="PR Preview" w:date="2024-01-01T00:00:00Z">
        <w:r>
          <w:t xml:space="preserve"> </w:t>
        </w:r>
      </w:ins>
      <w:ins w:id="105" w:author="PR Preview" w:date="2024-01-01T00:00:00Z">
        <w:r>
          <w:t xml:space="preserve">(Hernán and Robins 2020, 11)</w:t>
        </w:r>
      </w:ins>
      <w:ins w:id="105" w:author="PR Preview" w:date="2024-01-01T00:00:00Z">
        <w:r>
          <w:t xml:space="preserve">.</w:t>
        </w:r>
      </w:ins>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ins w:id="106" w:author="PR Preview" w:date="2024-01-01T00:00:00Z">
        <w:r>
          <w:t xml:space="preserve">These different definitions explain the adage</w:t>
        </w:r>
      </w:ins>
      <w:ins w:id="106" w:author="PR Preview" w:date="2024-01-01T00:00:00Z">
        <w:r>
          <w:t xml:space="preserve"> </w:t>
        </w:r>
      </w:ins>
      <w:ins w:id="106" w:author="PR Preview" w:date="2024-01-01T00:00:00Z">
        <w:r>
          <w:t xml:space="preserve">“association is not causation.”</w:t>
        </w:r>
      </w:ins>
    </w:p>
    <w:p>
      <w:pPr>
        <w:pStyle w:val="BodyText"/>
      </w:pPr>
      <w:ins w:id="107" w:author="PR Preview" w:date="2024-01-01T00:00:00Z">
        <w:r>
          <w:t xml:space="preserve">The book often writes the redundant</w:t>
        </w:r>
      </w:ins>
      <w:ins w:id="107" w:author="PR Preview" w:date="2024-01-01T00:00:00Z">
        <w:r>
          <w:t xml:space="preserve"> </w:t>
        </w:r>
      </w:ins>
      <w:ins w:id="107" w:author="PR Preview" w:date="2024-01-01T00:00:00Z">
        <w:r>
          <w:t xml:space="preserve">“causal effect”</w:t>
        </w:r>
      </w:ins>
      <w:ins w:id="107" w:author="PR Preview" w:date="2024-01-01T00:00:00Z">
        <w:r>
          <w:t xml:space="preserve"> </w:t>
        </w:r>
      </w:ins>
      <w:ins w:id="107" w:author="PR Preview" w:date="2024-01-01T00:00:00Z">
        <w:r>
          <w:t xml:space="preserve">to avoid confusion with the common use of</w:t>
        </w:r>
      </w:ins>
      <w:ins w:id="107" w:author="PR Preview" w:date="2024-01-01T00:00:00Z">
        <w:r>
          <w:t xml:space="preserve"> </w:t>
        </w:r>
      </w:ins>
      <w:ins w:id="107" w:author="PR Preview" w:date="2024-01-01T00:00:00Z">
        <w:r>
          <w:t xml:space="preserve">“effect”</w:t>
        </w:r>
      </w:ins>
      <w:ins w:id="107" w:author="PR Preview" w:date="2024-01-01T00:00:00Z">
        <w:r>
          <w:t xml:space="preserve"> </w:t>
        </w:r>
      </w:ins>
      <w:ins w:id="107" w:author="PR Preview" w:date="2024-01-01T00:00:00Z">
        <w:r>
          <w:t xml:space="preserve">to mean association.</w:t>
        </w:r>
      </w:ins>
    </w:p>
    <w:p>
      <w:pPr>
        <w:pStyle w:val="BodyText"/>
      </w:pPr>
      <w:ins w:id="108" w:author="PR Preview" w:date="2024-01-01T00:00:00Z">
        <w:r>
          <w:t xml:space="preserve">The discrepancy in Zeus’s family would not be surprising if the transplant recipients were, on average, sicker than those who did not receive one.</w:t>
        </w:r>
      </w:ins>
      <w:ins w:id="108" w:author="PR Preview" w:date="2024-01-01T00:00:00Z">
        <w:r>
          <w:t xml:space="preserve"> </w:t>
        </w:r>
      </w:ins>
      <w:ins w:id="108" w:author="PR Preview" w:date="2024-01-01T00:00:00Z">
        <w:r>
          <w:t xml:space="preserve">Chapter 7 calls this discrepancy</w:t>
        </w:r>
      </w:ins>
      <w:ins w:id="108" w:author="PR Preview" w:date="2024-01-01T00:00:00Z">
        <w:r>
          <w:t xml:space="preserve"> </w:t>
        </w:r>
      </w:ins>
      <w:ins w:id="108" w:author="PR Preview" w:date="2024-01-01T00:00:00Z">
        <w:r>
          <w:rPr>
            <w:b/>
            <w:bCs/>
          </w:rPr>
          <w:t xml:space="preserve">confounding</w:t>
        </w:r>
      </w:ins>
      <w:ins w:id="108" w:author="PR Preview" w:date="2024-01-01T00:00:00Z">
        <w:r>
          <w:t xml:space="preserve">.</w:t>
        </w:r>
      </w:ins>
    </w:p>
    <w:p>
      <w:pPr>
        <w:pStyle w:val="BodyText"/>
      </w:pPr>
      <w:ins w:id="109" w:author="PR Preview" w:date="2024-01-01T00:00:00Z">
        <w:r>
          <w:t xml:space="preserve">Why the distinction matters: suppose the causal risk ratio of 5-year mortality for aspirin vs. no aspirin is 0.5, but the associational risk ratio is 1.5 because people at high cardiovascular risk are preferentially prescribed aspirin.</w:t>
        </w:r>
      </w:ins>
      <w:ins w:id="109" w:author="PR Preview" w:date="2024-01-01T00:00:00Z">
        <w:r>
          <w:t xml:space="preserve"> </w:t>
        </w:r>
      </w:ins>
      <w:ins w:id="109" w:author="PR Preview" w:date="2024-01-01T00:00:00Z">
        <w:r>
          <w:t xml:space="preserve">A physician who withholds aspirin because the treated die more often is acting on association, not causation, and</w:t>
        </w:r>
      </w:ins>
      <w:ins w:id="109" w:author="PR Preview" w:date="2024-01-01T00:00:00Z">
        <w:r>
          <w:t xml:space="preserve"> </w:t>
        </w:r>
      </w:ins>
      <w:ins w:id="109" w:author="PR Preview" w:date="2024-01-01T00:00:00Z">
        <w:r>
          <w:t xml:space="preserve">“will be sued for malpractice”</w:t>
        </w:r>
      </w:ins>
      <w:ins w:id="109" w:author="PR Preview" w:date="2024-01-01T00:00:00Z">
        <w:r>
          <w:t xml:space="preserve"> </w:t>
        </w:r>
      </w:ins>
      <w:ins w:id="109" w:author="PR Preview" w:date="2024-01-01T00:00:00Z">
        <w:r>
          <w:t xml:space="preserve">(Hernán and Robins 2020, 12)</w:t>
        </w:r>
      </w:ins>
      <w:ins w:id="109" w:author="PR Preview" w:date="2024-01-01T00:00:00Z">
        <w:r>
          <w:t xml:space="preserve">.</w:t>
        </w:r>
      </w:ins>
    </w:p>
    <w:bookmarkEnd w:id="40"/>
    <w:bookmarkStart w:id="41" w:name="the-question-for-the-rest-of-the-book"/>
    <w:p>
      <w:pPr>
        <w:pStyle w:val="Heading3"/>
      </w:pPr>
      <w:ins w:id="110" w:author="PR Preview" w:date="2024-01-01T00:00:00Z">
        <w:r>
          <w:t xml:space="preserve">5.4 The Question for the Rest of the Book</w:t>
        </w:r>
      </w:ins>
    </w:p>
    <w:p>
      <w:pPr>
        <w:pStyle w:val="FirstParagraph"/>
      </w:pPr>
      <w:ins w:id="111" w:author="PR Preview" w:date="2024-01-01T00:00:00Z">
        <w:r>
          <w:t xml:space="preserve">Causal inference needs data like the hypothetical Table 1.1, but real data look like Table 1.2.</w:t>
        </w:r>
      </w:ins>
      <w:ins w:id="111" w:author="PR Preview" w:date="2024-01-01T00:00:00Z">
        <w:r>
          <w:t xml:space="preserve"> </w:t>
        </w:r>
      </w:ins>
      <w:ins w:id="111" w:author="PR Preview" w:date="2024-01-01T00:00:00Z">
        <w:r>
          <w:t xml:space="preserve">Under which conditions can real-world data be used for causal inference?</w:t>
        </w:r>
      </w:ins>
      <w:ins w:id="111" w:author="PR Preview" w:date="2024-01-01T00:00:00Z">
        <w:r>
          <w:t xml:space="preserve"> </w:t>
        </w:r>
      </w:ins>
      <w:ins w:id="111" w:author="PR Preview" w:date="2024-01-01T00:00:00Z">
        <w:r>
          <w:t xml:space="preserve">Chapter 2 gives one answer: conduct a randomized experiment.</w:t>
        </w:r>
      </w:ins>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ins w:id="114" w:author="PR Preview" w:date="2024-01-01T00:00:00Z">
        <w:r>
          <w:rPr>
            <w:b/>
            <w:bCs/>
          </w:rPr>
          <w:t xml:space="preserve">Individual causal effect</w:t>
        </w:r>
      </w:ins>
      <w:ins w:id="114" w:author="PR Preview" w:date="2024-01-01T00:00:00Z">
        <w:r>
          <w:t xml:space="preserve">: the contrast</w:t>
        </w:r>
      </w:ins>
      <w:ins w:id="114" w:author="PR Preview" w:date="2024-01-01T00:00:00Z">
        <w:r>
          <w:t xml:space="preserve"> </w:t>
        </w:r>
      </w:ins>
      <m:oMath>
        <m:sSup>
          <m:e>
            <m:r>
              <m:t>Y</m:t>
            </m:r>
          </m:e>
          <m:sup>
            <m:r>
              <m:t>a</m:t>
            </m:r>
            <m:r>
              <m:rPr>
                <m:sty m:val="p"/>
              </m:rPr>
              <m:t>=</m:t>
            </m:r>
            <m:r>
              <m:t>1</m:t>
            </m:r>
          </m:sup>
        </m:sSup>
        <m:r>
          <m:rPr>
            <m:sty m:val="p"/>
          </m:rPr>
          <m:t>−</m:t>
        </m:r>
        <m:sSup>
          <m:e>
            <m:r>
              <m:t>Y</m:t>
            </m:r>
          </m:e>
          <m:sup>
            <m:r>
              <m:t>a</m:t>
            </m:r>
            <m:r>
              <m:rPr>
                <m:sty m:val="p"/>
              </m:rPr>
              <m:t>=</m:t>
            </m:r>
            <m:r>
              <m:t>0</m:t>
            </m:r>
          </m:sup>
        </m:sSup>
      </m:oMath>
      <w:ins w:id="114" w:author="PR Preview" w:date="2024-01-01T00:00:00Z">
        <w:r>
          <w:t xml:space="preserve"> </w:t>
        </w:r>
      </w:ins>
      <w:ins w:id="114" w:author="PR Preview" w:date="2024-01-01T00:00:00Z">
        <w:r>
          <w:t xml:space="preserve">for an individual, present when</w:t>
        </w:r>
      </w:ins>
      <w:ins w:id="114" w:author="PR Preview" w:date="2024-01-01T00:00:00Z">
        <w:r>
          <w:t xml:space="preserve"> </w:t>
        </w:r>
      </w:ins>
      <m:oMath>
        <m:sSup>
          <m:e>
            <m:r>
              <m:t>Y</m:t>
            </m:r>
          </m:e>
          <m:sup>
            <m:r>
              <m:t>a</m:t>
            </m:r>
            <m:r>
              <m:rPr>
                <m:sty m:val="p"/>
              </m:rPr>
              <m:t>=</m:t>
            </m:r>
            <m:r>
              <m:t>1</m:t>
            </m:r>
          </m:sup>
        </m:sSup>
        <m:r>
          <m:rPr>
            <m:sty m:val="p"/>
          </m:rPr>
          <m:t>≠</m:t>
        </m:r>
        <m:sSup>
          <m:e>
            <m:r>
              <m:t>Y</m:t>
            </m:r>
          </m:e>
          <m:sup>
            <m:r>
              <m:t>a</m:t>
            </m:r>
            <m:r>
              <m:rPr>
                <m:sty m:val="p"/>
              </m:rPr>
              <m:t>=</m:t>
            </m:r>
            <m:r>
              <m:t>0</m:t>
            </m:r>
          </m:sup>
        </m:sSup>
      </m:oMath>
      <w:ins w:id="114" w:author="PR Preview" w:date="2024-01-01T00:00:00Z">
        <w:r>
          <w:t xml:space="preserve">;</w:t>
        </w:r>
      </w:ins>
      <w:ins w:id="114" w:author="PR Preview" w:date="2024-01-01T00:00:00Z">
        <w:r>
          <w:t xml:space="preserve"> </w:t>
        </w:r>
      </w:ins>
      <w:ins w:id="114" w:author="PR Preview" w:date="2024-01-01T00:00:00Z">
        <w:r>
          <w:t xml:space="preserve">not identified, because only one counterfactual outcome is observed (consistency:</w:t>
        </w:r>
      </w:ins>
      <w:ins w:id="114" w:author="PR Preview" w:date="2024-01-01T00:00:00Z">
        <w:r>
          <w:t xml:space="preserve"> </w:t>
        </w:r>
      </w:ins>
      <m:oMath>
        <m:r>
          <m:t>Y</m:t>
        </m:r>
        <m:r>
          <m:rPr>
            <m:sty m:val="p"/>
          </m:rPr>
          <m:t>=</m:t>
        </m:r>
        <m:sSup>
          <m:e>
            <m:r>
              <m:t>Y</m:t>
            </m:r>
          </m:e>
          <m:sup>
            <m:r>
              <m:t>A</m:t>
            </m:r>
          </m:sup>
        </m:sSup>
      </m:oMath>
      <w:ins w:id="114" w:author="PR Preview" w:date="2024-01-01T00:00:00Z">
        <w:r>
          <w:t xml:space="preserve">).</w:t>
        </w:r>
      </w:ins>
    </w:p>
    <w:p>
      <w:pPr>
        <w:pStyle w:val="Compact"/>
        <w:numPr>
          <w:ilvl w:val="0"/>
          <w:numId w:val="1014"/>
        </w:numPr>
      </w:pPr>
      <w:ins w:id="115" w:author="PR Preview" w:date="2024-01-01T00:00:00Z">
        <w:r>
          <w:rPr>
            <w:b/>
            <w:bCs/>
          </w:rPr>
          <w:t xml:space="preserve">Average causal effect</w:t>
        </w:r>
      </w:ins>
      <w:ins w:id="115" w:author="PR Preview" w:date="2024-01-01T00:00:00Z">
        <w:r>
          <w:t xml:space="preserve">: the contrast</w:t>
        </w:r>
      </w:ins>
      <w:ins w:id="115" w:author="PR Preview" w:date="2024-01-01T00:00:00Z">
        <w:r>
          <w:t xml:space="preserve"> </w:t>
        </w:r>
      </w:ins>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ins w:id="115" w:author="PR Preview" w:date="2024-01-01T00:00:00Z">
        <w:r>
          <w:t xml:space="preserve"> </w:t>
        </w:r>
      </w:ins>
      <w:ins w:id="115" w:author="PR Preview" w:date="2024-01-01T00:00:00Z">
        <w:r>
          <w:t xml:space="preserve">in a population, present when</w:t>
        </w:r>
      </w:ins>
      <w:ins w:id="115" w:author="PR Preview" w:date="2024-01-01T00:00:00Z">
        <w:r>
          <w:t xml:space="preserve"> </w:t>
        </w:r>
      </w:ins>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ins w:id="115" w:author="PR Preview" w:date="2024-01-01T00:00:00Z">
        <w:r>
          <w:t xml:space="preserve">;</w:t>
        </w:r>
      </w:ins>
      <w:ins w:id="115" w:author="PR Preview" w:date="2024-01-01T00:00:00Z">
        <w:r>
          <w:t xml:space="preserve"> </w:t>
        </w:r>
      </w:ins>
      <w:ins w:id="115" w:author="PR Preview" w:date="2024-01-01T00:00:00Z">
        <w:r>
          <w:t xml:space="preserve">a null average effect does not rule out individual effects (the sharp null is stronger).</w:t>
        </w:r>
      </w:ins>
    </w:p>
    <w:p>
      <w:pPr>
        <w:pStyle w:val="Compact"/>
        <w:numPr>
          <w:ilvl w:val="0"/>
          <w:numId w:val="1014"/>
        </w:numPr>
      </w:pPr>
      <w:ins w:id="116" w:author="PR Preview" w:date="2024-01-01T00:00:00Z">
        <w:r>
          <w:rPr>
            <w:b/>
            <w:bCs/>
          </w:rPr>
          <w:t xml:space="preserve">Effect measures</w:t>
        </w:r>
      </w:ins>
      <w:ins w:id="116" w:author="PR Preview" w:date="2024-01-01T00:00:00Z">
        <w:r>
          <w:t xml:space="preserve">: causal risk difference, risk ratio, and odds ratio quantify one effect on different scales;</w:t>
        </w:r>
      </w:ins>
      <w:ins w:id="116" w:author="PR Preview" w:date="2024-01-01T00:00:00Z">
        <w:r>
          <w:t xml:space="preserve"> </w:t>
        </w:r>
      </w:ins>
      <w:ins w:id="116" w:author="PR Preview" w:date="2024-01-01T00:00:00Z">
        <w:r>
          <w:t xml:space="preserve">for a beneficial treatment, the NNT is the reciprocal of the absolute risk difference.</w:t>
        </w:r>
      </w:ins>
    </w:p>
    <w:p>
      <w:pPr>
        <w:pStyle w:val="Compact"/>
        <w:numPr>
          <w:ilvl w:val="0"/>
          <w:numId w:val="1014"/>
        </w:numPr>
      </w:pPr>
      <w:ins w:id="117" w:author="PR Preview" w:date="2024-01-01T00:00:00Z">
        <w:r>
          <w:rPr>
            <w:b/>
            <w:bCs/>
          </w:rPr>
          <w:t xml:space="preserve">Random variability</w:t>
        </w:r>
      </w:ins>
      <w:ins w:id="117" w:author="PR Preview" w:date="2024-01-01T00:00:00Z">
        <w:r>
          <w:t xml:space="preserve">: from sampling and possibly from nondeterministic counterfactuals;</w:t>
        </w:r>
      </w:ins>
      <w:ins w:id="117" w:author="PR Preview" w:date="2024-01-01T00:00:00Z">
        <w:r>
          <w:t xml:space="preserve"> </w:t>
        </w:r>
      </w:ins>
      <w:ins w:id="117" w:author="PR Preview" w:date="2024-01-01T00:00:00Z">
        <w:r>
          <w:t xml:space="preserve">ignored until Chapter 10.</w:t>
        </w:r>
      </w:ins>
    </w:p>
    <w:p>
      <w:pPr>
        <w:pStyle w:val="Compact"/>
        <w:numPr>
          <w:ilvl w:val="0"/>
          <w:numId w:val="1014"/>
        </w:numPr>
      </w:pPr>
      <w:ins w:id="118" w:author="PR Preview" w:date="2024-01-01T00:00:00Z">
        <w:r>
          <w:rPr>
            <w:b/>
            <w:bCs/>
          </w:rPr>
          <w:t xml:space="preserve">Causation vs. association</w:t>
        </w:r>
      </w:ins>
      <w:ins w:id="118" w:author="PR Preview" w:date="2024-01-01T00:00:00Z">
        <w:r>
          <w:t xml:space="preserve">: causation compares the whole population under two treatment values;</w:t>
        </w:r>
      </w:ins>
      <w:ins w:id="118" w:author="PR Preview" w:date="2024-01-01T00:00:00Z">
        <w:r>
          <w:t xml:space="preserve"> </w:t>
        </w:r>
      </w:ins>
      <w:ins w:id="118" w:author="PR Preview" w:date="2024-01-01T00:00:00Z">
        <w:r>
          <w:t xml:space="preserve">association compares two subsets defined by the treatment actually received.</w:t>
        </w:r>
      </w:ins>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2026-10-02T07:19:04Z</dcterms:created>
  <dcterms:modified xsi:type="dcterms:W3CDTF">2026-10-02T07:19:04Z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