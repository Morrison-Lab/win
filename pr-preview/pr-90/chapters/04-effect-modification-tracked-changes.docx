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ins w:id="1" w:author="PR Preview" w:date="2024-01-01T00:00:00Z">
        <w:r>
          <w:t xml:space="preserve">So far we have focused on the average causal effect in an entire population.</w:t>
        </w:r>
      </w:ins>
      <w:ins w:id="1" w:author="PR Preview" w:date="2024-01-01T00:00:00Z">
        <w:r>
          <w:t xml:space="preserve"> </w:t>
        </w:r>
      </w:ins>
      <w:ins w:id="1" w:author="PR Preview" w:date="2024-01-01T00:00:00Z">
        <w:r>
          <w:t xml:space="preserve">Many causal questions, however, are about</w:t>
        </w:r>
      </w:ins>
      <w:ins w:id="1" w:author="PR Preview" w:date="2024-01-01T00:00:00Z">
        <w:r>
          <w:t xml:space="preserve"> </w:t>
        </w:r>
      </w:ins>
      <w:ins w:id="1" w:author="PR Preview" w:date="2024-01-01T00:00:00Z">
        <w:r>
          <w:rPr>
            <w:b/>
            <w:bCs/>
          </w:rPr>
          <w:t xml:space="preserve">subsets</w:t>
        </w:r>
      </w:ins>
      <w:ins w:id="1" w:author="PR Preview" w:date="2024-01-01T00:00:00Z">
        <w:r>
          <w:t xml:space="preserve"> </w:t>
        </w:r>
      </w:ins>
      <w:ins w:id="1" w:author="PR Preview" w:date="2024-01-01T00:00:00Z">
        <w:r>
          <w:t xml:space="preserve">of the population: the effect of your looking up in city dwellers versus visitors, say.</w:t>
        </w:r>
      </w:ins>
    </w:p>
    <w:p>
      <w:pPr>
        <w:pStyle w:val="BodyText"/>
      </w:pPr>
      <w:ins w:id="2" w:author="PR Preview" w:date="2024-01-01T00:00:00Z">
        <w:r>
          <w:t xml:space="preserve">Whether to target the whole population or a subset depends on the goal:</w:t>
        </w:r>
      </w:ins>
    </w:p>
    <w:p>
      <w:pPr>
        <w:pStyle w:val="Compact"/>
        <w:numPr>
          <w:ilvl w:val="0"/>
          <w:numId w:val="1001"/>
        </w:numPr>
      </w:pPr>
      <w:ins w:id="3" w:author="PR Preview" w:date="2024-01-01T00:00:00Z">
        <w:r>
          <w:t xml:space="preserve">a nationwide water fluoridation program reaches every household, so the policy maker cares about the population-average effect;</w:t>
        </w:r>
      </w:ins>
    </w:p>
    <w:p>
      <w:pPr>
        <w:pStyle w:val="Compact"/>
        <w:numPr>
          <w:ilvl w:val="0"/>
          <w:numId w:val="1001"/>
        </w:numPr>
      </w:pPr>
      <w:ins w:id="4" w:author="PR Preview" w:date="2024-01-01T00:00:00Z">
        <w:r>
          <w:t xml:space="preserve">variation across subsets matters when an intervention can be targeted, or when findings must be applied to other populations.</w:t>
        </w:r>
      </w:ins>
    </w:p>
    <w:p>
      <w:pPr>
        <w:pStyle w:val="FirstParagraph"/>
      </w:pPr>
      <w:ins w:id="5" w:author="PR Preview" w:date="2024-01-01T00:00:00Z">
        <w:r>
          <w:t xml:space="preserve">The theme of this chapter: there is no such thing as</w:t>
        </w:r>
      </w:ins>
      <w:ins w:id="5" w:author="PR Preview" w:date="2024-01-01T00:00:00Z">
        <w:r>
          <w:t xml:space="preserve"> </w:t>
        </w:r>
      </w:ins>
      <w:ins w:id="5" w:author="PR Preview" w:date="2024-01-01T00:00:00Z">
        <w:r>
          <w:rPr>
            <w:i/>
            <w:iCs/>
          </w:rPr>
          <w:t xml:space="preserve">the</w:t>
        </w:r>
      </w:ins>
      <w:ins w:id="5" w:author="PR Preview" w:date="2024-01-01T00:00:00Z">
        <w:r>
          <w:t xml:space="preserve"> </w:t>
        </w:r>
      </w:ins>
      <w:ins w:id="5" w:author="PR Preview" w:date="2024-01-01T00:00:00Z">
        <w:r>
          <w:t xml:space="preserve">causal effect of a treatment.</w:t>
        </w:r>
      </w:ins>
      <w:ins w:id="5" w:author="PR Preview" w:date="2024-01-01T00:00:00Z">
        <w:r>
          <w:t xml:space="preserve"> </w:t>
        </w:r>
      </w:ins>
      <w:ins w:id="5" w:author="PR Preview" w:date="2024-01-01T00:00:00Z">
        <w:r>
          <w:t xml:space="preserve">The effect depends on the characteristics of the population under study.</w:t>
        </w:r>
      </w:ins>
    </w:p>
    <w:p>
      <w:pPr>
        <w:pStyle w:val="BodyText"/>
      </w:pPr>
      <w:ins w:id="6" w:author="PR Preview" w:date="2024-01-01T00:00:00Z">
        <w:r>
          <w:t xml:space="preserve">This chapter is based on</w:t>
        </w:r>
      </w:ins>
      <w:ins w:id="6" w:author="PR Preview" w:date="2024-01-01T00:00:00Z">
        <w:r>
          <w:t xml:space="preserve"> </w:t>
        </w:r>
      </w:ins>
      <w:ins w:id="6" w:author="PR Preview" w:date="2024-01-01T00:00:00Z">
        <w:r>
          <w:t xml:space="preserve">Hernán and Robins (2020, chap. 4, pp. 47-60)</w:t>
        </w:r>
      </w:ins>
      <w:ins w:id="6" w:author="PR Preview" w:date="2024-01-01T00:00:00Z">
        <w:r>
          <w:t xml:space="preserve">.</w:t>
        </w:r>
      </w:ins>
    </w:p>
    <w:bookmarkStart w:id="14" w:name="X8fa65f155f0a68fb0f6326367ebed426765ff41"/>
    <w:p>
      <w:pPr>
        <w:pStyle w:val="Heading2"/>
      </w:pPr>
      <w:ins w:id="7" w:author="PR Preview" w:date="2024-01-01T00:00:00Z">
        <w:r>
          <w:t xml:space="preserve">1 4.1 Heterogeneity of Treatment Effects (pp. 47-48)</w:t>
        </w:r>
      </w:ins>
    </w:p>
    <w:p>
      <w:r>
        <w:pict>
          <v:rect style="width:0;height:1.5pt" o:hralign="center" o:hrstd="t" o:hr="t"/>
        </w:pict>
      </w:r>
    </w:p>
    <w:p>
      <w:pPr>
        <w:pStyle w:val="FirstParagraph"/>
      </w:pPr>
      <w:ins w:id="9" w:author="PR Preview" w:date="2024-01-01T00:00:00Z">
        <w:r>
          <w:t xml:space="preserve">Table 4.1 is Table 1.1 (the counterfactual outcomes in Zeus’s family) plus an indicator</w:t>
        </w:r>
      </w:ins>
      <w:ins w:id="9" w:author="PR Preview" w:date="2024-01-01T00:00:00Z">
        <w:r>
          <w:t xml:space="preserve"> </w:t>
        </w:r>
      </w:ins>
      <m:oMath>
        <m:r>
          <m:t>V</m:t>
        </m:r>
      </m:oMath>
      <w:ins w:id="9" w:author="PR Preview" w:date="2024-01-01T00:00:00Z">
        <w:r>
          <w:t xml:space="preserve"> </w:t>
        </w:r>
      </w:ins>
      <w:ins w:id="9" w:author="PR Preview" w:date="2024-01-01T00:00:00Z">
        <w:r>
          <w:t xml:space="preserve">for sex:</w:t>
        </w:r>
      </w:ins>
      <w:ins w:id="9" w:author="PR Preview" w:date="2024-01-01T00:00:00Z">
        <w:r>
          <w:t xml:space="preserve"> </w:t>
        </w:r>
      </w:ins>
      <m:oMath>
        <m:r>
          <m:t>V</m:t>
        </m:r>
        <m:r>
          <m:rPr>
            <m:sty m:val="p"/>
          </m:rPr>
          <m:t>=</m:t>
        </m:r>
        <m:r>
          <m:t>1</m:t>
        </m:r>
      </m:oMath>
      <w:ins w:id="9" w:author="PR Preview" w:date="2024-01-01T00:00:00Z">
        <w:r>
          <w:t xml:space="preserve"> </w:t>
        </w:r>
      </w:ins>
      <w:ins w:id="9" w:author="PR Preview" w:date="2024-01-01T00:00:00Z">
        <w:r>
          <w:t xml:space="preserve">for women,</w:t>
        </w:r>
      </w:ins>
      <w:ins w:id="9" w:author="PR Preview" w:date="2024-01-01T00:00:00Z">
        <w:r>
          <w:t xml:space="preserve"> </w:t>
        </w:r>
      </w:ins>
      <m:oMath>
        <m:r>
          <m:t>V</m:t>
        </m:r>
        <m:r>
          <m:rPr>
            <m:sty m:val="p"/>
          </m:rPr>
          <m:t>=</m:t>
        </m:r>
        <m:r>
          <m:t>0</m:t>
        </m:r>
      </m:oMath>
      <w:ins w:id="9" w:author="PR Preview" w:date="2024-01-01T00:00:00Z">
        <w:r>
          <w:t xml:space="preserve"> </w:t>
        </w:r>
      </w:ins>
      <w:ins w:id="9" w:author="PR Preview" w:date="2024-01-01T00:00:00Z">
        <w:r>
          <w:t xml:space="preserve">for men.</w:t>
        </w:r>
      </w:ins>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ins w:id="10" w:author="PR Preview" w:date="2024-01-01T00:00:00Z">
        <w:r>
          <w:t xml:space="preserve">In the whole population,</w:t>
        </w:r>
      </w:ins>
      <w:ins w:id="10"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ins w:id="10" w:author="PR Preview" w:date="2024-01-01T00:00:00Z">
        <w:r>
          <w:t xml:space="preserve"> </w:t>
        </w:r>
      </w:ins>
      <w:ins w:id="10" w:author="PR Preview" w:date="2024-01-01T00:00:00Z">
        <w:r>
          <w:t xml:space="preserve">and</w:t>
        </w:r>
      </w:ins>
      <w:ins w:id="10"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ins w:id="10" w:author="PR Preview" w:date="2024-01-01T00:00:00Z">
        <w:r>
          <w:t xml:space="preserve">, so the causal risk ratio is 1 and the causal risk difference is 0 (Chapter 1).</w:t>
        </w:r>
      </w:ins>
      <w:ins w:id="10" w:author="PR Preview" w:date="2024-01-01T00:00:00Z">
        <w:r>
          <w:t xml:space="preserve"> </w:t>
        </w:r>
      </w:ins>
      <w:ins w:id="10" w:author="PR Preview" w:date="2024-01-01T00:00:00Z">
        <w:r>
          <w:t xml:space="preserve">The book notes that calling these deities</w:t>
        </w:r>
      </w:ins>
      <w:ins w:id="10" w:author="PR Preview" w:date="2024-01-01T00:00:00Z">
        <w:r>
          <w:t xml:space="preserve"> </w:t>
        </w:r>
      </w:ins>
      <w:ins w:id="10" w:author="PR Preview" w:date="2024-01-01T00:00:00Z">
        <w:r>
          <w:t xml:space="preserve">“women”</w:t>
        </w:r>
      </w:ins>
      <w:ins w:id="10" w:author="PR Preview" w:date="2024-01-01T00:00:00Z">
        <w:r>
          <w:t xml:space="preserve"> </w:t>
        </w:r>
      </w:ins>
      <w:ins w:id="10" w:author="PR Preview" w:date="2024-01-01T00:00:00Z">
        <w:r>
          <w:t xml:space="preserve">and</w:t>
        </w:r>
      </w:ins>
      <w:ins w:id="10" w:author="PR Preview" w:date="2024-01-01T00:00:00Z">
        <w:r>
          <w:t xml:space="preserve"> </w:t>
        </w:r>
      </w:ins>
      <w:ins w:id="10" w:author="PR Preview" w:date="2024-01-01T00:00:00Z">
        <w:r>
          <w:t xml:space="preserve">“men”</w:t>
        </w:r>
      </w:ins>
      <w:ins w:id="10" w:author="PR Preview" w:date="2024-01-01T00:00:00Z">
        <w:r>
          <w:t xml:space="preserve"> </w:t>
        </w:r>
      </w:ins>
      <w:ins w:id="10" w:author="PR Preview" w:date="2024-01-01T00:00:00Z">
        <w:r>
          <w:t xml:space="preserve">is a slight abuse of terms.</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ins w:id="12" w:author="PR Preview" w:date="2024-01-01T00:00:00Z">
        <w:r>
          <w:t xml:space="preserve">A null average effect in the population does not imply a null effect in every subset.</w:t>
        </w:r>
      </w:ins>
      <w:ins w:id="12" w:author="PR Preview" w:date="2024-01-01T00:00:00Z">
        <w:r>
          <w:t xml:space="preserve"> </w:t>
        </w:r>
      </w:ins>
      <w:ins w:id="12" w:author="PR Preview" w:date="2024-01-01T00:00:00Z">
        <w:r>
          <w:t xml:space="preserve">Here the two sex-specific effects are equal in magnitude, opposite in sign, and each sex is 50% of the population, so they cancel exactly.</w:t>
        </w:r>
      </w:ins>
    </w:p>
    <w:p>
      <w:pPr>
        <w:pStyle w:val="BodyText"/>
      </w:pPr>
      <w:ins w:id="13" w:author="PR Preview" w:date="2024-01-01T00:00:00Z">
        <w:r>
          <w:t xml:space="preserve">Exact cancellation is probably rare, but heterogeneity of individual effects is often expected because individuals differ in their susceptibility to treatment.</w:t>
        </w:r>
      </w:ins>
      <w:ins w:id="13" w:author="PR Preview" w:date="2024-01-01T00:00:00Z">
        <w:r>
          <w:t xml:space="preserve"> </w:t>
        </w:r>
      </w:ins>
      <w:ins w:id="13" w:author="PR Preview" w:date="2024-01-01T00:00:00Z">
        <w:r>
          <w:t xml:space="preserve">The exception is the</w:t>
        </w:r>
      </w:ins>
      <w:ins w:id="13" w:author="PR Preview" w:date="2024-01-01T00:00:00Z">
        <w:r>
          <w:t xml:space="preserve"> </w:t>
        </w:r>
      </w:ins>
      <w:ins w:id="13" w:author="PR Preview" w:date="2024-01-01T00:00:00Z">
        <w:r>
          <w:rPr>
            <w:b/>
            <w:bCs/>
          </w:rPr>
          <w:t xml:space="preserve">sharp causal null hypothesis</w:t>
        </w:r>
      </w:ins>
      <w:ins w:id="13" w:author="PR Preview" w:date="2024-01-01T00:00:00Z">
        <w:r>
          <w:t xml:space="preserve">: if the effect is null for every individual, the average effect in every subset is null too, and there is no heterogeneity.</w:t>
        </w:r>
      </w:ins>
    </w:p>
    <w:bookmarkStart w:id="11" w:name="effect-modification"/>
    <w:p>
      <w:pPr>
        <w:pStyle w:val="Heading3"/>
      </w:pPr>
      <w:ins w:id="14" w:author="PR Preview" w:date="2024-01-01T00:00:00Z">
        <w:r>
          <w:t xml:space="preserve">1.1 Effect modification</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ins w:id="16" w:author="PR Preview" w:date="2024-01-01T00:00:00Z">
        <w:r>
          <w:t xml:space="preserve">In Table 4.1, sex modifies the effect on both scales, and the effects in the two strata go in</w:t>
        </w:r>
      </w:ins>
      <w:ins w:id="16" w:author="PR Preview" w:date="2024-01-01T00:00:00Z">
        <w:r>
          <w:t xml:space="preserve"> </w:t>
        </w:r>
      </w:ins>
      <w:ins w:id="16" w:author="PR Preview" w:date="2024-01-01T00:00:00Z">
        <w:r>
          <w:rPr>
            <w:b/>
            <w:bCs/>
          </w:rPr>
          <w:t xml:space="preserve">opposite directions</w:t>
        </w:r>
      </w:ins>
      <w:ins w:id="16" w:author="PR Preview" w:date="2024-01-01T00:00:00Z">
        <w:r>
          <w:t xml:space="preserve">: this is</w:t>
        </w:r>
      </w:ins>
      <w:ins w:id="16" w:author="PR Preview" w:date="2024-01-01T00:00:00Z">
        <w:r>
          <w:t xml:space="preserve"> </w:t>
        </w:r>
      </w:ins>
      <w:ins w:id="16" w:author="PR Preview" w:date="2024-01-01T00:00:00Z">
        <w:r>
          <w:rPr>
            <w:b/>
            <w:bCs/>
          </w:rPr>
          <w:t xml:space="preserve">qualitative</w:t>
        </w:r>
      </w:ins>
      <w:ins w:id="16" w:author="PR Preview" w:date="2024-01-01T00:00:00Z">
        <w:r>
          <w:t xml:space="preserve"> </w:t>
        </w:r>
      </w:ins>
      <w:ins w:id="16" w:author="PR Preview" w:date="2024-01-01T00:00:00Z">
        <w:r>
          <w:t xml:space="preserve">effect modification.</w:t>
        </w:r>
      </w:ins>
    </w:p>
    <w:p>
      <w:pPr>
        <w:pStyle w:val="BodyText"/>
      </w:pPr>
      <w:ins w:id="17" w:author="PR Preview" w:date="2024-01-01T00:00:00Z">
        <w:r>
          <w:t xml:space="preserve">The book does not consider effect modification on the odds ratio scale, because the odds ratio is rarely, if ever, the parameter of interest for causal inference (see also Fine Point 4.3).</w:t>
        </w:r>
      </w:ins>
      <w:ins w:id="17" w:author="PR Preview" w:date="2024-01-01T00:00:00Z">
        <w:r>
          <w:t xml:space="preserve"> </w:t>
        </w:r>
      </w:ins>
      <w:ins w:id="17" w:author="PR Preview" w:date="2024-01-01T00:00:00Z">
        <w:r>
          <w:t xml:space="preserve">Section 6.6 gives a structural classification of effect modifiers.</w:t>
        </w:r>
      </w:ins>
    </w:p>
    <w:bookmarkEnd w:id="11"/>
    <w:bookmarkStart w:id="13" w:name="effect-modification-depends-on-the-scale"/>
    <w:p>
      <w:pPr>
        <w:pStyle w:val="Heading3"/>
      </w:pPr>
      <w:ins w:id="18" w:author="PR Preview" w:date="2024-01-01T00:00:00Z">
        <w:r>
          <w:t xml:space="preserve">1.2 Effect modification depends on the scale</w:t>
        </w:r>
      </w:ins>
    </w:p>
    <w:p>
      <w:r>
        <w:pict>
          <v:rect style="width:0;height:1.5pt" o:hralign="center" o:hrstd="t" o:hr="t"/>
        </w:pict>
      </w:r>
    </w:p>
    <w:p>
      <w:pPr>
        <w:pStyle w:val="FirstParagraph"/>
      </w:pPr>
      <w:ins w:id="20" w:author="PR Preview" w:date="2024-01-01T00:00:00Z">
        <w:r>
          <w:t xml:space="preserve">With qualitative effect modification, additive implies multiplicative effect modification and vice versa.</w:t>
        </w:r>
      </w:ins>
      <w:ins w:id="20" w:author="PR Preview" w:date="2024-01-01T00:00:00Z">
        <w:r>
          <w:t xml:space="preserve"> </w:t>
        </w:r>
      </w:ins>
      <w:ins w:id="20" w:author="PR Preview" w:date="2024-01-01T00:00:00Z">
        <w:r>
          <w:t xml:space="preserve">Without it, there can be modification on one scale but not the other.</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ins w:id="21" w:author="PR Preview" w:date="2024-01-01T00:00:00Z">
        <w:r>
          <w:t xml:space="preserve">Because</w:t>
        </w:r>
      </w:ins>
      <w:ins w:id="21" w:author="PR Preview" w:date="2024-01-01T00:00:00Z">
        <w:r>
          <w:t xml:space="preserve"> </w:t>
        </w:r>
      </w:ins>
      <w:ins w:id="21" w:author="PR Preview" w:date="2024-01-01T00:00:00Z">
        <w:r>
          <w:t xml:space="preserve">“effect modification”</w:t>
        </w:r>
      </w:ins>
      <w:ins w:id="21" w:author="PR Preview" w:date="2024-01-01T00:00:00Z">
        <w:r>
          <w:t xml:space="preserve"> </w:t>
        </w:r>
      </w:ins>
      <w:ins w:id="21" w:author="PR Preview" w:date="2024-01-01T00:00:00Z">
        <w:r>
          <w:t xml:space="preserve">means nothing without naming the effect measure, some authors say</w:t>
        </w:r>
      </w:ins>
      <w:ins w:id="21" w:author="PR Preview" w:date="2024-01-01T00:00:00Z">
        <w:r>
          <w:t xml:space="preserve"> </w:t>
        </w:r>
      </w:ins>
      <w:ins w:id="21" w:author="PR Preview" w:date="2024-01-01T00:00:00Z">
        <w:r>
          <w:rPr>
            <w:b/>
            <w:bCs/>
          </w:rPr>
          <w:t xml:space="preserve">effect-measure modification</w:t>
        </w:r>
      </w:ins>
      <w:ins w:id="21" w:author="PR Preview" w:date="2024-01-01T00:00:00Z">
        <w:r>
          <w:t xml:space="preserve"> </w:t>
        </w:r>
      </w:ins>
      <w:ins w:id="21" w:author="PR Preview" w:date="2024-01-01T00:00:00Z">
        <w:r>
          <w:t xml:space="preserve">instead.</w:t>
        </w:r>
      </w:ins>
    </w:p>
    <w:bookmarkEnd w:id="13"/>
    <w:bookmarkEnd w:id="14"/>
    <w:bookmarkStart w:id="22" w:name="X2da070e11fdd4da3c893cd37846601583d7d151"/>
    <w:p>
      <w:pPr>
        <w:pStyle w:val="Heading2"/>
      </w:pPr>
      <w:ins w:id="22" w:author="PR Preview" w:date="2024-01-01T00:00:00Z">
        <w:r>
          <w:t xml:space="preserve">2 4.2 Stratification to Identify Effect Modification (pp. 49-51)</w:t>
        </w:r>
      </w:ins>
    </w:p>
    <w:p>
      <w:r>
        <w:pict>
          <v:rect style="width:0;height:1.5pt" o:hralign="center" o:hrstd="t" o:hr="t"/>
        </w:pict>
      </w:r>
    </w:p>
    <w:p>
      <w:pPr>
        <w:pStyle w:val="FirstParagraph"/>
      </w:pPr>
      <w:ins w:id="24" w:author="PR Preview" w:date="2024-01-01T00:00:00Z">
        <w:r>
          <w:t xml:space="preserve">A</w:t>
        </w:r>
      </w:ins>
      <w:ins w:id="24" w:author="PR Preview" w:date="2024-01-01T00:00:00Z">
        <w:r>
          <w:t xml:space="preserve"> </w:t>
        </w:r>
      </w:ins>
      <w:ins w:id="24" w:author="PR Preview" w:date="2024-01-01T00:00:00Z">
        <w:r>
          <w:rPr>
            <w:b/>
            <w:bCs/>
          </w:rPr>
          <w:t xml:space="preserve">stratified analysis</w:t>
        </w:r>
      </w:ins>
      <w:ins w:id="24" w:author="PR Preview" w:date="2024-01-01T00:00:00Z">
        <w:r>
          <w:t xml:space="preserve"> </w:t>
        </w:r>
      </w:ins>
      <w:ins w:id="24" w:author="PR Preview" w:date="2024-01-01T00:00:00Z">
        <w:r>
          <w:t xml:space="preserve">is the natural way to identify effect modification by measured variables: compute the effect of</w:t>
        </w:r>
      </w:ins>
      <w:ins w:id="24" w:author="PR Preview" w:date="2024-01-01T00:00:00Z">
        <w:r>
          <w:t xml:space="preserve"> </w:t>
        </w:r>
      </w:ins>
      <m:oMath>
        <m:r>
          <m:t>A</m:t>
        </m:r>
      </m:oMath>
      <w:ins w:id="24" w:author="PR Preview" w:date="2024-01-01T00:00:00Z">
        <w:r>
          <w:t xml:space="preserve"> </w:t>
        </w:r>
      </w:ins>
      <w:ins w:id="24" w:author="PR Preview" w:date="2024-01-01T00:00:00Z">
        <w:r>
          <w:t xml:space="preserve">on</w:t>
        </w:r>
      </w:ins>
      <w:ins w:id="24" w:author="PR Preview" w:date="2024-01-01T00:00:00Z">
        <w:r>
          <w:t xml:space="preserve"> </w:t>
        </w:r>
      </w:ins>
      <m:oMath>
        <m:r>
          <m:t>Y</m:t>
        </m:r>
      </m:oMath>
      <w:ins w:id="24" w:author="PR Preview" w:date="2024-01-01T00:00:00Z">
        <w:r>
          <w:t xml:space="preserve"> </w:t>
        </w:r>
      </w:ins>
      <w:ins w:id="24" w:author="PR Preview" w:date="2024-01-01T00:00:00Z">
        <w:r>
          <w:t xml:space="preserve">in each level (stratum) of</w:t>
        </w:r>
      </w:ins>
      <w:ins w:id="24" w:author="PR Preview" w:date="2024-01-01T00:00:00Z">
        <w:r>
          <w:t xml:space="preserve"> </w:t>
        </w:r>
      </w:ins>
      <m:oMath>
        <m:r>
          <m:t>V</m:t>
        </m:r>
      </m:oMath>
      <w:ins w:id="24" w:author="PR Preview" w:date="2024-01-01T00:00:00Z">
        <w:r>
          <w:t xml:space="preserve">.</w:t>
        </w:r>
      </w:ins>
      <w:ins w:id="24" w:author="PR Preview" w:date="2024-01-01T00:00:00Z">
        <w:r>
          <w:t xml:space="preserve"> </w:t>
        </w:r>
      </w:ins>
      <w:ins w:id="24" w:author="PR Preview" w:date="2024-01-01T00:00:00Z">
        <w:r>
          <w:t xml:space="preserve">For dichotomous</w:t>
        </w:r>
      </w:ins>
      <w:ins w:id="24" w:author="PR Preview" w:date="2024-01-01T00:00:00Z">
        <w:r>
          <w:t xml:space="preserve"> </w:t>
        </w:r>
      </w:ins>
      <m:oMath>
        <m:r>
          <m:t>V</m:t>
        </m:r>
      </m:oMath>
      <w:ins w:id="24" w:author="PR Preview" w:date="2024-01-01T00:00:00Z">
        <w:r>
          <w:t xml:space="preserve">, the stratified causal risk differences are</w:t>
        </w:r>
      </w:ins>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ins w:id="26" w:author="PR Preview" w:date="2024-01-01T00:00:00Z">
        <w:r>
          <w:t xml:space="preserve">In real data we see</w:t>
        </w:r>
      </w:ins>
      <w:ins w:id="26" w:author="PR Preview" w:date="2024-01-01T00:00:00Z">
        <w:r>
          <w:t xml:space="preserve"> </w:t>
        </w:r>
      </w:ins>
      <m:oMath>
        <m:r>
          <m:t>A</m:t>
        </m:r>
      </m:oMath>
      <w:ins w:id="26" w:author="PR Preview" w:date="2024-01-01T00:00:00Z">
        <w:r>
          <w:t xml:space="preserve"> </w:t>
        </w:r>
      </w:ins>
      <w:ins w:id="26" w:author="PR Preview" w:date="2024-01-01T00:00:00Z">
        <w:r>
          <w:t xml:space="preserve">and</w:t>
        </w:r>
      </w:ins>
      <w:ins w:id="26" w:author="PR Preview" w:date="2024-01-01T00:00:00Z">
        <w:r>
          <w:t xml:space="preserve"> </w:t>
        </w:r>
      </w:ins>
      <m:oMath>
        <m:r>
          <m:t>Y</m:t>
        </m:r>
      </m:oMath>
      <w:ins w:id="26" w:author="PR Preview" w:date="2024-01-01T00:00:00Z">
        <w:r>
          <w:t xml:space="preserve">, not</w:t>
        </w:r>
      </w:ins>
      <w:ins w:id="26" w:author="PR Preview" w:date="2024-01-01T00:00:00Z">
        <w:r>
          <w:t xml:space="preserve"> </w:t>
        </w:r>
      </w:ins>
      <m:oMath>
        <m:sSup>
          <m:e>
            <m:r>
              <m:t>Y</m:t>
            </m:r>
          </m:e>
          <m:sup>
            <m:r>
              <m:t>a</m:t>
            </m:r>
            <m:r>
              <m:rPr>
                <m:sty m:val="p"/>
              </m:rPr>
              <m:t>=</m:t>
            </m:r>
            <m:r>
              <m:t>1</m:t>
            </m:r>
          </m:sup>
        </m:sSup>
      </m:oMath>
      <w:ins w:id="26" w:author="PR Preview" w:date="2024-01-01T00:00:00Z">
        <w:r>
          <w:t xml:space="preserve"> </w:t>
        </w:r>
      </w:ins>
      <w:ins w:id="26" w:author="PR Preview" w:date="2024-01-01T00:00:00Z">
        <w:r>
          <w:t xml:space="preserve">and</w:t>
        </w:r>
      </w:ins>
      <w:ins w:id="26" w:author="PR Preview" w:date="2024-01-01T00:00:00Z">
        <w:r>
          <w:t xml:space="preserve"> </w:t>
        </w:r>
      </w:ins>
      <m:oMath>
        <m:sSup>
          <m:e>
            <m:r>
              <m:t>Y</m:t>
            </m:r>
          </m:e>
          <m:sup>
            <m:r>
              <m:t>a</m:t>
            </m:r>
            <m:r>
              <m:rPr>
                <m:sty m:val="p"/>
              </m:rPr>
              <m:t>=</m:t>
            </m:r>
            <m:r>
              <m:t>0</m:t>
            </m:r>
          </m:sup>
        </m:sSup>
      </m:oMath>
      <w:ins w:id="26" w:author="PR Preview" w:date="2024-01-01T00:00:00Z">
        <w:r>
          <w:t xml:space="preserve">.</w:t>
        </w:r>
      </w:ins>
      <w:ins w:id="26" w:author="PR Preview" w:date="2024-01-01T00:00:00Z">
        <w:r>
          <w:t xml:space="preserve"> </w:t>
        </w:r>
      </w:ins>
      <w:ins w:id="26" w:author="PR Preview" w:date="2024-01-01T00:00:00Z">
        <w:r>
          <w:t xml:space="preserve">How we stratify depends on the design.</w:t>
        </w:r>
      </w:ins>
    </w:p>
    <w:bookmarkStart w:id="15" w:name="marginally-randomized-experiments"/>
    <w:p>
      <w:pPr>
        <w:pStyle w:val="Heading3"/>
      </w:pPr>
      <w:ins w:id="27" w:author="PR Preview" w:date="2024-01-01T00:00:00Z">
        <w:r>
          <w:t xml:space="preserve">2.1 Marginally randomized experiments</w:t>
        </w:r>
      </w:ins>
    </w:p>
    <w:p>
      <w:r>
        <w:pict>
          <v:rect style="width:0;height:1.5pt" o:hralign="center" o:hrstd="t" o:hr="t"/>
        </w:pict>
      </w:r>
    </w:p>
    <w:p>
      <w:pPr>
        <w:pStyle w:val="FirstParagraph"/>
      </w:pPr>
      <w:ins w:id="29" w:author="PR Preview" w:date="2024-01-01T00:00:00Z">
        <w:r>
          <w:t xml:space="preserve">If treatment is randomly and unconditionally assigned, exchangeability is expected in</w:t>
        </w:r>
      </w:ins>
      <w:ins w:id="29" w:author="PR Preview" w:date="2024-01-01T00:00:00Z">
        <w:r>
          <w:t xml:space="preserve"> </w:t>
        </w:r>
      </w:ins>
      <w:ins w:id="29" w:author="PR Preview" w:date="2024-01-01T00:00:00Z">
        <w:r>
          <w:rPr>
            <w:b/>
            <w:bCs/>
          </w:rPr>
          <w:t xml:space="preserve">every subset</w:t>
        </w:r>
      </w:ins>
      <w:ins w:id="29" w:author="PR Preview" w:date="2024-01-01T00:00:00Z">
        <w:r>
          <w:t xml:space="preserve"> </w:t>
        </w:r>
      </w:ins>
      <w:ins w:id="29" w:author="PR Preview" w:date="2024-01-01T00:00:00Z">
        <w:r>
          <w:t xml:space="preserve">of the population.</w:t>
        </w:r>
      </w:ins>
      <w:ins w:id="29" w:author="PR Preview" w:date="2024-01-01T00:00:00Z">
        <w:r>
          <w:t xml:space="preserve"> </w:t>
        </w:r>
      </w:ins>
      <w:ins w:id="29" w:author="PR Preview" w:date="2024-01-01T00:00:00Z">
        <w:r>
          <w:t xml:space="preserve">So within each stratum the associational risk difference equals the causal one, e.g.,</w:t>
        </w:r>
      </w:ins>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ins w:id="31" w:author="PR Preview" w:date="2024-01-01T00:00:00Z">
        <w:r>
          <w:t xml:space="preserve">and a stratified analysis of association measures identifies effect modification.</w:t>
        </w:r>
      </w:ins>
    </w:p>
    <w:p>
      <w:pPr>
        <w:pStyle w:val="BodyText"/>
      </w:pPr>
      <w:ins w:id="32" w:author="PR Preview" w:date="2024-01-01T00:00:00Z">
        <w:r>
          <w:t xml:space="preserve">Stratification yields average effects in subsets of the population, not individual effects (Fine Points 2.1 and 3.2).</w:t>
        </w:r>
      </w:ins>
    </w:p>
    <w:bookmarkEnd w:id="15"/>
    <w:bookmarkStart w:id="17" w:name="X74bf78635e2a777023fbd019127e32ec318dabe"/>
    <w:p>
      <w:pPr>
        <w:pStyle w:val="Heading3"/>
      </w:pPr>
      <w:ins w:id="33" w:author="PR Preview" w:date="2024-01-01T00:00:00Z">
        <w:r>
          <w:t xml:space="preserve">2.2 Conditionally randomized experiments: Greeks and Romans</w:t>
        </w:r>
      </w:ins>
    </w:p>
    <w:p>
      <w:ins w:id="34" w:author="PR Preview" w:date="2024-01-01T00:00:00Z">
        <w:r>
          <w:pict>
            <v:rect style="width:0;height:1.5pt" o:hralign="center" o:hrstd="t" o:hr="t"/>
          </w:pict>
        </w:r>
      </w:ins>
    </w:p>
    <w:p>
      <w:pPr>
        <w:pStyle w:val="FirstParagraph"/>
      </w:pPr>
      <w:ins w:id="35" w:author="PR Preview" w:date="2024-01-01T00:00:00Z">
        <w:r>
          <w:t xml:space="preserve">A population of 40: transplant</w:t>
        </w:r>
      </w:ins>
      <w:ins w:id="35" w:author="PR Preview" w:date="2024-01-01T00:00:00Z">
        <w:r>
          <w:t xml:space="preserve"> </w:t>
        </w:r>
      </w:ins>
      <m:oMath>
        <m:r>
          <m:t>A</m:t>
        </m:r>
      </m:oMath>
      <w:ins w:id="35" w:author="PR Preview" w:date="2024-01-01T00:00:00Z">
        <w:r>
          <w:t xml:space="preserve"> </w:t>
        </w:r>
      </w:ins>
      <w:ins w:id="35" w:author="PR Preview" w:date="2024-01-01T00:00:00Z">
        <w:r>
          <w:t xml:space="preserve">randomly assigned with probability 0.75 if in severe condition (</w:t>
        </w:r>
      </w:ins>
      <m:oMath>
        <m:r>
          <m:t>L</m:t>
        </m:r>
        <m:r>
          <m:rPr>
            <m:sty m:val="p"/>
          </m:rPr>
          <m:t>=</m:t>
        </m:r>
        <m:r>
          <m:t>1</m:t>
        </m:r>
      </m:oMath>
      <w:ins w:id="35" w:author="PR Preview" w:date="2024-01-01T00:00:00Z">
        <w:r>
          <w:t xml:space="preserve">) and 0.50 otherwise (</w:t>
        </w:r>
      </w:ins>
      <m:oMath>
        <m:r>
          <m:t>L</m:t>
        </m:r>
        <m:r>
          <m:rPr>
            <m:sty m:val="p"/>
          </m:rPr>
          <m:t>=</m:t>
        </m:r>
        <m:r>
          <m:t>0</m:t>
        </m:r>
      </m:oMath>
      <w:ins w:id="35" w:author="PR Preview" w:date="2024-01-01T00:00:00Z">
        <w:r>
          <w:t xml:space="preserve">).</w:t>
        </w:r>
      </w:ins>
      <w:ins w:id="35" w:author="PR Preview" w:date="2024-01-01T00:00:00Z">
        <w:r>
          <w:t xml:space="preserve"> </w:t>
        </w:r>
      </w:ins>
      <w:ins w:id="35" w:author="PR Preview" w:date="2024-01-01T00:00:00Z">
        <w:r>
          <w:t xml:space="preserve">Nationality</w:t>
        </w:r>
      </w:ins>
      <w:ins w:id="35" w:author="PR Preview" w:date="2024-01-01T00:00:00Z">
        <w:r>
          <w:t xml:space="preserve"> </w:t>
        </w:r>
      </w:ins>
      <m:oMath>
        <m:r>
          <m:t>V</m:t>
        </m:r>
      </m:oMath>
      <w:ins w:id="35" w:author="PR Preview" w:date="2024-01-01T00:00:00Z">
        <w:r>
          <w:t xml:space="preserve">: 20 Greeks (</w:t>
        </w:r>
      </w:ins>
      <m:oMath>
        <m:r>
          <m:t>V</m:t>
        </m:r>
        <m:r>
          <m:rPr>
            <m:sty m:val="p"/>
          </m:rPr>
          <m:t>=</m:t>
        </m:r>
        <m:r>
          <m:t>1</m:t>
        </m:r>
      </m:oMath>
      <w:ins w:id="35" w:author="PR Preview" w:date="2024-01-01T00:00:00Z">
        <w:r>
          <w:t xml:space="preserve">, data in Table 3.1) and 20 Romans (</w:t>
        </w:r>
      </w:ins>
      <m:oMath>
        <m:r>
          <m:t>V</m:t>
        </m:r>
        <m:r>
          <m:rPr>
            <m:sty m:val="p"/>
          </m:rPr>
          <m:t>=</m:t>
        </m:r>
        <m:r>
          <m:t>0</m:t>
        </m:r>
      </m:oMath>
      <w:ins w:id="35" w:author="PR Preview" w:date="2024-01-01T00:00:00Z">
        <w:r>
          <w:t xml:space="preserve">, Table 4.2).</w:t>
        </w:r>
      </w:ins>
    </w:p>
    <w:p>
      <w:pPr>
        <w:pStyle w:val="BodyText"/>
      </w:pPr>
      <w:ins w:id="36" w:author="PR Preview" w:date="2024-01-01T00:00:00Z">
        <w:r>
          <w:rPr>
            <w:b/>
            <w:bCs/>
          </w:rPr>
          <w:t xml:space="preserve">Table 4.2</w:t>
        </w:r>
      </w:ins>
      <w:ins w:id="36" w:author="PR Preview" w:date="2024-01-01T00:00:00Z">
        <w:r>
          <w:t xml:space="preserve"> </w:t>
        </w:r>
      </w:ins>
      <w:ins w:id="36" w:author="PR Preview" w:date="2024-01-01T00:00:00Z">
        <w:r>
          <w:t xml:space="preserve">(Romans,</w:t>
        </w:r>
      </w:ins>
      <w:ins w:id="36" w:author="PR Preview" w:date="2024-01-01T00:00:00Z">
        <w:r>
          <w:t xml:space="preserve"> </w:t>
        </w:r>
      </w:ins>
      <m:oMath>
        <m:r>
          <m:t>V</m:t>
        </m:r>
        <m:r>
          <m:rPr>
            <m:sty m:val="p"/>
          </m:rPr>
          <m:t>=</m:t>
        </m:r>
        <m:r>
          <m:t>0</m:t>
        </m:r>
      </m:oMath>
      <w:ins w:id="36" w:author="PR Preview" w:date="2024-01-01T00:00:00Z">
        <w:r>
          <w:t xml:space="preserve">)</w:t>
        </w:r>
      </w:ins>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ins w:id="37" w:author="PR Preview" w:date="2024-01-01T00:00:00Z">
        <w:r>
          <w:t xml:space="preserve">In the whole population of 40,</w:t>
        </w:r>
      </w:ins>
      <w:ins w:id="37"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ins w:id="37" w:author="PR Preview" w:date="2024-01-01T00:00:00Z">
        <w:r>
          <w:t xml:space="preserve"> </w:t>
        </w:r>
      </w:ins>
      <w:ins w:id="37" w:author="PR Preview" w:date="2024-01-01T00:00:00Z">
        <w:r>
          <w:t xml:space="preserve">and</w:t>
        </w:r>
      </w:ins>
      <w:ins w:id="37"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ins w:id="37" w:author="PR Preview" w:date="2024-01-01T00:00:00Z">
        <w:r>
          <w:t xml:space="preserve">: a risk difference of</w:t>
        </w:r>
      </w:ins>
      <w:ins w:id="37" w:author="PR Preview" w:date="2024-01-01T00:00:00Z">
        <w:r>
          <w:t xml:space="preserve"> </w:t>
        </w:r>
      </w:ins>
      <m:oMath>
        <m:r>
          <m:t>0.15</m:t>
        </m:r>
      </m:oMath>
      <w:ins w:id="37" w:author="PR Preview" w:date="2024-01-01T00:00:00Z">
        <w:r>
          <w:t xml:space="preserve"> </w:t>
        </w:r>
      </w:ins>
      <w:ins w:id="37" w:author="PR Preview" w:date="2024-01-01T00:00:00Z">
        <w:r>
          <w:t xml:space="preserve">and a risk ratio of</w:t>
        </w:r>
      </w:ins>
      <w:ins w:id="37" w:author="PR Preview" w:date="2024-01-01T00:00:00Z">
        <w:r>
          <w:t xml:space="preserve"> </w:t>
        </w:r>
      </w:ins>
      <m:oMath>
        <m:r>
          <m:t>0.55</m:t>
        </m:r>
        <m:r>
          <m:rPr>
            <m:sty m:val="p"/>
          </m:rPr>
          <m:t>/</m:t>
        </m:r>
        <m:r>
          <m:t>0.40</m:t>
        </m:r>
        <m:r>
          <m:rPr>
            <m:sty m:val="p"/>
          </m:rPr>
          <m:t>=</m:t>
        </m:r>
        <m:r>
          <m:t>1.375</m:t>
        </m:r>
      </m:oMath>
      <w:ins w:id="37" w:author="PR Preview" w:date="2024-01-01T00:00:00Z">
        <w:r>
          <w:t xml:space="preserve">.</w:t>
        </w:r>
      </w:ins>
    </w:p>
    <w:p>
      <w:pPr>
        <w:pStyle w:val="BodyText"/>
      </w:pPr>
      <w:ins w:id="38" w:author="PR Preview" w:date="2024-01-01T00:00:00Z">
        <w:r>
          <w:t xml:space="preserve">The calculation is the same if the data came from an observational study in which we believe</w:t>
        </w:r>
      </w:ins>
      <w:ins w:id="38" w:author="PR Preview" w:date="2024-01-01T00:00:00Z">
        <w:r>
          <w:t xml:space="preserve"> </w:t>
        </w:r>
      </w:ins>
      <m:oMath>
        <m:sSup>
          <m:e>
            <m:r>
              <m:t>Y</m:t>
            </m:r>
          </m:e>
          <m:sup>
            <m:r>
              <m:t>a</m:t>
            </m:r>
          </m:sup>
        </m:sSup>
        <m:r>
          <m:rPr>
            <m:sty m:val="p"/>
          </m:rPr>
          <m:t>⟂</m:t>
        </m:r>
        <m:r>
          <m:t>​</m:t>
        </m:r>
        <m:r>
          <m:t>​</m:t>
        </m:r>
        <m:r>
          <m:t>​</m:t>
        </m:r>
        <m:r>
          <m:rPr>
            <m:sty m:val="p"/>
          </m:rPr>
          <m:t>⟂</m:t>
        </m:r>
        <m:r>
          <m:t>A</m:t>
        </m:r>
        <m:r>
          <m:rPr>
            <m:sty m:val="p"/>
          </m:rPr>
          <m:t>∣</m:t>
        </m:r>
        <m:r>
          <m:t>L</m:t>
        </m:r>
      </m:oMath>
      <w:ins w:id="38" w:author="PR Preview" w:date="2024-01-01T00:00:00Z">
        <w:r>
          <w:t xml:space="preserve"> </w:t>
        </w:r>
      </w:ins>
      <w:ins w:id="38" w:author="PR Preview" w:date="2024-01-01T00:00:00Z">
        <w:r>
          <w:t xml:space="preserve">holds (Chapter 3).</w:t>
        </w:r>
      </w:ins>
    </w:p>
    <w:p>
      <w:pPr>
        <w:pStyle w:val="BodyText"/>
      </w:pPr>
      <w:ins w:id="39" w:author="PR Preview" w:date="2024-01-01T00:00:00Z">
        <w:r>
          <w:t xml:space="preserve">The book leaves these risks to the reader.</w:t>
        </w:r>
      </w:ins>
      <w:ins w:id="39" w:author="PR Preview" w:date="2024-01-01T00:00:00Z">
        <w:r>
          <w:t xml:space="preserve"> </w:t>
        </w:r>
      </w:ins>
      <w:ins w:id="39" w:author="PR Preview" w:date="2024-01-01T00:00:00Z">
        <w:r>
          <w:t xml:space="preserve">Pooling Greeks and Romans: 16 individuals have</w:t>
        </w:r>
      </w:ins>
      <w:ins w:id="39" w:author="PR Preview" w:date="2024-01-01T00:00:00Z">
        <w:r>
          <w:t xml:space="preserve"> </w:t>
        </w:r>
      </w:ins>
      <m:oMath>
        <m:r>
          <m:t>L</m:t>
        </m:r>
        <m:r>
          <m:rPr>
            <m:sty m:val="p"/>
          </m:rPr>
          <m:t>=</m:t>
        </m:r>
        <m:r>
          <m:t>0</m:t>
        </m:r>
      </m:oMath>
      <w:ins w:id="39" w:author="PR Preview" w:date="2024-01-01T00:00:00Z">
        <w:r>
          <w:t xml:space="preserve"> </w:t>
        </w:r>
      </w:ins>
      <w:ins w:id="39" w:author="PR Preview" w:date="2024-01-01T00:00:00Z">
        <w:r>
          <w:t xml:space="preserve">and 24 have</w:t>
        </w:r>
      </w:ins>
      <w:ins w:id="39" w:author="PR Preview" w:date="2024-01-01T00:00:00Z">
        <w:r>
          <w:t xml:space="preserve"> </w:t>
        </w:r>
      </w:ins>
      <m:oMath>
        <m:r>
          <m:t>L</m:t>
        </m:r>
        <m:r>
          <m:rPr>
            <m:sty m:val="p"/>
          </m:rPr>
          <m:t>=</m:t>
        </m:r>
        <m:r>
          <m:t>1</m:t>
        </m:r>
      </m:oMath>
      <w:ins w:id="39" w:author="PR Preview" w:date="2024-01-01T00:00:00Z">
        <w:r>
          <w:t xml:space="preserve">, so</w:t>
        </w:r>
      </w:ins>
      <w:ins w:id="39" w:author="PR Preview" w:date="2024-01-01T00:00:00Z">
        <w:r>
          <w:t xml:space="preserve"> </w:t>
        </w:r>
      </w:ins>
      <m:oMath>
        <m:r>
          <m:rPr>
            <m:sty m:val="p"/>
          </m:rPr>
          <m:t>Pr</m:t>
        </m:r>
        <m:r>
          <m:rPr>
            <m:sty m:val="p"/>
          </m:rPr>
          <m:t>[</m:t>
        </m:r>
        <m:r>
          <m:t>L</m:t>
        </m:r>
        <m:r>
          <m:rPr>
            <m:sty m:val="p"/>
          </m:rPr>
          <m:t>=</m:t>
        </m:r>
        <m:r>
          <m:t>0</m:t>
        </m:r>
        <m:r>
          <m:rPr>
            <m:sty m:val="p"/>
          </m:rPr>
          <m:t>]</m:t>
        </m:r>
        <m:r>
          <m:rPr>
            <m:sty m:val="p"/>
          </m:rPr>
          <m:t>=</m:t>
        </m:r>
        <m:r>
          <m:t>0.4</m:t>
        </m:r>
      </m:oMath>
      <w:ins w:id="39" w:author="PR Preview" w:date="2024-01-01T00:00:00Z">
        <w:r>
          <w:t xml:space="preserve"> </w:t>
        </w:r>
      </w:ins>
      <w:ins w:id="39" w:author="PR Preview" w:date="2024-01-01T00:00:00Z">
        <w:r>
          <w:t xml:space="preserve">and</w:t>
        </w:r>
      </w:ins>
      <w:ins w:id="39" w:author="PR Preview" w:date="2024-01-01T00:00:00Z">
        <w:r>
          <w:t xml:space="preserve"> </w:t>
        </w:r>
      </w:ins>
      <m:oMath>
        <m:r>
          <m:rPr>
            <m:sty m:val="p"/>
          </m:rPr>
          <m:t>Pr</m:t>
        </m:r>
        <m:r>
          <m:rPr>
            <m:sty m:val="p"/>
          </m:rPr>
          <m:t>[</m:t>
        </m:r>
        <m:r>
          <m:t>L</m:t>
        </m:r>
        <m:r>
          <m:rPr>
            <m:sty m:val="p"/>
          </m:rPr>
          <m:t>=</m:t>
        </m:r>
        <m:r>
          <m:t>1</m:t>
        </m:r>
        <m:r>
          <m:rPr>
            <m:sty m:val="p"/>
          </m:rPr>
          <m:t>]</m:t>
        </m:r>
        <m:r>
          <m:rPr>
            <m:sty m:val="p"/>
          </m:rPr>
          <m:t>=</m:t>
        </m:r>
        <m:r>
          <m:t>0.6</m:t>
        </m:r>
      </m:oMath>
      <w:ins w:id="39" w:author="PR Preview" w:date="2024-01-01T00:00:00Z">
        <w:r>
          <w:t xml:space="preserve">.</w:t>
        </w:r>
      </w:ins>
      <w:ins w:id="39" w:author="PR Preview" w:date="2024-01-01T00:00:00Z">
        <w:r>
          <w:t xml:space="preserve"> </w:t>
        </w:r>
      </w:ins>
      <w:ins w:id="39" w:author="PR Preview" w:date="2024-01-01T00:00:00Z">
        <w:r>
          <w:t xml:space="preserve">The stratum-specific risks are</w:t>
        </w:r>
      </w:ins>
      <w:ins w:id="39"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ins w:id="39" w:author="PR Preview" w:date="2024-01-01T00:00:00Z">
        <w:r>
          <w:t xml:space="preserve">,</w:t>
        </w:r>
      </w:ins>
      <w:ins w:id="39"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ins w:id="39" w:author="PR Preview" w:date="2024-01-01T00:00:00Z">
        <w:r>
          <w:t xml:space="preserve">,</w:t>
        </w:r>
      </w:ins>
      <w:ins w:id="39"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ins w:id="39" w:author="PR Preview" w:date="2024-01-01T00:00:00Z">
        <w:r>
          <w:t xml:space="preserve">, and</w:t>
        </w:r>
      </w:ins>
      <w:ins w:id="39" w:author="PR Preview" w:date="2024-01-01T00:00:00Z">
        <w:r>
          <w:t xml:space="preserve"> </w:t>
        </w:r>
      </w:ins>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ins w:id="39" w:author="PR Preview" w:date="2024-01-01T00:00:00Z">
        <w:r>
          <w:t xml:space="preserve">.</w:t>
        </w:r>
      </w:ins>
      <w:ins w:id="39" w:author="PR Preview" w:date="2024-01-01T00:00:00Z">
        <w:r>
          <w:t xml:space="preserve"> </w:t>
        </w:r>
      </w:ins>
      <w:ins w:id="39" w:author="PR Preview" w:date="2024-01-01T00:00:00Z">
        <w:r>
          <w:t xml:space="preserve">Standardizing,</w:t>
        </w:r>
      </w:ins>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ins w:id="41" w:author="PR Preview" w:date="2024-01-01T00:00:00Z">
        <w:r>
          <w:pict>
            <v:rect style="width:0;height:1.5pt" o:hralign="center" o:hrstd="t" o:hr="t"/>
          </w:pict>
        </w:r>
      </w:ins>
    </w:p>
    <w:p>
      <w:pPr>
        <w:pStyle w:val="FirstParagraph"/>
      </w:pPr>
      <w:ins w:id="42" w:author="PR Preview" w:date="2024-01-01T00:00:00Z">
        <w:r>
          <w:t xml:space="preserve">To estimate</w:t>
        </w:r>
      </w:ins>
      <w:ins w:id="42" w:author="PR Preview" w:date="2024-01-01T00:00:00Z">
        <w:r>
          <w:t xml:space="preserve"> </w:t>
        </w:r>
      </w:ins>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ins w:id="42" w:author="PR Preview" w:date="2024-01-01T00:00:00Z">
        <w:r>
          <w:t xml:space="preserve"> </w:t>
        </w:r>
      </w:ins>
      <w:ins w:id="42" w:author="PR Preview" w:date="2024-01-01T00:00:00Z">
        <w:r>
          <w:t xml:space="preserve">in each stratum, use two stages:</w:t>
        </w:r>
      </w:ins>
    </w:p>
    <w:p>
      <w:pPr>
        <w:pStyle w:val="Compact"/>
        <w:numPr>
          <w:ilvl w:val="0"/>
          <w:numId w:val="1005"/>
        </w:numPr>
      </w:pPr>
      <w:ins w:id="43" w:author="PR Preview" w:date="2024-01-01T00:00:00Z">
        <w:r>
          <w:rPr>
            <w:b/>
            <w:bCs/>
          </w:rPr>
          <w:t xml:space="preserve">stratify</w:t>
        </w:r>
      </w:ins>
      <w:ins w:id="43" w:author="PR Preview" w:date="2024-01-01T00:00:00Z">
        <w:r>
          <w:t xml:space="preserve"> </w:t>
        </w:r>
      </w:ins>
      <w:ins w:id="43" w:author="PR Preview" w:date="2024-01-01T00:00:00Z">
        <w:r>
          <w:t xml:space="preserve">by</w:t>
        </w:r>
      </w:ins>
      <w:ins w:id="43" w:author="PR Preview" w:date="2024-01-01T00:00:00Z">
        <w:r>
          <w:t xml:space="preserve"> </w:t>
        </w:r>
      </w:ins>
      <m:oMath>
        <m:r>
          <m:t>V</m:t>
        </m:r>
      </m:oMath>
      <w:ins w:id="43" w:author="PR Preview" w:date="2024-01-01T00:00:00Z">
        <w:r>
          <w:t xml:space="preserve">;</w:t>
        </w:r>
      </w:ins>
    </w:p>
    <w:p>
      <w:pPr>
        <w:pStyle w:val="Compact"/>
        <w:numPr>
          <w:ilvl w:val="0"/>
          <w:numId w:val="1005"/>
        </w:numPr>
      </w:pPr>
      <w:ins w:id="44" w:author="PR Preview" w:date="2024-01-01T00:00:00Z">
        <w:r>
          <w:rPr>
            <w:b/>
            <w:bCs/>
          </w:rPr>
          <w:t xml:space="preserve">standardize</w:t>
        </w:r>
      </w:ins>
      <w:ins w:id="44" w:author="PR Preview" w:date="2024-01-01T00:00:00Z">
        <w:r>
          <w:t xml:space="preserve"> </w:t>
        </w:r>
      </w:ins>
      <w:ins w:id="44" w:author="PR Preview" w:date="2024-01-01T00:00:00Z">
        <w:r>
          <w:t xml:space="preserve">by</w:t>
        </w:r>
      </w:ins>
      <w:ins w:id="44" w:author="PR Preview" w:date="2024-01-01T00:00:00Z">
        <w:r>
          <w:t xml:space="preserve"> </w:t>
        </w:r>
      </w:ins>
      <m:oMath>
        <m:r>
          <m:t>L</m:t>
        </m:r>
      </m:oMath>
      <w:ins w:id="44" w:author="PR Preview" w:date="2024-01-01T00:00:00Z">
        <w:r>
          <w:t xml:space="preserve"> </w:t>
        </w:r>
      </w:ins>
      <w:ins w:id="44" w:author="PR Preview" w:date="2024-01-01T00:00:00Z">
        <w:r>
          <w:t xml:space="preserve">(or, equivalently, IP weight with weights depending on</w:t>
        </w:r>
      </w:ins>
      <w:ins w:id="44" w:author="PR Preview" w:date="2024-01-01T00:00:00Z">
        <w:r>
          <w:t xml:space="preserve"> </w:t>
        </w:r>
      </w:ins>
      <m:oMath>
        <m:r>
          <m:t>L</m:t>
        </m:r>
      </m:oMath>
      <w:ins w:id="44" w:author="PR Preview" w:date="2024-01-01T00:00:00Z">
        <w:r>
          <w:t xml:space="preserve">) within each stratum.</w:t>
        </w:r>
      </w:ins>
    </w:p>
    <w:p>
      <w:pPr>
        <w:pStyle w:val="FirstParagraph"/>
      </w:pPr>
      <w:ins w:id="45" w:author="PR Preview" w:date="2024-01-01T00:00:00Z">
        <w:r>
          <w:t xml:space="preserve">Step 2 can be skipped when</w:t>
        </w:r>
      </w:ins>
      <w:ins w:id="45" w:author="PR Preview" w:date="2024-01-01T00:00:00Z">
        <w:r>
          <w:t xml:space="preserve"> </w:t>
        </w:r>
      </w:ins>
      <m:oMath>
        <m:r>
          <m:t>V</m:t>
        </m:r>
      </m:oMath>
      <w:ins w:id="45" w:author="PR Preview" w:date="2024-01-01T00:00:00Z">
        <w:r>
          <w:t xml:space="preserve"> </w:t>
        </w:r>
      </w:ins>
      <w:ins w:id="45" w:author="PR Preview" w:date="2024-01-01T00:00:00Z">
        <w:r>
          <w:t xml:space="preserve">is itself the set of variables needed for conditional exchangeability (Section 4.4).</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ins w:id="46" w:author="PR Preview" w:date="2024-01-01T00:00:00Z">
        <w:r>
          <w:t xml:space="preserve">2.3 Surrogate and causal effect modifiers</w:t>
        </w:r>
      </w:ins>
    </w:p>
    <w:p>
      <w:ins w:id="47" w:author="PR Preview" w:date="2024-01-01T00:00:00Z">
        <w:r>
          <w:pict>
            <v:rect style="width:0;height:1.5pt" o:hralign="center" o:hrstd="t" o:hr="t"/>
          </w:pict>
        </w:r>
      </w:ins>
    </w:p>
    <w:p>
      <w:pPr>
        <w:pStyle w:val="FirstParagraph"/>
      </w:pPr>
      <w:ins w:id="48" w:author="PR Preview" w:date="2024-01-01T00:00:00Z">
        <w:r>
          <w:t xml:space="preserve">Nationality may only be a</w:t>
        </w:r>
      </w:ins>
      <w:ins w:id="48" w:author="PR Preview" w:date="2024-01-01T00:00:00Z">
        <w:r>
          <w:t xml:space="preserve"> </w:t>
        </w:r>
      </w:ins>
      <w:ins w:id="48" w:author="PR Preview" w:date="2024-01-01T00:00:00Z">
        <w:r>
          <w:rPr>
            <w:b/>
            <w:bCs/>
          </w:rPr>
          <w:t xml:space="preserve">marker</w:t>
        </w:r>
      </w:ins>
      <w:ins w:id="48" w:author="PR Preview" w:date="2024-01-01T00:00:00Z">
        <w:r>
          <w:t xml:space="preserve"> </w:t>
        </w:r>
      </w:ins>
      <w:ins w:id="48" w:author="PR Preview" w:date="2024-01-01T00:00:00Z">
        <w:r>
          <w:t xml:space="preserve">for the factor truly responsible.</w:t>
        </w:r>
      </w:ins>
      <w:ins w:id="48" w:author="PR Preview" w:date="2024-01-01T00:00:00Z">
        <w:r>
          <w:t xml:space="preserve"> </w:t>
        </w:r>
      </w:ins>
      <w:ins w:id="48" w:author="PR Preview" w:date="2024-01-01T00:00:00Z">
        <w:r>
          <w:t xml:space="preserve">If heart surgery is better in Greece than in Rome, an intervention that improved surgery in Rome could remove the modification by passport-defined nationality.</w:t>
        </w:r>
      </w:ins>
    </w:p>
    <w:p>
      <w:pPr>
        <w:pStyle w:val="Compact"/>
        <w:numPr>
          <w:ilvl w:val="0"/>
          <w:numId w:val="1006"/>
        </w:numPr>
      </w:pPr>
      <w:ins w:id="49" w:author="PR Preview" w:date="2024-01-01T00:00:00Z">
        <w:r>
          <w:rPr>
            <w:b/>
            <w:bCs/>
          </w:rPr>
          <w:t xml:space="preserve">surrogate effect modifier</w:t>
        </w:r>
      </w:ins>
      <w:ins w:id="49" w:author="PR Preview" w:date="2024-01-01T00:00:00Z">
        <w:r>
          <w:t xml:space="preserve">: nationality</w:t>
        </w:r>
      </w:ins>
    </w:p>
    <w:p>
      <w:pPr>
        <w:pStyle w:val="Compact"/>
        <w:numPr>
          <w:ilvl w:val="0"/>
          <w:numId w:val="1006"/>
        </w:numPr>
      </w:pPr>
      <w:ins w:id="50" w:author="PR Preview" w:date="2024-01-01T00:00:00Z">
        <w:r>
          <w:rPr>
            <w:b/>
            <w:bCs/>
          </w:rPr>
          <w:t xml:space="preserve">causal effect modifier</w:t>
        </w:r>
      </w:ins>
      <w:ins w:id="50" w:author="PR Preview" w:date="2024-01-01T00:00:00Z">
        <w:r>
          <w:t xml:space="preserve">: quality of care</w:t>
        </w:r>
      </w:ins>
    </w:p>
    <w:p>
      <w:pPr>
        <w:pStyle w:val="FirstParagraph"/>
      </w:pPr>
      <w:ins w:id="51" w:author="PR Preview" w:date="2024-01-01T00:00:00Z">
        <w:r>
          <w:t xml:space="preserve">“Effect modification by</w:t>
        </w:r>
      </w:ins>
      <w:ins w:id="51" w:author="PR Preview" w:date="2024-01-01T00:00:00Z">
        <w:r>
          <w:t xml:space="preserve"> </w:t>
        </w:r>
      </w:ins>
      <m:oMath>
        <m:r>
          <m:t>V</m:t>
        </m:r>
      </m:oMath>
      <w:ins w:id="51" w:author="PR Preview" w:date="2024-01-01T00:00:00Z">
        <w:r>
          <w:t xml:space="preserve">”</w:t>
        </w:r>
      </w:ins>
      <w:ins w:id="51" w:author="PR Preview" w:date="2024-01-01T00:00:00Z">
        <w:r>
          <w:t xml:space="preserve"> </w:t>
        </w:r>
      </w:ins>
      <w:ins w:id="51" w:author="PR Preview" w:date="2024-01-01T00:00:00Z">
        <w:r>
          <w:t xml:space="preserve">does not imply that</w:t>
        </w:r>
      </w:ins>
      <w:ins w:id="51" w:author="PR Preview" w:date="2024-01-01T00:00:00Z">
        <w:r>
          <w:t xml:space="preserve"> </w:t>
        </w:r>
      </w:ins>
      <m:oMath>
        <m:r>
          <m:t>V</m:t>
        </m:r>
      </m:oMath>
      <w:ins w:id="51" w:author="PR Preview" w:date="2024-01-01T00:00:00Z">
        <w:r>
          <w:t xml:space="preserve"> </w:t>
        </w:r>
      </w:ins>
      <w:ins w:id="51" w:author="PR Preview" w:date="2024-01-01T00:00:00Z">
        <w:r>
          <w:t xml:space="preserve">plays a causal role;</w:t>
        </w:r>
      </w:ins>
      <w:ins w:id="51" w:author="PR Preview" w:date="2024-01-01T00:00:00Z">
        <w:r>
          <w:t xml:space="preserve"> </w:t>
        </w:r>
      </w:ins>
      <w:ins w:id="51" w:author="PR Preview" w:date="2024-01-01T00:00:00Z">
        <w:r>
          <w:t xml:space="preserve">some authors prefer the more neutral</w:t>
        </w:r>
      </w:ins>
      <w:ins w:id="51" w:author="PR Preview" w:date="2024-01-01T00:00:00Z">
        <w:r>
          <w:t xml:space="preserve"> </w:t>
        </w:r>
      </w:ins>
      <w:ins w:id="51" w:author="PR Preview" w:date="2024-01-01T00:00:00Z">
        <w:r>
          <w:t xml:space="preserve">“effect heterogeneity across strata of</w:t>
        </w:r>
      </w:ins>
      <w:ins w:id="51" w:author="PR Preview" w:date="2024-01-01T00:00:00Z">
        <w:r>
          <w:t xml:space="preserve"> </w:t>
        </w:r>
      </w:ins>
      <m:oMath>
        <m:r>
          <m:t>V</m:t>
        </m:r>
      </m:oMath>
      <w:ins w:id="51" w:author="PR Preview" w:date="2024-01-01T00:00:00Z">
        <w:r>
          <w:t xml:space="preserve">”</w:t>
        </w:r>
      </w:ins>
      <w:ins w:id="51" w:author="PR Preview" w:date="2024-01-01T00:00:00Z">
        <w:r>
          <w:t xml:space="preserve">.</w:t>
        </w:r>
      </w:ins>
      <w:ins w:id="51" w:author="PR Preview" w:date="2024-01-01T00:00:00Z">
        <w:r>
          <w:t xml:space="preserve"> </w:t>
        </w:r>
      </w:ins>
      <w:ins w:id="51" w:author="PR Preview" w:date="2024-01-01T00:00:00Z">
        <w:r>
          <w:t xml:space="preserve">Chapter 5’s</w:t>
        </w:r>
      </w:ins>
      <w:ins w:id="51" w:author="PR Preview" w:date="2024-01-01T00:00:00Z">
        <w:r>
          <w:t xml:space="preserve"> </w:t>
        </w:r>
      </w:ins>
      <w:ins w:id="51" w:author="PR Preview" w:date="2024-01-01T00:00:00Z">
        <w:r>
          <w:rPr>
            <w:b/>
            <w:bCs/>
          </w:rPr>
          <w:t xml:space="preserve">interaction</w:t>
        </w:r>
      </w:ins>
      <w:ins w:id="51" w:author="PR Preview" w:date="2024-01-01T00:00:00Z">
        <w:r>
          <w:t xml:space="preserve"> </w:t>
        </w:r>
      </w:ins>
      <w:ins w:id="51" w:author="PR Preview" w:date="2024-01-01T00:00:00Z">
        <w:r>
          <w:t xml:space="preserve">does attribute a causal role to the variables involved.</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ins w:id="52" w:author="PR Preview" w:date="2024-01-01T00:00:00Z">
        <w:r>
          <w:t xml:space="preserve">3 4.3 Why Care About Effect Modification (pp. 51-53)</w:t>
        </w:r>
      </w:ins>
    </w:p>
    <w:p>
      <w:ins w:id="53" w:author="PR Preview" w:date="2024-01-01T00:00:00Z">
        <w:r>
          <w:pict>
            <v:rect style="width:0;height:1.5pt" o:hralign="center" o:hrstd="t" o:hr="t"/>
          </w:pict>
        </w:r>
      </w:ins>
    </w:p>
    <w:p>
      <w:pPr>
        <w:pStyle w:val="FirstParagraph"/>
      </w:pPr>
      <w:ins w:id="54" w:author="PR Preview" w:date="2024-01-01T00:00:00Z">
        <w:r>
          <w:t xml:space="preserve">Reasons to identify effect modification, and to collect pre-treatment descriptors</w:t>
        </w:r>
      </w:ins>
      <w:ins w:id="54" w:author="PR Preview" w:date="2024-01-01T00:00:00Z">
        <w:r>
          <w:t xml:space="preserve"> </w:t>
        </w:r>
      </w:ins>
      <m:oMath>
        <m:r>
          <m:t>V</m:t>
        </m:r>
      </m:oMath>
      <w:ins w:id="54" w:author="PR Preview" w:date="2024-01-01T00:00:00Z">
        <w:r>
          <w:t xml:space="preserve"> </w:t>
        </w:r>
      </w:ins>
      <w:ins w:id="54" w:author="PR Preview" w:date="2024-01-01T00:00:00Z">
        <w:r>
          <w:t xml:space="preserve">even in randomized experiments:</w:t>
        </w:r>
      </w:ins>
    </w:p>
    <w:p>
      <w:pPr>
        <w:pStyle w:val="Compact"/>
        <w:numPr>
          <w:ilvl w:val="0"/>
          <w:numId w:val="1007"/>
        </w:numPr>
      </w:pPr>
      <w:ins w:id="55" w:author="PR Preview" w:date="2024-01-01T00:00:00Z">
        <w:r>
          <w:t xml:space="preserve">the average effect</w:t>
        </w:r>
      </w:ins>
      <w:ins w:id="55" w:author="PR Preview" w:date="2024-01-01T00:00:00Z">
        <w:r>
          <w:t xml:space="preserve"> </w:t>
        </w:r>
      </w:ins>
      <w:ins w:id="55" w:author="PR Preview" w:date="2024-01-01T00:00:00Z">
        <w:r>
          <w:rPr>
            <w:b/>
            <w:bCs/>
          </w:rPr>
          <w:t xml:space="preserve">differs between populations</w:t>
        </w:r>
      </w:ins>
      <w:ins w:id="55" w:author="PR Preview" w:date="2024-01-01T00:00:00Z">
        <w:r>
          <w:t xml:space="preserve"> </w:t>
        </w:r>
      </w:ins>
      <w:ins w:id="55" w:author="PR Preview" w:date="2024-01-01T00:00:00Z">
        <w:r>
          <w:t xml:space="preserve">with different prevalence of</w:t>
        </w:r>
      </w:ins>
      <w:ins w:id="55" w:author="PR Preview" w:date="2024-01-01T00:00:00Z">
        <w:r>
          <w:t xml:space="preserve"> </w:t>
        </w:r>
      </w:ins>
      <m:oMath>
        <m:r>
          <m:t>V</m:t>
        </m:r>
      </m:oMath>
      <w:ins w:id="55" w:author="PR Preview" w:date="2024-01-01T00:00:00Z">
        <w:r>
          <w:t xml:space="preserve"> </w:t>
        </w:r>
      </w:ins>
      <w:ins w:id="55" w:author="PR Preview" w:date="2024-01-01T00:00:00Z">
        <w:r>
          <w:t xml:space="preserve">(transportability);</w:t>
        </w:r>
      </w:ins>
    </w:p>
    <w:p>
      <w:pPr>
        <w:pStyle w:val="Compact"/>
        <w:numPr>
          <w:ilvl w:val="0"/>
          <w:numId w:val="1007"/>
        </w:numPr>
      </w:pPr>
      <w:ins w:id="56" w:author="PR Preview" w:date="2024-01-01T00:00:00Z">
        <w:r>
          <w:t xml:space="preserve">it identifies</w:t>
        </w:r>
      </w:ins>
      <w:ins w:id="56" w:author="PR Preview" w:date="2024-01-01T00:00:00Z">
        <w:r>
          <w:t xml:space="preserve"> </w:t>
        </w:r>
      </w:ins>
      <w:ins w:id="56" w:author="PR Preview" w:date="2024-01-01T00:00:00Z">
        <w:r>
          <w:rPr>
            <w:b/>
            <w:bCs/>
          </w:rPr>
          <w:t xml:space="preserve">who would benefit most</w:t>
        </w:r>
      </w:ins>
      <w:ins w:id="56" w:author="PR Preview" w:date="2024-01-01T00:00:00Z">
        <w:r>
          <w:t xml:space="preserve"> </w:t>
        </w:r>
      </w:ins>
      <w:ins w:id="56" w:author="PR Preview" w:date="2024-01-01T00:00:00Z">
        <w:r>
          <w:t xml:space="preserve">from an intervention;</w:t>
        </w:r>
      </w:ins>
    </w:p>
    <w:p>
      <w:pPr>
        <w:pStyle w:val="Compact"/>
        <w:numPr>
          <w:ilvl w:val="0"/>
          <w:numId w:val="1007"/>
        </w:numPr>
      </w:pPr>
      <w:ins w:id="57" w:author="PR Preview" w:date="2024-01-01T00:00:00Z">
        <w:r>
          <w:t xml:space="preserve">it may help understand</w:t>
        </w:r>
      </w:ins>
      <w:ins w:id="57" w:author="PR Preview" w:date="2024-01-01T00:00:00Z">
        <w:r>
          <w:t xml:space="preserve"> </w:t>
        </w:r>
      </w:ins>
      <w:ins w:id="57" w:author="PR Preview" w:date="2024-01-01T00:00:00Z">
        <w:r>
          <w:rPr>
            <w:b/>
            <w:bCs/>
          </w:rPr>
          <w:t xml:space="preserve">mechanisms</w:t>
        </w:r>
      </w:ins>
      <w:ins w:id="57" w:author="PR Preview" w:date="2024-01-01T00:00:00Z">
        <w:r>
          <w:t xml:space="preserve">.</w:t>
        </w:r>
      </w:ins>
    </w:p>
    <w:bookmarkStart w:id="23" w:name="Xd7b34c968fd0cfb6bc3733871511bb23232e288"/>
    <w:p>
      <w:pPr>
        <w:pStyle w:val="Heading3"/>
      </w:pPr>
      <w:ins w:id="58" w:author="PR Preview" w:date="2024-01-01T00:00:00Z">
        <w:r>
          <w:t xml:space="preserve">3.1 1. Populations with different mixes of modifiers</w:t>
        </w:r>
      </w:ins>
    </w:p>
    <w:p>
      <w:ins w:id="59" w:author="PR Preview" w:date="2024-01-01T00:00:00Z">
        <w:r>
          <w:pict>
            <v:rect style="width:0;height:1.5pt" o:hralign="center" o:hrstd="t" o:hr="t"/>
          </w:pict>
        </w:r>
      </w:ins>
    </w:p>
    <w:p>
      <w:pPr>
        <w:pStyle w:val="FirstParagraph"/>
      </w:pPr>
      <w:ins w:id="60" w:author="PR Preview" w:date="2024-01-01T00:00:00Z">
        <w:r>
          <w:t xml:space="preserve">In Table 4.1 the effect is harmful in women and beneficial in men, and the population effect is null only because each sex is 50%.</w:t>
        </w:r>
      </w:ins>
      <w:ins w:id="60" w:author="PR Preview" w:date="2024-01-01T00:00:00Z">
        <w:r>
          <w:t xml:space="preserve"> </w:t>
        </w:r>
      </w:ins>
      <w:ins w:id="60" w:author="PR Preview" w:date="2024-01-01T00:00:00Z">
        <w:r>
          <w:t xml:space="preserve">In a population with more women (e.g., graduating college students), the average effect would be harmful.</w:t>
        </w:r>
      </w:ins>
    </w:p>
    <w:p>
      <w:pPr>
        <w:pStyle w:val="Compact"/>
        <w:numPr>
          <w:ilvl w:val="0"/>
          <w:numId w:val="1008"/>
        </w:numPr>
      </w:pPr>
      <w:ins w:id="61" w:author="PR Preview" w:date="2024-01-01T00:00:00Z">
        <w:r>
          <w:t xml:space="preserve">With non-qualitative effect modification, the</w:t>
        </w:r>
      </w:ins>
      <w:ins w:id="61" w:author="PR Preview" w:date="2024-01-01T00:00:00Z">
        <w:r>
          <w:t xml:space="preserve"> </w:t>
        </w:r>
      </w:ins>
      <w:ins w:id="61" w:author="PR Preview" w:date="2024-01-01T00:00:00Z">
        <w:r>
          <w:rPr>
            <w:b/>
            <w:bCs/>
          </w:rPr>
          <w:t xml:space="preserve">magnitude</w:t>
        </w:r>
      </w:ins>
      <w:ins w:id="61" w:author="PR Preview" w:date="2024-01-01T00:00:00Z">
        <w:r>
          <w:t xml:space="preserve"> </w:t>
        </w:r>
      </w:ins>
      <w:ins w:id="61" w:author="PR Preview" w:date="2024-01-01T00:00:00Z">
        <w:r>
          <w:t xml:space="preserve">(but not the direction) of the average effect varies across populations, e.g., the effects of asbestos exposure (different in smokers and nonsmokers) or of universal health care (different in low- and high-income families).</w:t>
        </w:r>
      </w:ins>
    </w:p>
    <w:p>
      <w:pPr>
        <w:pStyle w:val="FirstParagraph"/>
      </w:pPr>
      <w:ins w:id="62" w:author="PR Preview" w:date="2024-01-01T00:00:00Z">
        <w:r>
          <w:t xml:space="preserve">There is no such thing as</w:t>
        </w:r>
      </w:ins>
      <w:ins w:id="62" w:author="PR Preview" w:date="2024-01-01T00:00:00Z">
        <w:r>
          <w:t xml:space="preserve"> </w:t>
        </w:r>
      </w:ins>
      <w:ins w:id="62" w:author="PR Preview" w:date="2024-01-01T00:00:00Z">
        <w:r>
          <w:t xml:space="preserve">“the average causal effect of</w:t>
        </w:r>
      </w:ins>
      <w:ins w:id="62" w:author="PR Preview" w:date="2024-01-01T00:00:00Z">
        <w:r>
          <w:t xml:space="preserve"> </w:t>
        </w:r>
      </w:ins>
      <m:oMath>
        <m:r>
          <m:t>A</m:t>
        </m:r>
      </m:oMath>
      <w:ins w:id="62" w:author="PR Preview" w:date="2024-01-01T00:00:00Z">
        <w:r>
          <w:t xml:space="preserve"> </w:t>
        </w:r>
      </w:ins>
      <w:ins w:id="62" w:author="PR Preview" w:date="2024-01-01T00:00:00Z">
        <w:r>
          <w:t xml:space="preserve">on</w:t>
        </w:r>
      </w:ins>
      <w:ins w:id="62" w:author="PR Preview" w:date="2024-01-01T00:00:00Z">
        <w:r>
          <w:t xml:space="preserve"> </w:t>
        </w:r>
      </w:ins>
      <m:oMath>
        <m:r>
          <m:t>Y</m:t>
        </m:r>
      </m:oMath>
      <w:ins w:id="62" w:author="PR Preview" w:date="2024-01-01T00:00:00Z">
        <w:r>
          <w:t xml:space="preserve"> </w:t>
        </w:r>
      </w:ins>
      <w:ins w:id="62" w:author="PR Preview" w:date="2024-01-01T00:00:00Z">
        <w:r>
          <w:t xml:space="preserve">(period)”</w:t>
        </w:r>
      </w:ins>
      <w:ins w:id="62" w:author="PR Preview" w:date="2024-01-01T00:00:00Z">
        <w:r>
          <w:t xml:space="preserve">, only</w:t>
        </w:r>
      </w:ins>
      <w:ins w:id="62" w:author="PR Preview" w:date="2024-01-01T00:00:00Z">
        <w:r>
          <w:t xml:space="preserve"> </w:t>
        </w:r>
      </w:ins>
      <w:ins w:id="62" w:author="PR Preview" w:date="2024-01-01T00:00:00Z">
        <w:r>
          <w:t xml:space="preserve">“the average causal effect of</w:t>
        </w:r>
      </w:ins>
      <w:ins w:id="62" w:author="PR Preview" w:date="2024-01-01T00:00:00Z">
        <w:r>
          <w:t xml:space="preserve"> </w:t>
        </w:r>
      </w:ins>
      <m:oMath>
        <m:r>
          <m:t>A</m:t>
        </m:r>
      </m:oMath>
      <w:ins w:id="62" w:author="PR Preview" w:date="2024-01-01T00:00:00Z">
        <w:r>
          <w:t xml:space="preserve"> </w:t>
        </w:r>
      </w:ins>
      <w:ins w:id="62" w:author="PR Preview" w:date="2024-01-01T00:00:00Z">
        <w:r>
          <w:t xml:space="preserve">on</w:t>
        </w:r>
      </w:ins>
      <w:ins w:id="62" w:author="PR Preview" w:date="2024-01-01T00:00:00Z">
        <w:r>
          <w:t xml:space="preserve"> </w:t>
        </w:r>
      </w:ins>
      <m:oMath>
        <m:r>
          <m:t>Y</m:t>
        </m:r>
      </m:oMath>
      <w:ins w:id="62" w:author="PR Preview" w:date="2024-01-01T00:00:00Z">
        <w:r>
          <w:t xml:space="preserve"> </w:t>
        </w:r>
      </w:ins>
      <w:ins w:id="62" w:author="PR Preview" w:date="2024-01-01T00:00:00Z">
        <w:r>
          <w:t xml:space="preserve">in a population with a particular mix of causal effect modifiers.”</w:t>
        </w:r>
      </w:ins>
    </w:p>
    <w:bookmarkEnd w:id="23"/>
    <w:bookmarkStart w:id="28" w:name="transportability"/>
    <w:p>
      <w:pPr>
        <w:pStyle w:val="Heading3"/>
      </w:pPr>
      <w:ins w:id="63" w:author="PR Preview" w:date="2024-01-01T00:00:00Z">
        <w:r>
          <w:t xml:space="preserve">3.2 Transportability</w:t>
        </w:r>
      </w:ins>
    </w:p>
    <w:p>
      <w:ins w:id="64" w:author="PR Preview" w:date="2024-01-01T00:00:00Z">
        <w:r>
          <w:pict>
            <v:rect style="width:0;height:1.5pt" o:hralign="center" o:hrstd="t" o:hr="t"/>
          </w:pict>
        </w:r>
      </w:ins>
    </w:p>
    <w:p>
      <w:pPr>
        <w:pStyle w:val="FirstParagraph"/>
      </w:pPr>
      <w:ins w:id="65" w:author="PR Preview" w:date="2024-01-01T00:00:00Z">
        <w:r>
          <w:t xml:space="preserve">Extrapolating an effect from one population to another is</w:t>
        </w:r>
      </w:ins>
      <w:ins w:id="65" w:author="PR Preview" w:date="2024-01-01T00:00:00Z">
        <w:r>
          <w:t xml:space="preserve"> </w:t>
        </w:r>
      </w:ins>
      <w:ins w:id="65" w:author="PR Preview" w:date="2024-01-01T00:00:00Z">
        <w:r>
          <w:rPr>
            <w:b/>
            <w:bCs/>
          </w:rPr>
          <w:t xml:space="preserve">transportability</w:t>
        </w:r>
      </w:ins>
      <w:ins w:id="65" w:author="PR Preview" w:date="2024-01-01T00:00:00Z">
        <w:r>
          <w:t xml:space="preserve"> </w:t>
        </w:r>
      </w:ins>
      <w:ins w:id="65" w:author="PR Preview" w:date="2024-01-01T00:00:00Z">
        <w:r>
          <w:t xml:space="preserve">(lack of it is sometimes called lack of external validity).</w:t>
        </w:r>
      </w:ins>
      <w:ins w:id="65" w:author="PR Preview" w:date="2024-01-01T00:00:00Z">
        <w:r>
          <w:t xml:space="preserve"> </w:t>
        </w:r>
      </w:ins>
      <w:ins w:id="65" w:author="PR Preview" w:date="2024-01-01T00:00:00Z">
        <w:r>
          <w:t xml:space="preserve">The effect in the population of Greeks and Romans may not transport to a population with a different mix of sex and nationality.</w:t>
        </w:r>
      </w:ins>
    </w:p>
    <w:p>
      <w:pPr>
        <w:pStyle w:val="Compact"/>
        <w:numPr>
          <w:ilvl w:val="0"/>
          <w:numId w:val="1009"/>
        </w:numPr>
      </w:pPr>
      <w:ins w:id="66" w:author="PR Preview" w:date="2024-01-01T00:00:00Z">
        <w:r>
          <w:t xml:space="preserve">Conditional effects within strata of modifiers may transport better, but there is no guarantee: other unmeasured modifiers may be distributed differently.</w:t>
        </w:r>
      </w:ins>
    </w:p>
    <w:p>
      <w:pPr>
        <w:pStyle w:val="Compact"/>
        <w:numPr>
          <w:ilvl w:val="0"/>
          <w:numId w:val="1009"/>
        </w:numPr>
      </w:pPr>
      <w:ins w:id="67" w:author="PR Preview" w:date="2024-01-01T00:00:00Z">
        <w:r>
          <w:t xml:space="preserve">Those unmeasured modifiers are not variables needed for exchangeability;</w:t>
        </w:r>
      </w:ins>
      <w:ins w:id="67" w:author="PR Preview" w:date="2024-01-01T00:00:00Z">
        <w:r>
          <w:t xml:space="preserve"> </w:t>
        </w:r>
      </w:ins>
      <w:ins w:id="67" w:author="PR Preview" w:date="2024-01-01T00:00:00Z">
        <w:r>
          <w:t xml:space="preserve">they are just risk factors for the outcome, about which we have much less information.</w:t>
        </w:r>
      </w:ins>
    </w:p>
    <w:p>
      <w:pPr>
        <w:pStyle w:val="Compact"/>
        <w:numPr>
          <w:ilvl w:val="0"/>
          <w:numId w:val="1009"/>
        </w:numPr>
      </w:pPr>
      <w:ins w:id="68" w:author="PR Preview" w:date="2024-01-01T00:00:00Z">
        <w:r>
          <w:t xml:space="preserve">So transportability is harder than identification within one population, and is an</w:t>
        </w:r>
      </w:ins>
      <w:ins w:id="68" w:author="PR Preview" w:date="2024-01-01T00:00:00Z">
        <w:r>
          <w:t xml:space="preserve"> </w:t>
        </w:r>
      </w:ins>
      <w:ins w:id="68" w:author="PR Preview" w:date="2024-01-01T00:00:00Z">
        <w:r>
          <w:rPr>
            <w:b/>
            <w:bCs/>
          </w:rPr>
          <w:t xml:space="preserve">unverifiable assumption</w:t>
        </w:r>
      </w:ins>
      <w:ins w:id="68" w:author="PR Preview" w:date="2024-01-01T00:00:00Z">
        <w:r>
          <w:t xml:space="preserve"> </w:t>
        </w:r>
      </w:ins>
      <w:ins w:id="68" w:author="PR Preview" w:date="2024-01-01T00:00:00Z">
        <w:r>
          <w:t xml:space="preserve">resting on subject-matter knowledge.</w:t>
        </w:r>
      </w:ins>
    </w:p>
    <w:p>
      <w:pPr>
        <w:pStyle w:val="FirstParagraph"/>
      </w:pPr>
      <w:ins w:id="69" w:author="PR Preview" w:date="2024-01-01T00:00:00Z">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ins>
      <w:ins w:id="69" w:author="PR Preview" w:date="2024-01-01T00:00:00Z">
        <w:r>
          <w:t xml:space="preserve"> </w:t>
        </w:r>
      </w:ins>
      <w:ins w:id="69" w:author="PR Preview" w:date="2024-01-01T00:00:00Z">
        <w:r>
          <w:t xml:space="preserve">Smith and Pell (2003) found no major modifiers of the effect of parachute use on death after</w:t>
        </w:r>
      </w:ins>
      <w:ins w:id="69" w:author="PR Preview" w:date="2024-01-01T00:00:00Z">
        <w:r>
          <w:t xml:space="preserve"> </w:t>
        </w:r>
      </w:ins>
      <w:ins w:id="69" w:author="PR Preview" w:date="2024-01-01T00:00:00Z">
        <w:r>
          <w:t xml:space="preserve">“gravitational challenge”</w:t>
        </w:r>
      </w:ins>
      <w:ins w:id="69" w:author="PR Preview" w:date="2024-01-01T00:00:00Z">
        <w:r>
          <w:t xml:space="preserve">, so trials restricted to one group would not compromise transportability.</w:t>
        </w:r>
      </w:ins>
      <w:ins w:id="69" w:author="PR Preview" w:date="2024-01-01T00:00:00Z">
        <w:r>
          <w:t xml:space="preserve"> </w:t>
        </w:r>
      </w:ins>
      <w:ins w:id="69" w:author="PR Preview" w:date="2024-01-01T00:00:00Z">
        <w:r>
          <w:t xml:space="preserve">The book cites Hernán and VanderWeele (2011), Pearl and Bareinboim (2014), and Dahabreh and Hernán (2019) on effect modification and transportability</w:t>
        </w:r>
      </w:ins>
      <w:ins w:id="69" w:author="PR Preview" w:date="2024-01-01T00:00:00Z">
        <w:r>
          <w:t xml:space="preserve"> </w:t>
        </w:r>
      </w:ins>
      <w:ins w:id="69" w:author="PR Preview" w:date="2024-01-01T00:00:00Z">
        <w:r>
          <w:t xml:space="preserve">(Hernán and Robins 2020, 52)</w:t>
        </w:r>
      </w:ins>
      <w:ins w:id="69" w:author="PR Preview" w:date="2024-01-01T00:00:00Z">
        <w:r>
          <w:t xml:space="preserve">.</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ins w:id="70"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ins w:id="71" w:author="PR Preview" w:date="2024-01-01T00:00:00Z">
        <w:r>
          <w:t xml:space="preserve">3.3 2. Who benefits most</w:t>
        </w:r>
      </w:ins>
    </w:p>
    <w:p>
      <w:ins w:id="72" w:author="PR Preview" w:date="2024-01-01T00:00:00Z">
        <w:r>
          <w:pict>
            <v:rect style="width:0;height:1.5pt" o:hralign="center" o:hrstd="t" o:hr="t"/>
          </w:pict>
        </w:r>
      </w:ins>
    </w:p>
    <w:p>
      <w:pPr>
        <w:pStyle w:val="FirstParagraph"/>
      </w:pPr>
      <w:ins w:id="73" w:author="PR Preview" w:date="2024-01-01T00:00:00Z">
        <w:r>
          <w:t xml:space="preserve">If physicians knew of the qualitative modification by sex in Table 4.1, then, lacking other information, they would treat the next patient only if he is a man.</w:t>
        </w:r>
      </w:ins>
    </w:p>
    <w:p>
      <w:pPr>
        <w:pStyle w:val="BodyText"/>
      </w:pPr>
      <w:ins w:id="74" w:author="PR Preview" w:date="2024-01-01T00:00:00Z">
        <w:r>
          <w:t xml:space="preserve">In the second study (</w:t>
        </w:r>
      </w:ins>
      <w:hyperlink w:anchor="exm-multiplicative-not-additive">
        <w:r>
          <w:rPr>
            <w:rStyle w:val="Hyperlink"/>
          </w:rPr>
          <w:t xml:space="preserve">Example 2</w:t>
        </w:r>
      </w:hyperlink>
      <w:ins w:id="74" w:author="PR Preview" w:date="2024-01-01T00:00:00Z">
        <w:r>
          <w:t xml:space="preserve">), treatment changes the risk by the same 0.1 in both strata, so treating everyone would change risk equally in both strata, despite the multiplicative effect modification.</w:t>
        </w:r>
      </w:ins>
    </w:p>
    <w:p>
      <w:pPr>
        <w:pStyle w:val="Compact"/>
        <w:numPr>
          <w:ilvl w:val="0"/>
          <w:numId w:val="1012"/>
        </w:numPr>
      </w:pPr>
      <w:ins w:id="75" w:author="PR Preview" w:date="2024-01-01T00:00:00Z">
        <w:r>
          <w:rPr>
            <w:b/>
            <w:bCs/>
          </w:rPr>
          <w:t xml:space="preserve">Additive</w:t>
        </w:r>
      </w:ins>
      <w:ins w:id="75" w:author="PR Preview" w:date="2024-01-01T00:00:00Z">
        <w:r>
          <w:t xml:space="preserve">, not multiplicative, effect modification is the scale for identifying the groups that would benefit most from intervention.</w:t>
        </w:r>
      </w:ins>
    </w:p>
    <w:p>
      <w:pPr>
        <w:pStyle w:val="Compact"/>
        <w:numPr>
          <w:ilvl w:val="0"/>
          <w:numId w:val="1012"/>
        </w:numPr>
      </w:pPr>
      <w:ins w:id="76" w:author="PR Preview" w:date="2024-01-01T00:00:00Z">
        <w:r>
          <w:t xml:space="preserve">If there is a nonzero effect in at least one stratum and</w:t>
        </w:r>
      </w:ins>
      <w:ins w:id="76"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ins w:id="76" w:author="PR Preview" w:date="2024-01-01T00:00:00Z">
        <w:r>
          <w:t xml:space="preserve"> </w:t>
        </w:r>
      </w:ins>
      <w:ins w:id="76" w:author="PR Preview" w:date="2024-01-01T00:00:00Z">
        <w:r>
          <w:t xml:space="preserve">varies with</w:t>
        </w:r>
      </w:ins>
      <w:ins w:id="76" w:author="PR Preview" w:date="2024-01-01T00:00:00Z">
        <w:r>
          <w:t xml:space="preserve"> </w:t>
        </w:r>
      </w:ins>
      <m:oMath>
        <m:r>
          <m:t>v</m:t>
        </m:r>
      </m:oMath>
      <w:ins w:id="76" w:author="PR Preview" w:date="2024-01-01T00:00:00Z">
        <w:r>
          <w:t xml:space="preserve">, effect modification is guaranteed on at least one of the two scales.</w:t>
        </w:r>
      </w:ins>
    </w:p>
    <w:p>
      <w:pPr>
        <w:pStyle w:val="FirstParagraph"/>
      </w:pPr>
      <w:ins w:id="77" w:author="PR Preview" w:date="2024-01-01T00:00:00Z">
        <w:r>
          <w:t xml:space="preserve">Several authors (e.g., Blot and Day 1979; Rothman et al. 1980; Saracci 1980) have called additive effect modification the scale of interest for public health.</w:t>
        </w:r>
      </w:ins>
    </w:p>
    <w:p>
      <w:pPr>
        <w:pStyle w:val="BodyText"/>
      </w:pPr>
      <w:ins w:id="78" w:author="PR Preview" w:date="2024-01-01T00:00:00Z">
        <w:r>
          <w:t xml:space="preserve">In the second study, multiplicative modification is expected: with</w:t>
        </w:r>
      </w:ins>
      <w:ins w:id="78"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ins w:id="78" w:author="PR Preview" w:date="2024-01-01T00:00:00Z">
        <w:r>
          <w:t xml:space="preserve">, the causal risk ratio in that stratum can be at most</w:t>
        </w:r>
      </w:ins>
      <w:ins w:id="78" w:author="PR Preview" w:date="2024-01-01T00:00:00Z">
        <w:r>
          <w:t xml:space="preserve"> </w:t>
        </w:r>
      </w:ins>
      <m:oMath>
        <m:r>
          <m:t>1</m:t>
        </m:r>
        <m:r>
          <m:rPr>
            <m:sty m:val="p"/>
          </m:rPr>
          <m:t>/</m:t>
        </m:r>
        <m:r>
          <m:t>0.8</m:t>
        </m:r>
        <m:r>
          <m:rPr>
            <m:sty m:val="p"/>
          </m:rPr>
          <m:t>=</m:t>
        </m:r>
        <m:r>
          <m:t>1.25</m:t>
        </m:r>
      </m:oMath>
      <w:ins w:id="78" w:author="PR Preview" w:date="2024-01-01T00:00:00Z">
        <w:r>
          <w:t xml:space="preserve">, so it must differ from the risk ratio of 2 in the</w:t>
        </w:r>
      </w:ins>
      <w:ins w:id="78" w:author="PR Preview" w:date="2024-01-01T00:00:00Z">
        <w:r>
          <w:t xml:space="preserve"> </w:t>
        </w:r>
      </w:ins>
      <m:oMath>
        <m:r>
          <m:t>V</m:t>
        </m:r>
        <m:r>
          <m:rPr>
            <m:sty m:val="p"/>
          </m:rPr>
          <m:t>=</m:t>
        </m:r>
        <m:r>
          <m:t>0</m:t>
        </m:r>
      </m:oMath>
      <w:ins w:id="78" w:author="PR Preview" w:date="2024-01-01T00:00:00Z">
        <w:r>
          <w:t xml:space="preserve"> </w:t>
        </w:r>
      </w:ins>
      <w:ins w:id="78" w:author="PR Preview" w:date="2024-01-01T00:00:00Z">
        <w:r>
          <w:t xml:space="preserve">stratum.</w:t>
        </w:r>
      </w:ins>
      <w:ins w:id="78" w:author="PR Preview" w:date="2024-01-01T00:00:00Z">
        <w:r>
          <w:t xml:space="preserve"> </w:t>
        </w:r>
      </w:ins>
      <w:ins w:id="78" w:author="PR Preview" w:date="2024-01-01T00:00:00Z">
        <w:r>
          <w:t xml:space="preserve">Multiplicative modification here arises from differences in the untreated risk across levels of</w:t>
        </w:r>
      </w:ins>
      <w:ins w:id="78" w:author="PR Preview" w:date="2024-01-01T00:00:00Z">
        <w:r>
          <w:t xml:space="preserve"> </w:t>
        </w:r>
      </w:ins>
      <m:oMath>
        <m:r>
          <m:t>V</m:t>
        </m:r>
      </m:oMath>
      <w:ins w:id="78" w:author="PR Preview" w:date="2024-01-01T00:00:00Z">
        <w:r>
          <w:t xml:space="preserve">.</w:t>
        </w:r>
      </w:ins>
      <w:ins w:id="78" w:author="PR Preview" w:date="2024-01-01T00:00:00Z">
        <w:r>
          <w:t xml:space="preserve"> </w:t>
        </w:r>
      </w:ins>
      <w:ins w:id="78" w:author="PR Preview" w:date="2024-01-01T00:00:00Z">
        <w:r>
          <w:t xml:space="preserve">As a general rule, it is more informative to report the absolute counterfactual risks</w:t>
        </w:r>
      </w:ins>
      <w:ins w:id="78" w:author="PR Preview" w:date="2024-01-01T00:00:00Z">
        <w:r>
          <w:t xml:space="preserve"> </w:t>
        </w:r>
      </w:ins>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ins w:id="78" w:author="PR Preview" w:date="2024-01-01T00:00:00Z">
        <w:r>
          <w:t xml:space="preserve"> </w:t>
        </w:r>
      </w:ins>
      <w:ins w:id="78" w:author="PR Preview" w:date="2024-01-01T00:00:00Z">
        <w:r>
          <w:t xml:space="preserve">and</w:t>
        </w:r>
      </w:ins>
      <w:ins w:id="78" w:author="PR Preview" w:date="2024-01-01T00:00:00Z">
        <w:r>
          <w:t xml:space="preserve"> </w:t>
        </w:r>
      </w:ins>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ins w:id="78" w:author="PR Preview" w:date="2024-01-01T00:00:00Z">
        <w:r>
          <w:t xml:space="preserve"> </w:t>
        </w:r>
      </w:ins>
      <w:ins w:id="78" w:author="PR Preview" w:date="2024-01-01T00:00:00Z">
        <w:r>
          <w:t xml:space="preserve">in every stratum than only their ratio or difference.</w:t>
        </w:r>
      </w:ins>
    </w:p>
    <w:p>
      <w:pPr>
        <w:pStyle w:val="BodyText"/>
      </w:pPr>
      <w:ins w:id="79" w:author="PR Preview" w:date="2024-01-01T00:00:00Z">
        <w:r>
          <w:t xml:space="preserve">(The book’s text says that treatment</w:t>
        </w:r>
      </w:ins>
      <w:ins w:id="79" w:author="PR Preview" w:date="2024-01-01T00:00:00Z">
        <w:r>
          <w:t xml:space="preserve"> </w:t>
        </w:r>
      </w:ins>
      <w:ins w:id="79" w:author="PR Preview" w:date="2024-01-01T00:00:00Z">
        <w:r>
          <w:t xml:space="preserve">“reduces”</w:t>
        </w:r>
      </w:ins>
      <w:ins w:id="79" w:author="PR Preview" w:date="2024-01-01T00:00:00Z">
        <w:r>
          <w:t xml:space="preserve"> </w:t>
        </w:r>
      </w:ins>
      <w:ins w:id="79" w:author="PR Preview" w:date="2024-01-01T00:00:00Z">
        <w:r>
          <w:t xml:space="preserve">the risk by 10% in this example; in its numbers, 0.8 to 0.9 and 0.1 to 0.2, treatment increases the risk by 0.1 in both strata. The argument is unaffected.)</w:t>
        </w:r>
      </w:ins>
    </w:p>
    <w:bookmarkEnd w:id="29"/>
    <w:bookmarkStart w:id="30" w:name="mechanisms"/>
    <w:p>
      <w:pPr>
        <w:pStyle w:val="Heading3"/>
      </w:pPr>
      <w:ins w:id="80" w:author="PR Preview" w:date="2024-01-01T00:00:00Z">
        <w:r>
          <w:t xml:space="preserve">3.4 3. Mechanisms</w:t>
        </w:r>
      </w:ins>
    </w:p>
    <w:p>
      <w:ins w:id="81" w:author="PR Preview" w:date="2024-01-01T00:00:00Z">
        <w:r>
          <w:pict>
            <v:rect style="width:0;height:1.5pt" o:hralign="center" o:hrstd="t" o:hr="t"/>
          </w:pict>
        </w:r>
      </w:ins>
    </w:p>
    <w:p>
      <w:pPr>
        <w:pStyle w:val="FirstParagraph"/>
      </w:pPr>
      <w:ins w:id="82" w:author="PR Preview" w:date="2024-01-01T00:00:00Z">
        <w:r>
          <w:t xml:space="preserve">Effect modification may give clues about biological, social, or other mechanisms: for example, a greater risk of HIV infection in uncircumcised compared with circumcised men.</w:t>
        </w:r>
      </w:ins>
      <w:ins w:id="82" w:author="PR Preview" w:date="2024-01-01T00:00:00Z">
        <w:r>
          <w:t xml:space="preserve"> </w:t>
        </w:r>
      </w:ins>
      <w:ins w:id="82" w:author="PR Preview" w:date="2024-01-01T00:00:00Z">
        <w:r>
          <w:t xml:space="preserve">It can also be a first step towards characterizing interactions between two treatments, a related but distinct causal concept (Chapter 5).</w:t>
        </w:r>
      </w:ins>
    </w:p>
    <w:bookmarkEnd w:id="30"/>
    <w:bookmarkEnd w:id="31"/>
    <w:bookmarkStart w:id="35" w:name="Xca604ea0a22e0724ca1c02cdb5f6e08e5e28665"/>
    <w:p>
      <w:pPr>
        <w:pStyle w:val="Heading2"/>
      </w:pPr>
      <w:ins w:id="83" w:author="PR Preview" w:date="2024-01-01T00:00:00Z">
        <w:r>
          <w:t xml:space="preserve">4 4.4 Stratification as a Form of Adjustment (pp. 53-55)</w:t>
        </w:r>
      </w:ins>
    </w:p>
    <w:p>
      <w:ins w:id="84" w:author="PR Preview" w:date="2024-01-01T00:00:00Z">
        <w:r>
          <w:pict>
            <v:rect style="width:0;height:1.5pt" o:hralign="center" o:hrstd="t" o:hr="t"/>
          </w:pict>
        </w:r>
      </w:ins>
    </w:p>
    <w:p>
      <w:pPr>
        <w:pStyle w:val="FirstParagraph"/>
      </w:pPr>
      <w:ins w:id="85" w:author="PR Preview" w:date="2024-01-01T00:00:00Z">
        <w:r>
          <w:t xml:space="preserve">Two different goals, two different tools:</w:t>
        </w:r>
      </w:ins>
    </w:p>
    <w:p>
      <w:pPr>
        <w:pStyle w:val="Compact"/>
        <w:numPr>
          <w:ilvl w:val="0"/>
          <w:numId w:val="1013"/>
        </w:numPr>
      </w:pPr>
      <w:ins w:id="86" w:author="PR Preview" w:date="2024-01-01T00:00:00Z">
        <w:r>
          <w:rPr>
            <w:b/>
            <w:bCs/>
          </w:rPr>
          <w:t xml:space="preserve">standardization</w:t>
        </w:r>
      </w:ins>
      <w:ins w:id="86" w:author="PR Preview" w:date="2024-01-01T00:00:00Z">
        <w:r>
          <w:t xml:space="preserve"> </w:t>
        </w:r>
      </w:ins>
      <w:ins w:id="86" w:author="PR Preview" w:date="2024-01-01T00:00:00Z">
        <w:r>
          <w:t xml:space="preserve">(or IP weighting) adjusts for the variables</w:t>
        </w:r>
      </w:ins>
      <w:ins w:id="86" w:author="PR Preview" w:date="2024-01-01T00:00:00Z">
        <w:r>
          <w:t xml:space="preserve"> </w:t>
        </w:r>
      </w:ins>
      <m:oMath>
        <m:r>
          <m:t>L</m:t>
        </m:r>
      </m:oMath>
      <w:ins w:id="86" w:author="PR Preview" w:date="2024-01-01T00:00:00Z">
        <w:r>
          <w:t xml:space="preserve"> </w:t>
        </w:r>
      </w:ins>
      <w:ins w:id="86" w:author="PR Preview" w:date="2024-01-01T00:00:00Z">
        <w:r>
          <w:t xml:space="preserve">needed for conditional exchangeability;</w:t>
        </w:r>
      </w:ins>
    </w:p>
    <w:p>
      <w:pPr>
        <w:pStyle w:val="Compact"/>
        <w:numPr>
          <w:ilvl w:val="0"/>
          <w:numId w:val="1013"/>
        </w:numPr>
      </w:pPr>
      <w:ins w:id="87" w:author="PR Preview" w:date="2024-01-01T00:00:00Z">
        <w:r>
          <w:rPr>
            <w:b/>
            <w:bCs/>
          </w:rPr>
          <w:t xml:space="preserve">stratification</w:t>
        </w:r>
      </w:ins>
      <w:ins w:id="87" w:author="PR Preview" w:date="2024-01-01T00:00:00Z">
        <w:r>
          <w:t xml:space="preserve"> </w:t>
        </w:r>
      </w:ins>
      <w:ins w:id="87" w:author="PR Preview" w:date="2024-01-01T00:00:00Z">
        <w:r>
          <w:t xml:space="preserve">by</w:t>
        </w:r>
      </w:ins>
      <w:ins w:id="87" w:author="PR Preview" w:date="2024-01-01T00:00:00Z">
        <w:r>
          <w:t xml:space="preserve"> </w:t>
        </w:r>
      </w:ins>
      <m:oMath>
        <m:r>
          <m:t>V</m:t>
        </m:r>
      </m:oMath>
      <w:ins w:id="87" w:author="PR Preview" w:date="2024-01-01T00:00:00Z">
        <w:r>
          <w:t xml:space="preserve"> </w:t>
        </w:r>
      </w:ins>
      <w:ins w:id="87" w:author="PR Preview" w:date="2024-01-01T00:00:00Z">
        <w:r>
          <w:t xml:space="preserve">identifies effect modification.</w:t>
        </w:r>
      </w:ins>
    </w:p>
    <w:p>
      <w:pPr>
        <w:pStyle w:val="FirstParagraph"/>
      </w:pPr>
      <w:ins w:id="88" w:author="PR Preview" w:date="2024-01-01T00:00:00Z">
        <w:r>
          <w:t xml:space="preserve">In practice, stratification is often used</w:t>
        </w:r>
      </w:ins>
      <w:ins w:id="88" w:author="PR Preview" w:date="2024-01-01T00:00:00Z">
        <w:r>
          <w:t xml:space="preserve"> </w:t>
        </w:r>
      </w:ins>
      <w:ins w:id="88" w:author="PR Preview" w:date="2024-01-01T00:00:00Z">
        <w:r>
          <w:rPr>
            <w:i/>
            <w:iCs/>
          </w:rPr>
          <w:t xml:space="preserve">instead of</w:t>
        </w:r>
      </w:ins>
      <w:ins w:id="88" w:author="PR Preview" w:date="2024-01-01T00:00:00Z">
        <w:r>
          <w:t xml:space="preserve"> </w:t>
        </w:r>
      </w:ins>
      <w:ins w:id="88" w:author="PR Preview" w:date="2024-01-01T00:00:00Z">
        <w:r>
          <w:t xml:space="preserve">standardization to adjust for</w:t>
        </w:r>
      </w:ins>
      <w:ins w:id="88" w:author="PR Preview" w:date="2024-01-01T00:00:00Z">
        <w:r>
          <w:t xml:space="preserve"> </w:t>
        </w:r>
      </w:ins>
      <m:oMath>
        <m:r>
          <m:t>L</m:t>
        </m:r>
      </m:oMath>
      <w:ins w:id="88" w:author="PR Preview" w:date="2024-01-01T00:00:00Z">
        <w:r>
          <w:t xml:space="preserve">, so much so that many investigators treat</w:t>
        </w:r>
      </w:ins>
      <w:ins w:id="88" w:author="PR Preview" w:date="2024-01-01T00:00:00Z">
        <w:r>
          <w:t xml:space="preserve"> </w:t>
        </w:r>
      </w:ins>
      <w:ins w:id="88" w:author="PR Preview" w:date="2024-01-01T00:00:00Z">
        <w:r>
          <w:t xml:space="preserve">“stratification”</w:t>
        </w:r>
      </w:ins>
      <w:ins w:id="88" w:author="PR Preview" w:date="2024-01-01T00:00:00Z">
        <w:r>
          <w:t xml:space="preserve"> </w:t>
        </w:r>
      </w:ins>
      <w:ins w:id="88" w:author="PR Preview" w:date="2024-01-01T00:00:00Z">
        <w:r>
          <w:t xml:space="preserve">and</w:t>
        </w:r>
      </w:ins>
      <w:ins w:id="88" w:author="PR Preview" w:date="2024-01-01T00:00:00Z">
        <w:r>
          <w:t xml:space="preserve"> </w:t>
        </w:r>
      </w:ins>
      <w:ins w:id="88" w:author="PR Preview" w:date="2024-01-01T00:00:00Z">
        <w:r>
          <w:t xml:space="preserve">“adjustment”</w:t>
        </w:r>
      </w:ins>
      <w:ins w:id="88" w:author="PR Preview" w:date="2024-01-01T00:00:00Z">
        <w:r>
          <w:t xml:space="preserve"> </w:t>
        </w:r>
      </w:ins>
      <w:ins w:id="88" w:author="PR Preview" w:date="2024-01-01T00:00:00Z">
        <w:r>
          <w:t xml:space="preserve">as synonyms.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ins w:id="89" w:author="PR Preview" w:date="2024-01-01T00:00:00Z">
        <w:r>
          <w:t xml:space="preserve">4.1 Conditional versus marginal effect measures</w:t>
        </w:r>
      </w:ins>
    </w:p>
    <w:p>
      <w:ins w:id="90" w:author="PR Preview" w:date="2024-01-01T00:00:00Z">
        <w:r>
          <w:pict>
            <v:rect style="width:0;height:1.5pt" o:hralign="center" o:hrstd="t" o:hr="t"/>
          </w:pict>
        </w:r>
      </w:ins>
    </w:p>
    <w:p>
      <w:pPr>
        <w:pStyle w:val="Compact"/>
        <w:numPr>
          <w:ilvl w:val="0"/>
          <w:numId w:val="1014"/>
        </w:numPr>
      </w:pPr>
      <w:ins w:id="91" w:author="PR Preview" w:date="2024-01-01T00:00:00Z">
        <w:r>
          <w:t xml:space="preserve">The two stratum-specific risk ratios are</w:t>
        </w:r>
      </w:ins>
      <w:ins w:id="91" w:author="PR Preview" w:date="2024-01-01T00:00:00Z">
        <w:r>
          <w:t xml:space="preserve"> </w:t>
        </w:r>
      </w:ins>
      <w:ins w:id="91" w:author="PR Preview" w:date="2024-01-01T00:00:00Z">
        <w:r>
          <w:rPr>
            <w:b/>
            <w:bCs/>
          </w:rPr>
          <w:t xml:space="preserve">conditional</w:t>
        </w:r>
      </w:ins>
      <w:ins w:id="91" w:author="PR Preview" w:date="2024-01-01T00:00:00Z">
        <w:r>
          <w:t xml:space="preserve"> </w:t>
        </w:r>
      </w:ins>
      <w:ins w:id="91" w:author="PR Preview" w:date="2024-01-01T00:00:00Z">
        <w:r>
          <w:t xml:space="preserve">effect measures;</w:t>
        </w:r>
      </w:ins>
      <w:ins w:id="91" w:author="PR Preview" w:date="2024-01-01T00:00:00Z">
        <w:r>
          <w:t xml:space="preserve"> </w:t>
        </w:r>
      </w:ins>
      <w:ins w:id="91" w:author="PR Preview" w:date="2024-01-01T00:00:00Z">
        <w:r>
          <w:t xml:space="preserve">the risk ratio of 1 from Chapter 2 is a</w:t>
        </w:r>
      </w:ins>
      <w:ins w:id="91" w:author="PR Preview" w:date="2024-01-01T00:00:00Z">
        <w:r>
          <w:t xml:space="preserve"> </w:t>
        </w:r>
      </w:ins>
      <w:ins w:id="91" w:author="PR Preview" w:date="2024-01-01T00:00:00Z">
        <w:r>
          <w:rPr>
            <w:b/>
            <w:bCs/>
          </w:rPr>
          <w:t xml:space="preserve">marginal</w:t>
        </w:r>
      </w:ins>
      <w:ins w:id="91" w:author="PR Preview" w:date="2024-01-01T00:00:00Z">
        <w:r>
          <w:t xml:space="preserve"> </w:t>
        </w:r>
      </w:ins>
      <w:ins w:id="91" w:author="PR Preview" w:date="2024-01-01T00:00:00Z">
        <w:r>
          <w:t xml:space="preserve">(unconditional) one.</w:t>
        </w:r>
      </w:ins>
      <w:ins w:id="91" w:author="PR Preview" w:date="2024-01-01T00:00:00Z">
        <w:r>
          <w:t xml:space="preserve"> </w:t>
        </w:r>
      </w:ins>
      <w:ins w:id="91" w:author="PR Preview" w:date="2024-01-01T00:00:00Z">
        <w:r>
          <w:t xml:space="preserve">All three equal 1 here only because</w:t>
        </w:r>
      </w:ins>
      <w:ins w:id="91" w:author="PR Preview" w:date="2024-01-01T00:00:00Z">
        <w:r>
          <w:t xml:space="preserve"> </w:t>
        </w:r>
      </w:ins>
      <m:oMath>
        <m:r>
          <m:t>L</m:t>
        </m:r>
      </m:oMath>
      <w:ins w:id="91" w:author="PR Preview" w:date="2024-01-01T00:00:00Z">
        <w:r>
          <w:t xml:space="preserve"> </w:t>
        </w:r>
      </w:ins>
      <w:ins w:id="91" w:author="PR Preview" w:date="2024-01-01T00:00:00Z">
        <w:r>
          <w:t xml:space="preserve">does not modify the effect.</w:t>
        </w:r>
      </w:ins>
    </w:p>
    <w:p>
      <w:pPr>
        <w:pStyle w:val="Compact"/>
        <w:numPr>
          <w:ilvl w:val="0"/>
          <w:numId w:val="1014"/>
        </w:numPr>
      </w:pPr>
      <w:ins w:id="92" w:author="PR Preview" w:date="2024-01-01T00:00:00Z">
        <w:r>
          <w:t xml:space="preserve">Each stratum-specific measure describes a nonoverlapping subset;</w:t>
        </w:r>
      </w:ins>
      <w:ins w:id="92" w:author="PR Preview" w:date="2024-01-01T00:00:00Z">
        <w:r>
          <w:t xml:space="preserve"> </w:t>
        </w:r>
      </w:ins>
      <w:ins w:id="92" w:author="PR Preview" w:date="2024-01-01T00:00:00Z">
        <w:r>
          <w:t xml:space="preserve">in general none of them is the population effect.</w:t>
        </w:r>
      </w:ins>
      <w:ins w:id="92" w:author="PR Preview" w:date="2024-01-01T00:00:00Z">
        <w:r>
          <w:t xml:space="preserve"> </w:t>
        </w:r>
      </w:ins>
      <w:ins w:id="92" w:author="PR Preview" w:date="2024-01-01T00:00:00Z">
        <w:r>
          <w:t xml:space="preserve">That is why Chapter 2 used standardization and IP weighting rather than stratification.</w:t>
        </w:r>
      </w:ins>
    </w:p>
    <w:p>
      <w:pPr>
        <w:pStyle w:val="Compact"/>
        <w:numPr>
          <w:ilvl w:val="0"/>
          <w:numId w:val="1014"/>
        </w:numPr>
      </w:pPr>
      <w:ins w:id="93" w:author="PR Preview" w:date="2024-01-01T00:00:00Z">
        <w:r>
          <w:t xml:space="preserve">Stratification as adjustment must be done within</w:t>
        </w:r>
      </w:ins>
      <w:ins w:id="93" w:author="PR Preview" w:date="2024-01-01T00:00:00Z">
        <w:r>
          <w:t xml:space="preserve"> </w:t>
        </w:r>
      </w:ins>
      <w:ins w:id="93" w:author="PR Preview" w:date="2024-01-01T00:00:00Z">
        <w:r>
          <w:rPr>
            <w:b/>
            <w:bCs/>
          </w:rPr>
          <w:t xml:space="preserve">every combination</w:t>
        </w:r>
      </w:ins>
      <w:ins w:id="93" w:author="PR Preview" w:date="2024-01-01T00:00:00Z">
        <w:r>
          <w:t xml:space="preserve"> </w:t>
        </w:r>
      </w:ins>
      <w:ins w:id="93" w:author="PR Preview" w:date="2024-01-01T00:00:00Z">
        <w:r>
          <w:t xml:space="preserve">of the variables in</w:t>
        </w:r>
      </w:ins>
      <w:ins w:id="93" w:author="PR Preview" w:date="2024-01-01T00:00:00Z">
        <w:r>
          <w:t xml:space="preserve"> </w:t>
        </w:r>
      </w:ins>
      <m:oMath>
        <m:r>
          <m:t>L</m:t>
        </m:r>
      </m:oMath>
      <w:ins w:id="93" w:author="PR Preview" w:date="2024-01-01T00:00:00Z">
        <w:r>
          <w:t xml:space="preserve">: Romans with</w:t>
        </w:r>
      </w:ins>
      <w:ins w:id="93" w:author="PR Preview" w:date="2024-01-01T00:00:00Z">
        <w:r>
          <w:t xml:space="preserve"> </w:t>
        </w:r>
      </w:ins>
      <m:oMath>
        <m:r>
          <m:t>L</m:t>
        </m:r>
        <m:r>
          <m:rPr>
            <m:sty m:val="p"/>
          </m:rPr>
          <m:t>=</m:t>
        </m:r>
        <m:r>
          <m:t>1</m:t>
        </m:r>
      </m:oMath>
      <w:ins w:id="93" w:author="PR Preview" w:date="2024-01-01T00:00:00Z">
        <w:r>
          <w:t xml:space="preserve">, Greeks with</w:t>
        </w:r>
      </w:ins>
      <w:ins w:id="93" w:author="PR Preview" w:date="2024-01-01T00:00:00Z">
        <w:r>
          <w:t xml:space="preserve"> </w:t>
        </w:r>
      </w:ins>
      <m:oMath>
        <m:r>
          <m:t>L</m:t>
        </m:r>
        <m:r>
          <m:rPr>
            <m:sty m:val="p"/>
          </m:rPr>
          <m:t>=</m:t>
        </m:r>
        <m:r>
          <m:t>1</m:t>
        </m:r>
      </m:oMath>
      <w:ins w:id="93" w:author="PR Preview" w:date="2024-01-01T00:00:00Z">
        <w:r>
          <w:t xml:space="preserve">, Romans with</w:t>
        </w:r>
      </w:ins>
      <w:ins w:id="93" w:author="PR Preview" w:date="2024-01-01T00:00:00Z">
        <w:r>
          <w:t xml:space="preserve"> </w:t>
        </w:r>
      </w:ins>
      <m:oMath>
        <m:r>
          <m:t>L</m:t>
        </m:r>
        <m:r>
          <m:rPr>
            <m:sty m:val="p"/>
          </m:rPr>
          <m:t>=</m:t>
        </m:r>
        <m:r>
          <m:t>0</m:t>
        </m:r>
      </m:oMath>
      <w:ins w:id="93" w:author="PR Preview" w:date="2024-01-01T00:00:00Z">
        <w:r>
          <w:t xml:space="preserve">, Greeks with</w:t>
        </w:r>
      </w:ins>
      <w:ins w:id="93" w:author="PR Preview" w:date="2024-01-01T00:00:00Z">
        <w:r>
          <w:t xml:space="preserve"> </w:t>
        </w:r>
      </w:ins>
      <m:oMath>
        <m:r>
          <m:t>L</m:t>
        </m:r>
        <m:r>
          <m:rPr>
            <m:sty m:val="p"/>
          </m:rPr>
          <m:t>=</m:t>
        </m:r>
        <m:r>
          <m:t>0</m:t>
        </m:r>
      </m:oMath>
      <w:ins w:id="93" w:author="PR Preview" w:date="2024-01-01T00:00:00Z">
        <w:r>
          <w:t xml:space="preserve">.</w:t>
        </w:r>
      </w:ins>
      <w:ins w:id="93" w:author="PR Preview" w:date="2024-01-01T00:00:00Z">
        <w:r>
          <w:t xml:space="preserve"> </w:t>
        </w:r>
      </w:ins>
      <w:ins w:id="93" w:author="PR Preview" w:date="2024-01-01T00:00:00Z">
        <w:r>
          <w:t xml:space="preserve">The association in the stratum</w:t>
        </w:r>
      </w:ins>
      <w:ins w:id="93" w:author="PR Preview" w:date="2024-01-01T00:00:00Z">
        <w:r>
          <w:t xml:space="preserve"> </w:t>
        </w:r>
      </w:ins>
      <m:oMath>
        <m:r>
          <m:t>V</m:t>
        </m:r>
        <m:r>
          <m:rPr>
            <m:sty m:val="p"/>
          </m:rPr>
          <m:t>=</m:t>
        </m:r>
        <m:r>
          <m:t>0</m:t>
        </m:r>
      </m:oMath>
      <w:ins w:id="93" w:author="PR Preview" w:date="2024-01-01T00:00:00Z">
        <w:r>
          <w:t xml:space="preserve"> </w:t>
        </w:r>
      </w:ins>
      <w:ins w:id="93" w:author="PR Preview" w:date="2024-01-01T00:00:00Z">
        <w:r>
          <w:t xml:space="preserve">alone does not give the effect in Romans, because</w:t>
        </w:r>
      </w:ins>
      <w:ins w:id="93" w:author="PR Preview" w:date="2024-01-01T00:00:00Z">
        <w:r>
          <w:t xml:space="preserve"> </w:t>
        </w:r>
      </w:ins>
      <m:oMath>
        <m:r>
          <m:t>V</m:t>
        </m:r>
      </m:oMath>
      <w:ins w:id="93" w:author="PR Preview" w:date="2024-01-01T00:00:00Z">
        <w:r>
          <w:t xml:space="preserve"> </w:t>
        </w:r>
      </w:ins>
      <w:ins w:id="93" w:author="PR Preview" w:date="2024-01-01T00:00:00Z">
        <w:r>
          <w:t xml:space="preserve">by itself does not guarantee conditional exchangeability.</w:t>
        </w:r>
      </w:ins>
    </w:p>
    <w:p>
      <w:pPr>
        <w:pStyle w:val="FirstParagraph"/>
      </w:pPr>
      <w:ins w:id="94" w:author="PR Preview" w:date="2024-01-01T00:00:00Z">
        <w:r>
          <w:t xml:space="preserve">So stratification forces one to evaluate effect modification by all variables in</w:t>
        </w:r>
      </w:ins>
      <w:ins w:id="94" w:author="PR Preview" w:date="2024-01-01T00:00:00Z">
        <w:r>
          <w:t xml:space="preserve"> </w:t>
        </w:r>
      </w:ins>
      <m:oMath>
        <m:r>
          <m:t>L</m:t>
        </m:r>
      </m:oMath>
      <w:ins w:id="94" w:author="PR Preview" w:date="2024-01-01T00:00:00Z">
        <w:r>
          <w:t xml:space="preserve">, whether or not that is of interest.</w:t>
        </w:r>
      </w:ins>
      <w:ins w:id="94" w:author="PR Preview" w:date="2024-01-01T00:00:00Z">
        <w:r>
          <w:t xml:space="preserve"> </w:t>
        </w:r>
      </w:ins>
      <w:ins w:id="94" w:author="PR Preview" w:date="2024-01-01T00:00:00Z">
        <w:r>
          <w:t xml:space="preserve">Stratifying by</w:t>
        </w:r>
      </w:ins>
      <w:ins w:id="94" w:author="PR Preview" w:date="2024-01-01T00:00:00Z">
        <w:r>
          <w:t xml:space="preserve"> </w:t>
        </w:r>
      </w:ins>
      <m:oMath>
        <m:r>
          <m:t>V</m:t>
        </m:r>
      </m:oMath>
      <w:ins w:id="94" w:author="PR Preview" w:date="2024-01-01T00:00:00Z">
        <w:r>
          <w:t xml:space="preserve"> </w:t>
        </w:r>
      </w:ins>
      <w:ins w:id="94" w:author="PR Preview" w:date="2024-01-01T00:00:00Z">
        <w:r>
          <w:t xml:space="preserve">and then standardizing or IP weighting for</w:t>
        </w:r>
      </w:ins>
      <w:ins w:id="94" w:author="PR Preview" w:date="2024-01-01T00:00:00Z">
        <w:r>
          <w:t xml:space="preserve"> </w:t>
        </w:r>
      </w:ins>
      <m:oMath>
        <m:r>
          <m:t>L</m:t>
        </m:r>
      </m:oMath>
      <w:ins w:id="94" w:author="PR Preview" w:date="2024-01-01T00:00:00Z">
        <w:r>
          <w:t xml:space="preserve"> </w:t>
        </w:r>
      </w:ins>
      <w:ins w:id="94" w:author="PR Preview" w:date="2024-01-01T00:00:00Z">
        <w:r>
          <w:t xml:space="preserve">handles exchangeability and effect modification separately.</w:t>
        </w:r>
      </w:ins>
    </w:p>
    <w:p>
      <w:pPr>
        <w:pStyle w:val="BodyText"/>
      </w:pPr>
      <w:ins w:id="95" w:author="PR Preview" w:date="2024-01-01T00:00:00Z">
        <w:r>
          <w:t xml:space="preserve">Other problems with stratification:</w:t>
        </w:r>
      </w:ins>
    </w:p>
    <w:p>
      <w:pPr>
        <w:pStyle w:val="Compact"/>
        <w:numPr>
          <w:ilvl w:val="0"/>
          <w:numId w:val="1015"/>
        </w:numPr>
      </w:pPr>
      <w:ins w:id="96" w:author="PR Preview" w:date="2024-01-01T00:00:00Z">
        <w:r>
          <w:rPr>
            <w:b/>
            <w:bCs/>
          </w:rPr>
          <w:t xml:space="preserve">noncollapsibility</w:t>
        </w:r>
      </w:ins>
      <w:ins w:id="96" w:author="PR Preview" w:date="2024-01-01T00:00:00Z">
        <w:r>
          <w:t xml:space="preserve"> </w:t>
        </w:r>
      </w:ins>
      <w:ins w:id="96" w:author="PR Preview" w:date="2024-01-01T00:00:00Z">
        <w:r>
          <w:t xml:space="preserve">of some effect measures such as the odds ratio (Fine Point 4.3);</w:t>
        </w:r>
      </w:ins>
    </w:p>
    <w:p>
      <w:pPr>
        <w:pStyle w:val="Compact"/>
        <w:numPr>
          <w:ilvl w:val="0"/>
          <w:numId w:val="1015"/>
        </w:numPr>
      </w:pPr>
      <w:ins w:id="97" w:author="PR Preview" w:date="2024-01-01T00:00:00Z">
        <w:r>
          <w:t xml:space="preserve">with time-varying treatments, inappropriate adjustment for time-varying</w:t>
        </w:r>
      </w:ins>
      <w:ins w:id="97" w:author="PR Preview" w:date="2024-01-01T00:00:00Z">
        <w:r>
          <w:t xml:space="preserve"> </w:t>
        </w:r>
      </w:ins>
      <m:oMath>
        <m:r>
          <m:t>L</m:t>
        </m:r>
      </m:oMath>
      <w:ins w:id="97" w:author="PR Preview" w:date="2024-01-01T00:00:00Z">
        <w:r>
          <w:t xml:space="preserve"> </w:t>
        </w:r>
      </w:ins>
      <w:ins w:id="97" w:author="PR Preview" w:date="2024-01-01T00:00:00Z">
        <w:r>
          <w:t xml:space="preserve">affected by prior treatment (Part III);</w:t>
        </w:r>
      </w:ins>
      <w:ins w:id="97" w:author="PR Preview" w:date="2024-01-01T00:00:00Z">
        <w:r>
          <w:t xml:space="preserve"> </w:t>
        </w:r>
      </w:ins>
      <w:ins w:id="97" w:author="PR Preview" w:date="2024-01-01T00:00:00Z">
        <w:r>
          <w:t xml:space="preserve">stratum-specific measures may then lack a causal interpretation even under exchangeability, positivity, and well-defined interventions (Robins 1986, 1987; Chapter 20);</w:t>
        </w:r>
      </w:ins>
    </w:p>
    <w:p>
      <w:pPr>
        <w:pStyle w:val="Compact"/>
        <w:numPr>
          <w:ilvl w:val="0"/>
          <w:numId w:val="1015"/>
        </w:numPr>
      </w:pPr>
      <w:ins w:id="98" w:author="PR Preview" w:date="2024-01-01T00:00:00Z">
        <w:r>
          <w:t xml:space="preserve">stratification requires</w:t>
        </w:r>
      </w:ins>
      <w:ins w:id="98" w:author="PR Preview" w:date="2024-01-01T00:00:00Z">
        <w:r>
          <w:t xml:space="preserve"> </w:t>
        </w:r>
      </w:ins>
      <w:ins w:id="98" w:author="PR Preview" w:date="2024-01-01T00:00:00Z">
        <w:r>
          <w:rPr>
            <w:b/>
            <w:bCs/>
          </w:rPr>
          <w:t xml:space="preserve">positivity</w:t>
        </w:r>
      </w:ins>
      <w:ins w:id="98" w:author="PR Preview" w:date="2024-01-01T00:00:00Z">
        <w:r>
          <w:t xml:space="preserve"> </w:t>
        </w:r>
      </w:ins>
      <w:ins w:id="98" w:author="PR Preview" w:date="2024-01-01T00:00:00Z">
        <w:r>
          <w:t xml:space="preserve">as well as exchangeability: no effect can be computed in a stratum</w:t>
        </w:r>
      </w:ins>
      <w:ins w:id="98" w:author="PR Preview" w:date="2024-01-01T00:00:00Z">
        <w:r>
          <w:t xml:space="preserve"> </w:t>
        </w:r>
      </w:ins>
      <m:oMath>
        <m:r>
          <m:t>L</m:t>
        </m:r>
        <m:r>
          <m:rPr>
            <m:sty m:val="p"/>
          </m:rPr>
          <m:t>=</m:t>
        </m:r>
        <m:r>
          <m:t>l</m:t>
        </m:r>
      </m:oMath>
      <w:ins w:id="98" w:author="PR Preview" w:date="2024-01-01T00:00:00Z">
        <w:r>
          <w:t xml:space="preserve"> </w:t>
        </w:r>
      </w:ins>
      <w:ins w:id="98" w:author="PR Preview" w:date="2024-01-01T00:00:00Z">
        <w:r>
          <w:t xml:space="preserve">containing only treated or only untreated individuals.</w:t>
        </w:r>
      </w:ins>
    </w:p>
    <w:bookmarkEnd w:id="33"/>
    <w:bookmarkStart w:id="34" w:name="restriction"/>
    <w:p>
      <w:pPr>
        <w:pStyle w:val="Heading3"/>
      </w:pPr>
      <w:ins w:id="99" w:author="PR Preview" w:date="2024-01-01T00:00:00Z">
        <w:r>
          <w:t xml:space="preserve">4.2 Restriction</w:t>
        </w:r>
      </w:ins>
    </w:p>
    <w:p>
      <w:ins w:id="100" w:author="PR Preview" w:date="2024-01-01T00:00:00Z">
        <w:r>
          <w:pict>
            <v:rect style="width:0;height:1.5pt" o:hralign="center" o:hrstd="t" o:hr="t"/>
          </w:pict>
        </w:r>
      </w:ins>
    </w:p>
    <w:p>
      <w:pPr>
        <w:pStyle w:val="FirstParagraph"/>
      </w:pPr>
      <w:ins w:id="101" w:author="PR Preview" w:date="2024-01-01T00:00:00Z">
        <w:r>
          <w:t xml:space="preserve">Computing the effect in only some strata of</w:t>
        </w:r>
      </w:ins>
      <w:ins w:id="101" w:author="PR Preview" w:date="2024-01-01T00:00:00Z">
        <w:r>
          <w:t xml:space="preserve"> </w:t>
        </w:r>
      </w:ins>
      <m:oMath>
        <m:r>
          <m:t>L</m:t>
        </m:r>
      </m:oMath>
      <w:ins w:id="101" w:author="PR Preview" w:date="2024-01-01T00:00:00Z">
        <w:r>
          <w:t xml:space="preserve"> </w:t>
        </w:r>
      </w:ins>
      <w:ins w:id="101" w:author="PR Preview" w:date="2024-01-01T00:00:00Z">
        <w:r>
          <w:t xml:space="preserve">is</w:t>
        </w:r>
      </w:ins>
      <w:ins w:id="101" w:author="PR Preview" w:date="2024-01-01T00:00:00Z">
        <w:r>
          <w:t xml:space="preserve"> </w:t>
        </w:r>
      </w:ins>
      <w:ins w:id="101" w:author="PR Preview" w:date="2024-01-01T00:00:00Z">
        <w:r>
          <w:rPr>
            <w:b/>
            <w:bCs/>
          </w:rPr>
          <w:t xml:space="preserve">restriction</w:t>
        </w:r>
      </w:ins>
      <w:ins w:id="101" w:author="PR Preview" w:date="2024-01-01T00:00:00Z">
        <w:r>
          <w:t xml:space="preserve">.</w:t>
        </w:r>
      </w:ins>
      <w:ins w:id="101" w:author="PR Preview" w:date="2024-01-01T00:00:00Z">
        <w:r>
          <w:t xml:space="preserve"> </w:t>
        </w:r>
      </w:ins>
      <w:ins w:id="101" w:author="PR Preview" w:date="2024-01-01T00:00:00Z">
        <w:r>
          <w:t xml:space="preserve">Stratification is restriction applied to several comprehensive, mutually exclusive subsets, with exchangeability in each.</w:t>
        </w:r>
      </w:ins>
      <w:ins w:id="101" w:author="PR Preview" w:date="2024-01-01T00:00:00Z">
        <w:r>
          <w:t xml:space="preserve"> </w:t>
        </w:r>
      </w:ins>
      <w:ins w:id="101" w:author="PR Preview" w:date="2024-01-01T00:00:00Z">
        <w:r>
          <w:t xml:space="preserve">When positivity fails in some strata, restriction limits the inference to the strata where positivity holds (Chapter 3).</w:t>
        </w:r>
      </w:ins>
    </w:p>
    <w:bookmarkEnd w:id="34"/>
    <w:bookmarkEnd w:id="35"/>
    <w:bookmarkStart w:id="38" w:name="X35226cf288d668c4155647f7fde07ce34604d7d"/>
    <w:p>
      <w:pPr>
        <w:pStyle w:val="Heading2"/>
      </w:pPr>
      <w:ins w:id="102" w:author="PR Preview" w:date="2024-01-01T00:00:00Z">
        <w:r>
          <w:t xml:space="preserve">5 4.5 Matching as Another Form of Adjustment (pp. 55-56)</w:t>
        </w:r>
      </w:ins>
    </w:p>
    <w:p>
      <w:ins w:id="103" w:author="PR Preview" w:date="2024-01-01T00:00:00Z">
        <w:r>
          <w:pict>
            <v:rect style="width:0;height:1.5pt" o:hralign="center" o:hrstd="t" o:hr="t"/>
          </w:pict>
        </w:r>
      </w:ins>
    </w:p>
    <w:p>
      <w:pPr>
        <w:pStyle w:val="FirstParagraph"/>
      </w:pPr>
      <w:ins w:id="104" w:author="PR Preview" w:date="2024-01-01T00:00:00Z">
        <w:r>
          <w:t xml:space="preserve">The goal of</w:t>
        </w:r>
      </w:ins>
      <w:ins w:id="104" w:author="PR Preview" w:date="2024-01-01T00:00:00Z">
        <w:r>
          <w:t xml:space="preserve"> </w:t>
        </w:r>
      </w:ins>
      <w:ins w:id="104" w:author="PR Preview" w:date="2024-01-01T00:00:00Z">
        <w:r>
          <w:rPr>
            <w:b/>
            <w:bCs/>
          </w:rPr>
          <w:t xml:space="preserve">matching</w:t>
        </w:r>
      </w:ins>
      <w:ins w:id="104" w:author="PR Preview" w:date="2024-01-01T00:00:00Z">
        <w:r>
          <w:t xml:space="preserve"> </w:t>
        </w:r>
      </w:ins>
      <w:ins w:id="104" w:author="PR Preview" w:date="2024-01-01T00:00:00Z">
        <w:r>
          <w:t xml:space="preserve">is to build a subset of the population in which</w:t>
        </w:r>
      </w:ins>
      <w:ins w:id="104" w:author="PR Preview" w:date="2024-01-01T00:00:00Z">
        <w:r>
          <w:t xml:space="preserve"> </w:t>
        </w:r>
      </w:ins>
      <m:oMath>
        <m:r>
          <m:t>L</m:t>
        </m:r>
      </m:oMath>
      <w:ins w:id="104" w:author="PR Preview" w:date="2024-01-01T00:00:00Z">
        <w:r>
          <w:t xml:space="preserve"> </w:t>
        </w:r>
      </w:ins>
      <w:ins w:id="104" w:author="PR Preview" w:date="2024-01-01T00:00:00Z">
        <w:r>
          <w:t xml:space="preserve">has the same distribution among the treated and the untreated.</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ins w:id="105" w:author="PR Preview" w:date="2024-01-01T00:00:00Z">
        <w:r>
          <w:t xml:space="preserve">Under conditional exchangeability given</w:t>
        </w:r>
      </w:ins>
      <w:ins w:id="105" w:author="PR Preview" w:date="2024-01-01T00:00:00Z">
        <w:r>
          <w:t xml:space="preserve"> </w:t>
        </w:r>
      </w:ins>
      <m:oMath>
        <m:r>
          <m:t>L</m:t>
        </m:r>
      </m:oMath>
      <w:ins w:id="105" w:author="PR Preview" w:date="2024-01-01T00:00:00Z">
        <w:r>
          <w:t xml:space="preserve">, replacing the treated by a subset with the same distribution of</w:t>
        </w:r>
      </w:ins>
      <w:ins w:id="105" w:author="PR Preview" w:date="2024-01-01T00:00:00Z">
        <w:r>
          <w:t xml:space="preserve"> </w:t>
        </w:r>
      </w:ins>
      <m:oMath>
        <m:r>
          <m:t>L</m:t>
        </m:r>
      </m:oMath>
      <w:ins w:id="105" w:author="PR Preview" w:date="2024-01-01T00:00:00Z">
        <w:r>
          <w:t xml:space="preserve"> </w:t>
        </w:r>
      </w:ins>
      <w:ins w:id="105" w:author="PR Preview" w:date="2024-01-01T00:00:00Z">
        <w:r>
          <w:t xml:space="preserve">as the untreated yields (unconditional) exchangeability in the matched population, so average outcomes can be compared directly.</w:t>
        </w:r>
      </w:ins>
      <w:ins w:id="105" w:author="PR Preview" w:date="2024-01-01T00:00:00Z">
        <w:r>
          <w:t xml:space="preserve"> </w:t>
        </w:r>
      </w:ins>
      <w:ins w:id="105" w:author="PR Preview" w:date="2024-01-01T00:00:00Z">
        <w:r>
          <w:t xml:space="preserve">Matching also ensures positivity in the matched population, because strata containing only treated or only untreated individuals are excluded.</w:t>
        </w:r>
      </w:ins>
    </w:p>
    <w:p>
      <w:pPr>
        <w:pStyle w:val="BodyText"/>
      </w:pPr>
      <w:ins w:id="106" w:author="PR Preview" w:date="2024-01-01T00:00:00Z">
        <w:r>
          <w:t xml:space="preserve">This discussion applies to cohort studies.</w:t>
        </w:r>
      </w:ins>
      <w:ins w:id="106" w:author="PR Preview" w:date="2024-01-01T00:00:00Z">
        <w:r>
          <w:t xml:space="preserve"> </w:t>
        </w:r>
      </w:ins>
      <w:ins w:id="106" w:author="PR Preview" w:date="2024-01-01T00:00:00Z">
        <w:r>
          <w:t xml:space="preserve">In case-control designs (Chapter 8), cases and non-cases are matched;</w:t>
        </w:r>
      </w:ins>
      <w:ins w:id="106" w:author="PR Preview" w:date="2024-01-01T00:00:00Z">
        <w:r>
          <w:t xml:space="preserve"> </w:t>
        </w:r>
      </w:ins>
      <w:ins w:id="106" w:author="PR Preview" w:date="2024-01-01T00:00:00Z">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ins>
    </w:p>
    <w:bookmarkStart w:id="37" w:name="which-population-does-matching-describe"/>
    <w:p>
      <w:pPr>
        <w:pStyle w:val="Heading3"/>
      </w:pPr>
      <w:ins w:id="107" w:author="PR Preview" w:date="2024-01-01T00:00:00Z">
        <w:r>
          <w:t xml:space="preserve">5.1 Which population does matching describe?</w:t>
        </w:r>
      </w:ins>
    </w:p>
    <w:p>
      <w:ins w:id="108" w:author="PR Preview" w:date="2024-01-01T00:00:00Z">
        <w:r>
          <w:pict>
            <v:rect style="width:0;height:1.5pt" o:hralign="center" o:hrstd="t" o:hr="t"/>
          </w:pict>
        </w:r>
      </w:ins>
    </w:p>
    <w:p>
      <w:pPr>
        <w:pStyle w:val="Compact"/>
        <w:numPr>
          <w:ilvl w:val="0"/>
          <w:numId w:val="1017"/>
        </w:numPr>
      </w:pPr>
      <w:ins w:id="109" w:author="PR Preview" w:date="2024-01-01T00:00:00Z">
        <w:r>
          <w:t xml:space="preserve">The group used as the reference for finding matches defines the population in which the effect is computed.</w:t>
        </w:r>
      </w:ins>
      <w:ins w:id="109" w:author="PR Preview" w:date="2024-01-01T00:00:00Z">
        <w:r>
          <w:t xml:space="preserve"> </w:t>
        </w:r>
      </w:ins>
      <w:ins w:id="109" w:author="PR Preview" w:date="2024-01-01T00:00:00Z">
        <w:r>
          <w:t xml:space="preserve">Matching each untreated individual to a treated one estimates the</w:t>
        </w:r>
      </w:ins>
      <w:ins w:id="109" w:author="PR Preview" w:date="2024-01-01T00:00:00Z">
        <w:r>
          <w:t xml:space="preserve"> </w:t>
        </w:r>
      </w:ins>
      <w:ins w:id="109" w:author="PR Preview" w:date="2024-01-01T00:00:00Z">
        <w:r>
          <w:rPr>
            <w:b/>
            <w:bCs/>
          </w:rPr>
          <w:t xml:space="preserve">effect in the untreated</w:t>
        </w:r>
      </w:ins>
      <w:ins w:id="109" w:author="PR Preview" w:date="2024-01-01T00:00:00Z">
        <w:r>
          <w:t xml:space="preserve">;</w:t>
        </w:r>
      </w:ins>
      <w:ins w:id="109" w:author="PR Preview" w:date="2024-01-01T00:00:00Z">
        <w:r>
          <w:t xml:space="preserve"> </w:t>
        </w:r>
      </w:ins>
      <w:ins w:id="109" w:author="PR Preview" w:date="2024-01-01T00:00:00Z">
        <w:r>
          <w:t xml:space="preserve">with fewer treated than untreated in every stratum of</w:t>
        </w:r>
      </w:ins>
      <w:ins w:id="109" w:author="PR Preview" w:date="2024-01-01T00:00:00Z">
        <w:r>
          <w:t xml:space="preserve"> </w:t>
        </w:r>
      </w:ins>
      <m:oMath>
        <m:r>
          <m:t>L</m:t>
        </m:r>
      </m:oMath>
      <w:ins w:id="109" w:author="PR Preview" w:date="2024-01-01T00:00:00Z">
        <w:r>
          <w:t xml:space="preserve">, one usually estimates the</w:t>
        </w:r>
      </w:ins>
      <w:ins w:id="109" w:author="PR Preview" w:date="2024-01-01T00:00:00Z">
        <w:r>
          <w:t xml:space="preserve"> </w:t>
        </w:r>
      </w:ins>
      <w:ins w:id="109" w:author="PR Preview" w:date="2024-01-01T00:00:00Z">
        <w:r>
          <w:rPr>
            <w:b/>
            <w:bCs/>
          </w:rPr>
          <w:t xml:space="preserve">effect in the treated</w:t>
        </w:r>
      </w:ins>
      <w:ins w:id="109" w:author="PR Preview" w:date="2024-01-01T00:00:00Z">
        <w:r>
          <w:t xml:space="preserve">.</w:t>
        </w:r>
      </w:ins>
    </w:p>
    <w:p>
      <w:pPr>
        <w:pStyle w:val="Compact"/>
        <w:numPr>
          <w:ilvl w:val="0"/>
          <w:numId w:val="1017"/>
        </w:numPr>
      </w:pPr>
      <w:ins w:id="110" w:author="PR Preview" w:date="2024-01-01T00:00:00Z">
        <w:r>
          <w:t xml:space="preserve">Matching need not be one-to-one (pairs); it can be one-to-many (matched sets).</w:t>
        </w:r>
      </w:ins>
    </w:p>
    <w:p>
      <w:pPr>
        <w:pStyle w:val="Compact"/>
        <w:numPr>
          <w:ilvl w:val="0"/>
          <w:numId w:val="1017"/>
        </w:numPr>
      </w:pPr>
      <w:ins w:id="111" w:author="PR Preview" w:date="2024-01-01T00:00:00Z">
        <w:r>
          <w:t xml:space="preserve">With several variables in</w:t>
        </w:r>
      </w:ins>
      <w:ins w:id="111" w:author="PR Preview" w:date="2024-01-01T00:00:00Z">
        <w:r>
          <w:t xml:space="preserve"> </w:t>
        </w:r>
      </w:ins>
      <m:oMath>
        <m:r>
          <m:t>L</m:t>
        </m:r>
      </m:oMath>
      <w:ins w:id="111" w:author="PR Preview" w:date="2024-01-01T00:00:00Z">
        <w:r>
          <w:t xml:space="preserve">, matches come from the same stratum of the combination of all of them.</w:t>
        </w:r>
      </w:ins>
    </w:p>
    <w:p>
      <w:pPr>
        <w:pStyle w:val="Compact"/>
        <w:numPr>
          <w:ilvl w:val="0"/>
          <w:numId w:val="1017"/>
        </w:numPr>
      </w:pPr>
      <w:ins w:id="112" w:author="PR Preview" w:date="2024-01-01T00:00:00Z">
        <w:r>
          <w:rPr>
            <w:b/>
            <w:bCs/>
          </w:rPr>
          <w:t xml:space="preserve">Frequency matching</w:t>
        </w:r>
      </w:ins>
      <w:ins w:id="112" w:author="PR Preview" w:date="2024-01-01T00:00:00Z">
        <w:r>
          <w:t xml:space="preserve"> </w:t>
        </w:r>
      </w:ins>
      <w:ins w:id="112" w:author="PR Preview" w:date="2024-01-01T00:00:00Z">
        <w:r>
          <w:t xml:space="preserve">creates any chosen distribution of</w:t>
        </w:r>
      </w:ins>
      <w:ins w:id="112" w:author="PR Preview" w:date="2024-01-01T00:00:00Z">
        <w:r>
          <w:t xml:space="preserve"> </w:t>
        </w:r>
      </w:ins>
      <m:oMath>
        <m:r>
          <m:t>L</m:t>
        </m:r>
      </m:oMath>
      <w:ins w:id="112" w:author="PR Preview" w:date="2024-01-01T00:00:00Z">
        <w:r>
          <w:t xml:space="preserve">, e.g., selecting treated individuals so that 70% have</w:t>
        </w:r>
      </w:ins>
      <w:ins w:id="112" w:author="PR Preview" w:date="2024-01-01T00:00:00Z">
        <w:r>
          <w:t xml:space="preserve"> </w:t>
        </w:r>
      </w:ins>
      <m:oMath>
        <m:r>
          <m:t>L</m:t>
        </m:r>
        <m:r>
          <m:rPr>
            <m:sty m:val="p"/>
          </m:rPr>
          <m:t>=</m:t>
        </m:r>
        <m:r>
          <m:t>1</m:t>
        </m:r>
      </m:oMath>
      <w:ins w:id="112" w:author="PR Preview" w:date="2024-01-01T00:00:00Z">
        <w:r>
          <w:t xml:space="preserve">, then doing the same for the untreated.</w:t>
        </w:r>
      </w:ins>
    </w:p>
    <w:p>
      <w:pPr>
        <w:pStyle w:val="FirstParagraph"/>
      </w:pPr>
      <w:ins w:id="113" w:author="PR Preview" w:date="2024-01-01T00:00:00Z">
        <w:r>
          <w:t xml:space="preserve">Because the matched population is a subset of the original one, its distribution of effect modifiers generally differs, which is the topic of Section 4.6.</w:t>
        </w:r>
      </w:ins>
    </w:p>
    <w:p>
      <w:pPr>
        <w:pStyle w:val="BodyText"/>
      </w:pPr>
      <w:ins w:id="114" w:author="PR Preview" w:date="2024-01-01T00:00:00Z">
        <w:r>
          <w:t xml:space="preserve">As the number of matching factors grows, so does the chance that no exact match exists.</w:t>
        </w:r>
      </w:ins>
      <w:ins w:id="114" w:author="PR Preview" w:date="2024-01-01T00:00:00Z">
        <w:r>
          <w:t xml:space="preserve"> </w:t>
        </w:r>
      </w:ins>
      <w:ins w:id="114" w:author="PR Preview" w:date="2024-01-01T00:00:00Z">
        <w:r>
          <w:t xml:space="preserve">The literature on approximate matching is beyond the book’s scope;</w:t>
        </w:r>
      </w:ins>
      <w:ins w:id="114" w:author="PR Preview" w:date="2024-01-01T00:00:00Z">
        <w:r>
          <w:t xml:space="preserve"> </w:t>
        </w:r>
      </w:ins>
      <w:ins w:id="114" w:author="PR Preview" w:date="2024-01-01T00:00:00Z">
        <w:r>
          <w:t xml:space="preserve">Stuart (2010) is an introduction.</w:t>
        </w:r>
      </w:ins>
    </w:p>
    <w:bookmarkEnd w:id="37"/>
    <w:bookmarkEnd w:id="38"/>
    <w:bookmarkStart w:id="48" w:name="Xdfb2093815f51f859403de4072811f890a8049d"/>
    <w:p>
      <w:pPr>
        <w:pStyle w:val="Heading2"/>
      </w:pPr>
      <w:ins w:id="115" w:author="PR Preview" w:date="2024-01-01T00:00:00Z">
        <w:r>
          <w:t xml:space="preserve">6 4.6 Effect Modification and Adjustment Methods (pp. 56-60)</w:t>
        </w:r>
      </w:ins>
    </w:p>
    <w:p>
      <w:ins w:id="116" w:author="PR Preview" w:date="2024-01-01T00:00:00Z">
        <w:r>
          <w:pict>
            <v:rect style="width:0;height:1.5pt" o:hralign="center" o:hrstd="t" o:hr="t"/>
          </w:pict>
        </w:r>
      </w:ins>
    </w:p>
    <w:p>
      <w:pPr>
        <w:pStyle w:val="FirstParagraph"/>
      </w:pPr>
      <w:ins w:id="117" w:author="PR Preview" w:date="2024-01-01T00:00:00Z">
        <w:r>
          <w:t xml:space="preserve">Standardization, IP weighting, stratification/restriction, and matching estimate</w:t>
        </w:r>
      </w:ins>
      <w:ins w:id="117" w:author="PR Preview" w:date="2024-01-01T00:00:00Z">
        <w:r>
          <w:t xml:space="preserve"> </w:t>
        </w:r>
      </w:ins>
      <w:ins w:id="117" w:author="PR Preview" w:date="2024-01-01T00:00:00Z">
        <w:r>
          <w:rPr>
            <w:b/>
            <w:bCs/>
          </w:rPr>
          <w:t xml:space="preserve">different types</w:t>
        </w:r>
      </w:ins>
      <w:ins w:id="117" w:author="PR Preview" w:date="2024-01-01T00:00:00Z">
        <w:r>
          <w:t xml:space="preserve"> </w:t>
        </w:r>
      </w:ins>
      <w:ins w:id="117" w:author="PR Preview" w:date="2024-01-01T00:00:00Z">
        <w:r>
          <w:t xml:space="preserve">of causal effects:</w:t>
        </w:r>
      </w:ins>
    </w:p>
    <w:p>
      <w:pPr>
        <w:pStyle w:val="Compact"/>
        <w:numPr>
          <w:ilvl w:val="0"/>
          <w:numId w:val="1018"/>
        </w:numPr>
      </w:pPr>
      <w:ins w:id="118" w:author="PR Preview" w:date="2024-01-01T00:00:00Z">
        <w:r>
          <w:t xml:space="preserve">standardization and IP weighting can compute</w:t>
        </w:r>
      </w:ins>
      <w:ins w:id="118" w:author="PR Preview" w:date="2024-01-01T00:00:00Z">
        <w:r>
          <w:t xml:space="preserve"> </w:t>
        </w:r>
      </w:ins>
      <w:ins w:id="118" w:author="PR Preview" w:date="2024-01-01T00:00:00Z">
        <w:r>
          <w:rPr>
            <w:b/>
            <w:bCs/>
          </w:rPr>
          <w:t xml:space="preserve">marginal or conditional</w:t>
        </w:r>
      </w:ins>
      <w:ins w:id="118" w:author="PR Preview" w:date="2024-01-01T00:00:00Z">
        <w:r>
          <w:t xml:space="preserve"> </w:t>
        </w:r>
      </w:ins>
      <w:ins w:id="118" w:author="PR Preview" w:date="2024-01-01T00:00:00Z">
        <w:r>
          <w:t xml:space="preserve">effects;</w:t>
        </w:r>
      </w:ins>
    </w:p>
    <w:p>
      <w:pPr>
        <w:pStyle w:val="Compact"/>
        <w:numPr>
          <w:ilvl w:val="0"/>
          <w:numId w:val="1018"/>
        </w:numPr>
      </w:pPr>
      <w:ins w:id="119" w:author="PR Preview" w:date="2024-01-01T00:00:00Z">
        <w:r>
          <w:t xml:space="preserve">stratification/restriction and matching compute only</w:t>
        </w:r>
      </w:ins>
      <w:ins w:id="119" w:author="PR Preview" w:date="2024-01-01T00:00:00Z">
        <w:r>
          <w:t xml:space="preserve"> </w:t>
        </w:r>
      </w:ins>
      <w:ins w:id="119" w:author="PR Preview" w:date="2024-01-01T00:00:00Z">
        <w:r>
          <w:rPr>
            <w:b/>
            <w:bCs/>
          </w:rPr>
          <w:t xml:space="preserve">conditional</w:t>
        </w:r>
      </w:ins>
      <w:ins w:id="119" w:author="PR Preview" w:date="2024-01-01T00:00:00Z">
        <w:r>
          <w:t xml:space="preserve"> </w:t>
        </w:r>
      </w:ins>
      <w:ins w:id="119" w:author="PR Preview" w:date="2024-01-01T00:00:00Z">
        <w:r>
          <w:t xml:space="preserve">effects in certain subsets.</w:t>
        </w:r>
      </w:ins>
    </w:p>
    <w:p>
      <w:pPr>
        <w:pStyle w:val="FirstParagraph"/>
      </w:pPr>
      <w:ins w:id="120" w:author="PR Preview" w:date="2024-01-01T00:00:00Z">
        <w:r>
          <w:t xml:space="preserve">All four require exchangeability and positivity, but only in the subset to which the effect refers: for the effect among</w:t>
        </w:r>
      </w:ins>
      <w:ins w:id="120" w:author="PR Preview" w:date="2024-01-01T00:00:00Z">
        <w:r>
          <w:t xml:space="preserve"> </w:t>
        </w:r>
      </w:ins>
      <m:oMath>
        <m:r>
          <m:t>L</m:t>
        </m:r>
        <m:r>
          <m:rPr>
            <m:sty m:val="p"/>
          </m:rPr>
          <m:t>=</m:t>
        </m:r>
        <m:r>
          <m:t>l</m:t>
        </m:r>
      </m:oMath>
      <w:ins w:id="120" w:author="PR Preview" w:date="2024-01-01T00:00:00Z">
        <w:r>
          <w:t xml:space="preserve">, only in that subset;</w:t>
        </w:r>
      </w:ins>
      <w:ins w:id="120" w:author="PR Preview" w:date="2024-01-01T00:00:00Z">
        <w:r>
          <w:t xml:space="preserve"> </w:t>
        </w:r>
      </w:ins>
      <w:ins w:id="120" w:author="PR Preview" w:date="2024-01-01T00:00:00Z">
        <w:r>
          <w:t xml:space="preserve">for the marginal effect, in all levels of</w:t>
        </w:r>
      </w:ins>
      <w:ins w:id="120" w:author="PR Preview" w:date="2024-01-01T00:00:00Z">
        <w:r>
          <w:t xml:space="preserve"> </w:t>
        </w:r>
      </w:ins>
      <m:oMath>
        <m:r>
          <m:t>L</m:t>
        </m:r>
      </m:oMath>
      <w:ins w:id="120" w:author="PR Preview" w:date="2024-01-01T00:00:00Z">
        <w:r>
          <w:t xml:space="preserve">.</w:t>
        </w:r>
      </w:ins>
    </w:p>
    <w:p>
      <w:pPr>
        <w:pStyle w:val="BodyText"/>
      </w:pPr>
      <w:ins w:id="121" w:author="PR Preview" w:date="2024-01-01T00:00:00Z">
        <w:r>
          <w:t xml:space="preserve">Without effect modification all four give the same answer: in Table 2.2 the causal risk ratio was 1 in the population, in each stratum of</w:t>
        </w:r>
      </w:ins>
      <w:ins w:id="121" w:author="PR Preview" w:date="2024-01-01T00:00:00Z">
        <w:r>
          <w:t xml:space="preserve"> </w:t>
        </w:r>
      </w:ins>
      <m:oMath>
        <m:r>
          <m:t>L</m:t>
        </m:r>
      </m:oMath>
      <w:ins w:id="121" w:author="PR Preview" w:date="2024-01-01T00:00:00Z">
        <w:r>
          <w:t xml:space="preserve">, and in the untreated.</w:t>
        </w:r>
      </w:ins>
    </w:p>
    <w:bookmarkStart w:id="41" w:name="table-4.3-four-correct-answers"/>
    <w:p>
      <w:pPr>
        <w:pStyle w:val="Heading3"/>
      </w:pPr>
      <w:ins w:id="122" w:author="PR Preview" w:date="2024-01-01T00:00:00Z">
        <w:r>
          <w:t xml:space="preserve">6.1 Table 4.3: four correct answers</w:t>
        </w:r>
      </w:ins>
    </w:p>
    <w:p>
      <w:ins w:id="123" w:author="PR Preview" w:date="2024-01-01T00:00:00Z">
        <w:r>
          <w:pict>
            <v:rect style="width:0;height:1.5pt" o:hralign="center" o:hrstd="t" o:hr="t"/>
          </w:pict>
        </w:r>
      </w:ins>
    </w:p>
    <w:p>
      <w:pPr>
        <w:pStyle w:val="FirstParagraph"/>
      </w:pPr>
      <w:ins w:id="124" w:author="PR Preview" w:date="2024-01-01T00:00:00Z">
        <w:r>
          <w:t xml:space="preserve">Outcome</w:t>
        </w:r>
      </w:ins>
      <w:ins w:id="124" w:author="PR Preview" w:date="2024-01-01T00:00:00Z">
        <w:r>
          <w:t xml:space="preserve"> </w:t>
        </w:r>
      </w:ins>
      <m:oMath>
        <m:r>
          <m:t>Z</m:t>
        </m:r>
      </m:oMath>
      <w:ins w:id="124" w:author="PR Preview" w:date="2024-01-01T00:00:00Z">
        <w:r>
          <w:t xml:space="preserve"> </w:t>
        </w:r>
      </w:ins>
      <w:ins w:id="124" w:author="PR Preview" w:date="2024-01-01T00:00:00Z">
        <w:r>
          <w:t xml:space="preserve">= high blood pressure.</w:t>
        </w:r>
      </w:ins>
      <w:ins w:id="124" w:author="PR Preview" w:date="2024-01-01T00:00:00Z">
        <w:r>
          <w:t xml:space="preserve"> </w:t>
        </w:r>
      </w:ins>
      <w:ins w:id="124" w:author="PR Preview" w:date="2024-01-01T00:00:00Z">
        <w:r>
          <w:t xml:space="preserve">Assume</w:t>
        </w:r>
      </w:ins>
      <w:ins w:id="124" w:author="PR Preview" w:date="2024-01-01T00:00:00Z">
        <w:r>
          <w:t xml:space="preserve"> </w:t>
        </w:r>
      </w:ins>
      <m:oMath>
        <m:sSup>
          <m:e>
            <m:r>
              <m:t>Z</m:t>
            </m:r>
          </m:e>
          <m:sup>
            <m:r>
              <m:t>a</m:t>
            </m:r>
          </m:sup>
        </m:sSup>
        <m:r>
          <m:rPr>
            <m:sty m:val="p"/>
          </m:rPr>
          <m:t>⟂</m:t>
        </m:r>
        <m:r>
          <m:t>​</m:t>
        </m:r>
        <m:r>
          <m:t>​</m:t>
        </m:r>
        <m:r>
          <m:t>​</m:t>
        </m:r>
        <m:r>
          <m:rPr>
            <m:sty m:val="p"/>
          </m:rPr>
          <m:t>⟂</m:t>
        </m:r>
        <m:r>
          <m:t>A</m:t>
        </m:r>
        <m:r>
          <m:rPr>
            <m:sty m:val="p"/>
          </m:rPr>
          <m:t>∣</m:t>
        </m:r>
        <m:r>
          <m:t>L</m:t>
        </m:r>
      </m:oMath>
      <w:ins w:id="124" w:author="PR Preview" w:date="2024-01-01T00:00:00Z">
        <w:r>
          <w:t xml:space="preserve"> </w:t>
        </w:r>
      </w:ins>
      <w:ins w:id="124" w:author="PR Preview" w:date="2024-01-01T00:00:00Z">
        <w:r>
          <w:t xml:space="preserve">and positivity.</w:t>
        </w:r>
      </w:ins>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ins w:id="125"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ins w:id="126" w:author="PR Preview" w:date="2024-01-01T00:00:00Z">
        <w:r>
          <w:pict>
            <v:rect style="width:0;height:1.5pt" o:hralign="center" o:hrstd="t" o:hr="t"/>
          </w:pict>
        </w:r>
      </w:ins>
    </w:p>
    <w:p>
      <w:pPr>
        <w:pStyle w:val="FirstParagraph"/>
      </w:pPr>
      <w:ins w:id="127" w:author="PR Preview" w:date="2024-01-01T00:00:00Z">
        <w:r>
          <w:t xml:space="preserve">The explanation (leaving aside random variability) is</w:t>
        </w:r>
      </w:ins>
      <w:ins w:id="127" w:author="PR Preview" w:date="2024-01-01T00:00:00Z">
        <w:r>
          <w:t xml:space="preserve"> </w:t>
        </w:r>
      </w:ins>
      <w:ins w:id="127" w:author="PR Preview" w:date="2024-01-01T00:00:00Z">
        <w:r>
          <w:rPr>
            <w:b/>
            <w:bCs/>
          </w:rPr>
          <w:t xml:space="preserve">qualitative effect modification</w:t>
        </w:r>
      </w:ins>
      <w:ins w:id="127" w:author="PR Preview" w:date="2024-01-01T00:00:00Z">
        <w:r>
          <w:t xml:space="preserve"> </w:t>
        </w:r>
      </w:ins>
      <w:ins w:id="127" w:author="PR Preview" w:date="2024-01-01T00:00:00Z">
        <w:r>
          <w:t xml:space="preserve">by</w:t>
        </w:r>
      </w:ins>
      <w:ins w:id="127" w:author="PR Preview" w:date="2024-01-01T00:00:00Z">
        <w:r>
          <w:t xml:space="preserve"> </w:t>
        </w:r>
      </w:ins>
      <m:oMath>
        <m:r>
          <m:t>L</m:t>
        </m:r>
      </m:oMath>
      <w:ins w:id="127" w:author="PR Preview" w:date="2024-01-01T00:00:00Z">
        <w:r>
          <w:t xml:space="preserve">: treatment doubles the risk when</w:t>
        </w:r>
      </w:ins>
      <w:ins w:id="127" w:author="PR Preview" w:date="2024-01-01T00:00:00Z">
        <w:r>
          <w:t xml:space="preserve"> </w:t>
        </w:r>
      </w:ins>
      <m:oMath>
        <m:r>
          <m:t>L</m:t>
        </m:r>
        <m:r>
          <m:rPr>
            <m:sty m:val="p"/>
          </m:rPr>
          <m:t>=</m:t>
        </m:r>
        <m:r>
          <m:t>0</m:t>
        </m:r>
      </m:oMath>
      <w:ins w:id="127" w:author="PR Preview" w:date="2024-01-01T00:00:00Z">
        <w:r>
          <w:t xml:space="preserve"> </w:t>
        </w:r>
      </w:ins>
      <w:ins w:id="127" w:author="PR Preview" w:date="2024-01-01T00:00:00Z">
        <w:r>
          <w:t xml:space="preserve">and halves it when</w:t>
        </w:r>
      </w:ins>
      <w:ins w:id="127" w:author="PR Preview" w:date="2024-01-01T00:00:00Z">
        <w:r>
          <w:t xml:space="preserve"> </w:t>
        </w:r>
      </w:ins>
      <m:oMath>
        <m:r>
          <m:t>L</m:t>
        </m:r>
        <m:r>
          <m:rPr>
            <m:sty m:val="p"/>
          </m:rPr>
          <m:t>=</m:t>
        </m:r>
        <m:r>
          <m:t>1</m:t>
        </m:r>
      </m:oMath>
      <w:ins w:id="127" w:author="PR Preview" w:date="2024-01-01T00:00:00Z">
        <w:r>
          <w:t xml:space="preserve">.</w:t>
        </w:r>
      </w:ins>
    </w:p>
    <w:p>
      <w:pPr>
        <w:pStyle w:val="Compact"/>
        <w:numPr>
          <w:ilvl w:val="0"/>
          <w:numId w:val="1020"/>
        </w:numPr>
      </w:pPr>
      <w:ins w:id="128" w:author="PR Preview" w:date="2024-01-01T00:00:00Z">
        <w:r>
          <w:t xml:space="preserve">The population effect (0.8) is beneficial because the ratio</w:t>
        </w:r>
      </w:ins>
      <w:ins w:id="128" w:author="PR Preview" w:date="2024-01-01T00:00:00Z">
        <w:r>
          <w:t xml:space="preserve"> </w:t>
        </w:r>
      </w:ins>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ins w:id="128" w:author="PR Preview" w:date="2024-01-01T00:00:00Z">
        <w:r>
          <w:t xml:space="preserve"> </w:t>
        </w:r>
      </w:ins>
      <w:ins w:id="128" w:author="PR Preview" w:date="2024-01-01T00:00:00Z">
        <w:r>
          <w:t xml:space="preserve">exceeds 2 times the odds of being noncritical,</w:t>
        </w:r>
      </w:ins>
      <w:ins w:id="128" w:author="PR Preview" w:date="2024-01-01T00:00:00Z">
        <w:r>
          <w:t xml:space="preserve"> </w:t>
        </w:r>
      </w:ins>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ins w:id="128" w:author="PR Preview" w:date="2024-01-01T00:00:00Z">
        <w:r>
          <w:t xml:space="preserve"> </w:t>
        </w:r>
      </w:ins>
      <w:ins w:id="128" w:author="PR Preview" w:date="2024-01-01T00:00:00Z">
        <w:r>
          <w:t xml:space="preserve">(Technical Point 4.3).</w:t>
        </w:r>
      </w:ins>
    </w:p>
    <w:p>
      <w:pPr>
        <w:pStyle w:val="Compact"/>
        <w:numPr>
          <w:ilvl w:val="0"/>
          <w:numId w:val="1020"/>
        </w:numPr>
      </w:pPr>
      <w:ins w:id="129" w:author="PR Preview" w:date="2024-01-01T00:00:00Z">
        <w:r>
          <w:t xml:space="preserve">The effect in the untreated is null (1.0) because the untreated contain a larger proportion of noncritical individuals (</w:t>
        </w:r>
      </w:ins>
      <m:oMath>
        <m:r>
          <m:t>4</m:t>
        </m:r>
        <m:r>
          <m:rPr>
            <m:sty m:val="p"/>
          </m:rPr>
          <m:t>/</m:t>
        </m:r>
        <m:r>
          <m:t>7</m:t>
        </m:r>
      </m:oMath>
      <w:ins w:id="129" w:author="PR Preview" w:date="2024-01-01T00:00:00Z">
        <w:r>
          <w:t xml:space="preserve">) than the population (</w:t>
        </w:r>
      </w:ins>
      <m:oMath>
        <m:r>
          <m:t>0.4</m:t>
        </m:r>
      </m:oMath>
      <w:ins w:id="129" w:author="PR Preview" w:date="2024-01-01T00:00:00Z">
        <w:r>
          <w:t xml:space="preserve">).</w:t>
        </w:r>
      </w:ins>
    </w:p>
    <w:p>
      <w:pPr>
        <w:pStyle w:val="FirstParagraph"/>
      </w:pPr>
      <w:ins w:id="130" w:author="PR Preview" w:date="2024-01-01T00:00:00Z">
        <w:r>
          <w:t xml:space="preserve">The lesson: always specify the population, or subset, to which an effect measure corresponds.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ins w:id="131"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ins w:id="132" w:author="PR Preview" w:date="2024-01-01T00:00:00Z">
        <w:r>
          <w:t xml:space="preserve">6.2 A well-characterized target population</w:t>
        </w:r>
      </w:ins>
    </w:p>
    <w:p>
      <w:ins w:id="133" w:author="PR Preview" w:date="2024-01-01T00:00:00Z">
        <w:r>
          <w:pict>
            <v:rect style="width:0;height:1.5pt" o:hralign="center" o:hrstd="t" o:hr="t"/>
          </w:pict>
        </w:r>
      </w:ins>
    </w:p>
    <w:p>
      <w:pPr>
        <w:pStyle w:val="FirstParagraph"/>
      </w:pPr>
      <w:ins w:id="134" w:author="PR Preview" w:date="2024-01-01T00:00:00Z">
        <w:r>
          <w:t xml:space="preserve">Chapter 3 argued that a well-defined causal effect is a prerequisite for meaningful causal inference.</w:t>
        </w:r>
      </w:ins>
      <w:ins w:id="134" w:author="PR Preview" w:date="2024-01-01T00:00:00Z">
        <w:r>
          <w:t xml:space="preserve"> </w:t>
        </w:r>
      </w:ins>
      <w:ins w:id="134" w:author="PR Preview" w:date="2024-01-01T00:00:00Z">
        <w:r>
          <w:t xml:space="preserve">A</w:t>
        </w:r>
      </w:ins>
      <w:ins w:id="134" w:author="PR Preview" w:date="2024-01-01T00:00:00Z">
        <w:r>
          <w:t xml:space="preserve"> </w:t>
        </w:r>
      </w:ins>
      <w:ins w:id="134" w:author="PR Preview" w:date="2024-01-01T00:00:00Z">
        <w:r>
          <w:rPr>
            <w:b/>
            <w:bCs/>
          </w:rPr>
          <w:t xml:space="preserve">well-characterized target population</w:t>
        </w:r>
      </w:ins>
      <w:ins w:id="134" w:author="PR Preview" w:date="2024-01-01T00:00:00Z">
        <w:r>
          <w:t xml:space="preserve"> </w:t>
        </w:r>
      </w:ins>
      <w:ins w:id="134" w:author="PR Preview" w:date="2024-01-01T00:00:00Z">
        <w:r>
          <w:t xml:space="preserve">is another.</w:t>
        </w:r>
      </w:ins>
      <w:ins w:id="134" w:author="PR Preview" w:date="2024-01-01T00:00:00Z">
        <w:r>
          <w:t xml:space="preserve"> </w:t>
        </w:r>
      </w:ins>
      <w:ins w:id="134" w:author="PR Preview" w:date="2024-01-01T00:00:00Z">
        <w:r>
          <w:t xml:space="preserve">Experiments that compare interventions in a population meeting a priori eligibility criteria have both automatically;</w:t>
        </w:r>
      </w:ins>
      <w:ins w:id="134" w:author="PR Preview" w:date="2024-01-01T00:00:00Z">
        <w:r>
          <w:t xml:space="preserve"> </w:t>
        </w:r>
      </w:ins>
      <w:ins w:id="134" w:author="PR Preview" w:date="2024-01-01T00:00:00Z">
        <w:r>
          <w:t xml:space="preserve">observational studies must define them explicitly.</w:t>
        </w:r>
      </w:ins>
    </w:p>
    <w:p>
      <w:pPr>
        <w:pStyle w:val="BodyText"/>
      </w:pPr>
      <w:ins w:id="135" w:author="PR Preview" w:date="2024-01-01T00:00:00Z">
        <w:r>
          <w:t xml:space="preserve">An investigator who used IP weighting (population effect) and one who used matching (effect in the untreated) need not debate which method is better: their answers differ because they asked different causal questions.</w:t>
        </w:r>
      </w:ins>
      <w:ins w:id="135" w:author="PR Preview" w:date="2024-01-01T00:00:00Z">
        <w:r>
          <w:t xml:space="preserve"> </w:t>
        </w:r>
      </w:ins>
      <w:ins w:id="135" w:author="PR Preview" w:date="2024-01-01T00:00:00Z">
        <w:r>
          <w:t xml:space="preserve">The second could have used IP weighting to compute the effect in the untreated (Technical Point 4.1).</w:t>
        </w:r>
      </w:ins>
    </w:p>
    <w:p>
      <w:pPr>
        <w:pStyle w:val="BodyText"/>
      </w:pPr>
      <w:ins w:id="136" w:author="PR Preview" w:date="2024-01-01T00:00:00Z">
        <w:r>
          <w:t xml:space="preserve">Part II shows how standardization, IP weighting, and stratification combine with parametric or semiparametric models.</w:t>
        </w:r>
      </w:ins>
      <w:ins w:id="136" w:author="PR Preview" w:date="2024-01-01T00:00:00Z">
        <w:r>
          <w:t xml:space="preserve"> </w:t>
        </w:r>
      </w:ins>
      <w:ins w:id="136" w:author="PR Preview" w:date="2024-01-01T00:00:00Z">
        <w:r>
          <w:t xml:space="preserve">Standard regression models are a form of stratification: the treatment-outcome association is estimated within levels of all the other covariates in the model.</w:t>
        </w:r>
      </w:ins>
    </w:p>
    <w:p>
      <w:pPr>
        <w:pStyle w:val="BodyText"/>
      </w:pPr>
      <w:ins w:id="137" w:author="PR Preview" w:date="2024-01-01T00:00:00Z">
        <w:r>
          <w:t xml:space="preserve">Finally, stratification yields average effects in subsets, not individual effects, which are identified only under extreme assumptions (Fine Points 2.1 and 3.2).</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ins w:id="138"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ins w:id="139"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ins w:id="140" w:author="PR Preview" w:date="2024-01-01T00:00:00Z">
        <w:r>
          <w:t xml:space="preserve">Noncollapsibility of the odds ratio is a special case of Jensen’s inequality (Samuels 1981).</w:t>
        </w:r>
      </w:ins>
      <w:ins w:id="140" w:author="PR Preview" w:date="2024-01-01T00:00:00Z">
        <w:r>
          <w:t xml:space="preserve"> </w:t>
        </w:r>
      </w:ins>
      <w:ins w:id="140" w:author="PR Preview" w:date="2024-01-01T00:00:00Z">
        <w:r>
          <w:t xml:space="preserve">The population odds ratio can be closer to the null than the non-null stratum-specific odds ratios when</w:t>
        </w:r>
      </w:ins>
      <w:ins w:id="140" w:author="PR Preview" w:date="2024-01-01T00:00:00Z">
        <w:r>
          <w:t xml:space="preserve"> </w:t>
        </w:r>
      </w:ins>
      <m:oMath>
        <m:r>
          <m:t>V</m:t>
        </m:r>
      </m:oMath>
      <w:ins w:id="140" w:author="PR Preview" w:date="2024-01-01T00:00:00Z">
        <w:r>
          <w:t xml:space="preserve"> </w:t>
        </w:r>
      </w:ins>
      <w:ins w:id="140" w:author="PR Preview" w:date="2024-01-01T00:00:00Z">
        <w:r>
          <w:t xml:space="preserve">is an independent risk factor for</w:t>
        </w:r>
      </w:ins>
      <w:ins w:id="140" w:author="PR Preview" w:date="2024-01-01T00:00:00Z">
        <w:r>
          <w:t xml:space="preserve"> </w:t>
        </w:r>
      </w:ins>
      <m:oMath>
        <m:r>
          <m:t>Y</m:t>
        </m:r>
      </m:oMath>
      <w:ins w:id="140" w:author="PR Preview" w:date="2024-01-01T00:00:00Z">
        <w:r>
          <w:t xml:space="preserve"> </w:t>
        </w:r>
      </w:ins>
      <w:ins w:id="140" w:author="PR Preview" w:date="2024-01-01T00:00:00Z">
        <w:r>
          <w:t xml:space="preserve">and</w:t>
        </w:r>
      </w:ins>
      <w:ins w:id="140" w:author="PR Preview" w:date="2024-01-01T00:00:00Z">
        <w:r>
          <w:t xml:space="preserve"> </w:t>
        </w:r>
      </w:ins>
      <m:oMath>
        <m:r>
          <m:t>A</m:t>
        </m:r>
      </m:oMath>
      <w:ins w:id="140" w:author="PR Preview" w:date="2024-01-01T00:00:00Z">
        <w:r>
          <w:t xml:space="preserve"> </w:t>
        </w:r>
      </w:ins>
      <w:ins w:id="140" w:author="PR Preview" w:date="2024-01-01T00:00:00Z">
        <w:r>
          <w:t xml:space="preserve">is independent of</w:t>
        </w:r>
      </w:ins>
      <w:ins w:id="140" w:author="PR Preview" w:date="2024-01-01T00:00:00Z">
        <w:r>
          <w:t xml:space="preserve"> </w:t>
        </w:r>
      </w:ins>
      <m:oMath>
        <m:r>
          <m:t>V</m:t>
        </m:r>
      </m:oMath>
      <w:ins w:id="140" w:author="PR Preview" w:date="2024-01-01T00:00:00Z">
        <w:r>
          <w:t xml:space="preserve">, as here (Miettinen and Cook 1981).</w:t>
        </w:r>
      </w:ins>
    </w:p>
    <w:p>
      <w:pPr>
        <w:pStyle w:val="BodyText"/>
      </w:pPr>
      <w:ins w:id="141" w:author="PR Preview" w:date="2024-01-01T00:00:00Z">
        <w:r>
          <w:t xml:space="preserve">The odds ratio is collapsible under the sharp null, and approximately collapsible (and approximately equal to the risk ratio) when the outcome is rare (say, under 10%) in every stratum of a follow-up study.</w:t>
        </w:r>
      </w:ins>
    </w:p>
    <w:p>
      <w:pPr>
        <w:pStyle w:val="BodyText"/>
      </w:pPr>
      <w:ins w:id="142" w:author="PR Preview" w:date="2024-01-01T00:00:00Z">
        <w:r>
          <w:t xml:space="preserve">A consequence:</w:t>
        </w:r>
      </w:ins>
      <w:ins w:id="142" w:author="PR Preview" w:date="2024-01-01T00:00:00Z">
        <w:r>
          <w:t xml:space="preserve"> </w:t>
        </w:r>
      </w:ins>
      <w:ins w:id="142" w:author="PR Preview" w:date="2024-01-01T00:00:00Z">
        <w:r>
          <w:t xml:space="preserve">“lack of exchangeability”</w:t>
        </w:r>
      </w:ins>
      <w:ins w:id="142" w:author="PR Preview" w:date="2024-01-01T00:00:00Z">
        <w:r>
          <w:t xml:space="preserve"> </w:t>
        </w:r>
      </w:ins>
      <w:ins w:id="142" w:author="PR Preview" w:date="2024-01-01T00:00:00Z">
        <w:r>
          <w:t xml:space="preserve">cannot be equated with</w:t>
        </w:r>
      </w:ins>
      <w:ins w:id="142" w:author="PR Preview" w:date="2024-01-01T00:00:00Z">
        <w:r>
          <w:t xml:space="preserve"> </w:t>
        </w:r>
      </w:ins>
      <w:ins w:id="142" w:author="PR Preview" w:date="2024-01-01T00:00:00Z">
        <w:r>
          <w:t xml:space="preserve">“a change in the conditional odds ratio compared with the unconditional one”</w:t>
        </w:r>
      </w:ins>
      <w:ins w:id="142" w:author="PR Preview" w:date="2024-01-01T00:00:00Z">
        <w:r>
          <w:t xml:space="preserve">.</w:t>
        </w:r>
      </w:ins>
      <w:ins w:id="142" w:author="PR Preview" w:date="2024-01-01T00:00:00Z">
        <w:r>
          <w:t xml:space="preserve"> </w:t>
        </w:r>
      </w:ins>
      <w:ins w:id="142" w:author="PR Preview" w:date="2024-01-01T00:00:00Z">
        <w:r>
          <w:t xml:space="preserve">Here the odds ratio changes by about 10% (</w:t>
        </w:r>
      </w:ins>
      <m:oMath>
        <m:r>
          <m:t>6</m:t>
        </m:r>
        <m:r>
          <m:rPr>
            <m:sty m:val="p"/>
          </m:rPr>
          <m:t>/</m:t>
        </m:r>
        <m:r>
          <m:t>5.4</m:t>
        </m:r>
        <m:r>
          <m:rPr>
            <m:sty m:val="p"/>
          </m:rPr>
          <m:t>≈</m:t>
        </m:r>
        <m:r>
          <m:t>1.1</m:t>
        </m:r>
      </m:oMath>
      <w:ins w:id="142" w:author="PR Preview" w:date="2024-01-01T00:00:00Z">
        <w:r>
          <w:t xml:space="preserve">) although the treated and untreated are exchangeable.</w:t>
        </w:r>
      </w:ins>
      <w:ins w:id="142" w:author="PR Preview" w:date="2024-01-01T00:00:00Z">
        <w:r>
          <w:t xml:space="preserve"> </w:t>
        </w:r>
      </w:ins>
      <w:ins w:id="142" w:author="PR Preview" w:date="2024-01-01T00:00:00Z">
        <w:r>
          <w:t xml:space="preserve">Greenland, Robins, and Pearl (1999) review the relation between noncollapsibility and lack of exchangeability.</w:t>
        </w:r>
      </w:ins>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ins w:id="145" w:author="PR Preview" w:date="2024-01-01T00:00:00Z">
        <w:r>
          <w:t xml:space="preserve"> </w:t>
        </w:r>
      </w:ins>
      <w:ins w:id="145" w:author="PR Preview" w:date="2024-01-01T00:00:00Z">
        <w:r>
          <w:rPr>
            <w:b/>
            <w:bCs/>
          </w:rPr>
          <w:t xml:space="preserve">modifies</w:t>
        </w:r>
      </w:ins>
      <w:ins w:id="145" w:author="PR Preview" w:date="2024-01-01T00:00:00Z">
        <w:r>
          <w:t xml:space="preserve"> </w:t>
        </w:r>
      </w:ins>
      <w:ins w:id="145" w:author="PR Preview" w:date="2024-01-01T00:00:00Z">
        <w:r>
          <w:t xml:space="preserve">the effect of</w:t>
        </w:r>
      </w:ins>
      <w:ins w:id="145" w:author="PR Preview" w:date="2024-01-01T00:00:00Z">
        <w:r>
          <w:t xml:space="preserve"> </w:t>
        </w:r>
      </w:ins>
      <m:oMath>
        <m:r>
          <m:t>A</m:t>
        </m:r>
      </m:oMath>
      <w:ins w:id="145" w:author="PR Preview" w:date="2024-01-01T00:00:00Z">
        <w:r>
          <w:t xml:space="preserve"> </w:t>
        </w:r>
      </w:ins>
      <w:ins w:id="145" w:author="PR Preview" w:date="2024-01-01T00:00:00Z">
        <w:r>
          <w:t xml:space="preserve">on</w:t>
        </w:r>
      </w:ins>
      <w:ins w:id="145" w:author="PR Preview" w:date="2024-01-01T00:00:00Z">
        <w:r>
          <w:t xml:space="preserve"> </w:t>
        </w:r>
      </w:ins>
      <m:oMath>
        <m:r>
          <m:t>Y</m:t>
        </m:r>
      </m:oMath>
      <w:ins w:id="145" w:author="PR Preview" w:date="2024-01-01T00:00:00Z">
        <w:r>
          <w:t xml:space="preserve"> </w:t>
        </w:r>
      </w:ins>
      <w:ins w:id="145" w:author="PR Preview" w:date="2024-01-01T00:00:00Z">
        <w:r>
          <w:t xml:space="preserve">when the average causal effect varies across levels of</w:t>
        </w:r>
      </w:ins>
      <w:ins w:id="145" w:author="PR Preview" w:date="2024-01-01T00:00:00Z">
        <w:r>
          <w:t xml:space="preserve"> </w:t>
        </w:r>
      </w:ins>
      <m:oMath>
        <m:r>
          <m:t>V</m:t>
        </m:r>
      </m:oMath>
      <w:ins w:id="145" w:author="PR Preview" w:date="2024-01-01T00:00:00Z">
        <w:r>
          <w:t xml:space="preserve">;</w:t>
        </w:r>
      </w:ins>
      <w:ins w:id="145" w:author="PR Preview" w:date="2024-01-01T00:00:00Z">
        <w:r>
          <w:t xml:space="preserve"> </w:t>
        </w:r>
      </w:ins>
      <w:ins w:id="145" w:author="PR Preview" w:date="2024-01-01T00:00:00Z">
        <w:r>
          <w:t xml:space="preserve">whether it does depends on the effect measure (additive vs. multiplicative).</w:t>
        </w:r>
      </w:ins>
      <w:ins w:id="145" w:author="PR Preview" w:date="2024-01-01T00:00:00Z">
        <w:r>
          <w:t xml:space="preserve"> </w:t>
        </w:r>
      </w:ins>
      <w:ins w:id="145" w:author="PR Preview" w:date="2024-01-01T00:00:00Z">
        <w:r>
          <w:t xml:space="preserve">Qualitative modification (opposite directions) appears on both scales.</w:t>
        </w:r>
      </w:ins>
    </w:p>
    <w:p>
      <w:pPr>
        <w:pStyle w:val="Compact"/>
        <w:numPr>
          <w:ilvl w:val="0"/>
          <w:numId w:val="1021"/>
        </w:numPr>
      </w:pPr>
      <w:ins w:id="146" w:author="PR Preview" w:date="2024-01-01T00:00:00Z">
        <w:r>
          <w:t xml:space="preserve">In a marginally randomized experiment, stratum-specific associations identify stratum-specific effects;</w:t>
        </w:r>
      </w:ins>
      <w:ins w:id="146" w:author="PR Preview" w:date="2024-01-01T00:00:00Z">
        <w:r>
          <w:t xml:space="preserve"> </w:t>
        </w:r>
      </w:ins>
      <w:ins w:id="146" w:author="PR Preview" w:date="2024-01-01T00:00:00Z">
        <w:r>
          <w:t xml:space="preserve">otherwise,</w:t>
        </w:r>
      </w:ins>
      <w:ins w:id="146" w:author="PR Preview" w:date="2024-01-01T00:00:00Z">
        <w:r>
          <w:t xml:space="preserve"> </w:t>
        </w:r>
      </w:ins>
      <w:ins w:id="146" w:author="PR Preview" w:date="2024-01-01T00:00:00Z">
        <w:r>
          <w:rPr>
            <w:b/>
            <w:bCs/>
          </w:rPr>
          <w:t xml:space="preserve">stratify by</w:t>
        </w:r>
      </w:ins>
      <w:ins w:id="146" w:author="PR Preview" w:date="2024-01-01T00:00:00Z">
        <w:r>
          <w:rPr>
            <w:b/>
            <w:bCs/>
          </w:rPr>
          <w:t xml:space="preserve"> </w:t>
        </w:r>
      </w:ins>
      <m:oMath>
        <m:r>
          <m:t>V</m:t>
        </m:r>
      </m:oMath>
      <w:ins w:id="146" w:author="PR Preview" w:date="2024-01-01T00:00:00Z">
        <w:r>
          <w:rPr>
            <w:b/>
            <w:bCs/>
          </w:rPr>
          <w:t xml:space="preserve">, then standardize or IP weight for</w:t>
        </w:r>
      </w:ins>
      <w:ins w:id="146" w:author="PR Preview" w:date="2024-01-01T00:00:00Z">
        <w:r>
          <w:rPr>
            <w:b/>
            <w:bCs/>
          </w:rPr>
          <w:t xml:space="preserve"> </w:t>
        </w:r>
      </w:ins>
      <m:oMath>
        <m:r>
          <m:t>L</m:t>
        </m:r>
      </m:oMath>
      <w:ins w:id="146" w:author="PR Preview" w:date="2024-01-01T00:00:00Z">
        <w:r>
          <w:t xml:space="preserve">.</w:t>
        </w:r>
      </w:ins>
    </w:p>
    <w:p>
      <w:pPr>
        <w:pStyle w:val="Compact"/>
        <w:numPr>
          <w:ilvl w:val="0"/>
          <w:numId w:val="1021"/>
        </w:numPr>
      </w:pPr>
      <w:ins w:id="147" w:author="PR Preview" w:date="2024-01-01T00:00:00Z">
        <w:r>
          <w:t xml:space="preserve">Effect modifiers may be</w:t>
        </w:r>
      </w:ins>
      <w:ins w:id="147" w:author="PR Preview" w:date="2024-01-01T00:00:00Z">
        <w:r>
          <w:t xml:space="preserve"> </w:t>
        </w:r>
      </w:ins>
      <w:ins w:id="147" w:author="PR Preview" w:date="2024-01-01T00:00:00Z">
        <w:r>
          <w:rPr>
            <w:b/>
            <w:bCs/>
          </w:rPr>
          <w:t xml:space="preserve">surrogate</w:t>
        </w:r>
      </w:ins>
      <w:ins w:id="147" w:author="PR Preview" w:date="2024-01-01T00:00:00Z">
        <w:r>
          <w:t xml:space="preserve"> </w:t>
        </w:r>
      </w:ins>
      <w:ins w:id="147" w:author="PR Preview" w:date="2024-01-01T00:00:00Z">
        <w:r>
          <w:t xml:space="preserve">rather than causal.</w:t>
        </w:r>
      </w:ins>
    </w:p>
    <w:p>
      <w:pPr>
        <w:pStyle w:val="Compact"/>
        <w:numPr>
          <w:ilvl w:val="0"/>
          <w:numId w:val="1021"/>
        </w:numPr>
      </w:pPr>
      <w:ins w:id="148" w:author="PR Preview" w:date="2024-01-01T00:00:00Z">
        <w:r>
          <w:t xml:space="preserve">Effect modification matters for</w:t>
        </w:r>
      </w:ins>
      <w:ins w:id="148" w:author="PR Preview" w:date="2024-01-01T00:00:00Z">
        <w:r>
          <w:t xml:space="preserve"> </w:t>
        </w:r>
      </w:ins>
      <w:ins w:id="148" w:author="PR Preview" w:date="2024-01-01T00:00:00Z">
        <w:r>
          <w:rPr>
            <w:b/>
            <w:bCs/>
          </w:rPr>
          <w:t xml:space="preserve">transportability</w:t>
        </w:r>
      </w:ins>
      <w:ins w:id="148" w:author="PR Preview" w:date="2024-01-01T00:00:00Z">
        <w:r>
          <w:t xml:space="preserve">, for deciding</w:t>
        </w:r>
      </w:ins>
      <w:ins w:id="148" w:author="PR Preview" w:date="2024-01-01T00:00:00Z">
        <w:r>
          <w:t xml:space="preserve"> </w:t>
        </w:r>
      </w:ins>
      <w:ins w:id="148" w:author="PR Preview" w:date="2024-01-01T00:00:00Z">
        <w:r>
          <w:rPr>
            <w:b/>
            <w:bCs/>
          </w:rPr>
          <w:t xml:space="preserve">who benefits</w:t>
        </w:r>
      </w:ins>
      <w:ins w:id="148" w:author="PR Preview" w:date="2024-01-01T00:00:00Z">
        <w:r>
          <w:t xml:space="preserve"> </w:t>
        </w:r>
      </w:ins>
      <w:ins w:id="148" w:author="PR Preview" w:date="2024-01-01T00:00:00Z">
        <w:r>
          <w:t xml:space="preserve">(on the additive scale), and for</w:t>
        </w:r>
      </w:ins>
      <w:ins w:id="148" w:author="PR Preview" w:date="2024-01-01T00:00:00Z">
        <w:r>
          <w:t xml:space="preserve"> </w:t>
        </w:r>
      </w:ins>
      <w:ins w:id="148" w:author="PR Preview" w:date="2024-01-01T00:00:00Z">
        <w:r>
          <w:rPr>
            <w:b/>
            <w:bCs/>
          </w:rPr>
          <w:t xml:space="preserve">mechanisms</w:t>
        </w:r>
      </w:ins>
      <w:ins w:id="148" w:author="PR Preview" w:date="2024-01-01T00:00:00Z">
        <w:r>
          <w:t xml:space="preserve">.</w:t>
        </w:r>
      </w:ins>
      <w:ins w:id="148" w:author="PR Preview" w:date="2024-01-01T00:00:00Z">
        <w:r>
          <w:t xml:space="preserve"> </w:t>
        </w:r>
      </w:ins>
      <w:ins w:id="148" w:author="PR Preview" w:date="2024-01-01T00:00:00Z">
        <w:r>
          <w:t xml:space="preserve">Report absolute counterfactual risks in each stratum.</w:t>
        </w:r>
      </w:ins>
    </w:p>
    <w:p>
      <w:pPr>
        <w:pStyle w:val="Compact"/>
        <w:numPr>
          <w:ilvl w:val="0"/>
          <w:numId w:val="1021"/>
        </w:numPr>
      </w:pPr>
      <w:ins w:id="149" w:author="PR Preview" w:date="2024-01-01T00:00:00Z">
        <w:r>
          <w:rPr>
            <w:b/>
            <w:bCs/>
          </w:rPr>
          <w:t xml:space="preserve">Stratification/restriction</w:t>
        </w:r>
      </w:ins>
      <w:ins w:id="149" w:author="PR Preview" w:date="2024-01-01T00:00:00Z">
        <w:r>
          <w:t xml:space="preserve"> </w:t>
        </w:r>
      </w:ins>
      <w:ins w:id="149" w:author="PR Preview" w:date="2024-01-01T00:00:00Z">
        <w:r>
          <w:t xml:space="preserve">and</w:t>
        </w:r>
      </w:ins>
      <w:ins w:id="149" w:author="PR Preview" w:date="2024-01-01T00:00:00Z">
        <w:r>
          <w:t xml:space="preserve"> </w:t>
        </w:r>
      </w:ins>
      <w:ins w:id="149" w:author="PR Preview" w:date="2024-01-01T00:00:00Z">
        <w:r>
          <w:rPr>
            <w:b/>
            <w:bCs/>
          </w:rPr>
          <w:t xml:space="preserve">matching</w:t>
        </w:r>
      </w:ins>
      <w:ins w:id="149" w:author="PR Preview" w:date="2024-01-01T00:00:00Z">
        <w:r>
          <w:t xml:space="preserve"> </w:t>
        </w:r>
      </w:ins>
      <w:ins w:id="149" w:author="PR Preview" w:date="2024-01-01T00:00:00Z">
        <w:r>
          <w:t xml:space="preserve">adjust for</w:t>
        </w:r>
      </w:ins>
      <w:ins w:id="149" w:author="PR Preview" w:date="2024-01-01T00:00:00Z">
        <w:r>
          <w:t xml:space="preserve"> </w:t>
        </w:r>
      </w:ins>
      <m:oMath>
        <m:r>
          <m:t>L</m:t>
        </m:r>
      </m:oMath>
      <w:ins w:id="149" w:author="PR Preview" w:date="2024-01-01T00:00:00Z">
        <w:r>
          <w:t xml:space="preserve"> </w:t>
        </w:r>
      </w:ins>
      <w:ins w:id="149" w:author="PR Preview" w:date="2024-01-01T00:00:00Z">
        <w:r>
          <w:t xml:space="preserve">but estimate conditional effects (in strata, or in the treated/untreated);</w:t>
        </w:r>
      </w:ins>
      <w:ins w:id="149" w:author="PR Preview" w:date="2024-01-01T00:00:00Z">
        <w:r>
          <w:t xml:space="preserve"> </w:t>
        </w:r>
      </w:ins>
      <w:ins w:id="149" w:author="PR Preview" w:date="2024-01-01T00:00:00Z">
        <w:r>
          <w:rPr>
            <w:b/>
            <w:bCs/>
          </w:rPr>
          <w:t xml:space="preserve">standardization</w:t>
        </w:r>
      </w:ins>
      <w:ins w:id="149" w:author="PR Preview" w:date="2024-01-01T00:00:00Z">
        <w:r>
          <w:t xml:space="preserve"> </w:t>
        </w:r>
      </w:ins>
      <w:ins w:id="149" w:author="PR Preview" w:date="2024-01-01T00:00:00Z">
        <w:r>
          <w:t xml:space="preserve">and</w:t>
        </w:r>
      </w:ins>
      <w:ins w:id="149" w:author="PR Preview" w:date="2024-01-01T00:00:00Z">
        <w:r>
          <w:t xml:space="preserve"> </w:t>
        </w:r>
      </w:ins>
      <w:ins w:id="149" w:author="PR Preview" w:date="2024-01-01T00:00:00Z">
        <w:r>
          <w:rPr>
            <w:b/>
            <w:bCs/>
          </w:rPr>
          <w:t xml:space="preserve">IP weighting</w:t>
        </w:r>
      </w:ins>
      <w:ins w:id="149" w:author="PR Preview" w:date="2024-01-01T00:00:00Z">
        <w:r>
          <w:t xml:space="preserve"> </w:t>
        </w:r>
      </w:ins>
      <w:ins w:id="149" w:author="PR Preview" w:date="2024-01-01T00:00:00Z">
        <w:r>
          <w:t xml:space="preserve">can estimate marginal effects.</w:t>
        </w:r>
      </w:ins>
      <w:ins w:id="149" w:author="PR Preview" w:date="2024-01-01T00:00:00Z">
        <w:r>
          <w:t xml:space="preserve"> </w:t>
        </w:r>
      </w:ins>
      <w:ins w:id="149" w:author="PR Preview" w:date="2024-01-01T00:00:00Z">
        <w:r>
          <w:t xml:space="preserve">Under effect modification these differ, and all can be correct: specify the target population.</w:t>
        </w:r>
      </w:ins>
    </w:p>
    <w:p>
      <w:pPr>
        <w:pStyle w:val="Compact"/>
        <w:numPr>
          <w:ilvl w:val="0"/>
          <w:numId w:val="1021"/>
        </w:numPr>
      </w:pPr>
      <w:ins w:id="150" w:author="PR Preview" w:date="2024-01-01T00:00:00Z">
        <w:r>
          <w:t xml:space="preserve">The</w:t>
        </w:r>
      </w:ins>
      <w:ins w:id="150" w:author="PR Preview" w:date="2024-01-01T00:00:00Z">
        <w:r>
          <w:t xml:space="preserve"> </w:t>
        </w:r>
      </w:ins>
      <w:ins w:id="150" w:author="PR Preview" w:date="2024-01-01T00:00:00Z">
        <w:r>
          <w:rPr>
            <w:b/>
            <w:bCs/>
          </w:rPr>
          <w:t xml:space="preserve">odds ratio is noncollapsible</w:t>
        </w:r>
      </w:ins>
      <w:ins w:id="150" w:author="PR Preview" w:date="2024-01-01T00:00:00Z">
        <w:r>
          <w:t xml:space="preserve">.</w:t>
        </w:r>
      </w:ins>
    </w:p>
    <w:p>
      <w:pPr>
        <w:pStyle w:val="FirstParagraph"/>
      </w:pPr>
      <w:r>
        <w:rPr>
          <w:b/>
          <w:bCs/>
        </w:rPr>
        <w:t xml:space="preserve">Looking ahead</w:t>
      </w:r>
      <w:r>
        <w:t xml:space="preserve">:</w:t>
      </w:r>
    </w:p>
    <w:p>
      <w:pPr>
        <w:pStyle w:val="Compact"/>
        <w:numPr>
          <w:ilvl w:val="0"/>
          <w:numId w:val="1022"/>
        </w:numPr>
      </w:pPr>
      <w:ins w:id="152" w:author="PR Preview" w:date="2024-01-01T00:00:00Z">
        <w:r>
          <w:t xml:space="preserve">Chapter 5 introduces</w:t>
        </w:r>
      </w:ins>
      <w:ins w:id="152" w:author="PR Preview" w:date="2024-01-01T00:00:00Z">
        <w:r>
          <w:t xml:space="preserve"> </w:t>
        </w:r>
      </w:ins>
      <w:ins w:id="152" w:author="PR Preview" w:date="2024-01-01T00:00:00Z">
        <w:r>
          <w:rPr>
            <w:b/>
            <w:bCs/>
          </w:rPr>
          <w:t xml:space="preserve">interaction</w:t>
        </w:r>
      </w:ins>
      <w:ins w:id="152" w:author="PR Preview" w:date="2024-01-01T00:00:00Z">
        <w:r>
          <w:t xml:space="preserve"> </w:t>
        </w:r>
      </w:ins>
      <w:ins w:id="152" w:author="PR Preview" w:date="2024-01-01T00:00:00Z">
        <w:r>
          <w:t xml:space="preserve">between two treatments, which, unlike effect modification, attributes a causal role to both variables</w:t>
        </w:r>
      </w:ins>
    </w:p>
    <w:p>
      <w:pPr>
        <w:pStyle w:val="Compact"/>
        <w:numPr>
          <w:ilvl w:val="0"/>
          <w:numId w:val="1022"/>
        </w:numPr>
      </w:pPr>
      <w:ins w:id="153" w:author="PR Preview" w:date="2024-01-01T00:00:00Z">
        <w:r>
          <w:t xml:space="preserve">Chapter 6 introduces causal diagrams;</w:t>
        </w:r>
      </w:ins>
      <w:ins w:id="153" w:author="PR Preview" w:date="2024-01-01T00:00:00Z">
        <w:r>
          <w:t xml:space="preserve"> </w:t>
        </w:r>
      </w:ins>
      <w:ins w:id="153" w:author="PR Preview" w:date="2024-01-01T00:00:00Z">
        <w:r>
          <w:t xml:space="preserve">Section 6.6 represents surrogate and causal effect modifiers graphically</w:t>
        </w:r>
      </w:ins>
    </w:p>
    <w:p>
      <w:pPr>
        <w:pStyle w:val="Compact"/>
        <w:numPr>
          <w:ilvl w:val="0"/>
          <w:numId w:val="1022"/>
        </w:numPr>
      </w:pPr>
      <w:ins w:id="154" w:author="PR Preview" w:date="2024-01-01T00:00:00Z">
        <w:r>
          <w:t xml:space="preserve">Part II combines standardization, IP weighting, and stratification with models</w:t>
        </w:r>
      </w:ins>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2026-10-01T22:46:42Z</dcterms:created>
  <dcterms:modified xsi:type="dcterms:W3CDTF">2026-10-01T22:46:42Z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