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Chapter 19 identified sequential exchangeability as a key condition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for identifying the causal effects of time-varying treatments.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Suppose a study satisfies the strongest form of sequential exchangeability,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so the measured time-varying confounders suffice to estimate the effect of any treatment strategy.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Which confounding adjustment method should we then use?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 answer exposes a central problem for time-varying treatments: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treatment-confounder feedback</w:t>
        </w:r>
      </w:ins>
      <w:ins w:id="1" w:author="PR Preview" w:date="2024-01-01T00:00:00Z">
        <w:r>
          <w:t xml:space="preserve">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When it is present, traditional adjustment methods can be biased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even though all the information needed for valid estimation is available.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describes the structure of treatment-confounder feedback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 explains why traditional methods fail.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20, pp. 267-275)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Key insight</w:t>
        </w:r>
      </w:ins>
      <w:ins w:id="3" w:author="PR Preview" w:date="2024-01-01T00:00:00Z">
        <w:r>
          <w:t xml:space="preserve">: with treatment-confounder feedback,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 time-varying confounder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is also affected by (or shares causes with) earlier treatment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3" w:author="PR Preview" w:date="2024-01-01T00:00:00Z">
        <w:r>
          <w:t xml:space="preserve">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Stratifying on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removes confounding for the later treatment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but opens a collider path that creates selection bias for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3" w:author="PR Preview" w:date="2024-01-01T00:00:00Z">
        <w:r>
          <w:t xml:space="preserve">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Not adjusting for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leaves</w:t>
        </w:r>
      </w:ins>
      <w:ins w:id="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confounded.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Either way the estimate of a treatment-strategy effect is biased;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g-methods (Chapter 21) avoid both problems.</w:t>
        </w:r>
      </w:ins>
    </w:p>
    <w:bookmarkStart w:id="17" w:name="Xa1e60ad8993a1f8bbd25ff714bfb43ea5377648"/>
    <w:p>
      <w:pPr>
        <w:pStyle w:val="Heading2"/>
      </w:pPr>
      <w:ins w:id="4" w:author="PR Preview" w:date="2024-01-01T00:00:00Z">
        <w:r>
          <w:t xml:space="preserve">1 20.1 The Elements of Treatment-Confounder Feedback (pp. 267-269)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" w:author="PR Preview" w:date="2024-01-01T00:00:00Z">
        <w:r>
          <w:t xml:space="preserve">Return to the sequentially randomized HIV trial of Chapter 19:</w:t>
        </w:r>
      </w:ins>
    </w:p>
    <w:p>
      <w:pPr>
        <w:pStyle w:val="Compact"/>
        <w:numPr>
          <w:ilvl w:val="0"/>
          <w:numId w:val="1001"/>
        </w:numPr>
      </w:pPr>
      <w:ins w:id="7" w:author="PR Preview" w:date="2024-01-01T00:00:00Z">
        <w:r>
          <w:t xml:space="preserve">treatment</w:t>
        </w:r>
      </w:ins>
      <w:ins w:id="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(1: treated, 0: untreated) at each month</w:t>
        </w:r>
      </w:ins>
      <w:ins w:id="7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7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8" w:author="PR Preview" w:date="2024-01-01T00:00:00Z">
        <w:r>
          <w:t xml:space="preserve">covariates</w:t>
        </w:r>
      </w:ins>
      <w:ins w:id="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(CD4 cell count) at each month;</w:t>
        </w:r>
      </w:ins>
    </w:p>
    <w:p>
      <w:pPr>
        <w:pStyle w:val="Compact"/>
        <w:numPr>
          <w:ilvl w:val="0"/>
          <w:numId w:val="1001"/>
        </w:numPr>
      </w:pPr>
      <w:ins w:id="9" w:author="PR Preview" w:date="2024-01-01T00:00:00Z">
        <w:r>
          <w:t xml:space="preserve">an outcome</w:t>
        </w:r>
      </w:ins>
      <w:ins w:id="9" w:author="PR Preview" w:date="2024-01-01T00:00:00Z">
        <w:r>
          <w:t xml:space="preserve"> </w:t>
        </w:r>
      </w:ins>
      <m:oMath>
        <m:r>
          <m:t>Y</m:t>
        </m:r>
      </m:oMath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measuring health status at month</w:t>
        </w:r>
      </w:ins>
      <w:ins w:id="9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9" w:author="PR Preview" w:date="2024-01-01T00:00:00Z">
        <w:r>
          <w:t xml:space="preserve">.</w:t>
        </w:r>
      </w:ins>
    </w:p>
    <w:p>
      <w:pPr>
        <w:pStyle w:val="FirstParagraph"/>
      </w:pPr>
      <w:ins w:id="10" w:author="PR Preview" w:date="2024-01-01T00:00:00Z">
        <w:r>
          <w:t xml:space="preserve">The time-varying covariates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are time-varying confounders: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CD4 count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affects treatment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.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In addition, treatment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raises future CD4 count</w:t>
        </w:r>
      </w:ins>
      <w:ins w:id="1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0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ins w:id="11" w:author="PR Preview" w:date="2024-01-01T00:00:00Z">
        <w:r>
          <w:t xml:space="preserve">The book’s Figure 20.1 (the same diagram as Figure 19.2) shows the first two months of the trial.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As in Chapter 19, the example has no censoring, so we can focus on confounding.</w:t>
        </w:r>
      </w:ins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ins w:id="13" w:author="PR Preview" w:date="2024-01-01T00:00:00Z">
        <w:r>
          <w:t xml:space="preserve">1.1 Time-Varying Confounding Without Feedback</w:t>
        </w:r>
      </w:ins>
    </w:p>
    <w:p>
      <w:pPr>
        <w:pStyle w:val="FirstParagraph"/>
      </w:pPr>
      <w:ins w:id="14" w:author="PR Preview" w:date="2024-01-01T00:00:00Z">
        <w:r>
          <w:t xml:space="preserve">Time-varying confounding can occur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rPr>
            <w:i/>
            <w:iCs/>
          </w:rPr>
          <w:t xml:space="preserve">without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treatment-confounder feedback.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In the book’s Figure 20.2, the arrows from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to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and to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are deleted: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still confounds the effect of</w:t>
        </w:r>
      </w:ins>
      <w:ins w:id="1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4" w:author="PR Preview" w:date="2024-01-01T00:00:00Z">
        <w:r>
          <w:t xml:space="preserve">,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but it is not affected by prior treatment.</w:t>
        </w:r>
      </w:ins>
      <w:ins w:id="14" w:author="PR Preview" w:date="2024-01-01T00:00:00Z">
        <w:r>
          <w:t xml:space="preserve"> </w:t>
        </w:r>
      </w:ins>
      <w:ins w:id="14" w:author="PR Preview" w:date="2024-01-01T00:00:00Z">
        <w:r>
          <w:t xml:space="preserve">There is time-varying confounding but no feedback.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ins w:id="16" w:author="PR Preview" w:date="2024-01-01T00:00:00Z">
        <w:r>
          <w:t xml:space="preserve">1.2 The Simplest Case: Figure 20.3</w:t>
        </w:r>
      </w:ins>
    </w:p>
    <w:p>
      <w:pPr>
        <w:pStyle w:val="FirstParagraph"/>
      </w:pPr>
      <w:ins w:id="17" w:author="PR Preview" w:date="2024-01-01T00:00:00Z">
        <w:r>
          <w:t xml:space="preserve">The smallest diagram that shows treatment-confounder feedback in a two-time-point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sequentially randomized trial is the book’s Figure 20.3.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Its arrows include, among others,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9" w:author="PR Preview" w:date="2024-01-01T00:00:00Z">
        <w:r>
          <w:t xml:space="preserve">It makes four simplifications relative to Figure 20.1:</w:t>
        </w:r>
      </w:ins>
    </w:p>
    <w:p>
      <w:pPr>
        <w:pStyle w:val="Compact"/>
        <w:numPr>
          <w:ilvl w:val="0"/>
          <w:numId w:val="1002"/>
        </w:numPr>
      </w:pPr>
      <w:ins w:id="20" w:author="PR Preview" w:date="2024-01-01T00:00:00Z">
        <w:r>
          <w:t xml:space="preserve">no baseline node</w:t>
        </w:r>
      </w:ins>
      <w:ins w:id="2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</m:oMath>
      <w:ins w:id="20" w:author="PR Preview" w:date="2024-01-01T00:00:00Z">
        <w:r>
          <w:t xml:space="preserve">:</w:t>
        </w:r>
      </w:ins>
      <w:ins w:id="2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is marginally randomized and</w:t>
        </w:r>
      </w:ins>
      <w:ins w:id="2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is randomized conditional on</w:t>
        </w:r>
      </w:ins>
      <w:ins w:id="2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20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21" w:author="PR Preview" w:date="2024-01-01T00:00:00Z">
        <w:r>
          <w:t xml:space="preserve">no unmeasured</w:t>
        </w:r>
      </w:ins>
      <w:ins w:id="21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0</m:t>
            </m:r>
          </m:sub>
        </m:sSub>
      </m:oMath>
      <w:ins w:id="21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22" w:author="PR Preview" w:date="2024-01-01T00:00:00Z">
        <w:r>
          <w:t xml:space="preserve">no arrow</w:t>
        </w:r>
      </w:ins>
      <w:ins w:id="2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22" w:author="PR Preview" w:date="2024-01-01T00:00:00Z">
        <w:r>
          <w:t xml:space="preserve">: treatment at time 1 is assigned using</w:t>
        </w:r>
      </w:ins>
      <w:ins w:id="2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only;</w:t>
        </w:r>
      </w:ins>
    </w:p>
    <w:p>
      <w:pPr>
        <w:pStyle w:val="Compact"/>
        <w:numPr>
          <w:ilvl w:val="0"/>
          <w:numId w:val="1002"/>
        </w:numPr>
      </w:pPr>
      <w:ins w:id="23" w:author="PR Preview" w:date="2024-01-01T00:00:00Z">
        <w:r>
          <w:t xml:space="preserve">no arrows from</w:t>
        </w:r>
      </w:ins>
      <w:ins w:id="2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23" w:author="PR Preview" w:date="2024-01-01T00:00:00Z">
        <w:r>
          <w:t xml:space="preserve">,</w:t>
        </w:r>
      </w:ins>
      <w:ins w:id="2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23" w:author="PR Preview" w:date="2024-01-01T00:00:00Z">
        <w:r>
          <w:t xml:space="preserve">, or</w:t>
        </w:r>
      </w:ins>
      <w:ins w:id="2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into</w:t>
        </w:r>
      </w:ins>
      <w:ins w:id="23" w:author="PR Preview" w:date="2024-01-01T00:00:00Z">
        <w:r>
          <w:t xml:space="preserve"> </w:t>
        </w:r>
      </w:ins>
      <m:oMath>
        <m:r>
          <m:t>Y</m:t>
        </m:r>
      </m:oMath>
      <w:ins w:id="23" w:author="PR Preview" w:date="2024-01-01T00:00:00Z">
        <w:r>
          <w:t xml:space="preserve">: the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rPr>
            <w:b/>
            <w:bCs/>
          </w:rPr>
          <w:t xml:space="preserve">sharp null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holds.</w:t>
        </w:r>
      </w:ins>
    </w:p>
    <w:p>
      <w:pPr>
        <w:pStyle w:val="FirstParagraph"/>
      </w:pPr>
      <w:ins w:id="24" w:author="PR Preview" w:date="2024-01-01T00:00:00Z">
        <w:r>
          <w:t xml:space="preserve">None of these simplifications affects the arguments of the chapter;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a larger diagram would add no conceptual insight and would only be harder to read.</w:t>
        </w:r>
      </w:ins>
    </w:p>
    <w:p>
      <w:pPr>
        <w:pStyle w:val="BodyText"/>
      </w:pPr>
      <w:ins w:id="25" w:author="PR Preview" w:date="2024-01-01T00:00:00Z">
        <w:r>
          <w:t xml:space="preserve">Because Figure 20.3 has no forward-directed path from</w:t>
        </w:r>
      </w:ins>
      <w:ins w:id="2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or</w:t>
        </w:r>
      </w:ins>
      <w:ins w:id="2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to</w:t>
        </w:r>
      </w:ins>
      <w:ins w:id="25" w:author="PR Preview" w:date="2024-01-01T00:00:00Z">
        <w:r>
          <w:t xml:space="preserve"> </w:t>
        </w:r>
      </w:ins>
      <m:oMath>
        <m:r>
          <m:t>Y</m:t>
        </m:r>
      </m:oMath>
      <w:ins w:id="25" w:author="PR Preview" w:date="2024-01-01T00:00:00Z">
        <w:r>
          <w:t xml:space="preserve">,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the true average causal effect of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“always treat”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versus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“never treat”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is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7" w:author="PR Preview" w:date="2024-01-01T00:00:00Z">
        <w:r>
          <w:t xml:space="preserve">There are no arrows from the unmeasured</w:t>
        </w:r>
      </w:ins>
      <w:ins w:id="27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into the treatments,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so Figure 20.3 can represent a sequentially randomized trial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(or an observational study with no unmeasured confounding),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and Chapter 19’s results say the observed data on</w:t>
        </w:r>
      </w:ins>
      <w:ins w:id="27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should identify this effect as 0.</w:t>
        </w:r>
      </w:ins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ins w:id="29" w:author="PR Preview" w:date="2024-01-01T00:00:00Z">
        <w:r>
          <w:t xml:space="preserve">1.3 Feedback Through Shared Causes: Figure 20.4</w:t>
        </w:r>
      </w:ins>
    </w:p>
    <w:p>
      <w:pPr>
        <w:pStyle w:val="FirstParagraph"/>
      </w:pPr>
      <w:ins w:id="30" w:author="PR Preview" w:date="2024-01-01T00:00:00Z">
        <w:r>
          <w:t xml:space="preserve">The same problem arises when the time-varying confounder is not affected by prior treatment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but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rPr>
            <w:b/>
            <w:bCs/>
          </w:rPr>
          <w:t xml:space="preserve">shares a cause</w:t>
        </w:r>
      </w:ins>
      <w:ins w:id="30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with it (the book’s Figure 20.4, a subset of Figure 19.4).</w:t>
        </w:r>
      </w:ins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Its arrows include, among others,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2" w:author="PR Preview" w:date="2024-01-01T00:00:00Z">
        <w:r>
          <w:t xml:space="preserve">Figure 20.4 represents an observational study.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The book refers to both Figures 20.3 and 20.4 (and 19.2 and 19.4)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as examples of treatment-confounder feedback.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ins w:id="33" w:author="PR Preview" w:date="2024-01-01T00:00:00Z">
        <w:r>
          <w:t xml:space="preserve">2 20.2 The Bias of Traditional Methods (pp. 269-271)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5" w:author="PR Preview" w:date="2024-01-01T00:00:00Z">
        <w:r>
          <w:t xml:space="preserve">A hypothetical sequentially randomized trial with 32,000 individuals with HIV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and two time points</w:t>
        </w:r>
      </w:ins>
      <w:ins w:id="35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(full adherence, no loss to follow-up):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is randomly assigned at baseline with probability 0.5;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is randomly assigned at month 1 with probability 0.4 if</w:t>
        </w:r>
      </w:ins>
      <w:ins w:id="3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(high CD4)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and 0.8 if</w:t>
        </w:r>
      </w:ins>
      <w:ins w:id="3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(low CD4);</w:t>
        </w:r>
      </w:ins>
    </w:p>
    <w:p>
      <w:pPr>
        <w:pStyle w:val="Compact"/>
        <w:numPr>
          <w:ilvl w:val="0"/>
          <w:numId w:val="1003"/>
        </w:numPr>
      </w:pPr>
      <w:ins w:id="38" w:author="PR Preview" w:date="2024-01-01T00:00:00Z">
        <w:r>
          <w:t xml:space="preserve">the outcome</w:t>
        </w:r>
      </w:ins>
      <w:ins w:id="38" w:author="PR Preview" w:date="2024-01-01T00:00:00Z">
        <w:r>
          <w:t xml:space="preserve"> </w:t>
        </w:r>
      </w:ins>
      <m:oMath>
        <m:r>
          <m:t>Y</m:t>
        </m:r>
      </m:oMath>
      <w:ins w:id="38" w:author="PR Preview" w:date="2024-01-01T00:00:00Z">
        <w:r>
          <w:t xml:space="preserve">, measured at the end of follow-up, is a health score (higher is better).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ins w:id="39" w:author="PR Preview" w:date="2024-01-01T00:00:00Z">
        <w:r>
          <w:t xml:space="preserve">The design probabilities can be read back from the table.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Within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9" w:author="PR Preview" w:date="2024-01-01T00:00:00Z">
        <w:r>
          <w:t xml:space="preserve">:</w:t>
        </w:r>
      </w:ins>
      <w:ins w:id="39" w:author="PR Preview" w:date="2024-01-01T00:00:00Z">
        <w:r>
          <w:t xml:space="preserve"> </w:t>
        </w:r>
      </w:ins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and</w:t>
        </w:r>
      </w:ins>
      <w:ins w:id="39" w:author="PR Preview" w:date="2024-01-01T00:00:00Z">
        <w:r>
          <w:t xml:space="preserve"> </w:t>
        </w:r>
      </w:ins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ins w:id="39" w:author="PR Preview" w:date="2024-01-01T00:00:00Z">
        <w:r>
          <w:t xml:space="preserve">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Within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:</w:t>
        </w:r>
      </w:ins>
      <w:ins w:id="39" w:author="PR Preview" w:date="2024-01-01T00:00:00Z">
        <w:r>
          <w:t xml:space="preserve"> </w:t>
        </w:r>
      </w:ins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and</w:t>
        </w:r>
      </w:ins>
      <w:ins w:id="39" w:author="PR Preview" w:date="2024-01-01T00:00:00Z">
        <w:r>
          <w:t xml:space="preserve"> </w:t>
        </w:r>
      </w:ins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ins w:id="39" w:author="PR Preview" w:date="2024-01-01T00:00:00Z">
        <w:r>
          <w:t xml:space="preserve">.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Also,</w:t>
        </w:r>
      </w:ins>
      <w:ins w:id="39" w:author="PR Preview" w:date="2024-01-01T00:00:00Z">
        <w:r>
          <w:t xml:space="preserve"> </w:t>
        </w:r>
      </w:ins>
      <m:oMath>
        <m:r>
          <m:t>16</m:t>
        </m:r>
        <m:r>
          <m:rPr>
            <m:sty m:val="p"/>
          </m:rPr>
          <m:t>,</m:t>
        </m:r>
        <m:r>
          <m:t>000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of the</w:t>
        </w:r>
      </w:ins>
      <w:ins w:id="39" w:author="PR Preview" w:date="2024-01-01T00:00:00Z">
        <w:r>
          <w:t xml:space="preserve"> </w:t>
        </w:r>
      </w:ins>
      <m:oMath>
        <m:r>
          <m:t>32</m:t>
        </m:r>
        <m:r>
          <m:rPr>
            <m:sty m:val="p"/>
          </m:rPr>
          <m:t>,</m:t>
        </m:r>
        <m:r>
          <m:t>000</m:t>
        </m:r>
      </m:oMath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individuals have</w:t>
        </w:r>
      </w:ins>
      <w:ins w:id="3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9" w:author="PR Preview" w:date="2024-01-01T00:00:00Z">
        <w:r>
          <w:t xml:space="preserve">, matching probability 0.5.</w:t>
        </w:r>
      </w:ins>
    </w:p>
    <w:p>
      <w:pPr>
        <w:pStyle w:val="BodyText"/>
      </w:pPr>
      <w:ins w:id="40" w:author="PR Preview" w:date="2024-01-01T00:00:00Z">
        <w:r>
          <w:t xml:space="preserve">The identifiability conditions hold by design: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there are no confounders for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40" w:author="PR Preview" w:date="2024-01-01T00:00:00Z">
        <w:r>
          <w:t xml:space="preserve">,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is the only confounder for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(so sequential exchangeability holds given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40" w:author="PR Preview" w:date="2024-01-01T00:00:00Z">
        <w:r>
          <w:t xml:space="preserve">),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and positivity holds because no row of the table is empty.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If treatment at later times</w:t>
        </w:r>
      </w:ins>
      <w:ins w:id="40" w:author="PR Preview" w:date="2024-01-01T00:00:00Z">
        <w:r>
          <w:t xml:space="preserve"> </w:t>
        </w:r>
      </w:ins>
      <m:oMath>
        <m:r>
          <m:t>k</m:t>
        </m:r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were also affected by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40" w:author="PR Preview" w:date="2024-01-01T00:00:00Z">
        <w:r>
          <w:t xml:space="preserve">,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then</w:t>
        </w:r>
      </w:ins>
      <w:ins w:id="40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would be a time-varying confounder too.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Random variability is ignored throughout.</w:t>
        </w:r>
      </w:ins>
    </w:p>
    <w:p>
      <w:ins w:id="41" w:author="PR Preview" w:date="2024-01-01T00:00:00Z">
        <w:r>
          <w:pict>
            <v:rect style="width:0;height:1.5pt" o:hralign="center" o:hrstd="t" o:hr="t"/>
          </w:pict>
        </w:r>
      </w:ins>
    </w:p>
    <w:bookmarkStart w:id="21" w:name="X98cd00ae43fb40fcabd2be61abcea9d0cb83742"/>
    <w:p>
      <w:pPr>
        <w:pStyle w:val="Heading3"/>
      </w:pPr>
      <w:ins w:id="42" w:author="PR Preview" w:date="2024-01-01T00:00:00Z">
        <w:r>
          <w:t xml:space="preserve">2.1 Each Treatment, Taken Separately, Has No Effect</w:t>
        </w:r>
      </w:ins>
    </w:p>
    <w:p>
      <w:pPr>
        <w:pStyle w:val="FirstParagraph"/>
      </w:pPr>
      <w:ins w:id="43" w:author="PR Preview" w:date="2024-01-01T00:00:00Z">
        <w:r>
          <w:rPr>
            <w:b/>
            <w:bCs/>
          </w:rPr>
          <w:t xml:space="preserve">Effect of</w:t>
        </w:r>
      </w:ins>
      <w:ins w:id="43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43" w:author="PR Preview" w:date="2024-01-01T00:00:00Z">
        <w:r>
          <w:rPr>
            <w:b/>
            <w:bCs/>
          </w:rPr>
          <w:t xml:space="preserve">.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In every stratum of</w:t>
        </w:r>
      </w:ins>
      <w:ins w:id="43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43" w:author="PR Preview" w:date="2024-01-01T00:00:00Z">
        <w:r>
          <w:t xml:space="preserve">, the mean outcome is the same for</w:t>
        </w:r>
      </w:ins>
      <w:ins w:id="4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and</w:t>
        </w:r>
      </w:ins>
      <w:ins w:id="4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(rows 1 vs 2, 3 vs 4, 5 vs 6, 7 vs 8).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5" w:author="PR Preview" w:date="2024-01-01T00:00:00Z">
        <w:r>
          <w:t xml:space="preserve">and because the identifiability conditions hold this equals</w:t>
        </w:r>
      </w:ins>
      <w:ins w:id="4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ins w:id="45" w:author="PR Preview" w:date="2024-01-01T00:00:00Z">
        <w:r>
          <w:t xml:space="preserve">.</w:t>
        </w:r>
      </w:ins>
    </w:p>
    <w:p>
      <w:ins w:id="46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47" w:author="PR Preview" w:date="2024-01-01T00:00:00Z">
        <w:r>
          <w:rPr>
            <w:b/>
            <w:bCs/>
          </w:rPr>
          <w:t xml:space="preserve">Effect of</w:t>
        </w:r>
      </w:ins>
      <w:ins w:id="47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47" w:author="PR Preview" w:date="2024-01-01T00:00:00Z">
        <w:r>
          <w:rPr>
            <w:b/>
            <w:bCs/>
          </w:rPr>
          <w:t xml:space="preserve">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Because</w:t>
        </w:r>
      </w:ins>
      <w:ins w:id="4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is randomized,</w:t>
        </w:r>
      </w:ins>
      <w:ins w:id="4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estimates</w:t>
        </w:r>
      </w:ins>
      <w:ins w:id="4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47" w:author="PR Preview" w:date="2024-01-01T00:00:00Z">
        <w:r>
          <w:t xml:space="preserve">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Averaging rows 1-4 (16,000 individuals with</w:t>
        </w:r>
      </w:ins>
      <w:ins w:id="47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47" w:author="PR Preview" w:date="2024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9" w:author="PR Preview" w:date="2024-01-01T00:00:00Z">
        <w:r>
          <w:t xml:space="preserve">Averaging rows 5-8 (16,000 individuals with</w:t>
        </w:r>
      </w:ins>
      <w:ins w:id="49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49" w:author="PR Preview" w:date="2024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1" w:author="PR Preview" w:date="2024-01-01T00:00:00Z">
        <w:r>
          <w:t xml:space="preserve">So the average causal effect of</w:t>
        </w:r>
      </w:ins>
      <w:ins w:id="5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is</w:t>
        </w:r>
      </w:ins>
      <w:ins w:id="51" w:author="PR Preview" w:date="2024-01-01T00:00:00Z">
        <w:r>
          <w:t xml:space="preserve"> </w:t>
        </w:r>
      </w:ins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ins w:id="51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ins w:id="52" w:author="PR Preview" w:date="2024-01-01T00:00:00Z">
        <w:r>
          <w:pict>
            <v:rect style="width:0;height:1.5pt" o:hralign="center" o:hrstd="t" o:hr="t"/>
          </w:pict>
        </w:r>
      </w:ins>
    </w:p>
    <w:bookmarkEnd w:id="21"/>
    <w:bookmarkStart w:id="22" w:name="analyzing-the-joint-treatment"/>
    <w:p>
      <w:pPr>
        <w:pStyle w:val="Heading3"/>
      </w:pPr>
      <w:ins w:id="53" w:author="PR Preview" w:date="2024-01-01T00:00:00Z">
        <w:r>
          <w:t xml:space="preserve">2.2 Analyzing the Joint Treatment</w:t>
        </w:r>
      </w:ins>
    </w:p>
    <w:p>
      <w:pPr>
        <w:pStyle w:val="FirstParagraph"/>
      </w:pPr>
      <w:ins w:id="54" w:author="PR Preview" w:date="2024-01-01T00:00:00Z">
        <w:r>
          <w:t xml:space="preserve">Since the effects of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and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are each null,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the g-null theorem implies</w:t>
        </w:r>
      </w:ins>
      <w:ins w:id="5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ins w:id="54" w:author="PR Preview" w:date="2024-01-01T00:00:00Z">
        <w:r>
          <w:t xml:space="preserve">.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Do conventional analyses recover this?</w:t>
        </w:r>
      </w:ins>
    </w:p>
    <w:p>
      <w:pPr>
        <w:pStyle w:val="BodyText"/>
      </w:pPr>
      <w:ins w:id="55" w:author="PR Preview" w:date="2024-01-01T00:00:00Z">
        <w:r>
          <w:rPr>
            <w:b/>
            <w:bCs/>
          </w:rPr>
          <w:t xml:space="preserve">Analysis 1: no adjustment for</w:t>
        </w:r>
      </w:ins>
      <w:ins w:id="55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55" w:author="PR Preview" w:date="2024-01-01T00:00:00Z">
        <w:r>
          <w:rPr>
            <w:b/>
            <w:bCs/>
          </w:rPr>
          <w:t xml:space="preserve">.</w:t>
        </w:r>
      </w:ins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Compare the 9600 individuals treated at both times (rows 6 and 8)</w:t>
        </w:r>
      </w:ins>
      <w:ins w:id="55" w:author="PR Preview" w:date="2024-01-01T00:00:00Z">
        <w:r>
          <w:t xml:space="preserve"> </w:t>
        </w:r>
      </w:ins>
      <w:ins w:id="55" w:author="PR Preview" w:date="2024-01-01T00:00:00Z">
        <w:r>
          <w:t xml:space="preserve">with the 4800 untreated at both times (rows 1 and 3):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7" w:author="PR Preview" w:date="2024-01-01T00:00:00Z">
        <w:r>
          <w:t xml:space="preserve">The difference</w:t>
        </w:r>
      </w:ins>
      <w:ins w:id="57" w:author="PR Preview" w:date="2024-01-01T00:00:00Z">
        <w:r>
          <w:t xml:space="preserve"> </w:t>
        </w:r>
      </w:ins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 non-null,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because</w:t>
        </w:r>
      </w:ins>
      <w:ins w:id="5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 not a valid estimator of</w:t>
        </w:r>
      </w:ins>
      <w:ins w:id="57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ins w:id="57" w:author="PR Preview" w:date="2024-01-01T00:00:00Z">
        <w:r>
          <w:t xml:space="preserve">: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adjustment for the confounder</w:t>
        </w:r>
      </w:ins>
      <w:ins w:id="57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 needed.</w:t>
        </w:r>
      </w:ins>
    </w:p>
    <w:p>
      <w:ins w:id="5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59" w:author="PR Preview" w:date="2024-01-01T00:00:00Z">
        <w:r>
          <w:rPr>
            <w:b/>
            <w:bCs/>
          </w:rPr>
          <w:t xml:space="preserve">Analysis 2: stratification on</w:t>
        </w:r>
      </w:ins>
      <w:ins w:id="59" w:author="PR Preview" w:date="2024-01-01T00:00:00Z">
        <w:r>
          <w:rPr>
            <w:b/>
            <w:bCs/>
          </w:rP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59" w:author="PR Preview" w:date="2024-01-01T00:00:00Z">
        <w:r>
          <w:rPr>
            <w:b/>
            <w:bCs/>
          </w:rPr>
          <w:t xml:space="preserve">.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Within</w:t>
        </w:r>
      </w:ins>
      <w:ins w:id="5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59" w:author="PR Preview" w:date="2024-01-01T00:00:00Z">
        <w:r>
          <w:t xml:space="preserve">, compare treated at both times (row 6) with untreated at both times (row 1):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1" w:author="PR Preview" w:date="2024-01-01T00:00:00Z">
        <w:r>
          <w:t xml:space="preserve">Within</w:t>
        </w:r>
      </w:ins>
      <w:ins w:id="6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(rows 8 and 3):</w:t>
        </w:r>
      </w:ins>
      <w:ins w:id="61" w:author="PR Preview" w:date="2024-01-01T00:00:00Z">
        <w:r>
          <w:t xml:space="preserve"> </w:t>
        </w:r>
      </w:ins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ins w:id="61" w:author="PR Preview" w:date="2024-01-01T00:00:00Z">
        <w:r>
          <w:t xml:space="preserve">.</w:t>
        </w:r>
      </w:ins>
    </w:p>
    <w:p>
      <w:pPr>
        <w:pStyle w:val="BodyText"/>
      </w:pPr>
      <w:ins w:id="62" w:author="PR Preview" w:date="2024-01-01T00:00:00Z">
        <w:r>
          <w:t xml:space="preserve">The analysis adjusted for the confounder also gives the wrong answer.</w:t>
        </w:r>
      </w:ins>
    </w:p>
    <w:p>
      <w:pPr>
        <w:pStyle w:val="BodyText"/>
      </w:pPr>
      <w:ins w:id="63" w:author="PR Preview" w:date="2024-01-01T00:00:00Z">
        <w:r>
          <w:t xml:space="preserve">Because the stratum-specific difference is</w:t>
        </w:r>
      </w:ins>
      <w:ins w:id="63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8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in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rPr>
            <w:i/>
            <w:iCs/>
          </w:rPr>
          <w:t xml:space="preserve">both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strata of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3" w:author="PR Preview" w:date="2024-01-01T00:00:00Z">
        <w:r>
          <w:t xml:space="preserve">,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no weighted average of the stratum-specific differences can equal the correct value 0.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This estimate reflects the bias of traditional methods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when there is treatment-confounder feedback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(Hernán and Robins 2020, 271)</w:t>
        </w:r>
      </w:ins>
      <w:ins w:id="63" w:author="PR Preview" w:date="2024-01-01T00:00:00Z">
        <w:r>
          <w:t xml:space="preserve">.</w:t>
        </w:r>
      </w:ins>
    </w:p>
    <w:p>
      <w:pPr>
        <w:pStyle w:val="BodyText"/>
      </w:pPr>
      <w:ins w:id="64" w:author="PR Preview" w:date="2024-01-01T00:00:00Z">
        <w:r>
          <w:rPr>
            <w:b/>
            <w:bCs/>
          </w:rPr>
          <w:t xml:space="preserve">Preview of Chapter 21.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The correct answer can be recovered from the same table by the g-formula,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which standardizes over the distribution of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rPr>
            <w:i/>
            <w:iCs/>
          </w:rPr>
          <w:t xml:space="preserve">given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rather than conditioning on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4" w:author="PR Preview" w:date="2024-01-01T00:00:00Z">
        <w:r>
          <w:t xml:space="preserve">.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From Table 20.1,</w:t>
        </w:r>
      </w:ins>
      <w:ins w:id="6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and</w:t>
        </w:r>
      </w:ins>
      <w:ins w:id="6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ins w:id="64" w:author="PR Preview" w:date="2024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6" w:author="PR Preview" w:date="2024-01-01T00:00:00Z">
        <w:r>
          <w:t xml:space="preserve">and the difference is</w:t>
        </w:r>
      </w:ins>
      <w:ins w:id="66" w:author="PR Preview" w:date="2024-01-01T00:00:00Z">
        <w:r>
          <w:t xml:space="preserve"> </w:t>
        </w:r>
      </w:ins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ins w:id="66" w:author="PR Preview" w:date="2024-01-01T00:00:00Z">
        <w:r>
          <w:t xml:space="preserve">, as it should be.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Chapter 21 develops this computation.</w:t>
        </w:r>
      </w:ins>
    </w:p>
    <w:bookmarkEnd w:id="22"/>
    <w:bookmarkEnd w:id="23"/>
    <w:bookmarkStart w:id="30" w:name="why-traditional-methods-fail-pp.-271-273"/>
    <w:p>
      <w:pPr>
        <w:pStyle w:val="Heading2"/>
      </w:pPr>
      <w:ins w:id="67" w:author="PR Preview" w:date="2024-01-01T00:00:00Z">
        <w:r>
          <w:t xml:space="preserve">3 20.3 Why Traditional Methods Fail (pp. 271-273)</w:t>
        </w:r>
      </w:ins>
    </w:p>
    <w:p>
      <w:ins w:id="6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69" w:author="PR Preview" w:date="2024-01-01T00:00:00Z">
        <w:r>
          <w:t xml:space="preserve">All three identifiability conditions hold in Table 20.1;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the unmeasured</w:t>
        </w:r>
      </w:ins>
      <w:ins w:id="69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(immunosuppression level) is not needed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because we have data on</w:t>
        </w:r>
      </w:ins>
      <w:ins w:id="69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69" w:author="PR Preview" w:date="2024-01-01T00:00:00Z">
        <w:r>
          <w:t xml:space="preserve">.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Yet neither analysis gave the correct answer.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The problem is the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rPr>
            <w:b/>
            <w:bCs/>
          </w:rPr>
          <w:t xml:space="preserve">adjustment method</w:t>
        </w:r>
      </w:ins>
      <w:ins w:id="69" w:author="PR Preview" w:date="2024-01-01T00:00:00Z">
        <w:r>
          <w:t xml:space="preserve">: stratification cannot handle treatment-confounder feedback.</w:t>
        </w:r>
      </w:ins>
    </w:p>
    <w:p>
      <w:ins w:id="70" w:author="PR Preview" w:date="2024-01-01T00:00:00Z">
        <w:r>
          <w:pict>
            <v:rect style="width:0;height:1.5pt" o:hralign="center" o:hrstd="t" o:hr="t"/>
          </w:pict>
        </w:r>
      </w:ins>
    </w:p>
    <w:bookmarkStart w:id="25" w:name="stratification-opens-a-collider-path"/>
    <w:p>
      <w:pPr>
        <w:pStyle w:val="Heading3"/>
      </w:pPr>
      <w:ins w:id="71" w:author="PR Preview" w:date="2024-01-01T00:00:00Z">
        <w:r>
          <w:t xml:space="preserve">3.1 Stratification Opens a Collider Path</w:t>
        </w:r>
      </w:ins>
    </w:p>
    <w:p>
      <w:pPr>
        <w:pStyle w:val="FirstParagraph"/>
      </w:pPr>
      <w:ins w:id="72" w:author="PR Preview" w:date="2024-01-01T00:00:00Z">
        <w:r>
          <w:t xml:space="preserve">Stratifying on</w:t>
        </w:r>
      </w:ins>
      <w:ins w:id="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means estimating the treatment-outcome association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separately in the subsets</w:t>
        </w:r>
      </w:ins>
      <w:ins w:id="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(high CD4) and</w:t>
        </w:r>
      </w:ins>
      <w:ins w:id="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(low CD4).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But</w:t>
        </w:r>
      </w:ins>
      <w:ins w:id="7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is affected by prior treatment</w:t>
        </w:r>
      </w:ins>
      <w:ins w:id="7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72" w:author="PR Preview" w:date="2024-01-01T00:00:00Z">
        <w:r>
          <w:t xml:space="preserve">,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so it is a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rPr>
            <w:b/>
            <w:bCs/>
          </w:rPr>
          <w:t xml:space="preserve">collider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on the path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ins w:id="74" w:author="PR Preview" w:date="2024-01-01T00:00:00Z">
        <w:r>
          <w:t xml:space="preserve">(the book’s Figure 20.5: Figure 20.3 with</w:t>
        </w:r>
      </w:ins>
      <w:ins w:id="7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conditioned on).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Conditioning on</w:t>
        </w:r>
      </w:ins>
      <w:ins w:id="7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opens this path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 induces a noncausal association between</w:t>
        </w:r>
      </w:ins>
      <w:ins w:id="7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</w:t>
        </w:r>
      </w:ins>
      <w:ins w:id="74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74" w:author="PR Preview" w:date="2024-01-01T00:00:00Z">
        <w:r>
          <w:t xml:space="preserve">,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 hence between</w:t>
        </w:r>
      </w:ins>
      <w:ins w:id="7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and</w:t>
        </w:r>
      </w:ins>
      <w:ins w:id="74" w:author="PR Preview" w:date="2024-01-01T00:00:00Z">
        <w:r>
          <w:t xml:space="preserve"> </w:t>
        </w:r>
      </w:ins>
      <m:oMath>
        <m:r>
          <m:t>Y</m:t>
        </m:r>
      </m:oMath>
      <w:ins w:id="74" w:author="PR Preview" w:date="2024-01-01T00:00:00Z">
        <w:r>
          <w:t xml:space="preserve">, within levels of</w:t>
        </w:r>
      </w:ins>
      <w:ins w:id="7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74" w:author="PR Preview" w:date="2024-01-01T00:00:00Z">
        <w:r>
          <w:t xml:space="preserve">.</w:t>
        </w:r>
      </w:ins>
    </w:p>
    <w:p>
      <w:pPr>
        <w:pStyle w:val="BodyText"/>
      </w:pPr>
      <w:ins w:id="75" w:author="PR Preview" w:date="2024-01-01T00:00:00Z">
        <w:r>
          <w:t xml:space="preserve">Intuition: among those with low CD4 count (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75" w:author="PR Preview" w:date="2024-01-01T00:00:00Z">
        <w:r>
          <w:t xml:space="preserve">),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being on treatment (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75" w:author="PR Preview" w:date="2024-01-01T00:00:00Z">
        <w:r>
          <w:t xml:space="preserve">) marks severe immunosuppression (high</w:t>
        </w:r>
      </w:ins>
      <w:ins w:id="75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75" w:author="PR Preview" w:date="2024-01-01T00:00:00Z">
        <w:r>
          <w:t xml:space="preserve">),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since treatment would otherwise have raised their CD4.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Among those with high CD4 count (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75" w:author="PR Preview" w:date="2024-01-01T00:00:00Z">
        <w:r>
          <w:t xml:space="preserve">),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being off treatment (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75" w:author="PR Preview" w:date="2024-01-01T00:00:00Z">
        <w:r>
          <w:t xml:space="preserve">) marks milder immunosuppression (low</w:t>
        </w:r>
      </w:ins>
      <w:ins w:id="75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</m:oMath>
      <w:ins w:id="75" w:author="PR Preview" w:date="2024-01-01T00:00:00Z">
        <w:r>
          <w:t xml:space="preserve">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ins w:id="76" w:author="PR Preview" w:date="2024-01-01T00:00:00Z">
        <w:r>
          <w:pict>
            <v:rect style="width:0;height:1.5pt" o:hralign="center" o:hrstd="t" o:hr="t"/>
          </w:pict>
        </w:r>
      </w:ins>
    </w:p>
    <w:bookmarkEnd w:id="25"/>
    <w:bookmarkStart w:id="26" w:name="feedback-through-shared-causes"/>
    <w:p>
      <w:pPr>
        <w:pStyle w:val="Heading3"/>
      </w:pPr>
      <w:ins w:id="77" w:author="PR Preview" w:date="2024-01-01T00:00:00Z">
        <w:r>
          <w:t xml:space="preserve">3.2 Feedback Through Shared Causes</w:t>
        </w:r>
      </w:ins>
    </w:p>
    <w:p>
      <w:pPr>
        <w:pStyle w:val="FirstParagraph"/>
      </w:pPr>
      <w:ins w:id="78" w:author="PR Preview" w:date="2024-01-01T00:00:00Z">
        <w:r>
          <w:t xml:space="preserve">The same bias arises when the confounder shares an unmeasured cause</w:t>
        </w:r>
      </w:ins>
      <w:ins w:id="78" w:author="PR Preview" w:date="2024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0</m:t>
            </m:r>
          </m:sub>
        </m:sSub>
      </m:oMath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with prior treatment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(an observational study, the book’s Figure 20.6):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conditioning on the collider</w:t>
        </w:r>
      </w:ins>
      <w:ins w:id="78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78" w:author="PR Preview" w:date="2024-01-01T00:00:00Z">
        <w:r>
          <w:t xml:space="preserve"> </w:t>
        </w:r>
      </w:ins>
      <w:ins w:id="78" w:author="PR Preview" w:date="2024-01-01T00:00:00Z">
        <w:r>
          <w:t xml:space="preserve">opens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0" w:author="PR Preview" w:date="2024-01-01T00:00:00Z">
        <w:r>
          <w:t xml:space="preserve">The settings of Figures 20.3 and 20.4 cannot be distinguished using the observed data,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which is why both are called treatment-confounder feedback.</w:t>
        </w:r>
      </w:ins>
    </w:p>
    <w:p>
      <w:ins w:id="81" w:author="PR Preview" w:date="2024-01-01T00:00:00Z">
        <w:r>
          <w:pict>
            <v:rect style="width:0;height:1.5pt" o:hralign="center" o:hrstd="t" o:hr="t"/>
          </w:pict>
        </w:r>
      </w:ins>
    </w:p>
    <w:bookmarkEnd w:id="26"/>
    <w:bookmarkStart w:id="29" w:name="X666a238d06930bdbe0e2e9c274fdf9c9786a966"/>
    <w:p>
      <w:pPr>
        <w:pStyle w:val="Heading3"/>
      </w:pPr>
      <w:ins w:id="82" w:author="PR Preview" w:date="2024-01-01T00:00:00Z">
        <w:r>
          <w:t xml:space="preserve">3.3 Beyond the Null and Beyond Two Time Points</w:t>
        </w:r>
      </w:ins>
    </w:p>
    <w:p>
      <w:pPr>
        <w:pStyle w:val="Compact"/>
        <w:numPr>
          <w:ilvl w:val="0"/>
          <w:numId w:val="1004"/>
        </w:numPr>
      </w:pPr>
      <w:ins w:id="83" w:author="PR Preview" w:date="2024-01-01T00:00:00Z">
        <w:r>
          <w:t xml:space="preserve">The bias is not limited to the sharp null.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With a non-null effect (the book’s Figure 20.7, where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83" w:author="PR Preview" w:date="2024-01-01T00:00:00Z">
        <w:r>
          <w:t xml:space="preserve">),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arrows from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83" w:author="PR Preview" w:date="2024-01-01T00:00:00Z">
        <w:r>
          <w:t xml:space="preserve">,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83" w:author="PR Preview" w:date="2024-01-01T00:00:00Z">
        <w:r>
          <w:t xml:space="preserve">, or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into</w:t>
        </w:r>
      </w:ins>
      <w:ins w:id="83" w:author="PR Preview" w:date="2024-01-01T00:00:00Z">
        <w:r>
          <w:t xml:space="preserve"> </w:t>
        </w:r>
      </w:ins>
      <m:oMath>
        <m:r>
          <m:t>Y</m:t>
        </m:r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do not change the fact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that conditioning on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creates a noncausal association between</w:t>
        </w:r>
      </w:ins>
      <w:ins w:id="8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and</w:t>
        </w:r>
      </w:ins>
      <w:ins w:id="83" w:author="PR Preview" w:date="2024-01-01T00:00:00Z">
        <w:r>
          <w:t xml:space="preserve"> </w:t>
        </w:r>
      </w:ins>
      <m:oMath>
        <m:r>
          <m:t>Y</m:t>
        </m:r>
      </m:oMath>
      <w:ins w:id="8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84" w:author="PR Preview" w:date="2024-01-01T00:00:00Z">
        <w:r>
          <w:t xml:space="preserve">With many time points and variables, the bias still arises;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confounders affected by prior treatment at multiple times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increase the possibility of a large bias.</w:t>
        </w:r>
      </w:ins>
    </w:p>
    <w:p>
      <w:pPr>
        <w:pStyle w:val="Compact"/>
        <w:numPr>
          <w:ilvl w:val="0"/>
          <w:numId w:val="1004"/>
        </w:numPr>
      </w:pPr>
      <w:ins w:id="85" w:author="PR Preview" w:date="2024-01-01T00:00:00Z">
        <w:r>
          <w:t xml:space="preserve">Valid estimation of a treatment-strategy effect requires estimating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the joint effect of all treatment components</w:t>
        </w:r>
      </w:ins>
      <w:ins w:id="8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simultaneously and without bias,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which stratification may be unable to do even with data on all time-varying confounders.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ins w:id="86" w:author="PR Preview" w:date="2024-01-01T00:00:00Z">
        <w:r>
          <w:t xml:space="preserve">4 20.4 Why Traditional Methods Cannot Be Fixed (pp. 273-274)</w:t>
        </w:r>
      </w:ins>
    </w:p>
    <w:p>
      <w:ins w:id="87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88" w:author="PR Preview" w:date="2024-01-01T00:00:00Z">
        <w:r>
          <w:t xml:space="preserve">Could parametric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rPr>
            <w:b/>
            <w:bCs/>
          </w:rPr>
          <w:t xml:space="preserve">outcome regression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succeed where nonparametric stratification failed?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The question matters most with high-dimensional data,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where a simple stratified analysis is impossible.</w:t>
        </w:r>
      </w:ins>
    </w:p>
    <w:p>
      <w:pPr>
        <w:pStyle w:val="Compact"/>
        <w:numPr>
          <w:ilvl w:val="0"/>
          <w:numId w:val="1005"/>
        </w:numPr>
      </w:pPr>
      <w:ins w:id="89" w:author="PR Preview" w:date="2024-01-01T00:00:00Z">
        <w:r>
          <w:t xml:space="preserve">With two time points there are</w:t>
        </w:r>
      </w:ins>
      <w:ins w:id="89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static strategies</w:t>
        </w:r>
      </w:ins>
      <w:ins w:id="89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89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90" w:author="PR Preview" w:date="2024-01-01T00:00:00Z">
        <w:r>
          <w:t xml:space="preserve">With</w:t>
        </w:r>
      </w:ins>
      <w:ins w:id="90" w:author="PR Preview" w:date="2024-01-01T00:00:00Z">
        <w:r>
          <w:t xml:space="preserve"> </w:t>
        </w:r>
      </w:ins>
      <m:oMath>
        <m:r>
          <m:t>K</m:t>
        </m:r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of the order of 100 (not unusual in practice),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there are</w:t>
        </w:r>
      </w:ins>
      <w:ins w:id="90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100</m:t>
            </m:r>
          </m:sup>
        </m:sSup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static strategies,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far more than the sample size of any study,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and even more once dynamic strategies are considered.</w:t>
        </w:r>
      </w:ins>
    </w:p>
    <w:p>
      <w:pPr>
        <w:pStyle w:val="FirstParagraph"/>
      </w:pPr>
      <w:ins w:id="91" w:author="PR Preview" w:date="2024-01-01T00:00:00Z">
        <w:r>
          <w:t xml:space="preserve">The number of combinations of the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rPr>
            <w:i/>
            <w:iCs/>
          </w:rPr>
          <w:t xml:space="preserve">data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is larger still,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because several confounders</w:t>
        </w:r>
      </w:ins>
      <w:ins w:id="9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are measured at each time point.</w:t>
        </w:r>
      </w:ins>
    </w:p>
    <w:p>
      <w:ins w:id="92" w:author="PR Preview" w:date="2024-01-01T00:00:00Z">
        <w:r>
          <w:pict>
            <v:rect style="width:0;height:1.5pt" o:hralign="center" o:hrstd="t" o:hr="t"/>
          </w:pict>
        </w:r>
      </w:ins>
    </w:p>
    <w:bookmarkStart w:id="31" w:name="modeling-is-needed-but-does-not-help"/>
    <w:p>
      <w:pPr>
        <w:pStyle w:val="Heading3"/>
      </w:pPr>
      <w:ins w:id="93" w:author="PR Preview" w:date="2024-01-01T00:00:00Z">
        <w:r>
          <w:t xml:space="preserve">4.1 Modeling Is Needed, but Does Not Help</w:t>
        </w:r>
      </w:ins>
    </w:p>
    <w:p>
      <w:pPr>
        <w:pStyle w:val="FirstParagraph"/>
      </w:pPr>
      <w:ins w:id="94" w:author="PR Preview" w:date="2024-01-01T00:00:00Z">
        <w:r>
          <w:t xml:space="preserve">As argued since Chapter 11, many possible strategies require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rPr>
            <w:b/>
            <w:bCs/>
          </w:rPr>
          <w:t xml:space="preserve">modeling</w:t>
        </w:r>
      </w:ins>
      <w:ins w:id="94" w:author="PR Preview" w:date="2024-01-01T00:00:00Z">
        <w:r>
          <w:t xml:space="preserve">: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a dose-response function for the effect of treatment history</w:t>
        </w:r>
      </w:ins>
      <w:ins w:id="94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on the mean outcome.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For example, assume the effect is linear in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rPr>
            <w:b/>
            <w:bCs/>
          </w:rPr>
          <w:t xml:space="preserve">cumulative treatment</w:t>
        </w:r>
      </w:ins>
      <w:ins w:id="94" w:author="PR Preview" w:date="2024-01-01T00:00:00Z">
        <w:r>
          <w:t xml:space="preserve">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so every strategy with exactly three months of treatment has the same effect,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whenever those three months occur.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The price is a new threat to validity: misspecification of the dose-response model.</w:t>
        </w:r>
      </w:ins>
    </w:p>
    <w:p>
      <w:pPr>
        <w:pStyle w:val="BodyText"/>
      </w:pPr>
      <w:ins w:id="95" w:author="PR Preview" w:date="2024-01-01T00:00:00Z">
        <w:r>
          <w:t xml:space="preserve">Paying that price buys no protection.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Regression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rPr>
            <w:b/>
            <w:bCs/>
          </w:rPr>
          <w:t xml:space="preserve">is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 conventional stratification-based method,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so it cannot remove the bias of stratification under treatment-confounder feedback.</w:t>
        </w:r>
      </w:ins>
    </w:p>
    <w:p>
      <w:ins w:id="96" w:author="PR Preview" w:date="2024-01-01T00:00:00Z">
        <w:r>
          <w:pict>
            <v:rect style="width:0;height:1.5pt" o:hralign="center" o:hrstd="t" o:hr="t"/>
          </w:pict>
        </w:r>
      </w:ins>
    </w:p>
    <w:bookmarkEnd w:id="31"/>
    <w:bookmarkStart w:id="32" w:name="X46b002a6b5a876ad08fa3e294ba33816233325d"/>
    <w:p>
      <w:pPr>
        <w:pStyle w:val="Heading3"/>
      </w:pPr>
      <w:ins w:id="97" w:author="PR Preview" w:date="2024-01-01T00:00:00Z">
        <w:r>
          <w:t xml:space="preserve">4.2 Example: A Cumulative-Treatment Regression</w:t>
        </w:r>
      </w:ins>
    </w:p>
    <w:p>
      <w:pPr>
        <w:pStyle w:val="FirstParagraph"/>
      </w:pPr>
      <w:ins w:id="98" w:author="PR Preview" w:date="2024-01-01T00:00:00Z">
        <w:r>
          <w:t xml:space="preserve">For data generated under Figure 20.5, define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ins w:id="98" w:author="PR Preview" w:date="2024-01-01T00:00:00Z">
        <w:r>
          <w:t xml:space="preserve">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“Always treat”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is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and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“never treat”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is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8" w:author="PR Preview" w:date="2024-01-01T00:00:00Z">
        <w:r>
          <w:t xml:space="preserve">;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t xml:space="preserve">the target is</w:t>
        </w:r>
      </w:ins>
      <w:ins w:id="9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98" w:author="PR Preview" w:date="2024-01-01T00:00:00Z">
        <w:r>
          <w:t xml:space="preserve">, whose true value is 0.</w:t>
        </w:r>
      </w:ins>
    </w:p>
    <w:p>
      <w:pPr>
        <w:pStyle w:val="BodyText"/>
      </w:pPr>
      <w:ins w:id="99" w:author="PR Preview" w:date="2024-01-01T00:00:00Z">
        <w:r>
          <w:t xml:space="preserve">Fit the outcome regression model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1" w:author="PR Preview" w:date="2024-01-01T00:00:00Z">
        <w:r>
          <w:t xml:space="preserve">Within either level</w:t>
        </w:r>
      </w:ins>
      <w:ins w:id="101" w:author="PR Preview" w:date="2024-01-01T00:00:00Z">
        <w:r>
          <w:t xml:space="preserve"> </w:t>
        </w:r>
      </w:ins>
      <m:oMath>
        <m:r>
          <m:t>l</m:t>
        </m:r>
      </m:oMath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of</w:t>
        </w:r>
      </w:ins>
      <w:ins w:id="10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1" w:author="PR Preview" w:date="2024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3" w:author="PR Preview" w:date="2024-01-01T00:00:00Z">
        <w:r>
          <w:t xml:space="preserve">It is tempting to read</w:t>
        </w:r>
      </w:ins>
      <w:ins w:id="103" w:author="PR Preview" w:date="2024-01-01T00:00:00Z">
        <w:r>
          <w:t xml:space="preserve"> </w:t>
        </w:r>
      </w:ins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as the effect of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“always treat”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versus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“never treat”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within levels of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But conditioning on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induces an association between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(a component of</w:t>
        </w:r>
      </w:ins>
      <w:ins w:id="103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ins w:id="103" w:author="PR Preview" w:date="2024-01-01T00:00:00Z">
        <w:r>
          <w:t xml:space="preserve">) and</w:t>
        </w:r>
      </w:ins>
      <w:ins w:id="103" w:author="PR Preview" w:date="2024-01-01T00:00:00Z">
        <w:r>
          <w:t xml:space="preserve"> </w:t>
        </w:r>
      </w:ins>
      <m:oMath>
        <m:r>
          <m:t>Y</m:t>
        </m:r>
      </m:oMath>
      <w:ins w:id="103" w:author="PR Preview" w:date="2024-01-01T00:00:00Z">
        <w:r>
          <w:t xml:space="preserve">,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so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even though the true effect is zero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(Hernán and Robins 2020, 274)</w:t>
        </w:r>
      </w:ins>
      <w:ins w:id="103" w:author="PR Preview" w:date="2024-01-01T00:00:00Z">
        <w:r>
          <w:t xml:space="preserve">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The bias comes from conditioning on the collider</w:t>
        </w:r>
      </w:ins>
      <w:ins w:id="10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03" w:author="PR Preview" w:date="2024-01-01T00:00:00Z">
        <w:r>
          <w:t xml:space="preserve">,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not from the form of the model or from the sample size: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it would persist with unlimited data.</w:t>
        </w:r>
      </w:ins>
    </w:p>
    <w:p>
      <w:pPr>
        <w:pStyle w:val="BodyText"/>
      </w:pPr>
      <w:ins w:id="104" w:author="PR Preview" w:date="2024-01-01T00:00:00Z">
        <w:r>
          <w:t xml:space="preserve">A similar argument applies to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rPr>
            <w:b/>
            <w:bCs/>
          </w:rPr>
          <w:t xml:space="preserve">matching</w:t>
        </w:r>
      </w:ins>
      <w:ins w:id="104" w:author="PR Preview" w:date="2024-01-01T00:00:00Z">
        <w:r>
          <w:t xml:space="preserve">.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G-methods are needed to adjust appropriately for time-varying confounders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in the presence of treatment-confounder feedback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(Hernán and Robins 2020, 274)</w:t>
        </w:r>
      </w:ins>
      <w:ins w:id="104" w:author="PR Preview" w:date="2024-01-01T00:00:00Z">
        <w:r>
          <w:t xml:space="preserve">.</w:t>
        </w:r>
      </w:ins>
    </w:p>
    <w:p>
      <w:pPr>
        <w:pStyle w:val="BodyText"/>
      </w:pPr>
      <w:ins w:id="105" w:author="PR Preview" w:date="2024-01-01T00:00:00Z">
        <w:r>
          <w:t xml:space="preserve">The book states that</w:t>
        </w:r>
      </w:ins>
      <w:ins w:id="10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is non-zero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“even if the true causal effect is zero and the regression model for</w:t>
        </w:r>
      </w:ins>
      <w:ins w:id="10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is correct”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(Hernán and Robins 2020, 274)</w:t>
        </w:r>
      </w:ins>
      <w:ins w:id="105" w:author="PR Preview" w:date="2024-01-01T00:00:00Z">
        <w:r>
          <w:t xml:space="preserve">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Under Figure 20.5, the cumulative-treatment model itself cannot be the correct one.</w:t>
        </w:r>
      </w:ins>
      <w:ins w:id="105" w:author="PR Preview" w:date="2024-01-01T00:00:00Z">
        <w:r>
          <w:t xml:space="preserve"> </w:t>
        </w:r>
      </w:ins>
      <m:oMath>
        <m:r>
          <m:t>Y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is independent of</w:t>
        </w:r>
      </w:ins>
      <w:ins w:id="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given</w:t>
        </w:r>
      </w:ins>
      <w:ins w:id="10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05" w:author="PR Preview" w:date="2024-01-01T00:00:00Z">
        <w:r>
          <w:t xml:space="preserve">,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so a correct model for</w:t>
        </w:r>
      </w:ins>
      <w:ins w:id="10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has no</w:t>
        </w:r>
      </w:ins>
      <w:ins w:id="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term,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whereas</w:t>
        </w:r>
      </w:ins>
      <w:ins w:id="105" w:author="PR Preview" w:date="2024-01-01T00:00:00Z">
        <w:r>
          <w:t xml:space="preserve"> </w:t>
        </w:r>
      </w:ins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forces</w:t>
        </w:r>
      </w:ins>
      <w:ins w:id="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and</w:t>
        </w:r>
      </w:ins>
      <w:ins w:id="10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to share the coefficient</w:t>
        </w:r>
      </w:ins>
      <w:ins w:id="105" w:author="PR Preview" w:date="2024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05" w:author="PR Preview" w:date="2024-01-01T00:00:00Z">
        <w:r>
          <w:t xml:space="preserve">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The data in Table 20.1 illustrate this.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Their cell means depend on</w:t>
        </w:r>
      </w:ins>
      <w:ins w:id="10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only, and they are fit exactly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7" w:author="PR Preview" w:date="2024-01-01T00:00:00Z">
        <w:r>
          <w:t xml:space="preserve">which reproduces all four distinct cell means: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08" w:author="PR Preview" w:date="2024-01-01T00:00:00Z">
        <w:r>
          <w:t xml:space="preserve">:</w:t>
        </w:r>
      </w:ins>
      <w:ins w:id="108" w:author="PR Preview" w:date="2024-01-01T00:00:00Z">
        <w:r>
          <w:t xml:space="preserve"> </w:t>
        </w:r>
      </w:ins>
      <m:oMath>
        <m:r>
          <m:t>84</m:t>
        </m:r>
      </m:oMath>
      <w:ins w:id="108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09" w:author="PR Preview" w:date="2024-01-01T00:00:00Z">
        <w:r>
          <w:t xml:space="preserve">:</w:t>
        </w:r>
      </w:ins>
      <w:ins w:id="109" w:author="PR Preview" w:date="2024-01-01T00:00:00Z">
        <w:r>
          <w:t xml:space="preserve"> </w:t>
        </w:r>
      </w:ins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ins w:id="109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10" w:author="PR Preview" w:date="2024-01-01T00:00:00Z">
        <w:r>
          <w:t xml:space="preserve">:</w:t>
        </w:r>
      </w:ins>
      <w:ins w:id="110" w:author="PR Preview" w:date="2024-01-01T00:00:00Z">
        <w:r>
          <w:t xml:space="preserve"> </w:t>
        </w:r>
      </w:ins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ins w:id="110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11" w:author="PR Preview" w:date="2024-01-01T00:00:00Z">
        <w:r>
          <w:t xml:space="preserve">:</w:t>
        </w:r>
      </w:ins>
      <w:ins w:id="111" w:author="PR Preview" w:date="2024-01-01T00:00:00Z">
        <w:r>
          <w:t xml:space="preserve"> </w:t>
        </w:r>
      </w:ins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ins w:id="111" w:author="PR Preview" w:date="2024-01-01T00:00:00Z">
        <w:r>
          <w:t xml:space="preserve">.</w:t>
        </w:r>
      </w:ins>
    </w:p>
    <w:p>
      <w:pPr>
        <w:pStyle w:val="FirstParagraph"/>
      </w:pPr>
      <w:ins w:id="112" w:author="PR Preview" w:date="2024-01-01T00:00:00Z">
        <w:r>
          <w:t xml:space="preserve">The conclusion is unchanged: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even this correctly specified model gives</w:t>
        </w:r>
      </w:ins>
      <w:ins w:id="11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a non-zero coefficient (</w:t>
        </w:r>
      </w:ins>
      <m:oMath>
        <m:r>
          <m:rPr>
            <m:sty m:val="p"/>
          </m:rPr>
          <m:t>−</m:t>
        </m:r>
        <m:r>
          <m:t>8</m:t>
        </m:r>
      </m:oMath>
      <w:ins w:id="112" w:author="PR Preview" w:date="2024-01-01T00:00:00Z">
        <w:r>
          <w:t xml:space="preserve">)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although the true effect of</w:t>
        </w:r>
      </w:ins>
      <w:ins w:id="11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is zero,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because the model conditions on the collider</w:t>
        </w:r>
      </w:ins>
      <w:ins w:id="11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12" w:author="PR Preview" w:date="2024-01-01T00:00:00Z">
        <w:r>
          <w:t xml:space="preserve">.</w:t>
        </w:r>
      </w:ins>
    </w:p>
    <w:bookmarkEnd w:id="32"/>
    <w:bookmarkEnd w:id="33"/>
    <w:bookmarkStart w:id="38" w:name="adjusting-for-past-treatment-pp.-274-275"/>
    <w:p>
      <w:pPr>
        <w:pStyle w:val="Heading2"/>
      </w:pPr>
      <w:ins w:id="113" w:author="PR Preview" w:date="2024-01-01T00:00:00Z">
        <w:r>
          <w:t xml:space="preserve">5 20.5 Adjusting for Past Treatment (pp. 274-275)</w:t>
        </w:r>
      </w:ins>
    </w:p>
    <w:p>
      <w:ins w:id="114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15" w:author="PR Preview" w:date="2024-01-01T00:00:00Z">
        <w:r>
          <w:t xml:space="preserve">So far the diagrams had no arrow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115" w:author="PR Preview" w:date="2024-01-01T00:00:00Z">
        <w:r>
          <w:t xml:space="preserve">.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Now suppose doctors use past treatment history</w:t>
        </w:r>
      </w:ins>
      <w:ins w:id="115" w:author="PR Preview" w:date="2024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when deciding on treatment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15" w:author="PR Preview" w:date="2024-01-01T00:00:00Z">
        <w:r>
          <w:t xml:space="preserve">.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Adding</w:t>
        </w:r>
      </w:ins>
      <w:ins w:id="11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to Figures 20.3 and 20.4 gives the book’s Figures 20.8 and 20.9.</w:t>
        </w:r>
      </w:ins>
    </w:p>
    <w:p>
      <w:pPr>
        <w:pStyle w:val="BodyText"/>
      </w:pPr>
      <w:ins w:id="116" w:author="PR Preview" w:date="2024-01-01T00:00:00Z">
        <w:r>
          <w:t xml:space="preserve">With treatment-confounder feedback, conditioning on</w:t>
        </w:r>
      </w:ins>
      <w:ins w:id="116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alone no longer blocks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all backdoor paths between</w:t>
        </w:r>
      </w:ins>
      <w:ins w:id="116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and</w:t>
        </w:r>
      </w:ins>
      <w:ins w:id="116" w:author="PR Preview" w:date="2024-01-01T00:00:00Z">
        <w:r>
          <w:t xml:space="preserve"> </w:t>
        </w:r>
      </w:ins>
      <m:oMath>
        <m:r>
          <m:t>Y</m:t>
        </m:r>
      </m:oMath>
      <w:ins w:id="116" w:author="PR Preview" w:date="2024-01-01T00:00:00Z">
        <w:r>
          <w:t xml:space="preserve">; it opens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8" w:author="PR Preview" w:date="2024-01-01T00:00:00Z">
        <w:r>
          <w:t xml:space="preserve">And whenever past treatment affects the outcome (Figure 20.10),</w:t>
        </w:r>
      </w:ins>
      <w:ins w:id="11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is a confounder for the effect of</w:t>
        </w:r>
      </w:ins>
      <w:ins w:id="118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18" w:author="PR Preview" w:date="2024-01-01T00:00:00Z">
        <w:r>
          <w:t xml:space="preserve">, feedback or not.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ins w:id="119" w:author="PR Preview" w:date="2024-01-01T00:00:00Z">
        <w:r>
          <w:pict>
            <v:rect style="width:0;height:1.5pt" o:hralign="center" o:hrstd="t" o:hr="t"/>
          </w:pict>
        </w:r>
      </w:ins>
    </w:p>
    <w:bookmarkStart w:id="35" w:name="past-treatment-and-time-fixed-treatments"/>
    <w:p>
      <w:pPr>
        <w:pStyle w:val="Heading3"/>
      </w:pPr>
      <w:ins w:id="120" w:author="PR Preview" w:date="2024-01-01T00:00:00Z">
        <w:r>
          <w:t xml:space="preserve">5.1 Past Treatment and Time-Fixed Treatments</w:t>
        </w:r>
      </w:ins>
    </w:p>
    <w:p>
      <w:pPr>
        <w:pStyle w:val="FirstParagraph"/>
      </w:pPr>
      <w:ins w:id="121" w:author="PR Preview" w:date="2024-01-01T00:00:00Z">
        <w:r>
          <w:t xml:space="preserve">Suppose the target is the effect of the time-fixed treatment</w:t>
        </w:r>
      </w:ins>
      <w:ins w:id="12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alone on</w:t>
        </w:r>
      </w:ins>
      <w:ins w:id="121" w:author="PR Preview" w:date="2024-01-01T00:00:00Z">
        <w:r>
          <w:t xml:space="preserve"> </w:t>
        </w:r>
      </w:ins>
      <m:oMath>
        <m:r>
          <m:t>Y</m:t>
        </m:r>
      </m:oMath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(sometimes called the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rPr>
            <w:b/>
            <w:bCs/>
          </w:rPr>
          <w:t xml:space="preserve">short-term effect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of</w:t>
        </w:r>
      </w:ins>
      <w:ins w:id="121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A</m:t>
            </m:r>
          </m:e>
        </m:acc>
      </m:oMath>
      <w:ins w:id="121" w:author="PR Preview" w:date="2024-01-01T00:00:00Z">
        <w:r>
          <w:t xml:space="preserve">).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Without adjustment for</w:t>
        </w:r>
      </w:ins>
      <w:ins w:id="12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21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7"/>
        </w:numPr>
      </w:pPr>
      <w:ins w:id="122" w:author="PR Preview" w:date="2024-01-01T00:00:00Z">
        <w:r>
          <w:t xml:space="preserve">with treatment-confounder feedback, there is selection bias;</w:t>
        </w:r>
      </w:ins>
    </w:p>
    <w:p>
      <w:pPr>
        <w:pStyle w:val="Compact"/>
        <w:numPr>
          <w:ilvl w:val="0"/>
          <w:numId w:val="1007"/>
        </w:numPr>
      </w:pPr>
      <w:ins w:id="123" w:author="PR Preview" w:date="2024-01-01T00:00:00Z">
        <w:r>
          <w:t xml:space="preserve">if</w:t>
        </w:r>
      </w:ins>
      <w:ins w:id="12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affects</w:t>
        </w:r>
      </w:ins>
      <w:ins w:id="123" w:author="PR Preview" w:date="2024-01-01T00:00:00Z">
        <w:r>
          <w:t xml:space="preserve"> </w:t>
        </w:r>
      </w:ins>
      <m:oMath>
        <m:r>
          <m:t>Y</m:t>
        </m:r>
      </m:oMath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directly, there is confounding.</w:t>
        </w:r>
      </w:ins>
    </w:p>
    <w:p>
      <w:pPr>
        <w:pStyle w:val="FirstParagraph"/>
      </w:pPr>
      <w:ins w:id="124" w:author="PR Preview" w:date="2024-01-01T00:00:00Z">
        <w:r>
          <w:t xml:space="preserve">So</w:t>
        </w:r>
      </w:ins>
      <w:ins w:id="12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need not be zero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even if</w:t>
        </w:r>
      </w:ins>
      <w:ins w:id="12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has no effect on anyone’s outcome (Figures 20.8-20.10).</w:t>
        </w:r>
      </w:ins>
    </w:p>
    <w:p>
      <w:pPr>
        <w:pStyle w:val="BodyText"/>
      </w:pPr>
      <w:ins w:id="125" w:author="PR Preview" w:date="2024-01-01T00:00:00Z">
        <w:r>
          <w:t xml:space="preserve">In practice, this bias can arise in analyses comparing current users (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25" w:author="PR Preview" w:date="2024-01-01T00:00:00Z">
        <w:r>
          <w:t xml:space="preserve">)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with nonusers (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25" w:author="PR Preview" w:date="2024-01-01T00:00:00Z">
        <w:r>
          <w:t xml:space="preserve">) of a time-fixed treatment.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It can be avoided by adjusting for prior treatment history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or by restricting to individuals with a particular treatment history.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This restriction is the idea behind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rPr>
            <w:b/>
            <w:bCs/>
          </w:rPr>
          <w:t xml:space="preserve">new-user designs</w:t>
        </w:r>
      </w:ins>
      <w:ins w:id="125" w:author="PR Preview" w:date="2024-01-01T00:00:00Z">
        <w:r>
          <w:t xml:space="preserve">: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restrict the analysis to individuals with no past use of the treatment.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If past treatment could be correctly adjusted for,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the restriction to new users would be unnecessary.</w:t>
        </w:r>
      </w:ins>
    </w:p>
    <w:p>
      <w:ins w:id="126" w:author="PR Preview" w:date="2024-01-01T00:00:00Z">
        <w:r>
          <w:pict>
            <v:rect style="width:0;height:1.5pt" o:hralign="center" o:hrstd="t" o:hr="t"/>
          </w:pict>
        </w:r>
      </w:ins>
    </w:p>
    <w:bookmarkEnd w:id="35"/>
    <w:bookmarkStart w:id="37" w:name="mismeasured-past-treatment"/>
    <w:p>
      <w:pPr>
        <w:pStyle w:val="Heading3"/>
      </w:pPr>
      <w:ins w:id="127" w:author="PR Preview" w:date="2024-01-01T00:00:00Z">
        <w:r>
          <w:t xml:space="preserve">5.2 Mismeasured Past Treatment</w:t>
        </w:r>
      </w:ins>
    </w:p>
    <w:p>
      <w:pPr>
        <w:pStyle w:val="FirstParagraph"/>
      </w:pPr>
      <w:ins w:id="128" w:author="PR Preview" w:date="2024-01-01T00:00:00Z">
        <w:r>
          <w:t xml:space="preserve">The need to adjust for past treatment matters when past treatment is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rPr>
            <w:b/>
            <w:bCs/>
          </w:rPr>
          <w:t xml:space="preserve">mismeasured</w:t>
        </w:r>
      </w:ins>
      <w:ins w:id="128" w:author="PR Preview" w:date="2024-01-01T00:00:00Z">
        <w:r>
          <w:t xml:space="preserve">.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As in Section 9.3, adjusting for a mismeasured confounder can leave bias in either direction.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ins w:id="129" w:author="PR Preview" w:date="2024-01-01T00:00:00Z">
        <w:r>
          <w:t xml:space="preserve">Contrary to a widespread belief, mismeasurement of a time-varying treatment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(even independent, non-differential measurement error)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rPr>
            <w:b/>
            <w:bCs/>
          </w:rPr>
          <w:t xml:space="preserve">may cause bias under the null</w:t>
        </w:r>
      </w:ins>
      <w:ins w:id="129" w:author="PR Preview" w:date="2024-01-01T00:00:00Z">
        <w:r>
          <w:t xml:space="preserve">,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because past treatment confounds the effect of later treatment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even when past treatment has no effect on the outcome.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Under the alternative, the imperfect adjustment may exaggerate the effect estimate.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Robins (1987) showed that randomly mismeasured treatment may lead to bias away from the null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(Hernán and Robins 2020, 275)</w:t>
        </w:r>
      </w:ins>
      <w:ins w:id="129" w:author="PR Preview" w:date="2024-01-01T00:00:00Z">
        <w:r>
          <w:t xml:space="preserve">.</w:t>
        </w:r>
      </w:ins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ins w:id="132" w:author="PR Preview" w:date="2024-01-01T00:00:00Z">
        <w:r>
          <w:rPr>
            <w:b/>
            <w:bCs/>
          </w:rPr>
          <w:t xml:space="preserve">Treatment-confounder feedback</w:t>
        </w:r>
      </w:ins>
      <w:ins w:id="132" w:author="PR Preview" w:date="2024-01-01T00:00:00Z">
        <w:r>
          <w:t xml:space="preserve">: a time-varying confounder</w:t>
        </w:r>
      </w:ins>
      <w:ins w:id="13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affects later treatment</w:t>
        </w:r>
      </w:ins>
      <w:ins w:id="13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and is affected by (or shares causes with) earlier treatment.</w:t>
        </w:r>
      </w:ins>
    </w:p>
    <w:p>
      <w:pPr>
        <w:pStyle w:val="Compact"/>
        <w:numPr>
          <w:ilvl w:val="0"/>
          <w:numId w:val="1008"/>
        </w:numPr>
      </w:pPr>
      <w:ins w:id="133" w:author="PR Preview" w:date="2024-01-01T00:00:00Z">
        <w:r>
          <w:t xml:space="preserve">In Table 20.1 the true effect of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“always treat”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vs. </w:t>
        </w:r>
      </w:ins>
      <w:ins w:id="133" w:author="PR Preview" w:date="2024-01-01T00:00:00Z">
        <w:r>
          <w:t xml:space="preserve">“never treat”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is 0,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yet the unadjusted analysis gives</w:t>
        </w:r>
      </w:ins>
      <w:ins w:id="133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13.3</m:t>
        </m:r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and stratification on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gives</w:t>
        </w:r>
      </w:ins>
      <w:ins w:id="133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8</m:t>
        </m:r>
      </m:oMath>
      <w:ins w:id="133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134" w:author="PR Preview" w:date="2024-01-01T00:00:00Z">
        <w:r>
          <w:t xml:space="preserve">Stratification on</w:t>
        </w:r>
      </w:ins>
      <w:ins w:id="134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1</m:t>
            </m:r>
          </m:sub>
        </m:sSub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removes confounding for</w:t>
        </w:r>
      </w:ins>
      <w:ins w:id="13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but opens the collider path</w:t>
        </w:r>
      </w:ins>
      <w:ins w:id="13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ins w:id="134" w:author="PR Preview" w:date="2024-01-01T00:00:00Z">
        <w:r>
          <w:t xml:space="preserve">,</w:t>
        </w:r>
      </w:ins>
      <w:ins w:id="134" w:author="PR Preview" w:date="2024-01-01T00:00:00Z">
        <w:r>
          <w:t xml:space="preserve"> </w:t>
        </w:r>
      </w:ins>
      <w:ins w:id="134" w:author="PR Preview" w:date="2024-01-01T00:00:00Z">
        <w:r>
          <w:t xml:space="preserve">creating selection bias for</w:t>
        </w:r>
      </w:ins>
      <w:ins w:id="13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</m:oMath>
      <w:ins w:id="134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135" w:author="PR Preview" w:date="2024-01-01T00:00:00Z">
        <w:r>
          <w:t xml:space="preserve">Outcome regression and matching are stratification-based too,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so they are biased even when the regression model is correct.</w:t>
        </w:r>
      </w:ins>
    </w:p>
    <w:p>
      <w:pPr>
        <w:pStyle w:val="Compact"/>
        <w:numPr>
          <w:ilvl w:val="0"/>
          <w:numId w:val="1008"/>
        </w:numPr>
      </w:pPr>
      <w:ins w:id="136" w:author="PR Preview" w:date="2024-01-01T00:00:00Z">
        <w:r>
          <w:t xml:space="preserve">Sequential exchangeability generally requires conditioning on past treatment;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mismeasured past treatment can bias estimates even under the null.</w:t>
        </w:r>
      </w:ins>
    </w:p>
    <w:p>
      <w:pPr>
        <w:pStyle w:val="Compact"/>
        <w:numPr>
          <w:ilvl w:val="0"/>
          <w:numId w:val="1008"/>
        </w:numPr>
      </w:pPr>
      <w:ins w:id="137" w:author="PR Preview" w:date="2024-01-01T00:00:00Z">
        <w:r>
          <w:t xml:space="preserve">G-methods (Chapter 21) handle treatment-confounder feedback correctly.</w:t>
        </w:r>
      </w:ins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2026-10-02T01:44:06Z</dcterms:created>
  <dcterms:modified xsi:type="dcterms:W3CDTF">2026-10-02T01:44:06Z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