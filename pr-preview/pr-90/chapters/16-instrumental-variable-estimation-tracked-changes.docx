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Every method in the previous chapters needs all the variables required to adjust for confounding and selection bias to be identified and measured correctly.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Instrumental variable (IV) estimation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replaces that untestable assumption with a different set of (also untestable) assumptions,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built around a variable</w:t>
        </w:r>
      </w:ins>
      <w:ins w:id="1" w:author="PR Preview" w:date="2024-01-01T00:00:00Z">
        <w:r>
          <w:t xml:space="preserve"> </w:t>
        </w:r>
      </w:ins>
      <m:oMath>
        <m:r>
          <m:t>Z</m:t>
        </m:r>
      </m:oMath>
      <w:ins w:id="1" w:author="PR Preview" w:date="2024-01-01T00:00:00Z">
        <w:r>
          <w:t xml:space="preserve">, the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instrument</w:t>
        </w:r>
      </w:ins>
      <w:ins w:id="1" w:author="PR Preview" w:date="2024-01-01T00:00:00Z">
        <w:r>
          <w:t xml:space="preserve">, that does not require measuring the confounders.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16, pp. 209-225)</w:t>
        </w:r>
      </w:ins>
      <w:ins w:id="2" w:author="PR Preview" w:date="2024-01-01T00:00:00Z">
        <w:r>
          <w:t xml:space="preserve">.</w:t>
        </w:r>
      </w:ins>
    </w:p>
    <w:p>
      <w:pPr>
        <w:pStyle w:val="BodyText"/>
      </w:pPr>
      <w:ins w:id="3" w:author="PR Preview" w:date="2024-01-01T00:00:00Z">
        <w:r>
          <w:rPr>
            <w:b/>
            <w:bCs/>
          </w:rPr>
          <w:t xml:space="preserve">Key theme</w:t>
        </w:r>
      </w:ins>
      <w:ins w:id="3" w:author="PR Preview" w:date="2024-01-01T00:00:00Z">
        <w:r>
          <w:t xml:space="preserve">: an instrument alone identifies only bounds on the average causal effect.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A point estimate needs a fourth, untestable condition: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either some form of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rPr>
            <w:b/>
            <w:bCs/>
          </w:rPr>
          <w:t xml:space="preserve">effect homogeneity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(giving the average causal effect in the population)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or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rPr>
            <w:b/>
            <w:bCs/>
          </w:rPr>
          <w:t xml:space="preserve">monotonicity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(giving the effect in the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“compliers”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only).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And because the IV estimator divides by the instrument-treatment association,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small violations of any condition can produce large biases.</w:t>
        </w:r>
      </w:ins>
    </w:p>
    <w:bookmarkStart w:id="21" w:name="X40c8cab56a12743ad3d111724a0680e26207c7f"/>
    <w:p>
      <w:pPr>
        <w:pStyle w:val="Heading2"/>
      </w:pPr>
      <w:ins w:id="4" w:author="PR Preview" w:date="2024-01-01T00:00:00Z">
        <w:r>
          <w:t xml:space="preserve">1 16.1 The Three Instrumental Conditions (pp. 209-212)</w:t>
        </w:r>
      </w:ins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ins w:id="6" w:author="PR Preview" w:date="2024-01-01T00:00:00Z">
        <w:r>
          <w:t xml:space="preserve">1.1 A Double-Blind Randomized Trial</w:t>
        </w:r>
      </w:ins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ins w:id="7" w:author="PR Preview" w:date="2024-01-01T00:00:00Z">
        <w:r>
          <w:t xml:space="preserve">: randomization assignment (1: treatment, 0: placebo)</w:t>
        </w:r>
      </w:ins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ins w:id="8" w:author="PR Preview" w:date="2024-01-01T00:00:00Z">
        <w:r>
          <w:t xml:space="preserve">: treatment actually received (1: yes, 0: no); not everyone adheres</w:t>
        </w:r>
      </w:ins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ins w:id="9" w:author="PR Preview" w:date="2024-01-01T00:00:00Z">
        <w:r>
          <w:t xml:space="preserve">: outcome</w:t>
        </w:r>
      </w:ins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ins w:id="10" w:author="PR Preview" w:date="2024-01-01T00:00:00Z">
        <w:r>
          <w:t xml:space="preserve">: factors, some unmeasured, that affect both adherence and the outcome</w:t>
        </w:r>
      </w:ins>
    </w:p>
    <w:p>
      <w:pPr>
        <w:pStyle w:val="FirstParagraph"/>
      </w:pPr>
      <w:ins w:id="11" w:author="PR Preview" w:date="2024-01-01T00:00:00Z">
        <w:r>
          <w:t xml:space="preserve">In the book’s Figure 16.1,</w:t>
        </w:r>
      </w:ins>
      <w:ins w:id="11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ins w:id="11" w:author="PR Preview" w:date="2024-01-01T00:00:00Z">
        <w:r>
          <w:t xml:space="preserve">, with</w:t>
        </w:r>
      </w:ins>
      <w:ins w:id="11" w:author="PR Preview" w:date="2024-01-01T00:00:00Z">
        <w:r>
          <w:t xml:space="preserve"> </w:t>
        </w:r>
      </w:ins>
      <m:oMath>
        <m:r>
          <m:t>U</m:t>
        </m:r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a common cause of</w:t>
        </w:r>
      </w:ins>
      <w:ins w:id="11" w:author="PR Preview" w:date="2024-01-01T00:00:00Z">
        <w:r>
          <w:t xml:space="preserve"> </w:t>
        </w:r>
      </w:ins>
      <m:oMath>
        <m:r>
          <m:t>A</m:t>
        </m:r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and</w:t>
        </w:r>
      </w:ins>
      <w:ins w:id="11" w:author="PR Preview" w:date="2024-01-01T00:00:00Z">
        <w:r>
          <w:t xml:space="preserve"> </w:t>
        </w:r>
      </w:ins>
      <m:oMath>
        <m:r>
          <m:t>Y</m:t>
        </m:r>
      </m:oMath>
      <w:ins w:id="11" w:author="PR Preview" w:date="2024-01-01T00:00:00Z">
        <w:r>
          <w:t xml:space="preserve">.</w:t>
        </w:r>
      </w:ins>
    </w:p>
    <w:p>
      <w:pPr>
        <w:pStyle w:val="BodyText"/>
      </w:pPr>
      <w:ins w:id="12" w:author="PR Preview" w:date="2024-01-01T00:00:00Z">
        <w:r>
          <w:t xml:space="preserve">Adjustment methods (IP weighting, standardization, g-estimation, stratification, matching) need to block the backdoor path</w:t>
        </w:r>
      </w:ins>
      <w:ins w:id="1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ins w:id="12" w:author="PR Preview" w:date="2024-01-01T00:00:00Z">
        <w:r>
          <w:t xml:space="preserve">,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so they are biased if part of</w:t>
        </w:r>
      </w:ins>
      <w:ins w:id="12" w:author="PR Preview" w:date="2024-01-01T00:00:00Z">
        <w:r>
          <w:t xml:space="preserve"> </w:t>
        </w:r>
      </w:ins>
      <m:oMath>
        <m:r>
          <m:t>U</m:t>
        </m:r>
      </m:oMath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is unmeasured or mismeasured.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IV methods may identify the effect of</w:t>
        </w:r>
      </w:ins>
      <w:ins w:id="12" w:author="PR Preview" w:date="2024-01-01T00:00:00Z">
        <w:r>
          <w:t xml:space="preserve"> </w:t>
        </w:r>
      </w:ins>
      <m:oMath>
        <m:r>
          <m:t>A</m:t>
        </m:r>
      </m:oMath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on</w:t>
        </w:r>
      </w:ins>
      <w:ins w:id="12" w:author="PR Preview" w:date="2024-01-01T00:00:00Z">
        <w:r>
          <w:t xml:space="preserve"> </w:t>
        </w:r>
      </w:ins>
      <m:oMath>
        <m:r>
          <m:t>Y</m:t>
        </m:r>
      </m:oMath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without measuring</w:t>
        </w:r>
      </w:ins>
      <w:ins w:id="12" w:author="PR Preview" w:date="2024-01-01T00:00:00Z">
        <w:r>
          <w:t xml:space="preserve"> </w:t>
        </w:r>
      </w:ins>
      <m:oMath>
        <m:r>
          <m:t>U</m:t>
        </m:r>
      </m:oMath>
      <w:ins w:id="12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ins w:id="14" w:author="PR Preview" w:date="2024-01-01T00:00:00Z">
        <w:r>
          <w:t xml:space="preserve">In the double-blind trial,</w:t>
        </w:r>
      </w:ins>
      <w:ins w:id="14" w:author="PR Preview" w:date="2024-01-01T00:00:00Z">
        <w:r>
          <w:t xml:space="preserve"> </w:t>
        </w:r>
      </w:ins>
      <m:oMath>
        <m:r>
          <m:t>Z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is an instrument: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(i) holds because those assigned to treatment are more likely to take it,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(ii) is expected from blinding,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and (iii) is expected from random assignment.</w:t>
        </w:r>
      </w:ins>
    </w:p>
    <w:p>
      <w:pPr>
        <w:pStyle w:val="BodyText"/>
      </w:pPr>
      <w:ins w:id="15" w:author="PR Preview" w:date="2024-01-01T00:00:00Z">
        <w:r>
          <w:t xml:space="preserve">Condition (ii) would fail if, for example, side effects of treatment inadvertently unblinded participants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(Hernán and Robins 2020, 209)</w:t>
        </w:r>
      </w:ins>
      <w:ins w:id="15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ins w:id="18" w:author="PR Preview" w:date="2024-01-01T00:00:00Z">
        <w:r>
          <w:t xml:space="preserve">1.2 Causal and Surrogate Instruments</w:t>
        </w:r>
      </w:ins>
    </w:p>
    <w:p>
      <w:pPr>
        <w:pStyle w:val="Compact"/>
        <w:numPr>
          <w:ilvl w:val="0"/>
          <w:numId w:val="1004"/>
        </w:numPr>
      </w:pPr>
      <w:ins w:id="19" w:author="PR Preview" w:date="2024-01-01T00:00:00Z">
        <w:r>
          <w:t xml:space="preserve">A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rPr>
            <w:b/>
            <w:bCs/>
          </w:rPr>
          <w:t xml:space="preserve">causal instrument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has a causal effect on</w:t>
        </w:r>
      </w:ins>
      <w:ins w:id="19" w:author="PR Preview" w:date="2024-01-01T00:00:00Z">
        <w:r>
          <w:t xml:space="preserve"> </w:t>
        </w:r>
      </w:ins>
      <m:oMath>
        <m:r>
          <m:t>A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(Figure 16.1).</w:t>
        </w:r>
      </w:ins>
    </w:p>
    <w:p>
      <w:pPr>
        <w:pStyle w:val="Compact"/>
        <w:numPr>
          <w:ilvl w:val="0"/>
          <w:numId w:val="1004"/>
        </w:numPr>
      </w:pPr>
      <w:ins w:id="20" w:author="PR Preview" w:date="2024-01-01T00:00:00Z">
        <w:r>
          <w:t xml:space="preserve">A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rPr>
            <w:b/>
            <w:bCs/>
          </w:rPr>
          <w:t xml:space="preserve">surrogate instrument</w:t>
        </w:r>
      </w:ins>
      <w:ins w:id="20" w:author="PR Preview" w:date="2024-01-01T00:00:00Z">
        <w:r>
          <w:t xml:space="preserve"> </w:t>
        </w:r>
      </w:ins>
      <m:oMath>
        <m:r>
          <m:t>Z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has no effect on</w:t>
        </w:r>
      </w:ins>
      <w:ins w:id="20" w:author="PR Preview" w:date="2024-01-01T00:00:00Z">
        <w:r>
          <w:t xml:space="preserve"> </w:t>
        </w:r>
      </w:ins>
      <m:oMath>
        <m:r>
          <m:t>A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but is associated with an unmeasured causal instrument</w:t>
        </w:r>
      </w:ins>
      <w:ins w:id="20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(Figure 16.2).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Condition (i) then holds through the shared cause</w:t>
        </w:r>
      </w:ins>
      <w:ins w:id="20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20" w:author="PR Preview" w:date="2024-01-01T00:00:00Z">
        <w:r>
          <w:t xml:space="preserve">, and (iii) becomes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“</w:t>
        </w:r>
      </w:ins>
      <m:oMath>
        <m:r>
          <m:t>Z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and</w:t>
        </w:r>
      </w:ins>
      <w:ins w:id="20" w:author="PR Preview" w:date="2024-01-01T00:00:00Z">
        <w:r>
          <w:t xml:space="preserve"> </w:t>
        </w:r>
      </w:ins>
      <m:oMath>
        <m:r>
          <m:t>Y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share no causes other than</w:t>
        </w:r>
      </w:ins>
      <w:ins w:id="20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20" w:author="PR Preview" w:date="2024-01-01T00:00:00Z">
        <w:r>
          <w:t xml:space="preserve">.”</w:t>
        </w:r>
      </w:ins>
    </w:p>
    <w:p>
      <w:pPr>
        <w:pStyle w:val="FirstParagraph"/>
      </w:pPr>
      <w:ins w:id="21" w:author="PR Preview" w:date="2024-01-01T00:00:00Z">
        <w:r>
          <w:t xml:space="preserve">In the book’s Figure 16.2,</w:t>
        </w:r>
      </w:ins>
      <w:ins w:id="21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and</w:t>
        </w:r>
      </w:ins>
      <w:ins w:id="21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ins w:id="21" w:author="PR Preview" w:date="2024-01-01T00:00:00Z">
        <w:r>
          <w:t xml:space="preserve">, with</w:t>
        </w:r>
      </w:ins>
      <w:ins w:id="21" w:author="PR Preview" w:date="2024-01-01T00:00:00Z">
        <w:r>
          <w:t xml:space="preserve"> </w:t>
        </w:r>
      </w:ins>
      <m:oMath>
        <m:r>
          <m:t>U</m:t>
        </m:r>
      </m:oMath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a common cause of</w:t>
        </w:r>
      </w:ins>
      <w:ins w:id="21" w:author="PR Preview" w:date="2024-01-01T00:00:00Z">
        <w:r>
          <w:t xml:space="preserve"> </w:t>
        </w:r>
      </w:ins>
      <m:oMath>
        <m:r>
          <m:t>A</m:t>
        </m:r>
      </m:oMath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and</w:t>
        </w:r>
      </w:ins>
      <w:ins w:id="21" w:author="PR Preview" w:date="2024-01-01T00:00:00Z">
        <w:r>
          <w:t xml:space="preserve"> </w:t>
        </w:r>
      </w:ins>
      <m:oMath>
        <m:r>
          <m:t>Y</m:t>
        </m:r>
      </m:oMath>
      <w:ins w:id="21" w:author="PR Preview" w:date="2024-01-01T00:00:00Z">
        <w:r>
          <w:t xml:space="preserve">.</w:t>
        </w:r>
      </w:ins>
    </w:p>
    <w:p>
      <w:pPr>
        <w:pStyle w:val="BodyText"/>
      </w:pPr>
      <w:ins w:id="22" w:author="PR Preview" w:date="2024-01-01T00:00:00Z">
        <w:r>
          <w:t xml:space="preserve">Both kinds of instrument can be used for IV estimation, with caveats discussed in Section 16.4.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The book’s Figure 16.3 shows a more unusual surrogate instrument:</w:t>
        </w:r>
      </w:ins>
      <w:ins w:id="22" w:author="PR Preview" w:date="2024-01-01T00:00:00Z">
        <w:r>
          <w:t xml:space="preserve"> </w:t>
        </w:r>
      </w:ins>
      <m:oMath>
        <m:r>
          <m:t>Z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and</w:t>
        </w:r>
      </w:ins>
      <w:ins w:id="22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become associated because the analysis is restricted to a selected population, i.e., conditions on a common effect</w:t>
        </w:r>
      </w:ins>
      <w:ins w:id="22" w:author="PR Preview" w:date="2024-01-01T00:00:00Z">
        <w:r>
          <w:t xml:space="preserve"> </w:t>
        </w:r>
      </w:ins>
      <m:oMath>
        <m:r>
          <m:t>S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of</w:t>
        </w:r>
      </w:ins>
      <w:ins w:id="22" w:author="PR Preview" w:date="2024-01-01T00:00:00Z">
        <w:r>
          <w:t xml:space="preserve"> </w:t>
        </w:r>
      </w:ins>
      <m:oMath>
        <m:r>
          <m:t>Z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and</w:t>
        </w:r>
      </w:ins>
      <w:ins w:id="22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(Hernán and Robins 2020, 210)</w:t>
        </w:r>
      </w:ins>
      <w:ins w:id="22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ins w:id="24" w:author="PR Preview" w:date="2024-01-01T00:00:00Z">
        <w:r>
          <w:t xml:space="preserve">1.3 A Candidate Instrument in NHEFS</w:t>
        </w:r>
      </w:ins>
    </w:p>
    <w:p>
      <w:pPr>
        <w:pStyle w:val="FirstParagraph"/>
      </w:pPr>
      <w:ins w:id="25" w:author="PR Preview" w:date="2024-01-01T00:00:00Z">
        <w:r>
          <w:t xml:space="preserve">To estimate the effect of smoking cessation</w:t>
        </w:r>
      </w:ins>
      <w:ins w:id="25" w:author="PR Preview" w:date="2024-01-01T00:00:00Z">
        <w:r>
          <w:t xml:space="preserve"> </w:t>
        </w:r>
      </w:ins>
      <m:oMath>
        <m:r>
          <m:t>A</m:t>
        </m:r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on weight gain</w:t>
        </w:r>
      </w:ins>
      <w:ins w:id="25" w:author="PR Preview" w:date="2024-01-01T00:00:00Z">
        <w:r>
          <w:t xml:space="preserve"> </w:t>
        </w:r>
      </w:ins>
      <m:oMath>
        <m:r>
          <m:t>Y</m:t>
        </m:r>
      </m:oMath>
      <w:ins w:id="25" w:author="PR Preview" w:date="2024-01-01T00:00:00Z">
        <w:r>
          <w:t xml:space="preserve">, the book proposes</w:t>
        </w:r>
      </w:ins>
      <w:ins w:id="25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1</m:t>
        </m:r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if the average price of a pack of cigarettes in the individual’s U.S. state of birth was greater than $1.50, and</w:t>
        </w:r>
      </w:ins>
      <w:ins w:id="25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otherwise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(Hernán and Robins 2020, 210)</w:t>
        </w:r>
      </w:ins>
      <w:ins w:id="25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26" w:author="PR Preview" w:date="2024-01-01T00:00:00Z">
        <w:r>
          <w:t xml:space="preserve">Condition (i) is the only one that can be checked:</w:t>
        </w:r>
      </w:ins>
      <w:ins w:id="2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and</w:t>
        </w:r>
      </w:ins>
      <w:ins w:id="2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ins w:id="26" w:author="PR Preview" w:date="2024-01-01T00:00:00Z">
        <w:r>
          <w:t xml:space="preserve">,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 risk difference of about 6%.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So</w:t>
        </w:r>
      </w:ins>
      <w:ins w:id="26" w:author="PR Preview" w:date="2024-01-01T00:00:00Z">
        <w:r>
          <w:t xml:space="preserve"> </w:t>
        </w:r>
      </w:ins>
      <m:oMath>
        <m:r>
          <m:t>Z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is a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rPr>
            <w:b/>
            <w:bCs/>
          </w:rPr>
          <w:t xml:space="preserve">weak instrument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(Section 16.5).</w:t>
        </w:r>
      </w:ins>
    </w:p>
    <w:p>
      <w:pPr>
        <w:pStyle w:val="Compact"/>
        <w:numPr>
          <w:ilvl w:val="0"/>
          <w:numId w:val="1005"/>
        </w:numPr>
      </w:pPr>
      <w:ins w:id="27" w:author="PR Preview" w:date="2024-01-01T00:00:00Z">
        <w:r>
          <w:t xml:space="preserve">Conditions (ii) and (iii) cannot be verified.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Conditioning on</w:t>
        </w:r>
      </w:ins>
      <w:ins w:id="27" w:author="PR Preview" w:date="2024-01-01T00:00:00Z">
        <w:r>
          <w:t xml:space="preserve"> </w:t>
        </w:r>
      </w:ins>
      <m:oMath>
        <m:r>
          <m:t>A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does not help:</w:t>
        </w:r>
      </w:ins>
      <w:ins w:id="27" w:author="PR Preview" w:date="2024-01-01T00:00:00Z">
        <w:r>
          <w:t xml:space="preserve"> </w:t>
        </w:r>
      </w:ins>
      <m:oMath>
        <m:r>
          <m:t>A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is a collider on</w:t>
        </w:r>
      </w:ins>
      <w:ins w:id="27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ins w:id="27" w:author="PR Preview" w:date="2024-01-01T00:00:00Z">
        <w:r>
          <w:t xml:space="preserve">.</w:t>
        </w:r>
      </w:ins>
    </w:p>
    <w:p>
      <w:pPr>
        <w:pStyle w:val="FirstParagraph"/>
      </w:pPr>
      <w:ins w:id="28" w:author="PR Preview" w:date="2024-01-01T00:00:00Z">
        <w:r>
          <w:t xml:space="preserve">“Price in state of birth”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would meet condition (i) through the unmeasured causal instrument</w:t>
        </w:r>
      </w:ins>
      <w:ins w:id="28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“price in place of residence”</w:t>
        </w:r>
      </w:ins>
      <w:ins w:id="28" w:author="PR Preview" w:date="2024-01-01T00:00:00Z">
        <w:r>
          <w:t xml:space="preserve">, so it is a surrogate instrument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(Hernán and Robins 2020, 210)</w:t>
        </w:r>
      </w:ins>
      <w:ins w:id="28" w:author="PR Preview" w:date="2024-01-01T00:00:00Z">
        <w:r>
          <w:t xml:space="preserve">.</w:t>
        </w:r>
      </w:ins>
    </w:p>
    <w:p>
      <w:pPr>
        <w:pStyle w:val="BodyText"/>
      </w:pPr>
      <w:ins w:id="29" w:author="PR Preview" w:date="2024-01-01T00:00:00Z">
        <w:r>
          <w:t xml:space="preserve">Because only (i) is checkable, the book calls</w:t>
        </w:r>
      </w:ins>
      <w:ins w:id="29" w:author="PR Preview" w:date="2024-01-01T00:00:00Z">
        <w:r>
          <w:t xml:space="preserve"> </w:t>
        </w:r>
      </w:ins>
      <m:oMath>
        <m:r>
          <m:t>Z</m:t>
        </m:r>
      </m:oMath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a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rPr>
            <w:b/>
            <w:bCs/>
          </w:rPr>
          <w:t xml:space="preserve">proposed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or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rPr>
            <w:b/>
            <w:bCs/>
          </w:rPr>
          <w:t xml:space="preserve">candidate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instrument: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we argue for (ii) and (iii) with subject-matter knowledge, just as we argue for the identifying assumptions of other methods.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Falsification tests exist that use data on</w:t>
        </w:r>
      </w:ins>
      <w:ins w:id="29" w:author="PR Preview" w:date="2024-01-01T00:00:00Z">
        <w:r>
          <w:t xml:space="preserve"> </w:t>
        </w:r>
      </w:ins>
      <m:oMath>
        <m:r>
          <m:t>Z</m:t>
        </m:r>
      </m:oMath>
      <w:ins w:id="29" w:author="PR Preview" w:date="2024-01-01T00:00:00Z">
        <w:r>
          <w:t xml:space="preserve">,</w:t>
        </w:r>
      </w:ins>
      <w:ins w:id="29" w:author="PR Preview" w:date="2024-01-01T00:00:00Z">
        <w:r>
          <w:t xml:space="preserve"> </w:t>
        </w:r>
      </w:ins>
      <m:oMath>
        <m:r>
          <m:t>A</m:t>
        </m:r>
      </m:oMath>
      <w:ins w:id="29" w:author="PR Preview" w:date="2024-01-01T00:00:00Z">
        <w:r>
          <w:t xml:space="preserve">, and</w:t>
        </w:r>
      </w:ins>
      <w:ins w:id="29" w:author="PR Preview" w:date="2024-01-01T00:00:00Z">
        <w:r>
          <w:t xml:space="preserve"> </w:t>
        </w:r>
      </w:ins>
      <m:oMath>
        <m:r>
          <m:t>Y</m:t>
        </m:r>
      </m:oMath>
      <w:ins w:id="29" w:author="PR Preview" w:date="2024-01-01T00:00:00Z">
        <w:r>
          <w:t xml:space="preserve">,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but they can reject only a small subset of violations,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and for most violations they have no power at any sample size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(Hernán and Robins 2020, 211)</w:t>
        </w:r>
      </w:ins>
      <w:ins w:id="29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ins w:id="32" w:author="PR Preview" w:date="2024-01-01T00:00:00Z">
        <w:r>
          <w:t xml:space="preserve">1.4 What an Instrument Alone Buys: Bounds</w:t>
        </w:r>
      </w:ins>
    </w:p>
    <w:p>
      <w:pPr>
        <w:pStyle w:val="FirstParagraph"/>
      </w:pPr>
      <w:ins w:id="33" w:author="PR Preview" w:date="2024-01-01T00:00:00Z">
        <w:r>
          <w:t xml:space="preserve">Under conditions (i)-(iii) alone, the average causal effect is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rPr>
            <w:b/>
            <w:bCs/>
          </w:rPr>
          <w:t xml:space="preserve">not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point identified;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only upper and lower bounds are, and they are typically wide and often include the null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(Hernán and Robins 2020, 212)</w:t>
        </w:r>
      </w:ins>
      <w:ins w:id="33" w:author="PR Preview" w:date="2024-01-01T00:00:00Z">
        <w:r>
          <w:t xml:space="preserve">.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In the smoking example, the bounds would only say that quitting can cause weight gain, weight loss, or no change.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34" w:author="PR Preview" w:date="2024-01-01T00:00:00Z">
        <w:r>
          <w:t xml:space="preserve">Why the data alone halve the width: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for a dichotomous</w:t>
        </w:r>
      </w:ins>
      <w:ins w:id="34" w:author="PR Preview" w:date="2024-01-01T00:00:00Z">
        <w:r>
          <w:t xml:space="preserve"> </w:t>
        </w:r>
      </w:ins>
      <m:oMath>
        <m:r>
          <m:t>Y</m:t>
        </m:r>
      </m:oMath>
      <w:ins w:id="34" w:author="PR Preview" w:date="2024-01-01T00:00:00Z">
        <w:r>
          <w:t xml:space="preserve">, each individual contributes one observed counterfactual,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so only the unobserved half of each individual’s pair is unknown.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For a continuous</w:t>
        </w:r>
      </w:ins>
      <w:ins w:id="34" w:author="PR Preview" w:date="2024-01-01T00:00:00Z">
        <w:r>
          <w:t xml:space="preserve"> </w:t>
        </w:r>
      </w:ins>
      <m:oMath>
        <m:r>
          <m:t>Y</m:t>
        </m:r>
      </m:oMath>
      <w:ins w:id="34" w:author="PR Preview" w:date="2024-01-01T00:00:00Z">
        <w:r>
          <w:t xml:space="preserve">, bounds require choosing a minimum and maximum possible outcome, and their width depends on that choice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(Hernán and Robins 2020, 212)</w:t>
        </w:r>
      </w:ins>
      <w:ins w:id="34" w:author="PR Preview" w:date="2024-01-01T00:00:00Z">
        <w:r>
          <w:t xml:space="preserve">.</w:t>
        </w:r>
      </w:ins>
    </w:p>
    <w:bookmarkEnd w:id="20"/>
    <w:bookmarkEnd w:id="21"/>
    <w:bookmarkStart w:id="26" w:name="the-usual-iv-estimand-pp.-212-214"/>
    <w:p>
      <w:pPr>
        <w:pStyle w:val="Heading2"/>
      </w:pPr>
      <w:ins w:id="35" w:author="PR Preview" w:date="2024-01-01T00:00:00Z">
        <w:r>
          <w:t xml:space="preserve">2 16.2 The Usual IV Estimand (pp. 212-214)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7" w:author="PR Preview" w:date="2024-01-01T00:00:00Z">
        <w:r>
          <w:t xml:space="preserve">For a dichotomous instrument meeting (i)-(iii), plus a condition (iv) described in Section 16.3,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the average causal effect</w:t>
        </w:r>
      </w:ins>
      <w:ins w:id="3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is identified and equals the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rPr>
            <w:b/>
            <w:bCs/>
          </w:rPr>
          <w:t xml:space="preserve">usual IV estimand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9" w:author="PR Preview" w:date="2024-01-01T00:00:00Z">
        <w:r>
          <w:t xml:space="preserve">For a dichotomous treatment,</w:t>
        </w:r>
      </w:ins>
      <w:ins w:id="3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ins w:id="39" w:author="PR Preview" w:date="2024-01-01T00:00:00Z">
        <w:r>
          <w:t xml:space="preserve">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For a continuous instrument, the usual IV estimand is</w:t>
        </w:r>
      </w:ins>
      <w:ins w:id="39" w:author="PR Preview" w:date="2024-01-01T00:00:00Z">
        <w:r>
          <w:t xml:space="preserve"> </w:t>
        </w:r>
      </w:ins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(Hernán and Robins 2020, 213)</w:t>
        </w:r>
      </w:ins>
      <w:ins w:id="39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ins w:id="41" w:author="PR Preview" w:date="2024-01-01T00:00:00Z">
        <w:r>
          <w:t xml:space="preserve">2.1 Intuition from the Randomized Trial</w:t>
        </w:r>
      </w:ins>
    </w:p>
    <w:p>
      <w:pPr>
        <w:pStyle w:val="Compact"/>
        <w:numPr>
          <w:ilvl w:val="0"/>
          <w:numId w:val="1008"/>
        </w:numPr>
      </w:pPr>
      <w:ins w:id="42" w:author="PR Preview" w:date="2024-01-01T00:00:00Z">
        <w:r>
          <w:rPr>
            <w:b/>
            <w:bCs/>
          </w:rPr>
          <w:t xml:space="preserve">Numerator</w:t>
        </w:r>
      </w:ins>
      <w:ins w:id="42" w:author="PR Preview" w:date="2024-01-01T00:00:00Z">
        <w:r>
          <w:t xml:space="preserve">: the effect of assignment</w:t>
        </w:r>
      </w:ins>
      <w:ins w:id="42" w:author="PR Preview" w:date="2024-01-01T00:00:00Z">
        <w:r>
          <w:t xml:space="preserve"> </w:t>
        </w:r>
      </w:ins>
      <m:oMath>
        <m:r>
          <m:t>Z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on</w:t>
        </w:r>
      </w:ins>
      <w:ins w:id="42" w:author="PR Preview" w:date="2024-01-01T00:00:00Z">
        <w:r>
          <w:t xml:space="preserve"> </w:t>
        </w:r>
      </w:ins>
      <m:oMath>
        <m:r>
          <m:t>Y</m:t>
        </m:r>
      </m:oMath>
      <w:ins w:id="42" w:author="PR Preview" w:date="2024-01-01T00:00:00Z">
        <w:r>
          <w:t xml:space="preserve">, the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rPr>
            <w:b/>
            <w:bCs/>
          </w:rPr>
          <w:t xml:space="preserve">intention-to-treat effect</w:t>
        </w:r>
      </w:ins>
      <w:ins w:id="42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43" w:author="PR Preview" w:date="2024-01-01T00:00:00Z">
        <w:r>
          <w:rPr>
            <w:b/>
            <w:bCs/>
          </w:rPr>
          <w:t xml:space="preserve">Denominator</w:t>
        </w:r>
      </w:ins>
      <w:ins w:id="43" w:author="PR Preview" w:date="2024-01-01T00:00:00Z">
        <w:r>
          <w:t xml:space="preserve">: the effect of</w:t>
        </w:r>
      </w:ins>
      <w:ins w:id="43" w:author="PR Preview" w:date="2024-01-01T00:00:00Z">
        <w:r>
          <w:t xml:space="preserve"> </w:t>
        </w:r>
      </w:ins>
      <m:oMath>
        <m:r>
          <m:t>Z</m:t>
        </m:r>
      </m:oMath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on</w:t>
        </w:r>
      </w:ins>
      <w:ins w:id="43" w:author="PR Preview" w:date="2024-01-01T00:00:00Z">
        <w:r>
          <w:t xml:space="preserve"> </w:t>
        </w:r>
      </w:ins>
      <m:oMath>
        <m:r>
          <m:t>A</m:t>
        </m:r>
      </m:oMath>
      <w:ins w:id="43" w:author="PR Preview" w:date="2024-01-01T00:00:00Z">
        <w:r>
          <w:t xml:space="preserve">, a measure of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rPr>
            <w:b/>
            <w:bCs/>
          </w:rPr>
          <w:t xml:space="preserve">adherence</w:t>
        </w:r>
      </w:ins>
      <w:ins w:id="43" w:author="PR Preview" w:date="2024-01-01T00:00:00Z">
        <w:r>
          <w:t xml:space="preserve">.</w:t>
        </w:r>
      </w:ins>
    </w:p>
    <w:p>
      <w:pPr>
        <w:pStyle w:val="FirstParagraph"/>
      </w:pPr>
      <w:ins w:id="44" w:author="PR Preview" w:date="2024-01-01T00:00:00Z">
        <w:r>
          <w:t xml:space="preserve">Both can be estimated without adjustment because</w:t>
        </w:r>
      </w:ins>
      <w:ins w:id="44" w:author="PR Preview" w:date="2024-01-01T00:00:00Z">
        <w:r>
          <w:t xml:space="preserve"> </w:t>
        </w:r>
      </w:ins>
      <m:oMath>
        <m:r>
          <m:t>Z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is randomized.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With perfect adherence the denominator is 1 and the IV estimand equals the intention-to-treat effect;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as adherence worsens the denominator approaches 0 and the IV estimand is increasingly inflated relative to the intention-to-treat effect.</w:t>
        </w:r>
      </w:ins>
    </w:p>
    <w:p>
      <w:pPr>
        <w:pStyle w:val="BodyText"/>
      </w:pPr>
      <w:ins w:id="45" w:author="PR Preview" w:date="2024-01-01T00:00:00Z">
        <w:r>
          <w:t xml:space="preserve">So the IV estimand avoids adjusting for confounders by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rPr>
            <w:b/>
            <w:bCs/>
          </w:rPr>
          <w:t xml:space="preserve">inflating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the effect of assignment.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In observational studies the denominator is the effect of a causal instrument on</w:t>
        </w:r>
      </w:ins>
      <w:ins w:id="45" w:author="PR Preview" w:date="2024-01-01T00:00:00Z">
        <w:r>
          <w:t xml:space="preserve"> </w:t>
        </w:r>
      </w:ins>
      <m:oMath>
        <m:r>
          <m:t>A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(Figure 16.1),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or the noncausal association between a surrogate instrument and</w:t>
        </w:r>
      </w:ins>
      <w:ins w:id="45" w:author="PR Preview" w:date="2024-01-01T00:00:00Z">
        <w:r>
          <w:t xml:space="preserve"> </w:t>
        </w:r>
      </w:ins>
      <m:oMath>
        <m:r>
          <m:t>A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(Figures 16.2 and 16.3)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(Hernán and Robins 2020, 213)</w:t>
        </w:r>
      </w:ins>
      <w:ins w:id="45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ins w:id="47" w:author="PR Preview" w:date="2024-01-01T00:00:00Z">
        <w:r>
          <w:t xml:space="preserve">The numerator difference is reported to four decimals (0.1503), presumably computed from unrounded means;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the rounded means shown give</w:t>
        </w:r>
      </w:ins>
      <w:ins w:id="47" w:author="PR Preview" w:date="2024-01-01T00:00:00Z">
        <w:r>
          <w:t xml:space="preserve"> </w:t>
        </w:r>
      </w:ins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ins w:id="47" w:author="PR Preview" w:date="2024-01-01T00:00:00Z">
        <w:r>
          <w:t xml:space="preserve">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This ratio is also called the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rPr>
            <w:b/>
            <w:bCs/>
          </w:rPr>
          <w:t xml:space="preserve">Wald estimator</w:t>
        </w:r>
      </w:ins>
      <w:ins w:id="47" w:author="PR Preview" w:date="2024-01-01T00:00:00Z">
        <w:r>
          <w:t xml:space="preserve">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The book excludes individuals with a missing outcome or instrument for simplicity;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in practice IP weighting could adjust for the resulting selection bias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(Hernán and Robins 2020, 213)</w:t>
        </w:r>
      </w:ins>
      <w:ins w:id="47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ins w:id="49" w:author="PR Preview" w:date="2024-01-01T00:00:00Z">
        <w:r>
          <w:t xml:space="preserve">2.2 Two-Stage Least Squares</w:t>
        </w:r>
      </w:ins>
    </w:p>
    <w:p>
      <w:pPr>
        <w:pStyle w:val="FirstParagraph"/>
      </w:pPr>
      <w:ins w:id="50" w:author="PR Preview" w:date="2024-01-01T00:00:00Z">
        <w:r>
          <w:t xml:space="preserve">The same estimate can be computed with two saturated linear models,</w:t>
        </w:r>
      </w:ins>
      <w:ins w:id="5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(denominator) and</w:t>
        </w:r>
      </w:ins>
      <w:ins w:id="5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(numerator),</w:t>
        </w:r>
      </w:ins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or by</w:t>
        </w:r>
      </w:ins>
      <w:ins w:id="50" w:author="PR Preview" w:date="2024-01-01T00:00:00Z">
        <w:r>
          <w:t xml:space="preserve"> </w:t>
        </w:r>
      </w:ins>
      <w:ins w:id="50" w:author="PR Preview" w:date="2024-01-01T00:00:00Z">
        <w:r>
          <w:rPr>
            <w:b/>
            <w:bCs/>
          </w:rPr>
          <w:t xml:space="preserve">two-stage least squares</w:t>
        </w:r>
      </w:ins>
      <w:ins w:id="50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9"/>
        </w:numPr>
      </w:pPr>
      <w:ins w:id="51" w:author="PR Preview" w:date="2024-01-01T00:00:00Z">
        <w:r>
          <w:t xml:space="preserve">Fit the first-stage treatment model</w:t>
        </w:r>
      </w:ins>
      <w:ins w:id="5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and compute predicted values</w:t>
        </w:r>
      </w:ins>
      <w:ins w:id="51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ins w:id="51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52" w:author="PR Preview" w:date="2024-01-01T00:00:00Z">
        <w:r>
          <w:t xml:space="preserve">Fit the second-stage outcome model</w:t>
        </w:r>
      </w:ins>
      <w:ins w:id="52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ins w:id="52" w:author="PR Preview" w:date="2024-01-01T00:00:00Z">
        <w:r>
          <w:t xml:space="preserve">.</w:t>
        </w:r>
      </w:ins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always equals the standard IV estimate: again 2.4 kg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(Hernán and Robins 2020, 213)</w:t>
        </w:r>
      </w:ins>
      <w:ins w:id="53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ins w:id="55" w:author="PR Preview" w:date="2024-01-01T00:00:00Z">
        <w:r>
          <w:t xml:space="preserve">2.3 Precision and Weak Instruments</w:t>
        </w:r>
      </w:ins>
    </w:p>
    <w:p>
      <w:pPr>
        <w:pStyle w:val="Compact"/>
        <w:numPr>
          <w:ilvl w:val="0"/>
          <w:numId w:val="1010"/>
        </w:numPr>
      </w:pPr>
      <w:ins w:id="56" w:author="PR Preview" w:date="2024-01-01T00:00:00Z">
        <w:r>
          <w:t xml:space="preserve">95% confidence interval:</w:t>
        </w:r>
      </w:ins>
      <w:ins w:id="56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36.5</m:t>
        </m:r>
      </m:oMath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to</w:t>
        </w:r>
      </w:ins>
      <w:ins w:id="56" w:author="PR Preview" w:date="2024-01-01T00:00:00Z">
        <w:r>
          <w:t xml:space="preserve"> </w:t>
        </w:r>
      </w:ins>
      <m:oMath>
        <m:r>
          <m:t>41.3</m:t>
        </m:r>
      </m:oMath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kg.</w:t>
        </w:r>
      </w:ins>
    </w:p>
    <w:p>
      <w:pPr>
        <w:pStyle w:val="Compact"/>
        <w:numPr>
          <w:ilvl w:val="0"/>
          <w:numId w:val="1010"/>
        </w:numPr>
      </w:pPr>
      <w:ins w:id="57" w:author="PR Preview" w:date="2024-01-01T00:00:00Z">
        <w:r>
          <w:t xml:space="preserve">Rule of thumb: an instrument is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rPr>
            <w:b/>
            <w:bCs/>
          </w:rPr>
          <w:t xml:space="preserve">weak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if the first-stage F-statistic is below 10;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here it was 0.8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(Hernán and Robins 2020, 213–14)</w:t>
        </w:r>
      </w:ins>
      <w:ins w:id="57" w:author="PR Preview" w:date="2024-01-01T00:00:00Z">
        <w:r>
          <w:t xml:space="preserve">.</w:t>
        </w:r>
      </w:ins>
    </w:p>
    <w:p>
      <w:pPr>
        <w:pStyle w:val="FirstParagraph"/>
      </w:pPr>
      <w:ins w:id="58" w:author="PR Preview" w:date="2024-01-01T00:00:00Z">
        <w:r>
          <w:t xml:space="preserve">The assumptions implicit in two-stage least squares can be made explicit with additive or multiplicative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rPr>
            <w:b/>
            <w:bCs/>
          </w:rPr>
          <w:t xml:space="preserve">structural mean models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(Technical Points 16.3 and 16.4), whose parameters can be estimated by g-estimation.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When measured common causes</w:t>
        </w:r>
      </w:ins>
      <w:ins w:id="58" w:author="PR Preview" w:date="2024-01-01T00:00:00Z">
        <w:r>
          <w:t xml:space="preserve"> </w:t>
        </w:r>
      </w:ins>
      <m:oMath>
        <m:r>
          <m:t>L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of the instrument and the outcome must be adjusted for,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choosing between two-stage least squares and structural mean models involves trade-offs similar to those between outcome regression and structural nested models (Chapters 14 and 15)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(Hernán and Robins 2020, 214)</w:t>
        </w:r>
      </w:ins>
      <w:ins w:id="58" w:author="PR Preview" w:date="2024-01-01T00:00:00Z">
        <w:r>
          <w:t xml:space="preserve">.</w:t>
        </w:r>
      </w:ins>
    </w:p>
    <w:p>
      <w:pPr>
        <w:pStyle w:val="BodyText"/>
      </w:pPr>
      <w:ins w:id="59" w:author="PR Preview" w:date="2024-01-01T00:00:00Z">
        <w:r>
          <w:t xml:space="preserve">All of these estimators estimate the average causal effect only if a fourth identifying condition holds.</w:t>
        </w:r>
      </w:ins>
    </w:p>
    <w:bookmarkEnd w:id="25"/>
    <w:bookmarkEnd w:id="26"/>
    <w:bookmarkStart w:id="36" w:name="Xc13069a048986a447707a73b89c2fdb9f108218"/>
    <w:p>
      <w:pPr>
        <w:pStyle w:val="Heading2"/>
      </w:pPr>
      <w:ins w:id="60" w:author="PR Preview" w:date="2024-01-01T00:00:00Z">
        <w:r>
          <w:t xml:space="preserve">3 16.3 A Fourth Identifying Condition: Homogeneity (pp. 214-217)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2" w:author="PR Preview" w:date="2024-01-01T00:00:00Z">
        <w:r>
          <w:t xml:space="preserve">Conditions (i)-(iii) do not make the IV estimand equal the average causal effect.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A fourth condition,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rPr>
            <w:b/>
            <w:bCs/>
          </w:rPr>
          <w:t xml:space="preserve">effect homogeneity (iv)</w:t>
        </w:r>
      </w:ins>
      <w:ins w:id="62" w:author="PR Preview" w:date="2024-01-01T00:00:00Z">
        <w:r>
          <w:t xml:space="preserve">, is needed.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The book describes four versions, in order of historical appearance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(Hernán and Robins 2020, 214–16)</w:t>
        </w:r>
      </w:ins>
      <w:ins w:id="62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ins w:id="63" w:author="PR Preview" w:date="2024-01-01T00:00:00Z">
        <w:r>
          <w:rPr>
            <w:b/>
            <w:bCs/>
          </w:rPr>
          <w:t xml:space="preserve">Constant effect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of</w:t>
        </w:r>
      </w:ins>
      <w:ins w:id="63" w:author="PR Preview" w:date="2024-01-01T00:00:00Z">
        <w:r>
          <w:t xml:space="preserve"> </w:t>
        </w:r>
      </w:ins>
      <m:oMath>
        <m:r>
          <m:t>A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on</w:t>
        </w:r>
      </w:ins>
      <w:ins w:id="63" w:author="PR Preview" w:date="2024-01-01T00:00:00Z">
        <w:r>
          <w:t xml:space="preserve"> </w:t>
        </w:r>
      </w:ins>
      <m:oMath>
        <m:r>
          <m:t>Y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for every individual (e.g., everyone gains exactly 2.4 kg).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This is additive rank preservation (Section 14.4): implausible for most treatments and impossible for dichotomous outcomes except under the sharp null or universal harm (or benefit).</w:t>
        </w:r>
      </w:ins>
    </w:p>
    <w:p>
      <w:pPr>
        <w:pStyle w:val="Compact"/>
        <w:numPr>
          <w:ilvl w:val="0"/>
          <w:numId w:val="1011"/>
        </w:numPr>
      </w:pPr>
      <w:ins w:id="64" w:author="PR Preview" w:date="2024-01-01T00:00:00Z">
        <w:r>
          <w:rPr>
            <w:b/>
            <w:bCs/>
          </w:rPr>
          <w:t xml:space="preserve">Equal average effect across levels of</w:t>
        </w:r>
      </w:ins>
      <w:ins w:id="64" w:author="PR Preview" w:date="2024-01-01T00:00:00Z">
        <w:r>
          <w:rPr>
            <w:b/>
            <w:bCs/>
          </w:rPr>
          <w:t xml:space="preserve"> </w:t>
        </w:r>
      </w:ins>
      <m:oMath>
        <m:r>
          <m:t>Z</m:t>
        </m:r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among the treated and among the untreated:</w:t>
        </w:r>
      </w:ins>
      <w:ins w:id="6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for</w:t>
        </w:r>
      </w:ins>
      <w:ins w:id="64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ins w:id="64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65" w:author="PR Preview" w:date="2024-01-01T00:00:00Z">
        <w:r>
          <w:rPr>
            <w:b/>
            <w:bCs/>
          </w:rPr>
          <w:t xml:space="preserve">No additive effect modification by</w:t>
        </w:r>
      </w:ins>
      <w:ins w:id="65" w:author="PR Preview" w:date="2024-01-01T00:00:00Z">
        <w:r>
          <w:rPr>
            <w:b/>
            <w:bCs/>
          </w:rPr>
          <w:t xml:space="preserve"> </w:t>
        </w:r>
      </w:ins>
      <m:oMath>
        <m:r>
          <m:t>U</m:t>
        </m:r>
      </m:oMath>
      <w:ins w:id="65" w:author="PR Preview" w:date="2024-01-01T00:00:00Z">
        <w:r>
          <w:t xml:space="preserve">:</w:t>
        </w:r>
      </w:ins>
      <w:ins w:id="6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65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66" w:author="PR Preview" w:date="2024-01-01T00:00:00Z">
        <w:r>
          <w:rPr>
            <w:b/>
            <w:bCs/>
          </w:rPr>
          <w:t xml:space="preserve">Constant</w:t>
        </w:r>
      </w:ins>
      <w:ins w:id="66" w:author="PR Preview" w:date="2024-01-01T00:00:00Z">
        <w:r>
          <w:rPr>
            <w:b/>
            <w:bCs/>
          </w:rPr>
          <w:t xml:space="preserve"> </w:t>
        </w:r>
      </w:ins>
      <m:oMath>
        <m:r>
          <m:t>Z</m:t>
        </m:r>
      </m:oMath>
      <w:ins w:id="66" w:author="PR Preview" w:date="2024-01-01T00:00:00Z">
        <w:r>
          <w:rPr>
            <w:b/>
            <w:bCs/>
          </w:rPr>
          <w:t xml:space="preserve">-</w:t>
        </w:r>
      </w:ins>
      <m:oMath>
        <m:r>
          <m:t>A</m:t>
        </m:r>
      </m:oMath>
      <w:ins w:id="66" w:author="PR Preview" w:date="2024-01-01T00:00:00Z">
        <w:r>
          <w:rPr>
            <w:b/>
            <w:bCs/>
          </w:rPr>
          <w:t xml:space="preserve"> </w:t>
        </w:r>
      </w:ins>
      <w:ins w:id="66" w:author="PR Preview" w:date="2024-01-01T00:00:00Z">
        <w:r>
          <w:rPr>
            <w:b/>
            <w:bCs/>
          </w:rPr>
          <w:t xml:space="preserve">association across</w:t>
        </w:r>
      </w:ins>
      <w:ins w:id="66" w:author="PR Preview" w:date="2024-01-01T00:00:00Z">
        <w:r>
          <w:rPr>
            <w:b/>
            <w:bCs/>
          </w:rPr>
          <w:t xml:space="preserve"> </w:t>
        </w:r>
      </w:ins>
      <m:oMath>
        <m:r>
          <m:t>U</m:t>
        </m:r>
      </m:oMath>
      <w:ins w:id="66" w:author="PR Preview" w:date="2024-01-01T00:00:00Z">
        <w:r>
          <w:t xml:space="preserve">:</w:t>
        </w:r>
      </w:ins>
      <w:ins w:id="6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ins w:id="66" w:author="PR Preview" w:date="2024-01-01T00:00:00Z">
        <w:r>
          <w:t xml:space="preserve">.</w:t>
        </w:r>
      </w:ins>
    </w:p>
    <w:p>
      <w:pPr>
        <w:pStyle w:val="FirstParagraph"/>
      </w:pPr>
      <w:ins w:id="67" w:author="PR Preview" w:date="2024-01-01T00:00:00Z">
        <w:r>
          <w:t xml:space="preserve">Version 1 was implicitly assumed in many early IV analyses that used two-stage least squares.</w:t>
        </w:r>
      </w:ins>
    </w:p>
    <w:p>
      <w:pPr>
        <w:pStyle w:val="BodyText"/>
      </w:pPr>
      <w:ins w:id="68" w:author="PR Preview" w:date="2024-01-01T00:00:00Z">
        <w:r>
          <w:t xml:space="preserve">Version 2 is the one used in Technical Point 16.3.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It is not automatically implied by condition (iii): even when</w:t>
        </w:r>
      </w:ins>
      <w:ins w:id="6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holds,</w:t>
        </w:r>
      </w:ins>
      <w:ins w:id="6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generally does not,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so the treatment effect may vary with</w:t>
        </w:r>
      </w:ins>
      <w:ins w:id="68" w:author="PR Preview" w:date="2024-01-01T00:00:00Z">
        <w:r>
          <w:t xml:space="preserve"> </w:t>
        </w:r>
      </w:ins>
      <m:oMath>
        <m:r>
          <m:t>Z</m:t>
        </m:r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among the treated or the untreated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(Hernán and Robins 2020, 214)</w:t>
        </w:r>
      </w:ins>
      <w:ins w:id="68" w:author="PR Preview" w:date="2024-01-01T00:00:00Z">
        <w:r>
          <w:t xml:space="preserve">.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It is also hard for subject-matter experts to argue for, which motivates versions stated in terms of the confounders</w:t>
        </w:r>
      </w:ins>
      <w:ins w:id="68" w:author="PR Preview" w:date="2024-01-01T00:00:00Z">
        <w:r>
          <w:t xml:space="preserve"> </w:t>
        </w:r>
      </w:ins>
      <m:oMath>
        <m:r>
          <m:t>U</m:t>
        </m:r>
      </m:oMath>
      <w:ins w:id="68" w:author="PR Preview" w:date="2024-01-01T00:00:00Z">
        <w:r>
          <w:t xml:space="preserve">.</w:t>
        </w:r>
      </w:ins>
    </w:p>
    <w:p>
      <w:pPr>
        <w:pStyle w:val="BodyText"/>
      </w:pPr>
      <w:ins w:id="69" w:author="PR Preview" w:date="2024-01-01T00:00:00Z">
        <w:r>
          <w:t xml:space="preserve">Version 3 is often implausible because some unmeasured confounders are likely effect modifiers too,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e.g., weight gain after quitting may depend on prior smoking intensity, itself a likely unmeasured confounder.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Hernán and Robins showed that if</w:t>
        </w:r>
      </w:ins>
      <w:ins w:id="69" w:author="PR Preview" w:date="2024-01-01T00:00:00Z">
        <w:r>
          <w:t xml:space="preserve"> </w:t>
        </w:r>
      </w:ins>
      <m:oMath>
        <m:r>
          <m:t>U</m:t>
        </m:r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is an additive effect modifier, version 2 would not be a reasonable belief either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(Hernán and Robins 2020, 215)</w:t>
        </w:r>
      </w:ins>
      <w:ins w:id="69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ins w:id="71" w:author="PR Preview" w:date="2024-01-01T00:00:00Z">
        <w:r>
          <w:t xml:space="preserve">3.1 The General Homogeneity Condition</w:t>
        </w:r>
      </w:ins>
    </w:p>
    <w:p>
      <w:pPr>
        <w:pStyle w:val="FirstParagraph"/>
      </w:pPr>
      <w:ins w:id="72" w:author="PR Preview" w:date="2024-01-01T00:00:00Z">
        <w:r>
          <w:t xml:space="preserve">Define the effect modification by</w:t>
        </w:r>
      </w:ins>
      <w:ins w:id="72" w:author="PR Preview" w:date="2024-01-01T00:00:00Z">
        <w:r>
          <w:t xml:space="preserve"> </w:t>
        </w:r>
      </w:ins>
      <m:oMath>
        <m:r>
          <m:t>U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of the effect of</w:t>
        </w:r>
      </w:ins>
      <w:ins w:id="72" w:author="PR Preview" w:date="2024-01-01T00:00:00Z">
        <w:r>
          <w:t xml:space="preserve"> </w:t>
        </w:r>
      </w:ins>
      <m:oMath>
        <m:r>
          <m:t>A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on</w:t>
        </w:r>
      </w:ins>
      <w:ins w:id="72" w:author="PR Preview" w:date="2024-01-01T00:00:00Z">
        <w:r>
          <w:t xml:space="preserve"> </w:t>
        </w:r>
      </w:ins>
      <m:oMath>
        <m:r>
          <m:t>Y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and of the</w:t>
        </w:r>
      </w:ins>
      <w:ins w:id="72" w:author="PR Preview" w:date="2024-01-01T00:00:00Z">
        <w:r>
          <w:t xml:space="preserve"> </w:t>
        </w:r>
      </w:ins>
      <m:oMath>
        <m:r>
          <m:t>Z</m:t>
        </m:r>
      </m:oMath>
      <w:ins w:id="72" w:author="PR Preview" w:date="2024-01-01T00:00:00Z">
        <w:r>
          <w:t xml:space="preserve">-</w:t>
        </w:r>
      </w:ins>
      <m:oMath>
        <m:r>
          <m:t>A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association: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ins w:id="74" w:author="PR Preview" w:date="2024-01-01T00:00:00Z">
        <w:r>
          <w:t xml:space="preserve">Versions 3 and 4 are special cases: they say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“</w:t>
        </w:r>
      </w:ins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is constant”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“</w:t>
        </w:r>
      </w:ins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is constant”</w:t>
        </w:r>
      </w:ins>
      <w:ins w:id="74" w:author="PR Preview" w:date="2024-01-01T00:00:00Z">
        <w:r>
          <w:t xml:space="preserve">, and the covariance of any variable with a constant is 0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(Hernán and Robins 2020, 216)</w:t>
        </w:r>
      </w:ins>
      <w:ins w:id="74" w:author="PR Preview" w:date="2024-01-01T00:00:00Z">
        <w:r>
          <w:t xml:space="preserve">.</w:t>
        </w:r>
      </w:ins>
    </w:p>
    <w:p>
      <w:ins w:id="75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ins w:id="76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7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ins w:id="78" w:author="PR Preview" w:date="2024-01-01T00:00:00Z">
        <w:r>
          <w:rPr>
            <w:b/>
            <w:bCs/>
          </w:rPr>
          <w:t xml:space="preserve">Why set</w:t>
        </w:r>
      </w:ins>
      <w:ins w:id="78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78" w:author="PR Preview" w:date="2024-01-01T00:00:00Z">
        <w:r>
          <w:rPr>
            <w:b/>
            <w:bCs/>
          </w:rPr>
          <w:t xml:space="preserve">?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The instrumental conditions give one equation in two unknowns (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78" w:author="PR Preview" w:date="2024-01-01T00:00:00Z">
        <w:r>
          <w:t xml:space="preserve">,</w:t>
        </w:r>
      </w:ins>
      <w:ins w:id="78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</m:oMath>
      <w:ins w:id="78" w:author="PR Preview" w:date="2024-01-01T00:00:00Z">
        <w:r>
          <w:t xml:space="preserve">), and that equation exhausts the constraints they place on the data.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A second constraint is needed and is necessarily untestable;</w:t>
        </w:r>
      </w:ins>
      <w:ins w:id="78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is an arbitrary choice (one could as well pick</w:t>
        </w:r>
      </w:ins>
      <w:ins w:id="78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78" w:author="PR Preview" w:date="2024-01-01T00:00:00Z">
        <w:r>
          <w:t xml:space="preserve">).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That is what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“an instrument is insufficient to identify the average causal effect”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means.</w:t>
        </w:r>
      </w:ins>
    </w:p>
    <w:p>
      <w:pPr>
        <w:pStyle w:val="BodyText"/>
      </w:pPr>
      <w:ins w:id="79" w:author="PR Preview" w:date="2024-01-01T00:00:00Z">
        <w:r>
          <w:t xml:space="preserve">Even with</w:t>
        </w:r>
      </w:ins>
      <w:ins w:id="79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79" w:author="PR Preview" w:date="2024-01-01T00:00:00Z">
        <w:r>
          <w:t xml:space="preserve">,</w:t>
        </w:r>
      </w:ins>
      <w:ins w:id="79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is the effect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rPr>
            <w:b/>
            <w:bCs/>
          </w:rPr>
          <w:t xml:space="preserve">in the treated</w:t>
        </w:r>
      </w:ins>
      <w:ins w:id="79" w:author="PR Preview" w:date="2024-01-01T00:00:00Z">
        <w:r>
          <w:t xml:space="preserve">.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Interpreting it as the population effect</w:t>
        </w:r>
      </w:ins>
      <w:ins w:id="7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needs the further untestable assumption that the effect is the same in the treated and the untreated,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i.e., that the corresponding</w:t>
        </w:r>
      </w:ins>
      <w:ins w:id="79" w:author="PR Preview" w:date="2024-01-01T00:00:00Z">
        <w:r>
          <w:t xml:space="preserve"> </w:t>
        </w:r>
      </w:ins>
      <m:oMath>
        <m:r>
          <m:t>Z</m:t>
        </m:r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parameter is also 0 in the model for</w:t>
        </w:r>
      </w:ins>
      <w:ins w:id="79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(Hernán and Robins 2020, 215)</w:t>
        </w:r>
      </w:ins>
      <w:ins w:id="79" w:author="PR Preview" w:date="2024-01-01T00:00:00Z">
        <w:r>
          <w:t xml:space="preserve">.</w:t>
        </w:r>
      </w:ins>
    </w:p>
    <w:p>
      <w:ins w:id="80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81" w:author="PR Preview" w:date="2024-01-01T00:00:00Z">
        <w:r>
          <w:t xml:space="preserve">So the estimate of the average causal effect depends on whether one assumes no additive or no multiplicative effect modification by</w:t>
        </w:r>
      </w:ins>
      <w:ins w:id="81" w:author="PR Preview" w:date="2024-01-01T00:00:00Z">
        <w:r>
          <w:t xml:space="preserve"> </w:t>
        </w:r>
      </w:ins>
      <m:oMath>
        <m:r>
          <m:t>Z</m:t>
        </m:r>
      </m:oMath>
      <w:ins w:id="81" w:author="PR Preview" w:date="2024-01-01T00:00:00Z">
        <w:r>
          <w:t xml:space="preserve">,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and no amount of data can tell which (if either) is true, because the saturated models have more unknown parameters than equations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(Hernán and Robins 2020, 216)</w:t>
        </w:r>
      </w:ins>
      <w:ins w:id="81" w:author="PR Preview" w:date="2024-01-01T00:00:00Z">
        <w:r>
          <w:t xml:space="preserve">.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The book refers to Robins (1989) and Hernán and Robins (2006b) for the proof of the formula.</w:t>
        </w:r>
      </w:ins>
    </w:p>
    <w:p>
      <w:ins w:id="82" w:author="PR Preview" w:date="2024-01-01T00:00:00Z">
        <w:r>
          <w:pict>
            <v:rect style="width:0;height:1.5pt" o:hralign="center" o:hrstd="t" o:hr="t"/>
          </w:pict>
        </w:r>
      </w:ins>
    </w:p>
    <w:bookmarkEnd w:id="32"/>
    <w:bookmarkStart w:id="35" w:name="bypassing-homogeneity"/>
    <w:p>
      <w:pPr>
        <w:pStyle w:val="Heading3"/>
      </w:pPr>
      <w:ins w:id="83" w:author="PR Preview" w:date="2024-01-01T00:00:00Z">
        <w:r>
          <w:t xml:space="preserve">3.2 Bypassing Homogeneity</w:t>
        </w:r>
      </w:ins>
    </w:p>
    <w:p>
      <w:pPr>
        <w:pStyle w:val="FirstParagraph"/>
      </w:pPr>
      <w:ins w:id="84" w:author="PR Preview" w:date="2024-01-01T00:00:00Z">
        <w:r>
          <w:t xml:space="preserve">Because the homogeneity conditions are often implausible, the book describes two ways around them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(Hernán and Robins 2020, 216)</w:t>
        </w:r>
      </w:ins>
      <w:ins w:id="84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ins w:id="85" w:author="PR Preview" w:date="2024-01-01T00:00:00Z">
        <w:r>
          <w:rPr>
            <w:b/>
            <w:bCs/>
          </w:rPr>
          <w:t xml:space="preserve">Add baseline covariates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to the IV models, preferably with structural mean models (fewer parametric assumptions than two-stage least squares).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The effect in the treated may then vary with</w:t>
        </w:r>
      </w:ins>
      <w:ins w:id="85" w:author="PR Preview" w:date="2024-01-01T00:00:00Z">
        <w:r>
          <w:t xml:space="preserve"> </w:t>
        </w:r>
      </w:ins>
      <m:oMath>
        <m:r>
          <m:t>Z</m:t>
        </m:r>
      </m:oMath>
      <w:ins w:id="85" w:author="PR Preview" w:date="2024-01-01T00:00:00Z">
        <w:r>
          <w:t xml:space="preserve">, subject to constraints on how it varies within levels of the covariates.</w:t>
        </w:r>
      </w:ins>
    </w:p>
    <w:p>
      <w:pPr>
        <w:pStyle w:val="Compact"/>
        <w:numPr>
          <w:ilvl w:val="0"/>
          <w:numId w:val="1012"/>
        </w:numPr>
      </w:pPr>
      <w:ins w:id="86" w:author="PR Preview" w:date="2024-01-01T00:00:00Z">
        <w:r>
          <w:rPr>
            <w:b/>
            <w:bCs/>
          </w:rPr>
          <w:t xml:space="preserve">Replace homogeneity by a different condition (iv)</w:t>
        </w:r>
      </w:ins>
      <w:ins w:id="86" w:author="PR Preview" w:date="2024-01-01T00:00:00Z">
        <w:r>
          <w:t xml:space="preserve">, monotonicity (Section 16.4),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which gives the usual IV estimand a causal interpretation without identifying the population effect.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87" w:author="PR Preview" w:date="2024-01-01T00:00:00Z">
        <w:r>
          <w:t xml:space="preserve">Models also allow several proposed instruments at once, continuous treatments, and causal risk ratios for dichotomous outcomes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(Hernán and Robins 2020, 216)</w:t>
        </w:r>
      </w:ins>
      <w:ins w:id="87" w:author="PR Preview" w:date="2024-01-01T00:00:00Z">
        <w:r>
          <w:t xml:space="preserve">.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Nested versions of these structural mean models extend IV methods to time-varying treatments and confounders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(Hernán and Robins 2020, 218)</w:t>
        </w:r>
      </w:ins>
      <w:ins w:id="87" w:author="PR Preview" w:date="2024-01-01T00:00:00Z">
        <w:r>
          <w:t xml:space="preserve">.</w:t>
        </w:r>
      </w:ins>
    </w:p>
    <w:bookmarkEnd w:id="35"/>
    <w:bookmarkEnd w:id="36"/>
    <w:bookmarkStart w:id="42" w:name="X897df2f7d2435be36d261ce5fa8523492f094dd"/>
    <w:p>
      <w:pPr>
        <w:pStyle w:val="Heading2"/>
      </w:pPr>
      <w:ins w:id="88" w:author="PR Preview" w:date="2024-01-01T00:00:00Z">
        <w:r>
          <w:t xml:space="preserve">4 16.4 An Alternative Fourth Condition: Monotonicity (pp. 217-220)</w:t>
        </w:r>
      </w:ins>
    </w:p>
    <w:p>
      <w:ins w:id="89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90" w:author="PR Preview" w:date="2024-01-01T00:00:00Z">
        <w:r>
          <w:t xml:space="preserve">In the double-blind trial, let</w:t>
        </w:r>
      </w:ins>
      <w:ins w:id="90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and</w:t>
        </w:r>
      </w:ins>
      <w:ins w:id="90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be the treatment an individual would take if assigned to treatment or to no treatment.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ins w:id="91" w:author="PR Preview" w:date="2024-01-01T00:00:00Z">
        <w:r>
          <w:t xml:space="preserve">These strata are not identified: someone with</w:t>
        </w:r>
      </w:ins>
      <w:ins w:id="91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1</m:t>
        </m:r>
      </m:oMath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and</w:t>
        </w:r>
      </w:ins>
      <w:ins w:id="91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may be a complier or an always-taker;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someone with</w:t>
        </w:r>
      </w:ins>
      <w:ins w:id="91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1</m:t>
        </m:r>
      </m:oMath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and</w:t>
        </w:r>
      </w:ins>
      <w:ins w:id="91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may be a defier or a never-taker.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ins w:id="92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ins w:id="93" w:author="PR Preview" w:date="2024-01-01T00:00:00Z">
        <w:r>
          <w:t xml:space="preserve">Sketch: the intention-to-treat effect is a weighted average over the four strata;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it is zero in always-takers and never-takers (their</w:t>
        </w:r>
      </w:ins>
      <w:ins w:id="93" w:author="PR Preview" w:date="2024-01-01T00:00:00Z">
        <w:r>
          <w:t xml:space="preserve"> </w:t>
        </w:r>
      </w:ins>
      <m:oMath>
        <m:r>
          <m:t>A</m:t>
        </m:r>
      </m:oMath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does not change with</w:t>
        </w:r>
      </w:ins>
      <w:ins w:id="93" w:author="PR Preview" w:date="2024-01-01T00:00:00Z">
        <w:r>
          <w:t xml:space="preserve"> </w:t>
        </w:r>
      </w:ins>
      <m:oMath>
        <m:r>
          <m:t>Z</m:t>
        </m:r>
      </m:oMath>
      <w:ins w:id="93" w:author="PR Preview" w:date="2024-01-01T00:00:00Z">
        <w:r>
          <w:t xml:space="preserve">, and</w:t>
        </w:r>
      </w:ins>
      <w:ins w:id="93" w:author="PR Preview" w:date="2024-01-01T00:00:00Z">
        <w:r>
          <w:t xml:space="preserve"> </w:t>
        </w:r>
      </w:ins>
      <m:oMath>
        <m:r>
          <m:t>Z</m:t>
        </m:r>
      </m:oMath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acts only through</w:t>
        </w:r>
      </w:ins>
      <w:ins w:id="93" w:author="PR Preview" w:date="2024-01-01T00:00:00Z">
        <w:r>
          <w:t xml:space="preserve"> </w:t>
        </w:r>
      </w:ins>
      <m:oMath>
        <m:r>
          <m:t>A</m:t>
        </m:r>
      </m:oMath>
      <w:ins w:id="93" w:author="PR Preview" w:date="2024-01-01T00:00:00Z">
        <w:r>
          <w:t xml:space="preserve">),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and there are no defiers.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So the numerator is the effect in compliers times the proportion of compliers, which is the denominator.</w:t>
        </w:r>
      </w:ins>
    </w:p>
    <w:p>
      <w:pPr>
        <w:pStyle w:val="BodyText"/>
      </w:pPr>
      <w:ins w:id="94" w:author="PR Preview" w:date="2024-01-01T00:00:00Z">
        <w:r>
          <w:t xml:space="preserve">The book’s main text refers to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“Technical Point 16.6”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for this proof;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the proof is in Technical Point 16.7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(Hernán and Robins 2020, 218, 224)</w:t>
        </w:r>
      </w:ins>
      <w:ins w:id="94" w:author="PR Preview" w:date="2024-01-01T00:00:00Z">
        <w:r>
          <w:t xml:space="preserve">.</w:t>
        </w:r>
      </w:ins>
    </w:p>
    <w:p>
      <w:pPr>
        <w:pStyle w:val="BodyText"/>
      </w:pPr>
      <w:ins w:id="95" w:author="PR Preview" w:date="2024-01-01T00:00:00Z">
        <w:r>
          <w:t xml:space="preserve">This estimand is often called the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rPr>
            <w:b/>
            <w:bCs/>
          </w:rPr>
          <w:t xml:space="preserve">complier average causal effect (CACE)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or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rPr>
            <w:b/>
            <w:bCs/>
          </w:rPr>
          <w:t xml:space="preserve">local average treatment effect (LATE)</w:t>
        </w:r>
      </w:ins>
      <w:ins w:id="95" w:author="PR Preview" w:date="2024-01-01T00:00:00Z">
        <w:r>
          <w:t xml:space="preserve">: an effect in a subpopulation, not the population average.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Greenland calls compliers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“cooperative”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and defiers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“non-cooperative”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to avoid confusion with observed compliance in trials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(Hernán and Robins 2020, 219)</w:t>
        </w:r>
      </w:ins>
      <w:ins w:id="95" w:author="PR Preview" w:date="2024-01-01T00:00:00Z">
        <w:r>
          <w:t xml:space="preserve">.</w:t>
        </w:r>
      </w:ins>
    </w:p>
    <w:p>
      <w:ins w:id="96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ins w:id="97" w:author="PR Preview" w:date="2024-01-01T00:00:00Z">
        <w:r>
          <w:t xml:space="preserve">The result is due to Imbens and Angrist (1994);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Baker and Lindeman (1994) had a related proof for a binary outcome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(Hernán and Robins 2020, 224)</w:t>
        </w:r>
      </w:ins>
      <w:ins w:id="97" w:author="PR Preview" w:date="2024-01-01T00:00:00Z">
        <w:r>
          <w:t xml:space="preserve">.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For a surrogate instrument</w:t>
        </w:r>
      </w:ins>
      <w:ins w:id="97" w:author="PR Preview" w:date="2024-01-01T00:00:00Z">
        <w:r>
          <w:t xml:space="preserve"> </w:t>
        </w:r>
      </w:ins>
      <m:oMath>
        <m:r>
          <m:t>Z</m:t>
        </m:r>
      </m:oMath>
      <w:ins w:id="97" w:author="PR Preview" w:date="2024-01-01T00:00:00Z">
        <w:r>
          <w:t xml:space="preserve">, Hernán and Robins (2006b) showed that the usual IV estimator still identifies the effect in the compliers (defined by</w:t>
        </w:r>
      </w:ins>
      <w:ins w:id="97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97" w:author="PR Preview" w:date="2024-01-01T00:00:00Z">
        <w:r>
          <w:t xml:space="preserve">),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but only if</w:t>
        </w:r>
      </w:ins>
      <w:ins w:id="97" w:author="PR Preview" w:date="2024-01-01T00:00:00Z">
        <w:r>
          <w:t xml:space="preserve"> </w:t>
        </w:r>
      </w:ins>
      <m:oMath>
        <m:r>
          <m:t>Z</m:t>
        </m:r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is independent of</w:t>
        </w:r>
      </w:ins>
      <w:ins w:id="97" w:author="PR Preview" w:date="2024-01-01T00:00:00Z">
        <w:r>
          <w:t xml:space="preserve"> </w:t>
        </w:r>
      </w:ins>
      <m:oMath>
        <m:r>
          <m:t>A</m:t>
        </m:r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and</w:t>
        </w:r>
      </w:ins>
      <w:ins w:id="97" w:author="PR Preview" w:date="2024-01-01T00:00:00Z">
        <w:r>
          <w:t xml:space="preserve"> </w:t>
        </w:r>
      </w:ins>
      <m:oMath>
        <m:r>
          <m:t>Y</m:t>
        </m:r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given</w:t>
        </w:r>
      </w:ins>
      <w:ins w:id="97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and</w:t>
        </w:r>
      </w:ins>
      <w:ins w:id="97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is binary, and that independence is rarely plausible unless</w:t>
        </w:r>
      </w:ins>
      <w:ins w:id="97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is continuous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(Hernán and Robins 2020, 224)</w:t>
        </w:r>
      </w:ins>
      <w:ins w:id="97" w:author="PR Preview" w:date="2024-01-01T00:00:00Z">
        <w:r>
          <w:t xml:space="preserve">.</w:t>
        </w:r>
      </w:ins>
    </w:p>
    <w:p>
      <w:ins w:id="98" w:author="PR Preview" w:date="2024-01-01T00:00:00Z">
        <w:r>
          <w:pict>
            <v:rect style="width:0;height:1.5pt" o:hralign="center" o:hrstd="t" o:hr="t"/>
          </w:pict>
        </w:r>
      </w:ins>
    </w:p>
    <w:bookmarkStart w:id="40" w:name="compliers-in-an-observational-study"/>
    <w:p>
      <w:pPr>
        <w:pStyle w:val="Heading3"/>
      </w:pPr>
      <w:ins w:id="99" w:author="PR Preview" w:date="2024-01-01T00:00:00Z">
        <w:r>
          <w:t xml:space="preserve">4.1 Compliers in an Observational Study</w:t>
        </w:r>
      </w:ins>
    </w:p>
    <w:p>
      <w:pPr>
        <w:pStyle w:val="FirstParagraph"/>
      </w:pPr>
      <w:ins w:id="100" w:author="PR Preview" w:date="2024-01-01T00:00:00Z">
        <w:r>
          <w:t xml:space="preserve">There is no assignment, but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“compliers”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still means</w:t>
        </w:r>
      </w:ins>
      <w:ins w:id="100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ins w:id="100" w:author="PR Preview" w:date="2024-01-01T00:00:00Z">
        <w:r>
          <w:t xml:space="preserve">: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in NHEFS, people who would quit smoking in a high-price state and not in a low-price state.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If there are no defiers and the causal instrument is dichotomous, 2.4 kg estimates the effect in the compliers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(Hernán and Robins 2020, 218–19)</w:t>
        </w:r>
      </w:ins>
      <w:ins w:id="100" w:author="PR Preview" w:date="2024-01-01T00:00:00Z">
        <w:r>
          <w:t xml:space="preserve">.</w:t>
        </w:r>
      </w:ins>
    </w:p>
    <w:p>
      <w:ins w:id="101" w:author="PR Preview" w:date="2024-01-01T00:00:00Z">
        <w:r>
          <w:pict>
            <v:rect style="width:0;height:1.5pt" o:hralign="center" o:hrstd="t" o:hr="t"/>
          </w:pict>
        </w:r>
      </w:ins>
    </w:p>
    <w:bookmarkEnd w:id="40"/>
    <w:bookmarkStart w:id="41" w:name="criticisms-of-the-complier-effect"/>
    <w:p>
      <w:pPr>
        <w:pStyle w:val="Heading3"/>
      </w:pPr>
      <w:ins w:id="102" w:author="PR Preview" w:date="2024-01-01T00:00:00Z">
        <w:r>
          <w:t xml:space="preserve">4.2 Criticisms of the Complier Effect</w:t>
        </w:r>
      </w:ins>
    </w:p>
    <w:p>
      <w:pPr>
        <w:pStyle w:val="FirstParagraph"/>
      </w:pPr>
      <w:ins w:id="103" w:author="PR Preview" w:date="2024-01-01T00:00:00Z">
        <w:r>
          <w:t xml:space="preserve">Monotonicity was welcomed in the mid-1990s as the salvation of IV methods, but the book raises four problems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(Hernán and Robins 2020, 219–20)</w:t>
        </w:r>
      </w:ins>
      <w:ins w:id="103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5"/>
        </w:numPr>
      </w:pPr>
      <w:ins w:id="104" w:author="PR Preview" w:date="2024-01-01T00:00:00Z">
        <w:r>
          <w:rPr>
            <w:b/>
            <w:bCs/>
          </w:rPr>
          <w:t xml:space="preserve">Relevance</w:t>
        </w:r>
      </w:ins>
      <w:ins w:id="104" w:author="PR Preview" w:date="2024-01-01T00:00:00Z">
        <w:r>
          <w:t xml:space="preserve">: compliers cannot be identified, and their proportion (the denominator, about 6% in NHEFS) varies across instruments and studies, so the effect is hard to use for decisions.</w:t>
        </w:r>
      </w:ins>
    </w:p>
    <w:p>
      <w:pPr>
        <w:pStyle w:val="Compact"/>
        <w:numPr>
          <w:ilvl w:val="0"/>
          <w:numId w:val="1015"/>
        </w:numPr>
      </w:pPr>
      <w:ins w:id="105" w:author="PR Preview" w:date="2024-01-01T00:00:00Z">
        <w:r>
          <w:rPr>
            <w:b/>
            <w:bCs/>
          </w:rPr>
          <w:t xml:space="preserve">Monotonicity may fail in observational studies</w:t>
        </w:r>
      </w:ins>
      <w:ins w:id="105" w:author="PR Preview" w:date="2024-01-01T00:00:00Z">
        <w:r>
          <w:t xml:space="preserve">, especially when treatment decisions weigh several criteria.</w:t>
        </w:r>
      </w:ins>
    </w:p>
    <w:p>
      <w:pPr>
        <w:pStyle w:val="Compact"/>
        <w:numPr>
          <w:ilvl w:val="0"/>
          <w:numId w:val="1015"/>
        </w:numPr>
      </w:pPr>
      <w:ins w:id="106" w:author="PR Preview" w:date="2024-01-01T00:00:00Z">
        <w:r>
          <w:rPr>
            <w:b/>
            <w:bCs/>
          </w:rPr>
          <w:t xml:space="preserve">Surrogate instruments</w:t>
        </w:r>
      </w:ins>
      <w:ins w:id="106" w:author="PR Preview" w:date="2024-01-01T00:00:00Z">
        <w:r>
          <w:t xml:space="preserve">: if the causal instrument</w:t>
        </w:r>
      </w:ins>
      <w:ins w:id="106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is continuous, a dichotomous surrogate’s IV estimand is a weighted average of effects over everyone, not the effect in a subpopulation of compliers.</w:t>
        </w:r>
      </w:ins>
    </w:p>
    <w:p>
      <w:pPr>
        <w:pStyle w:val="Compact"/>
        <w:numPr>
          <w:ilvl w:val="0"/>
          <w:numId w:val="1015"/>
        </w:numPr>
      </w:pPr>
      <w:ins w:id="107" w:author="PR Preview" w:date="2024-01-01T00:00:00Z">
        <w:r>
          <w:rPr>
            <w:b/>
            <w:bCs/>
          </w:rPr>
          <w:t xml:space="preserve">Principal strata may be ill-defined</w:t>
        </w:r>
      </w:ins>
      <w:ins w:id="107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6"/>
        </w:numPr>
      </w:pPr>
      <w:ins w:id="108" w:author="PR Preview" w:date="2024-01-01T00:00:00Z">
        <w:r>
          <w:t xml:space="preserve">A mitigating factor: under strong assumptions, the distribution of observed variables among compliers can be characterized.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Deaton (2010) likened focusing on the complier effect to choosing where the light falls and then claiming that whatever it illuminates is what we were looking for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(Hernán and Robins 2020, 219)</w:t>
        </w:r>
      </w:ins>
      <w:ins w:id="10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6"/>
        </w:numPr>
      </w:pPr>
      <w:ins w:id="109" w:author="PR Preview" w:date="2024-01-01T00:00:00Z">
        <w:r>
          <w:t xml:space="preserve">Monotonicity is safe in trials (participants are unlikely to consent in order to do the opposite of what they are asked),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and it holds by design when those assigned to no treatment cannot get it (no always-takers or defiers);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the effect in the compliers is then the effect in the treated.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Example (Swanson and Hernán 2014): in a clinic, one physician usually prescribes the treatment except for patients with diabetes;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the other usually does not, except for physically active patients.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A physically active patient with diabetes is treated contrary to both physicians’ preferences, i.e., is a defier.</w:t>
        </w:r>
      </w:ins>
    </w:p>
    <w:p>
      <w:pPr>
        <w:pStyle w:val="Compact"/>
        <w:numPr>
          <w:ilvl w:val="0"/>
          <w:numId w:val="1016"/>
        </w:numPr>
      </w:pPr>
      <w:ins w:id="110" w:author="PR Preview" w:date="2024-01-01T00:00:00Z">
        <w:r>
          <w:t xml:space="preserve">For a continuous</w:t>
        </w:r>
      </w:ins>
      <w:ins w:id="110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110" w:author="PR Preview" w:date="2024-01-01T00:00:00Z">
        <w:r>
          <w:t xml:space="preserve">, monotonicity means</w:t>
        </w:r>
      </w:ins>
      <w:ins w:id="110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is non-decreasing in</w:t>
        </w:r>
      </w:ins>
      <w:ins w:id="110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z</m:t>
            </m:r>
          </m:sub>
        </m:sSub>
      </m:oMath>
      <w:ins w:id="110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6"/>
        </w:numPr>
      </w:pPr>
      <w:ins w:id="111" w:author="PR Preview" w:date="2024-01-01T00:00:00Z">
        <w:r>
          <w:t xml:space="preserve">A stable partition requires, e.g., all physicians with the same preference level who could have seen a patient to treat the patient identically;</w:t>
        </w:r>
      </w:ins>
      <w:ins w:id="111" w:author="PR Preview" w:date="2024-01-01T00:00:00Z">
        <w:r>
          <w:t xml:space="preserve"> </w:t>
        </w:r>
      </w:ins>
      <w:ins w:id="111" w:author="PR Preview" w:date="2024-01-01T00:00:00Z">
        <w:r>
          <w:t xml:space="preserve">it also requires deterministic counterfactuals, no interference, and stability across settings and instruments</w:t>
        </w:r>
      </w:ins>
      <w:ins w:id="111" w:author="PR Preview" w:date="2024-01-01T00:00:00Z">
        <w:r>
          <w:t xml:space="preserve"> </w:t>
        </w:r>
      </w:ins>
      <w:ins w:id="111" w:author="PR Preview" w:date="2024-01-01T00:00:00Z">
        <w:r>
          <w:t xml:space="preserve">(Hernán and Robins 2020, 220)</w:t>
        </w:r>
      </w:ins>
      <w:ins w:id="111" w:author="PR Preview" w:date="2024-01-01T00:00:00Z">
        <w:r>
          <w:t xml:space="preserve">.</w:t>
        </w:r>
      </w:ins>
    </w:p>
    <w:p>
      <w:pPr>
        <w:pStyle w:val="FirstParagraph"/>
      </w:pPr>
      <w:ins w:id="112" w:author="PR Preview" w:date="2024-01-01T00:00:00Z">
        <w:r>
          <w:rPr>
            <w:b/>
            <w:bCs/>
          </w:rPr>
          <w:t xml:space="preserve">Bottom line</w:t>
        </w:r>
      </w:ins>
      <w:ins w:id="112" w:author="PR Preview" w:date="2024-01-01T00:00:00Z">
        <w:r>
          <w:t xml:space="preserve">: if the complier effect is of interest, monotonicity is most promising in double-blind two-arm trials with all-or-nothing compliance, especially when one arm has full adherence by design;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more caution is needed in complex settings and observational studies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(Hernán and Robins 2020, 220)</w:t>
        </w:r>
      </w:ins>
      <w:ins w:id="112" w:author="PR Preview" w:date="2024-01-01T00:00:00Z">
        <w:r>
          <w:t xml:space="preserve">.</w:t>
        </w:r>
      </w:ins>
    </w:p>
    <w:bookmarkEnd w:id="41"/>
    <w:bookmarkEnd w:id="42"/>
    <w:bookmarkStart w:id="50" w:name="X053b1e7d540b77398585adc086d2532256d8edf"/>
    <w:p>
      <w:pPr>
        <w:pStyle w:val="Heading2"/>
      </w:pPr>
      <w:ins w:id="113" w:author="PR Preview" w:date="2024-01-01T00:00:00Z">
        <w:r>
          <w:t xml:space="preserve">5 16.5 The Three Instrumental Conditions Revisited (pp. 220-222)</w:t>
        </w:r>
      </w:ins>
    </w:p>
    <w:p>
      <w:ins w:id="114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15" w:author="PR Preview" w:date="2024-01-01T00:00:00Z">
        <w:r>
          <w:t xml:space="preserve">A proposed instrument may violate (ii) or (iii), or barely meet (i).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Then IV estimation may be badly biased even if condition (iv) holds perfectly.</w:t>
        </w:r>
      </w:ins>
    </w:p>
    <w:bookmarkStart w:id="45" w:name="condition-i-weak-instruments"/>
    <w:p>
      <w:pPr>
        <w:pStyle w:val="Heading3"/>
      </w:pPr>
      <w:ins w:id="116" w:author="PR Preview" w:date="2024-01-01T00:00:00Z">
        <w:r>
          <w:t xml:space="preserve">5.1 Condition (i): Weak Instruments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17" w:author="PR Preview" w:date="2024-01-01T00:00:00Z">
        <w:r>
          <w:t xml:space="preserve">Three problems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(Hernán and Robins 2020, 220–21)</w:t>
        </w:r>
      </w:ins>
      <w:ins w:id="117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8"/>
        </w:numPr>
      </w:pPr>
      <w:ins w:id="118" w:author="PR Preview" w:date="2024-01-01T00:00:00Z">
        <w:r>
          <w:rPr>
            <w:b/>
            <w:bCs/>
          </w:rPr>
          <w:t xml:space="preserve">Wide confidence intervals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(NHEFS:</w:t>
        </w:r>
      </w:ins>
      <w:ins w:id="118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36.5</m:t>
        </m:r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to</w:t>
        </w:r>
      </w:ins>
      <w:ins w:id="118" w:author="PR Preview" w:date="2024-01-01T00:00:00Z">
        <w:r>
          <w:t xml:space="preserve"> </w:t>
        </w:r>
      </w:ins>
      <m:oMath>
        <m:r>
          <m:t>41.3</m:t>
        </m:r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kg).</w:t>
        </w:r>
      </w:ins>
    </w:p>
    <w:p>
      <w:pPr>
        <w:pStyle w:val="Compact"/>
        <w:numPr>
          <w:ilvl w:val="0"/>
          <w:numId w:val="1018"/>
        </w:numPr>
      </w:pPr>
      <w:ins w:id="119" w:author="PR Preview" w:date="2024-01-01T00:00:00Z">
        <w:r>
          <w:rPr>
            <w:b/>
            <w:bCs/>
          </w:rPr>
          <w:t xml:space="preserve">Bias amplification</w:t>
        </w:r>
      </w:ins>
      <w:ins w:id="119" w:author="PR Preview" w:date="2024-01-01T00:00:00Z">
        <w:r>
          <w:t xml:space="preserve">: any bias in the numerator (from a violation of (ii) or (iii)) is divided by the small denominator.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In NHEFS it is multiplied by about</w:t>
        </w:r>
      </w:ins>
      <w:ins w:id="119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ins w:id="119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ins w:id="120" w:author="PR Preview" w:date="2024-01-01T00:00:00Z">
        <w:r>
          <w:rPr>
            <w:b/>
            <w:bCs/>
          </w:rPr>
          <w:t xml:space="preserve">Finite-sample bias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even with a valid instrument and a large sample.</w:t>
        </w:r>
      </w:ins>
    </w:p>
    <w:p>
      <w:pPr>
        <w:pStyle w:val="FirstParagraph"/>
      </w:pPr>
      <w:ins w:id="121" w:author="PR Preview" w:date="2024-01-01T00:00:00Z">
        <w:r>
          <w:t xml:space="preserve">Definition 1 links to problem 2 (it holds even in an infinite sample);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definition 2 links to problem 3.</w:t>
        </w:r>
      </w:ins>
    </w:p>
    <w:p>
      <w:pPr>
        <w:pStyle w:val="BodyText"/>
      </w:pPr>
      <w:ins w:id="122" w:author="PR Preview" w:date="2024-01-01T00:00:00Z">
        <w:r>
          <w:t xml:space="preserve">In linear models, strong confounding guarantees a weak instrument: a strong</w:t>
        </w:r>
      </w:ins>
      <w:ins w:id="122" w:author="PR Preview" w:date="2024-01-01T00:00:00Z">
        <w:r>
          <w:t xml:space="preserve"> </w:t>
        </w:r>
      </w:ins>
      <m:oMath>
        <m:r>
          <m:t>A</m:t>
        </m:r>
      </m:oMath>
      <w:ins w:id="122" w:author="PR Preview" w:date="2024-01-01T00:00:00Z">
        <w:r>
          <w:t xml:space="preserve">-</w:t>
        </w:r>
      </w:ins>
      <m:oMath>
        <m:r>
          <m:t>U</m:t>
        </m:r>
      </m:oMath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association leaves little room for a strong</w:t>
        </w:r>
      </w:ins>
      <w:ins w:id="122" w:author="PR Preview" w:date="2024-01-01T00:00:00Z">
        <w:r>
          <w:t xml:space="preserve"> </w:t>
        </w:r>
      </w:ins>
      <m:oMath>
        <m:r>
          <m:t>A</m:t>
        </m:r>
      </m:oMath>
      <w:ins w:id="122" w:author="PR Preview" w:date="2024-01-01T00:00:00Z">
        <w:r>
          <w:t xml:space="preserve">-</w:t>
        </w:r>
      </w:ins>
      <m:oMath>
        <m:r>
          <m:t>Z</m:t>
        </m:r>
      </m:oMath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association (Martens et al. 2006)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(Hernán and Robins 2020, 220)</w:t>
        </w:r>
      </w:ins>
      <w:ins w:id="122" w:author="PR Preview" w:date="2024-01-01T00:00:00Z">
        <w:r>
          <w:t xml:space="preserve">.</w:t>
        </w:r>
      </w:ins>
    </w:p>
    <w:p>
      <w:ins w:id="123" w:author="PR Preview" w:date="2024-01-01T00:00:00Z">
        <w:r>
          <w:pict>
            <v:rect style="width:0;height:1.5pt" o:hralign="center" o:hrstd="t" o:hr="t"/>
          </w:pict>
        </w:r>
      </w:ins>
    </w:p>
    <w:bookmarkEnd w:id="45"/>
    <w:bookmarkStart w:id="47" w:name="X9bc04814a1704714591c09310b4ae85b4bfafb2"/>
    <w:p>
      <w:pPr>
        <w:pStyle w:val="Heading3"/>
      </w:pPr>
      <w:ins w:id="124" w:author="PR Preview" w:date="2024-01-01T00:00:00Z">
        <w:r>
          <w:t xml:space="preserve">5.2 Why Weak Instruments Are Biased in Finite Samples</w:t>
        </w:r>
      </w:ins>
    </w:p>
    <w:p>
      <w:pPr>
        <w:pStyle w:val="FirstParagraph"/>
      </w:pPr>
      <w:ins w:id="125" w:author="PR Preview" w:date="2024-01-01T00:00:00Z">
        <w:r>
          <w:t xml:space="preserve">A randomly generated</w:t>
        </w:r>
      </w:ins>
      <w:ins w:id="125" w:author="PR Preview" w:date="2024-01-01T00:00:00Z">
        <w:r>
          <w:t xml:space="preserve"> </w:t>
        </w:r>
      </w:ins>
      <m:oMath>
        <m:r>
          <m:t>Z</m:t>
        </m:r>
      </m:oMath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has, in an infinite population, zero association with</w:t>
        </w:r>
      </w:ins>
      <w:ins w:id="125" w:author="PR Preview" w:date="2024-01-01T00:00:00Z">
        <w:r>
          <w:t xml:space="preserve"> </w:t>
        </w:r>
      </w:ins>
      <m:oMath>
        <m:r>
          <m:t>A</m:t>
        </m:r>
      </m:oMath>
      <w:ins w:id="125" w:author="PR Preview" w:date="2024-01-01T00:00:00Z">
        <w:r>
          <w:t xml:space="preserve">, so the IV estimand is undefined.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In a finite sample, chance creates a small</w:t>
        </w:r>
      </w:ins>
      <w:ins w:id="125" w:author="PR Preview" w:date="2024-01-01T00:00:00Z">
        <w:r>
          <w:t xml:space="preserve"> </w:t>
        </w:r>
      </w:ins>
      <m:oMath>
        <m:r>
          <m:t>Z</m:t>
        </m:r>
      </m:oMath>
      <w:ins w:id="125" w:author="PR Preview" w:date="2024-01-01T00:00:00Z">
        <w:r>
          <w:t xml:space="preserve">-</w:t>
        </w:r>
      </w:ins>
      <m:oMath>
        <m:r>
          <m:t>U</m:t>
        </m:r>
      </m:oMath>
      <w:ins w:id="125" w:author="PR Preview" w:date="2024-01-01T00:00:00Z">
        <w:r>
          <w:t xml:space="preserve">, and hence</w:t>
        </w:r>
      </w:ins>
      <w:ins w:id="125" w:author="PR Preview" w:date="2024-01-01T00:00:00Z">
        <w:r>
          <w:t xml:space="preserve"> </w:t>
        </w:r>
      </w:ins>
      <m:oMath>
        <m:r>
          <m:t>Z</m:t>
        </m:r>
      </m:oMath>
      <w:ins w:id="125" w:author="PR Preview" w:date="2024-01-01T00:00:00Z">
        <w:r>
          <w:t xml:space="preserve">-</w:t>
        </w:r>
      </w:ins>
      <m:oMath>
        <m:r>
          <m:t>A</m:t>
        </m:r>
      </m:oMath>
      <w:ins w:id="125" w:author="PR Preview" w:date="2024-01-01T00:00:00Z">
        <w:r>
          <w:t xml:space="preserve">, association, so the denominator is small but not zero and the estimate can be wildly inflated.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ins w:id="126" w:author="PR Preview" w:date="2024-01-01T00:00:00Z">
        <w:r>
          <w:t xml:space="preserve">Given the bias and variability weak instruments create, a strong proposed instrument that slightly violates (ii) or (iii) may be preferable to a weaker but less invalid one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(Hernán and Robins 2020, 221)</w:t>
        </w:r>
      </w:ins>
      <w:ins w:id="126" w:author="PR Preview" w:date="2024-01-01T00:00:00Z">
        <w:r>
          <w:t xml:space="preserve">.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Bound, Jaeger and Baker (1995) documented this bias.</w:t>
        </w:r>
      </w:ins>
    </w:p>
    <w:p>
      <w:ins w:id="127" w:author="PR Preview" w:date="2024-01-01T00:00:00Z">
        <w:r>
          <w:pict>
            <v:rect style="width:0;height:1.5pt" o:hralign="center" o:hrstd="t" o:hr="t"/>
          </w:pict>
        </w:r>
      </w:ins>
    </w:p>
    <w:bookmarkEnd w:id="47"/>
    <w:bookmarkStart w:id="48" w:name="Xaff59b67bb3f6a1306ef1cdbfd2ae1549e63188"/>
    <w:p>
      <w:pPr>
        <w:pStyle w:val="Heading3"/>
      </w:pPr>
      <w:ins w:id="128" w:author="PR Preview" w:date="2024-01-01T00:00:00Z">
        <w:r>
          <w:t xml:space="preserve">5.3 Condition (ii): Direct Effects of the Instrument</w:t>
        </w:r>
      </w:ins>
    </w:p>
    <w:p>
      <w:pPr>
        <w:pStyle w:val="Compact"/>
        <w:numPr>
          <w:ilvl w:val="0"/>
          <w:numId w:val="1019"/>
        </w:numPr>
      </w:pPr>
      <w:ins w:id="129" w:author="PR Preview" w:date="2024-01-01T00:00:00Z">
        <w:r>
          <w:t xml:space="preserve">A direct arrow</w:t>
        </w:r>
      </w:ins>
      <w:ins w:id="129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→</m:t>
        </m:r>
        <m:r>
          <m:t>Y</m:t>
        </m:r>
      </m:oMath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(Figure 16.8) adds to the numerator, and the denominator inflates it as if it were an effect of</w:t>
        </w:r>
      </w:ins>
      <w:ins w:id="129" w:author="PR Preview" w:date="2024-01-01T00:00:00Z">
        <w:r>
          <w:t xml:space="preserve"> </w:t>
        </w:r>
      </w:ins>
      <m:oMath>
        <m:r>
          <m:t>A</m:t>
        </m:r>
      </m:oMath>
      <w:ins w:id="129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9"/>
        </w:numPr>
      </w:pPr>
      <w:ins w:id="130" w:author="PR Preview" w:date="2024-01-01T00:00:00Z">
        <w:r>
          <w:rPr>
            <w:b/>
            <w:bCs/>
          </w:rPr>
          <w:t xml:space="preserve">Coarsening the treatment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can create a violation: if a continuous or multi-valued</w:t>
        </w:r>
      </w:ins>
      <w:ins w:id="130" w:author="PR Preview" w:date="2024-01-01T00:00:00Z">
        <w:r>
          <w:t xml:space="preserve"> </w:t>
        </w:r>
      </w:ins>
      <m:oMath>
        <m:r>
          <m:t>A</m:t>
        </m:r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is replaced by a dichotomized</w:t>
        </w:r>
      </w:ins>
      <w:ins w:id="130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130" w:author="PR Preview" w:date="2024-01-01T00:00:00Z">
        <w:r>
          <w:t xml:space="preserve">, the path</w:t>
        </w:r>
      </w:ins>
      <w:ins w:id="130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is a direct effect of</w:t>
        </w:r>
      </w:ins>
      <w:ins w:id="130" w:author="PR Preview" w:date="2024-01-01T00:00:00Z">
        <w:r>
          <w:t xml:space="preserve"> </w:t>
        </w:r>
      </w:ins>
      <m:oMath>
        <m:r>
          <m:t>Z</m:t>
        </m:r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not mediated by</w:t>
        </w:r>
      </w:ins>
      <w:ins w:id="130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(Figure 16.9).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Coarsening is a problem for IV estimation but not necessarily for the methods of earlier chapters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(Hernán and Robins 2020, 221–22)</w:t>
        </w:r>
      </w:ins>
      <w:ins w:id="130" w:author="PR Preview" w:date="2024-01-01T00:00:00Z">
        <w:r>
          <w:t xml:space="preserve">.</w:t>
        </w:r>
      </w:ins>
    </w:p>
    <w:p>
      <w:ins w:id="131" w:author="PR Preview" w:date="2024-01-01T00:00:00Z">
        <w:r>
          <w:pict>
            <v:rect style="width:0;height:1.5pt" o:hralign="center" o:hrstd="t" o:hr="t"/>
          </w:pict>
        </w:r>
      </w:ins>
    </w:p>
    <w:bookmarkEnd w:id="48"/>
    <w:bookmarkStart w:id="49" w:name="X3e72c2d2fdb8dcd56463633c57f7d1ef731648b"/>
    <w:p>
      <w:pPr>
        <w:pStyle w:val="Heading3"/>
      </w:pPr>
      <w:ins w:id="132" w:author="PR Preview" w:date="2024-01-01T00:00:00Z">
        <w:r>
          <w:t xml:space="preserve">5.4 Condition (iii): Confounding and Selection Bias</w:t>
        </w:r>
      </w:ins>
    </w:p>
    <w:p>
      <w:pPr>
        <w:pStyle w:val="Compact"/>
        <w:numPr>
          <w:ilvl w:val="0"/>
          <w:numId w:val="1020"/>
        </w:numPr>
      </w:pPr>
      <w:ins w:id="133" w:author="PR Preview" w:date="2024-01-01T00:00:00Z">
        <w:r>
          <w:t xml:space="preserve">Common causes of</w:t>
        </w:r>
      </w:ins>
      <w:ins w:id="133" w:author="PR Preview" w:date="2024-01-01T00:00:00Z">
        <w:r>
          <w:t xml:space="preserve"> </w:t>
        </w:r>
      </w:ins>
      <m:oMath>
        <m:r>
          <m:t>Z</m:t>
        </m:r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and</w:t>
        </w:r>
      </w:ins>
      <w:ins w:id="133" w:author="PR Preview" w:date="2024-01-01T00:00:00Z">
        <w:r>
          <w:t xml:space="preserve"> </w:t>
        </w:r>
      </w:ins>
      <m:oMath>
        <m:r>
          <m:t>Y</m:t>
        </m:r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(which may or may not also cause</w:t>
        </w:r>
      </w:ins>
      <w:ins w:id="133" w:author="PR Preview" w:date="2024-01-01T00:00:00Z">
        <w:r>
          <w:t xml:space="preserve"> </w:t>
        </w:r>
      </w:ins>
      <m:oMath>
        <m:r>
          <m:t>A</m:t>
        </m:r>
      </m:oMath>
      <w:ins w:id="133" w:author="PR Preview" w:date="2024-01-01T00:00:00Z">
        <w:r>
          <w:t xml:space="preserve">;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Figure 16.10) bias the numerator, and the bias is inflated by the denominator.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In observational studies this possibility always exists.</w:t>
        </w:r>
      </w:ins>
    </w:p>
    <w:p>
      <w:pPr>
        <w:pStyle w:val="Compact"/>
        <w:numPr>
          <w:ilvl w:val="0"/>
          <w:numId w:val="1020"/>
        </w:numPr>
      </w:pPr>
      <w:ins w:id="134" w:author="PR Preview" w:date="2024-01-01T00:00:00Z">
        <w:r>
          <w:rPr>
            <w:b/>
            <w:bCs/>
          </w:rPr>
          <w:t xml:space="preserve">Adjusting for measured pre-instrument covariates</w:t>
        </w:r>
      </w:ins>
      <w:ins w:id="134" w:author="PR Preview" w:date="2024-01-01T00:00:00Z">
        <w:r>
          <w:rPr>
            <w:b/>
            <w:bCs/>
          </w:rPr>
          <w:t xml:space="preserve"> </w:t>
        </w:r>
      </w:ins>
      <m:oMath>
        <m:r>
          <m:t>V</m:t>
        </m:r>
      </m:oMath>
      <w:ins w:id="134" w:author="PR Preview" w:date="2024-01-01T00:00:00Z">
        <w:r>
          <w:t xml:space="preserve">: assume no unmeasured confounding of</w:t>
        </w:r>
      </w:ins>
      <w:ins w:id="134" w:author="PR Preview" w:date="2024-01-01T00:00:00Z">
        <w:r>
          <w:t xml:space="preserve"> </w:t>
        </w:r>
      </w:ins>
      <m:oMath>
        <m:r>
          <m:t>Z</m:t>
        </m:r>
      </m:oMath>
      <w:ins w:id="134" w:author="PR Preview" w:date="2024-01-01T00:00:00Z">
        <w:r>
          <w:t xml:space="preserve">-</w:t>
        </w:r>
      </w:ins>
      <m:oMath>
        <m:r>
          <m:t>Y</m:t>
        </m:r>
      </m:oMath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within levels of</w:t>
        </w:r>
      </w:ins>
      <w:ins w:id="134" w:author="PR Preview" w:date="2024-01-01T00:00:00Z">
        <w:r>
          <w:t xml:space="preserve"> </w:t>
        </w:r>
      </w:ins>
      <m:oMath>
        <m:r>
          <m:t>V</m:t>
        </m:r>
      </m:oMath>
      <w:ins w:id="134" w:author="PR Preview" w:date="2024-01-01T00:00:00Z">
        <w:r>
          <w:t xml:space="preserve">,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then do IV estimation within strata of</w:t>
        </w:r>
      </w:ins>
      <w:ins w:id="134" w:author="PR Preview" w:date="2024-01-01T00:00:00Z">
        <w:r>
          <w:t xml:space="preserve"> </w:t>
        </w:r>
      </w:ins>
      <m:oMath>
        <m:r>
          <m:t>V</m:t>
        </m:r>
      </m:oMath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and pool (assuming the effect is constant across</w:t>
        </w:r>
      </w:ins>
      <w:ins w:id="134" w:author="PR Preview" w:date="2024-01-01T00:00:00Z">
        <w:r>
          <w:t xml:space="preserve"> </w:t>
        </w:r>
      </w:ins>
      <m:oMath>
        <m:r>
          <m:t>V</m:t>
        </m:r>
      </m:oMath>
      <w:ins w:id="134" w:author="PR Preview" w:date="2024-01-01T00:00:00Z">
        <w:r>
          <w:t xml:space="preserve">), or include</w:t>
        </w:r>
      </w:ins>
      <w:ins w:id="134" w:author="PR Preview" w:date="2024-01-01T00:00:00Z">
        <w:r>
          <w:t xml:space="preserve"> </w:t>
        </w:r>
      </w:ins>
      <m:oMath>
        <m:r>
          <m:t>V</m:t>
        </m:r>
      </m:oMath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in the two-stage models.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In NHEFS this reduced the effect estimate and widened its 95% confidence interval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(Hernán and Robins 2020, 222)</w:t>
        </w:r>
      </w:ins>
      <w:ins w:id="134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20"/>
        </w:numPr>
      </w:pPr>
      <w:ins w:id="135" w:author="PR Preview" w:date="2024-01-01T00:00:00Z">
        <w:r>
          <w:rPr>
            <w:b/>
            <w:bCs/>
          </w:rPr>
          <w:t xml:space="preserve">Checking balance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of measured confounders across levels of</w:t>
        </w:r>
      </w:ins>
      <w:ins w:id="135" w:author="PR Preview" w:date="2024-01-01T00:00:00Z">
        <w:r>
          <w:t xml:space="preserve"> </w:t>
        </w:r>
      </w:ins>
      <m:oMath>
        <m:r>
          <m:t>Z</m:t>
        </m:r>
      </m:oMath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can give false security: small imbalances can cause large biases through amplification.</w:t>
        </w:r>
      </w:ins>
    </w:p>
    <w:p>
      <w:pPr>
        <w:pStyle w:val="Compact"/>
        <w:numPr>
          <w:ilvl w:val="0"/>
          <w:numId w:val="1020"/>
        </w:numPr>
      </w:pPr>
      <w:ins w:id="136" w:author="PR Preview" w:date="2024-01-01T00:00:00Z">
        <w:r>
          <w:rPr>
            <w:b/>
            <w:bCs/>
          </w:rPr>
          <w:t xml:space="preserve">Selection bias</w:t>
        </w:r>
      </w:ins>
      <w:ins w:id="136" w:author="PR Preview" w:date="2024-01-01T00:00:00Z">
        <w:r>
          <w:t xml:space="preserve">: excluding individuals with some treatment levels (e.g., keeping only</w:t>
        </w:r>
      </w:ins>
      <w:ins w:id="13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or</w:t>
        </w:r>
      </w:ins>
      <w:ins w:id="13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when</w:t>
        </w:r>
      </w:ins>
      <w:ins w:id="13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ins w:id="136" w:author="PR Preview" w:date="2024-01-01T00:00:00Z">
        <w:r>
          <w:t xml:space="preserve">) can give a non-null IV estimate under the null,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although it does not bias a non-IV comparison of</w:t>
        </w:r>
      </w:ins>
      <w:ins w:id="13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versus</w:t>
        </w:r>
      </w:ins>
      <w:ins w:id="13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36" w:author="PR Preview" w:date="2024-01-01T00:00:00Z">
        <w:r>
          <w:t xml:space="preserve">.</w:t>
        </w:r>
      </w:ins>
    </w:p>
    <w:p>
      <w:pPr>
        <w:pStyle w:val="FirstParagraph"/>
      </w:pPr>
      <w:ins w:id="137" w:author="PR Preview" w:date="2024-01-01T00:00:00Z">
        <w:r>
          <w:t xml:space="preserve">All these problems get worse when several proposed instruments are used together to compensate for weakness: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the more proposed instruments, the more likely that some of them violate a condition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(Hernán and Robins 2020, 222)</w:t>
        </w:r>
      </w:ins>
      <w:ins w:id="137" w:author="PR Preview" w:date="2024-01-01T00:00:00Z">
        <w:r>
          <w:t xml:space="preserve">.</w:t>
        </w:r>
      </w:ins>
    </w:p>
    <w:bookmarkEnd w:id="49"/>
    <w:bookmarkEnd w:id="50"/>
    <w:bookmarkStart w:id="53" w:name="X69cd228237b0cae31cc26fe905c4ccc45e0084d"/>
    <w:p>
      <w:pPr>
        <w:pStyle w:val="Heading2"/>
      </w:pPr>
      <w:ins w:id="138" w:author="PR Preview" w:date="2024-01-01T00:00:00Z">
        <w:r>
          <w:t xml:space="preserve">6 16.6 Instrumental Variable Estimation versus Other Methods (pp. 223-225)</w:t>
        </w:r>
      </w:ins>
    </w:p>
    <w:p>
      <w:ins w:id="139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40" w:author="PR Preview" w:date="2024-01-01T00:00:00Z">
        <w:r>
          <w:t xml:space="preserve">IV estimation differs from the earlier methods in at least three ways</w:t>
        </w:r>
      </w:ins>
      <w:ins w:id="140" w:author="PR Preview" w:date="2024-01-01T00:00:00Z">
        <w:r>
          <w:t xml:space="preserve"> </w:t>
        </w:r>
      </w:ins>
      <w:ins w:id="140" w:author="PR Preview" w:date="2024-01-01T00:00:00Z">
        <w:r>
          <w:t xml:space="preserve">(Hernán and Robins 2020, 223)</w:t>
        </w:r>
      </w:ins>
      <w:ins w:id="140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21"/>
        </w:numPr>
      </w:pPr>
      <w:ins w:id="141" w:author="PR Preview" w:date="2024-01-01T00:00:00Z">
        <w:r>
          <w:rPr>
            <w:b/>
            <w:bCs/>
          </w:rPr>
          <w:t xml:space="preserve">Different assumptions</w:t>
        </w:r>
      </w:ins>
      <w:ins w:id="141" w:author="PR Preview" w:date="2024-01-01T00:00:00Z">
        <w:r>
          <w:t xml:space="preserve">: it replaces conditional exchangeability of treated and untreated with conditions (i)-(iv).</w:t>
        </w:r>
      </w:ins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The choice depends on whether it is easier to measure the confounders or to find an instrument and expect monotonicity or no relevant effect heterogeneity.</w:t>
        </w:r>
      </w:ins>
    </w:p>
    <w:p>
      <w:pPr>
        <w:pStyle w:val="Compact"/>
        <w:numPr>
          <w:ilvl w:val="0"/>
          <w:numId w:val="1021"/>
        </w:numPr>
      </w:pPr>
      <w:ins w:id="142" w:author="PR Preview" w:date="2024-01-01T00:00:00Z">
        <w:r>
          <w:rPr>
            <w:b/>
            <w:bCs/>
          </w:rPr>
          <w:t xml:space="preserve">Sensitivity to violations</w:t>
        </w:r>
      </w:ins>
      <w:ins w:id="142" w:author="PR Preview" w:date="2024-01-01T00:00:00Z">
        <w:r>
          <w:t xml:space="preserve">: because the denominator blows up the numerator, small violations or a weak instrument can cause large bias in either direction, possibly larger than an unadjusted estimate.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Slight violations of the conditions for IP weighting or standardization tend to give only slight bias.</w:t>
        </w:r>
      </w:ins>
    </w:p>
    <w:p>
      <w:pPr>
        <w:pStyle w:val="Compact"/>
        <w:numPr>
          <w:ilvl w:val="0"/>
          <w:numId w:val="1021"/>
        </w:numPr>
      </w:pPr>
      <w:ins w:id="143" w:author="PR Preview" w:date="2024-01-01T00:00:00Z">
        <w:r>
          <w:rPr>
            <w:b/>
            <w:bCs/>
          </w:rPr>
          <w:t xml:space="preserve">Narrower applicability</w:t>
        </w:r>
      </w:ins>
      <w:ins w:id="143" w:author="PR Preview" w:date="2024-01-01T00:00:00Z">
        <w:r>
  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So it is mostly used for point interventions and plays a small role in Part III (time-varying treatments).</w:t>
        </w:r>
      </w:ins>
    </w:p>
    <w:p>
      <w:pPr>
        <w:pStyle w:val="FirstParagraph"/>
      </w:pPr>
      <w:ins w:id="144" w:author="PR Preview" w:date="2024-01-01T00:00:00Z">
        <w:r>
          <w:t xml:space="preserve">Because it rests on different assumptions, IV estimation is useful for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rPr>
            <w:b/>
            <w:bCs/>
          </w:rPr>
          <w:t xml:space="preserve">triangulation</w:t>
        </w:r>
      </w:ins>
      <w:ins w:id="144" w:author="PR Preview" w:date="2024-01-01T00:00:00Z">
        <w:r>
          <w:t xml:space="preserve">,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but the wide confidence intervals typical of IV estimates often limit its added value,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and the counterintuitive direction and size of its biases need special attention.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Sensitivity analyses and transparent reporting are important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(Hernán and Robins 2020, 223)</w:t>
        </w:r>
      </w:ins>
      <w:ins w:id="144" w:author="PR Preview" w:date="2024-01-01T00:00:00Z">
        <w:r>
          <w:t xml:space="preserve">.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Regression discontinuity (Fine Point 16.3) and difference-in-differences (Technical Point 7.3) also identify effects without conditional exchangeability.</w:t>
        </w:r>
      </w:ins>
    </w:p>
    <w:p>
      <w:ins w:id="145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46" w:author="PR Preview" w:date="2024-01-01T00:00:00Z">
        <w:r>
          <w:t xml:space="preserve">The design is biased if other treatments also change at the threshold (e.g., intensive care restricted to those 65 and older),</w:t>
        </w:r>
      </w:ins>
      <w:ins w:id="146" w:author="PR Preview" w:date="2024-01-01T00:00:00Z">
        <w:r>
          <w:t xml:space="preserve"> </w:t>
        </w:r>
      </w:ins>
      <w:ins w:id="146" w:author="PR Preview" w:date="2024-01-01T00:00:00Z">
        <w:r>
          <w:t xml:space="preserve">or if people manipulate the running variable (e.g., falsify their age).</w:t>
        </w:r>
      </w:ins>
      <w:ins w:id="146" w:author="PR Preview" w:date="2024-01-01T00:00:00Z">
        <w:r>
          <w:t xml:space="preserve"> </w:t>
        </w:r>
      </w:ins>
      <w:ins w:id="146" w:author="PR Preview" w:date="2024-01-01T00:00:00Z">
        <w:r>
          <w:t xml:space="preserve">The near-threshold effect can differ from the population effect if</w:t>
        </w:r>
      </w:ins>
      <w:ins w:id="146" w:author="PR Preview" w:date="2024-01-01T00:00:00Z">
        <w:r>
          <w:t xml:space="preserve"> </w:t>
        </w:r>
      </w:ins>
      <m:oMath>
        <m:r>
          <m:t>L</m:t>
        </m:r>
      </m:oMath>
      <w:ins w:id="146" w:author="PR Preview" w:date="2024-01-01T00:00:00Z">
        <w:r>
          <w:t xml:space="preserve"> </w:t>
        </w:r>
      </w:ins>
      <w:ins w:id="146" w:author="PR Preview" w:date="2024-01-01T00:00:00Z">
        <w:r>
          <w:t xml:space="preserve">is an effect modifier</w:t>
        </w:r>
      </w:ins>
      <w:ins w:id="146" w:author="PR Preview" w:date="2024-01-01T00:00:00Z">
        <w:r>
          <w:t xml:space="preserve"> </w:t>
        </w:r>
      </w:ins>
      <w:ins w:id="146" w:author="PR Preview" w:date="2024-01-01T00:00:00Z">
        <w:r>
          <w:t xml:space="preserve">(Hernán and Robins 2020, 225)</w:t>
        </w:r>
      </w:ins>
      <w:ins w:id="146" w:author="PR Preview" w:date="2024-01-01T00:00:00Z">
        <w:r>
          <w:t xml:space="preserve">.</w:t>
        </w:r>
      </w:ins>
    </w:p>
    <w:bookmarkEnd w:id="53"/>
    <w:bookmarkStart w:id="57" w:name="summary"/>
    <w:p>
      <w:pPr>
        <w:pStyle w:val="Heading2"/>
      </w:pPr>
      <w:ins w:id="147" w:author="PR Preview" w:date="2024-01-01T00:00:00Z">
        <w:r>
          <w:t xml:space="preserve">7 Summary</w:t>
        </w:r>
      </w:ins>
    </w:p>
    <w:p>
      <w:ins w:id="14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Compact"/>
        <w:numPr>
          <w:ilvl w:val="0"/>
          <w:numId w:val="1023"/>
        </w:numPr>
      </w:pPr>
      <w:ins w:id="149" w:author="PR Preview" w:date="2024-01-01T00:00:00Z">
        <w:r>
          <w:t xml:space="preserve">An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rPr>
            <w:b/>
            <w:bCs/>
          </w:rPr>
          <w:t xml:space="preserve">instrument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meets (i) association with</w:t>
        </w:r>
      </w:ins>
      <w:ins w:id="149" w:author="PR Preview" w:date="2024-01-01T00:00:00Z">
        <w:r>
          <w:t xml:space="preserve"> </w:t>
        </w:r>
      </w:ins>
      <m:oMath>
        <m:r>
          <m:t>A</m:t>
        </m:r>
      </m:oMath>
      <w:ins w:id="149" w:author="PR Preview" w:date="2024-01-01T00:00:00Z">
        <w:r>
          <w:t xml:space="preserve">, (ii) no effect on</w:t>
        </w:r>
      </w:ins>
      <w:ins w:id="149" w:author="PR Preview" w:date="2024-01-01T00:00:00Z">
        <w:r>
          <w:t xml:space="preserve"> </w:t>
        </w:r>
      </w:ins>
      <m:oMath>
        <m:r>
          <m:t>Y</m:t>
        </m:r>
      </m:oMath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except through</w:t>
        </w:r>
      </w:ins>
      <w:ins w:id="149" w:author="PR Preview" w:date="2024-01-01T00:00:00Z">
        <w:r>
          <w:t xml:space="preserve"> </w:t>
        </w:r>
      </w:ins>
      <m:oMath>
        <m:r>
          <m:t>A</m:t>
        </m:r>
      </m:oMath>
      <w:ins w:id="149" w:author="PR Preview" w:date="2024-01-01T00:00:00Z">
        <w:r>
          <w:t xml:space="preserve">, (iii) no shared causes with</w:t>
        </w:r>
      </w:ins>
      <w:ins w:id="149" w:author="PR Preview" w:date="2024-01-01T00:00:00Z">
        <w:r>
          <w:t xml:space="preserve"> </w:t>
        </w:r>
      </w:ins>
      <m:oMath>
        <m:r>
          <m:t>Y</m:t>
        </m:r>
      </m:oMath>
      <w:ins w:id="149" w:author="PR Preview" w:date="2024-01-01T00:00:00Z">
        <w:r>
          <w:t xml:space="preserve">;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only (i) is testable.</w:t>
        </w:r>
      </w:ins>
    </w:p>
    <w:p>
      <w:pPr>
        <w:pStyle w:val="Compact"/>
        <w:numPr>
          <w:ilvl w:val="0"/>
          <w:numId w:val="1023"/>
        </w:numPr>
      </w:pPr>
      <w:ins w:id="150" w:author="PR Preview" w:date="2024-01-01T00:00:00Z">
        <w:r>
          <w:t xml:space="preserve">Alone, an instrument identifies only (usually wide)</w:t>
        </w:r>
      </w:ins>
      <w:ins w:id="150" w:author="PR Preview" w:date="2024-01-01T00:00:00Z">
        <w:r>
          <w:t xml:space="preserve"> </w:t>
        </w:r>
      </w:ins>
      <w:ins w:id="150" w:author="PR Preview" w:date="2024-01-01T00:00:00Z">
        <w:r>
          <w:rPr>
            <w:b/>
            <w:bCs/>
          </w:rPr>
          <w:t xml:space="preserve">bounds</w:t>
        </w:r>
      </w:ins>
      <w:ins w:id="150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23"/>
        </w:numPr>
      </w:pPr>
      <w:ins w:id="151" w:author="PR Preview" w:date="2024-01-01T00:00:00Z">
        <w:r>
          <w:rPr>
            <w:b/>
            <w:bCs/>
          </w:rPr>
          <w:t xml:space="preserve">Usual IV estimand</w:t>
        </w:r>
      </w:ins>
      <w:ins w:id="151" w:author="PR Preview" w:date="2024-01-01T00:00:00Z">
        <w:r>
          <w:t xml:space="preserve">:</w:t>
        </w:r>
      </w:ins>
      <w:ins w:id="151" w:author="PR Preview" w:date="2024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ins w:id="151" w:author="PR Preview" w:date="2024-01-01T00:00:00Z">
        <w:r>
          <w:t xml:space="preserve">, computed directly or by two-stage least squares.</w:t>
        </w:r>
      </w:ins>
    </w:p>
    <w:p>
      <w:pPr>
        <w:pStyle w:val="Compact"/>
        <w:numPr>
          <w:ilvl w:val="0"/>
          <w:numId w:val="1023"/>
        </w:numPr>
      </w:pPr>
      <w:ins w:id="152" w:author="PR Preview" w:date="2024-01-01T00:00:00Z">
        <w:r>
          <w:t xml:space="preserve">Adding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rPr>
            <w:b/>
            <w:bCs/>
          </w:rPr>
          <w:t xml:space="preserve">homogeneity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(iv) makes it the population average causal effect;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adding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rPr>
            <w:b/>
            <w:bCs/>
          </w:rPr>
          <w:t xml:space="preserve">monotonicity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(iv) instead makes it the effect in the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rPr>
            <w:b/>
            <w:bCs/>
          </w:rPr>
          <w:t xml:space="preserve">compliers</w:t>
        </w:r>
      </w:ins>
      <w:ins w:id="152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23"/>
        </w:numPr>
      </w:pPr>
      <w:ins w:id="153" w:author="PR Preview" w:date="2024-01-01T00:00:00Z">
        <w:r>
          <w:rPr>
            <w:b/>
            <w:bCs/>
          </w:rPr>
          <w:t xml:space="preserve">NHEFS</w:t>
        </w:r>
      </w:ins>
      <w:ins w:id="153" w:author="PR Preview" w:date="2024-01-01T00:00:00Z">
        <w:r>
          <w:t xml:space="preserve">: estimate 2.4 kg (95% CI</w:t>
        </w:r>
      </w:ins>
      <w:ins w:id="153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36.5</m:t>
        </m:r>
      </m:oMath>
      <w:ins w:id="153" w:author="PR Preview" w:date="2024-01-01T00:00:00Z">
        <w:r>
          <w:t xml:space="preserve"> </w:t>
        </w:r>
      </w:ins>
      <w:ins w:id="153" w:author="PR Preview" w:date="2024-01-01T00:00:00Z">
        <w:r>
          <w:t xml:space="preserve">to</w:t>
        </w:r>
      </w:ins>
      <w:ins w:id="153" w:author="PR Preview" w:date="2024-01-01T00:00:00Z">
        <w:r>
          <w:t xml:space="preserve"> </w:t>
        </w:r>
      </w:ins>
      <m:oMath>
        <m:r>
          <m:t>41.3</m:t>
        </m:r>
      </m:oMath>
      <w:ins w:id="153" w:author="PR Preview" w:date="2024-01-01T00:00:00Z">
        <w:r>
          <w:t xml:space="preserve">) from a weak instrument (risk difference 6%, F = 0.8).</w:t>
        </w:r>
      </w:ins>
    </w:p>
    <w:p>
      <w:pPr>
        <w:pStyle w:val="Compact"/>
        <w:numPr>
          <w:ilvl w:val="0"/>
          <w:numId w:val="1023"/>
        </w:numPr>
      </w:pPr>
      <w:ins w:id="154" w:author="PR Preview" w:date="2024-01-01T00:00:00Z">
        <w:r>
          <w:t xml:space="preserve">Weak instruments widen intervals, amplify bias, and are biased in finite samples;</w:t>
        </w:r>
      </w:ins>
      <w:ins w:id="154" w:author="PR Preview" w:date="2024-01-01T00:00:00Z">
        <w:r>
          <w:t xml:space="preserve"> </w:t>
        </w:r>
      </w:ins>
      <w:ins w:id="154" w:author="PR Preview" w:date="2024-01-01T00:00:00Z">
        <w:r>
          <w:t xml:space="preserve">violations of (ii) and (iii) are inflated by the small denominator.</w:t>
        </w:r>
      </w:ins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2026-10-02T07:23:23Z</dcterms:created>
  <dcterms:modified xsi:type="dcterms:W3CDTF">2026-10-02T07:23:23Z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