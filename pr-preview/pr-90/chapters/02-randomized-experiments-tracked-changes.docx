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Does your looking up at the sky make other pedestrians look up too?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question has the parts of any causal question: an action (your looking up), an outcome (others looking up), and a population (say, residents of Madrid in 2019).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 natural design: flip a coin each time someone approaches, look up on heads and straight ahead on tails, repeat a few thousand times, and compare the proportions of pedestrians who look up within 10 seconds.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Suppose 55% looked up when you did and 1% when you did not.</w:t>
        </w:r>
      </w:ins>
    </w:p>
    <w:p>
      <w:pPr>
        <w:pStyle w:val="BodyText"/>
      </w:pPr>
      <w:ins w:id="2" w:author="PR Preview" w:date="2024-01-01T00:00:00Z">
        <w:r>
          <w:t xml:space="preserve">That design is a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rPr>
            <w:b/>
            <w:bCs/>
          </w:rPr>
          <w:t xml:space="preserve">randomized experiment</w:t>
        </w:r>
      </w:ins>
      <w:ins w:id="2" w:author="PR Preview" w:date="2024-01-01T00:00:00Z">
        <w:r>
          <w:t xml:space="preserve">: an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rPr>
            <w:i/>
            <w:iCs/>
          </w:rPr>
          <w:t xml:space="preserve">experiment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because the investigator carries out the action, and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rPr>
            <w:i/>
            <w:iCs/>
          </w:rPr>
          <w:t xml:space="preserve">randomized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because a random device (the coin) decides whom to act on.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A nonrandomized experiment, e.g. looking up only when a man approaches, would be much less convincing: critics could say that men and women differ in how often they look up, so the comparison is between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“noncomparable”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groups.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This chapter explains why randomization supports convincing causal inferences.</w:t>
        </w:r>
      </w:ins>
    </w:p>
    <w:p>
      <w:pPr>
        <w:pStyle w:val="BodyText"/>
      </w:pPr>
      <w:ins w:id="3" w:author="PR Preview" w:date="2024-01-01T00:00:00Z">
        <w:r>
          <w:t xml:space="preserve">This chapter is based on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Hernán and Robins (2020, chap. 2, pp. 13-25)</w:t>
        </w:r>
      </w:ins>
      <w:ins w:id="3" w:author="PR Preview" w:date="2024-01-01T00:00:00Z">
        <w:r>
          <w:t xml:space="preserve">.</w:t>
        </w:r>
      </w:ins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t xml:space="preserve">In a real study we never know both of Zeus’s potential outcomes, only his observed outcome under the treatment he received.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Table 2.1 adds the counterfactual columns to the observed data of Table 1.2;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“?”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marks the counterfactual outcome that is missing.</w:t>
        </w:r>
      </w:ins>
    </w:p>
    <w:p>
      <w:pPr>
        <w:pStyle w:val="BodyText"/>
      </w:pPr>
      <w:ins w:id="7" w:author="PR Preview" w:date="2024-01-01T00:00:00Z">
        <w:r>
          <w:t xml:space="preserve">With half the counterfactual outcomes missing, Table 2.1 by itself only supports association measures.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Randomized experiments also have missing counterfactuals, but randomization ensures the values are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missing by chance</w:t>
        </w:r>
      </w:ins>
      <w:ins w:id="7" w:author="PR Preview" w:date="2024-01-01T00:00:00Z">
        <w:r>
          <w:t xml:space="preserve">, so effect measures can be consistently estimated despite the missing data.</w:t>
        </w:r>
      </w:ins>
    </w:p>
    <w:p>
      <w:pPr>
        <w:pStyle w:val="BodyText"/>
      </w:pPr>
      <w:ins w:id="8" w:author="PR Preview" w:date="2024-01-01T00:00:00Z">
        <w:r>
          <w:t xml:space="preserve">Neyman (1923) applied counterfactual theory to the estimation of causal effects via randomized experiments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(Hernán and Robins 2020, 13)</w:t>
        </w:r>
      </w:ins>
      <w:ins w:id="8" w:author="PR Preview" w:date="2024-01-01T00:00:00Z">
        <w:r>
          <w:t xml:space="preserve">.</w:t>
        </w:r>
      </w:ins>
    </w:p>
    <w:bookmarkStart w:id="9" w:name="an-ideal-randomized-experiment"/>
    <w:p>
      <w:pPr>
        <w:pStyle w:val="Heading3"/>
      </w:pPr>
      <w:ins w:id="9" w:author="PR Preview" w:date="2024-01-01T00:00:00Z">
        <w:r>
          <w:t xml:space="preserve">1.1 An Ideal Randomized Experiment</w:t>
        </w:r>
      </w:ins>
    </w:p>
    <w:p>
      <w:pPr>
        <w:pStyle w:val="FirstParagraph"/>
      </w:pPr>
      <w:ins w:id="10" w:author="PR Preview" w:date="2024-01-01T00:00:00Z">
        <w:r>
          <w:t xml:space="preserve">Take the near-infinite population drawn as a diamond in Figure 1.1.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For each individual, flip a coin with probability of heads below 50%: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4-01-01T00:00:00Z">
        <w:r>
          <w:t xml:space="preserve">tails: white group, given the treatment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11" w:author="PR Preview" w:date="2024-01-01T00:00:00Z">
        <w:r>
          <w:t xml:space="preserve">);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4-01-01T00:00:00Z">
        <w:r>
          <w:t xml:space="preserve">heads: grey group, given placebo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2" w:author="PR Preview" w:date="2024-01-01T00:00:00Z">
        <w:r>
          <w:t xml:space="preserve">).</w:t>
        </w:r>
      </w:ins>
    </w:p>
    <w:p>
      <w:pPr>
        <w:pStyle w:val="FirstParagraph"/>
      </w:pPr>
      <w:ins w:id="13" w:author="PR Preview" w:date="2024-01-01T00:00:00Z">
        <w:r>
          <w:t xml:space="preserve">Five days later: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ins w:id="13" w:author="PR Preview" w:date="2024-01-01T00:00:00Z">
        <w:r>
          <w:t xml:space="preserve">, so the associational risk ratio is</w:t>
        </w:r>
      </w:ins>
      <w:ins w:id="13" w:author="PR Preview" w:date="2024-01-01T00:00:00Z">
        <w:r>
          <w:t xml:space="preserve"> </w:t>
        </w:r>
      </w:ins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 the associational risk difference is</w:t>
        </w:r>
      </w:ins>
      <w:ins w:id="13" w:author="PR Preview" w:date="2024-01-01T00:00:00Z">
        <w:r>
          <w:t xml:space="preserve"> </w:t>
        </w:r>
      </w:ins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ins w:id="13" w:author="PR Preview" w:date="2024-01-01T00:00:00Z">
        <w:r>
          <w:t xml:space="preserve">.</w:t>
        </w:r>
      </w:ins>
    </w:p>
    <w:p>
      <w:pPr>
        <w:pStyle w:val="BodyText"/>
      </w:pPr>
      <w:ins w:id="14" w:author="PR Preview" w:date="2024-01-01T00:00:00Z">
        <w:r>
          <w:t xml:space="preserve">“Ideal”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means: no loss to follow-up, full adherence to the assigned treatment for the duration of the study, a single version of treatment, and double-blind assignment (Chapter 9).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Ideal experiments are unrealistic, but useful for introducing key concepts; later chapters treat more realistic ones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(Hernán and Robins 2020, 14)</w:t>
        </w:r>
      </w:ins>
      <w:ins w:id="14" w:author="PR Preview" w:date="2024-01-01T00:00:00Z">
        <w:r>
          <w:t xml:space="preserve">.</w:t>
        </w:r>
      </w:ins>
    </w:p>
    <w:bookmarkEnd w:id="9"/>
    <w:bookmarkStart w:id="11" w:name="exchangeability"/>
    <w:p>
      <w:pPr>
        <w:pStyle w:val="Heading3"/>
      </w:pPr>
      <w:ins w:id="15" w:author="PR Preview" w:date="2024-01-01T00:00:00Z">
        <w:r>
          <w:t xml:space="preserve">1.2 Exchangeability</w:t>
        </w:r>
      </w:ins>
    </w:p>
    <w:p>
      <w:pPr>
        <w:pStyle w:val="FirstParagraph"/>
      </w:pPr>
      <w:ins w:id="16" w:author="PR Preview" w:date="2024-01-01T00:00:00Z">
        <w:r>
          <w:t xml:space="preserve">Suppose the assistants mistakenly treated the grey group instead of the white group.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Our conclusions would not change: the risk in the treated (now grey) would still be expected to be 0.3 and in the untreated 0.6.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When group membership is randomized,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i/>
            <w:iCs/>
          </w:rPr>
          <w:t xml:space="preserve">which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group got the treatment is irrelevant.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groups are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exchangeable</w:t>
        </w:r>
      </w:ins>
      <w:ins w:id="16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ins w:id="17" w:author="PR Preview" w:date="2024-01-01T00:00:00Z">
        <w:r>
          <w:t xml:space="preserve">If a conditional risk is the same in every treatment group, it equals the marginal risk: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" w:author="PR Preview" w:date="2024-01-01T00:00:00Z">
        <w:r>
          <w:t xml:space="preserve">So the actual treatment</w:t>
        </w:r>
      </w:ins>
      <w:ins w:id="19" w:author="PR Preview" w:date="2024-01-01T00:00:00Z">
        <w:r>
          <w:t xml:space="preserve"> </w:t>
        </w:r>
      </w:ins>
      <m:oMath>
        <m:r>
          <m:t>A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does not predict the counterfactual outcome</w:t>
        </w:r>
      </w:ins>
      <w:ins w:id="1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19" w:author="PR Preview" w:date="2024-01-01T00:00:00Z">
        <w:r>
          <w:t xml:space="preserve">.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Randomization is valued because it is expected to produce exchangeability.</w:t>
        </w:r>
      </w:ins>
    </w:p>
    <w:p>
      <w:pPr>
        <w:pStyle w:val="BodyText"/>
      </w:pPr>
      <w:ins w:id="20" w:author="PR Preview" w:date="2024-01-01T00:00:00Z">
        <w:r>
          <w:t xml:space="preserve">When the treated and the untreated are exchangeable, treatment is sometimes called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rPr>
            <w:b/>
            <w:bCs/>
          </w:rPr>
          <w:t xml:space="preserve">exogenous</w:t>
        </w:r>
      </w:ins>
      <w:ins w:id="20" w:author="PR Preview" w:date="2024-01-01T00:00:00Z">
        <w:r>
          <w:t xml:space="preserve">, so exogeneity is used as a synonym for exchangeability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(Hernán and Robins 2020, 14)</w:t>
        </w:r>
      </w:ins>
      <w:ins w:id="20" w:author="PR Preview" w:date="2024-01-01T00:00:00Z">
        <w:r>
          <w:t xml:space="preserve">.</w:t>
        </w:r>
      </w:ins>
    </w:p>
    <w:bookmarkEnd w:id="11"/>
    <w:bookmarkStart w:id="15" w:name="Xc089cfb5cfe1de4ab27a856118d9fdb17d436cc"/>
    <w:p>
      <w:pPr>
        <w:pStyle w:val="Heading3"/>
      </w:pPr>
      <w:ins w:id="21" w:author="PR Preview" w:date="2024-01-01T00:00:00Z">
        <w:r>
          <w:t xml:space="preserve">1.3 In Ideal Randomized Experiments, Association Is Causation</w:t>
        </w:r>
      </w:ins>
    </w:p>
    <w:p>
      <w:pPr>
        <w:pStyle w:val="FirstParagraph"/>
      </w:pPr>
      <w:ins w:id="22" w:author="PR Preview" w:date="2024-01-01T00:00:00Z">
        <w:r>
          <w:t xml:space="preserve">The risk under treatment in the white (treated) group is not counterfactual at all, because that group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rPr>
            <w:i/>
            <w:iCs/>
          </w:rPr>
          <w:t xml:space="preserve">was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treated.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Hence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The same steps with</w:t>
        </w:r>
      </w:ins>
      <w:ins w:id="2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give</w:t>
        </w:r>
      </w:ins>
      <w:ins w:id="2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ins w:id="22" w:author="PR Preview" w:date="2024-01-01T00:00:00Z">
        <w:r>
          <w:t xml:space="preserve">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The causal risk ratio is</w:t>
        </w:r>
      </w:ins>
      <w:ins w:id="22" w:author="PR Preview" w:date="2024-01-01T00:00:00Z">
        <w:r>
          <w:t xml:space="preserve"> </w:t>
        </w:r>
      </w:ins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 the causal risk difference is</w:t>
        </w:r>
      </w:ins>
      <w:ins w:id="22" w:author="PR Preview" w:date="2024-01-01T00:00:00Z">
        <w:r>
          <w:t xml:space="preserve"> </w:t>
        </w:r>
      </w:ins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ins w:id="22" w:author="PR Preview" w:date="2024-01-01T00:00:00Z">
        <w:r>
          <w:t xml:space="preserve">, the same as the associational measures.</w:t>
        </w:r>
      </w:ins>
    </w:p>
    <w:p>
      <w:pPr>
        <w:pStyle w:val="BodyText"/>
      </w:pPr>
      <w:ins w:id="23" w:author="PR Preview" w:date="2024-01-01T00:00:00Z">
        <w:r>
          <w:t xml:space="preserve">Another way to see why randomization gives</w:t>
        </w:r>
      </w:ins>
      <w:ins w:id="2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23" w:author="PR Preview" w:date="2024-01-01T00:00:00Z">
        <w:r>
          <w:t xml:space="preserve">: like one’s genetic make-up,</w:t>
        </w:r>
      </w:ins>
      <w:ins w:id="2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can be thought of as a fixed characteristic that exists before treatment is randomly assigned, since it encodes what one’s outcome would be under</w:t>
        </w:r>
      </w:ins>
      <w:ins w:id="23" w:author="PR Preview" w:date="2024-01-01T00:00:00Z">
        <w:r>
          <w:t xml:space="preserve"> </w:t>
        </w:r>
      </w:ins>
      <m:oMath>
        <m:r>
          <m:t>a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whatever treatment is later received.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 randomized</w:t>
        </w:r>
      </w:ins>
      <w:ins w:id="23" w:author="PR Preview" w:date="2024-01-01T00:00:00Z">
        <w:r>
          <w:t xml:space="preserve"> </w:t>
        </w:r>
      </w:ins>
      <m:oMath>
        <m:r>
          <m:t>A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is independent of both one’s genes and</w:t>
        </w:r>
      </w:ins>
      <w:ins w:id="2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23" w:author="PR Preview" w:date="2024-01-01T00:00:00Z">
        <w:r>
          <w:t xml:space="preserve">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The difference is that</w:t>
        </w:r>
      </w:ins>
      <w:ins w:id="2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can only be learned after treatment, and only if</w:t>
        </w:r>
      </w:ins>
      <w:ins w:id="2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(Hernán and Robins 2020, 15)</w:t>
        </w:r>
      </w:ins>
      <w:ins w:id="23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ins w:id="24" w:author="PR Preview" w:date="2024-01-01T00:00:00Z">
        <w:r>
          <w:t xml:space="preserve">1.4 Caution:</w:t>
        </w:r>
      </w:ins>
      <w:ins w:id="24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Is Not</w:t>
        </w:r>
      </w:ins>
      <w:ins w:id="24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(exchangeability): the treated and the untreated would have had the same risk had they received the same treatment level.</w:t>
        </w:r>
      </w:ins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26" w:author="PR Preview" w:date="2024-01-01T00:00:00Z">
        <w:r>
          <w:t xml:space="preserve">: no association between observed treatment and observed outcome.</w:t>
        </w:r>
      </w:ins>
    </w:p>
    <w:p>
      <w:pPr>
        <w:pStyle w:val="FirstParagraph"/>
      </w:pPr>
      <w:ins w:id="27" w:author="PR Preview" w:date="2024-01-01T00:00:00Z">
        <w:r>
          <w:t xml:space="preserve">In a randomized experiment with exchangeability and a causal effect,</w:t>
        </w:r>
      </w:ins>
      <w:ins w:id="27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fails: treatment is associated with the observed outcome.</w:t>
        </w:r>
      </w:ins>
    </w:p>
    <w:p>
      <w:pPr>
        <w:pStyle w:val="BodyText"/>
      </w:pPr>
      <w:ins w:id="28" w:author="PR Preview" w:date="2024-01-01T00:00:00Z">
        <w:r>
          <w:t xml:space="preserve">Why: if</w:t>
        </w:r>
      </w:ins>
      <w:ins w:id="2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for some individuals, then</w:t>
        </w:r>
      </w:ins>
      <w:ins w:id="28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is the counterfactual evaluated at the observed</w:t>
        </w:r>
      </w:ins>
      <w:ins w:id="28" w:author="PR Preview" w:date="2024-01-01T00:00:00Z">
        <w:r>
          <w:t xml:space="preserve"> </w:t>
        </w:r>
      </w:ins>
      <m:oMath>
        <m:r>
          <m:t>A</m:t>
        </m:r>
      </m:oMath>
      <w:ins w:id="28" w:author="PR Preview" w:date="2024-01-01T00:00:00Z">
        <w:r>
          <w:t xml:space="preserve">, which depends on</w:t>
        </w:r>
      </w:ins>
      <w:ins w:id="28" w:author="PR Preview" w:date="2024-01-01T00:00:00Z">
        <w:r>
          <w:t xml:space="preserve"> </w:t>
        </w:r>
      </w:ins>
      <m:oMath>
        <m:r>
          <m:t>A</m:t>
        </m:r>
      </m:oMath>
      <w:ins w:id="28" w:author="PR Preview" w:date="2024-01-01T00:00:00Z">
        <w:r>
          <w:t xml:space="preserve">, so</w:t>
        </w:r>
      </w:ins>
      <w:ins w:id="28" w:author="PR Preview" w:date="2024-01-01T00:00:00Z">
        <w:r>
          <w:t xml:space="preserve"> </w:t>
        </w:r>
      </w:ins>
      <m:oMath>
        <m:r>
          <m:t>Y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is not independent of</w:t>
        </w:r>
      </w:ins>
      <w:ins w:id="28" w:author="PR Preview" w:date="2024-01-01T00:00:00Z">
        <w:r>
          <w:t xml:space="preserve"> </w:t>
        </w:r>
      </w:ins>
      <m:oMath>
        <m:r>
          <m:t>A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(Hernán and Robins 2020, 15)</w:t>
        </w:r>
      </w:ins>
      <w:ins w:id="28" w:author="PR Preview" w:date="2024-01-01T00:00:00Z">
        <w:r>
          <w:t xml:space="preserve">.</w:t>
        </w:r>
      </w:ins>
    </w:p>
    <w:bookmarkEnd w:id="16"/>
    <w:bookmarkStart w:id="19" w:name="does-exchangeability-hold-in-table-2.1"/>
    <w:p>
      <w:pPr>
        <w:pStyle w:val="Heading3"/>
      </w:pPr>
      <w:ins w:id="29" w:author="PR Preview" w:date="2024-01-01T00:00:00Z">
        <w:r>
          <w:t xml:space="preserve">1.5 Does Exchangeability Hold in Table 2.1?</w:t>
        </w:r>
      </w:ins>
    </w:p>
    <w:p>
      <w:pPr>
        <w:pStyle w:val="FirstParagraph"/>
      </w:pPr>
      <w:ins w:id="30" w:author="PR Preview" w:date="2024-01-01T00:00:00Z">
        <w:r>
          <w:t xml:space="preserve">Check</w:t>
        </w:r>
      </w:ins>
      <w:ins w:id="3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for</w:t>
        </w:r>
      </w:ins>
      <w:ins w:id="3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30" w:author="PR Preview" w:date="2024-01-01T00:00:00Z">
        <w:r>
          <w:t xml:space="preserve">, pretending we can see Table 1.1.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Among the 13 treated,</w:t>
        </w:r>
      </w:ins>
      <w:ins w:id="30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for Poseidon, Ares, Athena, Persephone, Hermes, Hebe, and Dionysus;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among the 7 untreated, for Kronos, Artemis, and Apollo: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" w:author="PR Preview" w:date="2024-01-01T00:00:00Z">
        <w:r>
          <w:t xml:space="preserve">The treated have a worse prognosis than the untreated: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b/>
            <w:bCs/>
          </w:rPr>
          <w:t xml:space="preserve">exchangeability does not hold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(it also fails for</w:t>
        </w:r>
      </w:ins>
      <w:ins w:id="3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32" w:author="PR Preview" w:date="2024-01-01T00:00:00Z">
        <w:r>
          <w:t xml:space="preserve">:</w:t>
        </w:r>
      </w:ins>
      <w:ins w:id="32" w:author="PR Preview" w:date="2024-01-01T00:00:00Z">
        <w:r>
          <w:t xml:space="preserve"> </w:t>
        </w:r>
      </w:ins>
      <m:oMath>
        <m:r>
          <m:t>7</m:t>
        </m:r>
        <m:r>
          <m:rPr>
            <m:sty m:val="p"/>
          </m:rPr>
          <m:t>/</m:t>
        </m:r>
        <m:r>
          <m:t>13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in the treated vs. </w:t>
        </w:r>
      </w:ins>
      <m:oMath>
        <m:r>
          <m:t>3</m:t>
        </m:r>
        <m:r>
          <m:rPr>
            <m:sty m:val="p"/>
          </m:rPr>
          <m:t>/</m:t>
        </m:r>
        <m:r>
          <m:t>7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in the untreated, the latter from Rheia, Artemis, and Leto).</w:t>
        </w:r>
      </w:ins>
    </w:p>
    <w:p>
      <w:pPr>
        <w:pStyle w:val="BodyText"/>
      </w:pPr>
      <w:ins w:id="33" w:author="PR Preview" w:date="2024-01-01T00:00:00Z">
        <w:r>
          <w:t xml:space="preserve">In the real world we only have Table 2.1, so we usually cannot check exchangeability.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Even if we knew it failed, we could not conclude that the study was not randomized, for two reasons:</w:t>
        </w:r>
      </w:ins>
    </w:p>
    <w:p>
      <w:pPr>
        <w:pStyle w:val="Compact"/>
        <w:numPr>
          <w:ilvl w:val="0"/>
          <w:numId w:val="1003"/>
        </w:numPr>
      </w:pPr>
      <w:ins w:id="34" w:author="PR Preview" w:date="2024-01-01T00:00:00Z">
        <w:r>
          <w:t xml:space="preserve">20 people are too few;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sampling variability could explain almost anything (Chapter 10).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Until then, each individual stands for 1 billion identical ones.</w:t>
        </w:r>
      </w:ins>
    </w:p>
    <w:p>
      <w:pPr>
        <w:pStyle w:val="Compact"/>
        <w:numPr>
          <w:ilvl w:val="0"/>
          <w:numId w:val="1003"/>
        </w:numPr>
      </w:pPr>
      <w:ins w:id="35" w:author="PR Preview" w:date="2024-01-01T00:00:00Z">
        <w:r>
          <w:t xml:space="preserve">A study can be randomized and still lack exchangeability in infinite samples, if investigators used more than one coin.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Section 2.2 describes such experiments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(Hernán and Robins 2020, 16)</w:t>
        </w:r>
      </w:ins>
      <w:ins w:id="35" w:author="PR Preview" w:date="2024-01-01T00:00:00Z">
        <w:r>
          <w:t xml:space="preserve">.</w:t>
        </w:r>
      </w:ins>
    </w:p>
    <w:p>
      <w:pPr>
        <w:pStyle w:val="FirstParagraph"/>
      </w:pPr>
      <w:ins w:id="36" w:author="PR Preview" w:date="2024-01-01T00:00:00Z">
        <w:r>
          <w:t xml:space="preserve">Our discussion concerns population (average) causal effects;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individual effects cannot generally be identified (but see Fine Point 2.1).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ins w:id="37" w:author="PR Preview" w:date="2024-01-01T00:00:00Z">
        <w:r>
          <w:t xml:space="preserve">2 2.2 Conditional Randomization (pp. 17-18)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9" w:author="PR Preview" w:date="2024-01-01T00:00:00Z">
        <w:r>
          <w:t xml:space="preserve">Table 2.2 adds a prognostic factor</w:t>
        </w:r>
      </w:ins>
      <w:ins w:id="39" w:author="PR Preview" w:date="2024-01-01T00:00:00Z">
        <w:r>
          <w:t xml:space="preserve"> </w:t>
        </w:r>
      </w:ins>
      <m:oMath>
        <m:r>
          <m:t>L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(1 if in critical condition, 0 otherwise), measured before treatment was assigned.</w:t>
        </w:r>
      </w:ins>
    </w:p>
    <w:p>
      <w:pPr>
        <w:pStyle w:val="BodyText"/>
      </w:pPr>
      <w:ins w:id="40" w:author="PR Preview" w:date="2024-01-01T00:00:00Z">
        <w:r>
          <w:t xml:space="preserve">Two mutually exclusive designs could have produced these data:</w:t>
        </w:r>
      </w:ins>
    </w:p>
    <w:p>
      <w:pPr>
        <w:pStyle w:val="Compact"/>
        <w:numPr>
          <w:ilvl w:val="0"/>
          <w:numId w:val="1008"/>
        </w:numPr>
      </w:pPr>
      <w:ins w:id="41" w:author="PR Preview" w:date="2024-01-01T00:00:00Z">
        <w:r>
          <w:rPr>
            <w:b/>
            <w:bCs/>
          </w:rPr>
          <w:t xml:space="preserve">Design 1</w:t>
        </w:r>
      </w:ins>
      <w:ins w:id="41" w:author="PR Preview" w:date="2024-01-01T00:00:00Z">
        <w:r>
          <w:t xml:space="preserve">: randomly select 65% of everyone for a transplant (one loaded coin,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ins w:id="41" w:author="PR Preview" w:date="2024-01-01T00:00:00Z">
        <w:r>
          <w:t xml:space="preserve">);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this would explain 13 of 20 treated.</w:t>
        </w:r>
      </w:ins>
    </w:p>
    <w:p>
      <w:pPr>
        <w:pStyle w:val="Compact"/>
        <w:numPr>
          <w:ilvl w:val="0"/>
          <w:numId w:val="1008"/>
        </w:numPr>
      </w:pPr>
      <w:ins w:id="42" w:author="PR Preview" w:date="2024-01-01T00:00:00Z">
        <w:r>
          <w:rPr>
            <w:b/>
            <w:bCs/>
          </w:rPr>
          <w:t xml:space="preserve">Design 2</w:t>
        </w:r>
      </w:ins>
      <w:ins w:id="42" w:author="PR Preview" w:date="2024-01-01T00:00:00Z">
        <w:r>
          <w:t xml:space="preserve">: transplant a random 75% of those in critical condition (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42" w:author="PR Preview" w:date="2024-01-01T00:00:00Z">
        <w:r>
          <w:t xml:space="preserve">) and 50% of those in noncritical condition (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42" w:author="PR Preview" w:date="2024-01-01T00:00:00Z">
        <w:r>
          <w:t xml:space="preserve">) (two coins);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this would explain 9 of 12 and 4 of 8 treated.</w:t>
        </w:r>
      </w:ins>
    </w:p>
    <w:p>
      <w:pPr>
        <w:pStyle w:val="FirstParagraph"/>
      </w:pPr>
      <w:ins w:id="43" w:author="PR Preview" w:date="2024-01-01T00:00:00Z">
        <w:r>
          <w:t xml:space="preserve">Design 1 is a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rPr>
            <w:b/>
            <w:bCs/>
          </w:rPr>
          <w:t xml:space="preserve">marginally randomized experiment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(one unconditional randomization probability for all).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Design 2 is a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rPr>
            <w:b/>
            <w:bCs/>
          </w:rPr>
          <w:t xml:space="preserve">conditionally randomized experiment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(randomization probabilities depend on</w:t>
        </w:r>
      </w:ins>
      <w:ins w:id="43" w:author="PR Preview" w:date="2024-01-01T00:00:00Z">
        <w:r>
          <w:t xml:space="preserve"> </w:t>
        </w:r>
      </w:ins>
      <m:oMath>
        <m:r>
          <m:t>L</m:t>
        </m:r>
      </m:oMath>
      <w:ins w:id="43" w:author="PR Preview" w:date="2024-01-01T00:00:00Z">
        <w:r>
          <w:t xml:space="preserve">).</w:t>
        </w:r>
      </w:ins>
    </w:p>
    <w:bookmarkStart w:id="21" w:name="which-design-produced-table-2.2"/>
    <w:p>
      <w:pPr>
        <w:pStyle w:val="Heading3"/>
      </w:pPr>
      <w:ins w:id="44" w:author="PR Preview" w:date="2024-01-01T00:00:00Z">
        <w:r>
          <w:t xml:space="preserve">2.1 Which Design Produced Table 2.2?</w:t>
        </w:r>
      </w:ins>
    </w:p>
    <w:p>
      <w:pPr>
        <w:pStyle w:val="FirstParagraph"/>
      </w:pPr>
      <w:ins w:id="45" w:author="PR Preview" w:date="2024-01-01T00:00:00Z">
        <w:r>
          <w:t xml:space="preserve">A marginally randomized experiment is expected to give exchangeability,</w:t>
        </w:r>
      </w:ins>
      <w:ins w:id="4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45" w:author="PR Preview" w:date="2024-01-01T00:00:00Z">
        <w:r>
          <w:t xml:space="preserve">.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 conditionally randomized one generally does not, because each treatment group may have a different share of individuals with a bad prognosis.</w:t>
        </w:r>
      </w:ins>
    </w:p>
    <w:p>
      <w:pPr>
        <w:pStyle w:val="BodyText"/>
      </w:pPr>
      <w:ins w:id="46" w:author="PR Preview" w:date="2024-01-01T00:00:00Z">
        <w:r>
          <w:t xml:space="preserve">In Table 2.2:</w:t>
        </w:r>
      </w:ins>
    </w:p>
    <w:p>
      <w:pPr>
        <w:pStyle w:val="Compact"/>
        <w:numPr>
          <w:ilvl w:val="0"/>
          <w:numId w:val="1009"/>
        </w:numPr>
      </w:pPr>
      <w:ins w:id="47" w:author="PR Preview" w:date="2024-01-01T00:00:00Z">
        <w:r>
          <w:t xml:space="preserve">critical among the treated:</w:t>
        </w:r>
      </w:ins>
      <w:ins w:id="47" w:author="PR Preview" w:date="2024-01-01T00:00:00Z">
        <w:r>
          <w:t xml:space="preserve"> </w:t>
        </w:r>
      </w:ins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ins w:id="47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w:ins w:id="48" w:author="PR Preview" w:date="2024-01-01T00:00:00Z">
        <w:r>
          <w:t xml:space="preserve">critical among the untreated:</w:t>
        </w:r>
      </w:ins>
      <w:ins w:id="48" w:author="PR Preview" w:date="2024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ins w:id="48" w:author="PR Preview" w:date="2024-01-01T00:00:00Z">
        <w:r>
          <w:t xml:space="preserve">.</w:t>
        </w:r>
      </w:ins>
    </w:p>
    <w:p>
      <w:pPr>
        <w:pStyle w:val="FirstParagraph"/>
      </w:pPr>
      <w:ins w:id="49" w:author="PR Preview" w:date="2024-01-01T00:00:00Z">
        <w:r>
          <w:t xml:space="preserve">The treated would have had a higher risk than the untreated had they remained untreated:</w:t>
        </w:r>
      </w:ins>
      <w:ins w:id="49" w:author="PR Preview" w:date="2024-01-01T00:00:00Z">
        <w:r>
          <w:t xml:space="preserve"> </w:t>
        </w:r>
      </w:ins>
      <m:oMath>
        <m:r>
          <m:t>A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predicts</w:t>
        </w:r>
      </w:ins>
      <w:ins w:id="4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49" w:author="PR Preview" w:date="2024-01-01T00:00:00Z">
        <w:r>
          <w:t xml:space="preserve">, so</w:t>
        </w:r>
      </w:ins>
      <w:ins w:id="4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fails.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Since the study was randomized, it must have been randomized conditional on</w:t>
        </w:r>
      </w:ins>
      <w:ins w:id="49" w:author="PR Preview" w:date="2024-01-01T00:00:00Z">
        <w:r>
          <w:t xml:space="preserve"> </w:t>
        </w:r>
      </w:ins>
      <m:oMath>
        <m:r>
          <m:t>L</m:t>
        </m:r>
      </m:oMath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(design 2).</w:t>
        </w:r>
      </w:ins>
    </w:p>
    <w:bookmarkEnd w:id="21"/>
    <w:bookmarkStart w:id="23" w:name="conditional-exchangeability"/>
    <w:p>
      <w:pPr>
        <w:pStyle w:val="Heading3"/>
      </w:pPr>
      <w:ins w:id="50" w:author="PR Preview" w:date="2024-01-01T00:00:00Z">
        <w:r>
          <w:t xml:space="preserve">2.2 Conditional Exchangeability</w:t>
        </w:r>
      </w:ins>
    </w:p>
    <w:p>
      <w:pPr>
        <w:pStyle w:val="FirstParagraph"/>
      </w:pPr>
      <w:ins w:id="51" w:author="PR Preview" w:date="2024-01-01T00:00:00Z">
        <w:r>
          <w:t xml:space="preserve">A conditionally randomized experiment is two marginally randomized experiments, one in</w:t>
        </w:r>
      </w:ins>
      <w:ins w:id="51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 one in</w:t>
        </w:r>
      </w:ins>
      <w:ins w:id="51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51" w:author="PR Preview" w:date="2024-01-01T00:00:00Z">
        <w:r>
          <w:t xml:space="preserve">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Within each stratum, the treated and the untreated are exchangeable: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3" w:author="PR Preview" w:date="2024-01-01T00:00:00Z">
        <w:r>
          <w:t xml:space="preserve">and likewise</w:t>
        </w:r>
      </w:ins>
      <w:ins w:id="53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ins w:id="53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ins w:id="54" w:author="PR Preview" w:date="2024-01-01T00:00:00Z">
        <w:r>
          <w:t xml:space="preserve">Marginal randomization (design 1) produces both marginal and conditional exchangeability.</w:t>
        </w:r>
      </w:ins>
    </w:p>
    <w:p>
      <w:pPr>
        <w:pStyle w:val="Compact"/>
        <w:numPr>
          <w:ilvl w:val="0"/>
          <w:numId w:val="1010"/>
        </w:numPr>
      </w:pPr>
      <w:ins w:id="55" w:author="PR Preview" w:date="2024-01-01T00:00:00Z">
        <w:r>
          <w:t xml:space="preserve">Conditional randomization (design 2) produces only conditional exchangeability.</w:t>
        </w:r>
      </w:ins>
    </w:p>
    <w:p>
      <w:pPr>
        <w:pStyle w:val="FirstParagraph"/>
      </w:pPr>
      <w:ins w:id="56" w:author="PR Preview" w:date="2024-01-01T00:00:00Z">
        <w:r>
          <w:t xml:space="preserve">Missing-data view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(Hernán and Robins 2020, 18)</w:t>
        </w:r>
      </w:ins>
      <w:ins w:id="56" w:author="PR Preview" w:date="2024-01-01T00:00:00Z">
        <w:r>
          <w:t xml:space="preserve">: if</w:t>
        </w:r>
      </w:ins>
      <w:ins w:id="5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56" w:author="PR Preview" w:date="2024-01-01T00:00:00Z">
        <w:r>
          <w:t xml:space="preserve">,</w:t>
        </w:r>
      </w:ins>
      <w:ins w:id="5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is missing; if</w:t>
        </w:r>
      </w:ins>
      <w:ins w:id="5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56" w:author="PR Preview" w:date="2024-01-01T00:00:00Z">
        <w:r>
          <w:t xml:space="preserve">,</w:t>
        </w:r>
      </w:ins>
      <w:ins w:id="5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is missing.</w:t>
        </w:r>
      </w:ins>
    </w:p>
    <w:p>
      <w:pPr>
        <w:pStyle w:val="Compact"/>
        <w:numPr>
          <w:ilvl w:val="0"/>
          <w:numId w:val="1011"/>
        </w:numPr>
      </w:pPr>
      <w:ins w:id="57" w:author="PR Preview" w:date="2024-01-01T00:00:00Z">
        <w:r>
          <w:rPr>
            <w:b/>
            <w:bCs/>
          </w:rPr>
          <w:t xml:space="preserve">Missing completely at random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(MCAR):</w:t>
        </w:r>
      </w:ins>
      <w:ins w:id="5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57" w:author="PR Preview" w:date="2024-01-01T00:00:00Z">
        <w:r>
          <w:t xml:space="preserve">, which holds in a marginally randomized experiment.</w:t>
        </w:r>
      </w:ins>
    </w:p>
    <w:p>
      <w:pPr>
        <w:pStyle w:val="Compact"/>
        <w:numPr>
          <w:ilvl w:val="0"/>
          <w:numId w:val="1011"/>
        </w:numPr>
      </w:pPr>
      <w:ins w:id="58" w:author="PR Preview" w:date="2024-01-01T00:00:00Z">
        <w:r>
          <w:rPr>
            <w:b/>
            <w:bCs/>
          </w:rPr>
          <w:t xml:space="preserve">Missing at random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(MAR): the probability of</w:t>
        </w:r>
      </w:ins>
      <w:ins w:id="5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given the full data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depends only on the data that would be observed,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ins w:id="58" w:author="PR Preview" w:date="2024-01-01T00:00:00Z">
        <w:r>
          <w:t xml:space="preserve">, if</w:t>
        </w:r>
      </w:ins>
      <w:ins w:id="5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58" w:author="PR Preview" w:date="2024-01-01T00:00:00Z">
        <w:r>
          <w:t xml:space="preserve">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MAR implies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58" w:author="PR Preview" w:date="2024-01-01T00:00:00Z">
        <w:r>
          <w:t xml:space="preserve">, which holds in a conditionally randomized experiment: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cannot depend on</w:t>
        </w:r>
      </w:ins>
      <w:ins w:id="5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58" w:author="PR Preview" w:date="2024-01-01T00:00:00Z">
        <w:r>
          <w:t xml:space="preserve">, and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cannot depend on</w:t>
        </w:r>
      </w:ins>
      <w:ins w:id="5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ins w:id="58" w:author="PR Preview" w:date="2024-01-01T00:00:00Z">
        <w:r>
          <w:t xml:space="preserve">.</w:t>
        </w:r>
      </w:ins>
    </w:p>
    <w:p>
      <w:pPr>
        <w:pStyle w:val="FirstParagraph"/>
      </w:pPr>
      <w:ins w:id="59" w:author="PR Preview" w:date="2024-01-01T00:00:00Z">
        <w:r>
          <w:t xml:space="preserve">The terms MCAR, MAR, and MNAR (missing not at random) were introduced by Rubin (1976) and Marini, Olsen, and Rubin (1980).</w:t>
        </w:r>
      </w:ins>
    </w:p>
    <w:bookmarkEnd w:id="23"/>
    <w:bookmarkStart w:id="26" w:name="two-targets"/>
    <w:p>
      <w:pPr>
        <w:pStyle w:val="Heading3"/>
      </w:pPr>
      <w:ins w:id="60" w:author="PR Preview" w:date="2024-01-01T00:00:00Z">
        <w:r>
          <w:t xml:space="preserve">2.3 Two Targets</w:t>
        </w:r>
      </w:ins>
    </w:p>
    <w:p>
      <w:pPr>
        <w:pStyle w:val="FirstParagraph"/>
      </w:pPr>
      <w:ins w:id="61" w:author="PR Preview" w:date="2024-01-01T00:00:00Z">
        <w:r>
          <w:t xml:space="preserve">If Table 2.2 had come from a marginally randomized experiment, the causal risk ratio would simply be the associational one: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3" w:author="PR Preview" w:date="2024-01-01T00:00:00Z">
        <w:r>
          <w:t xml:space="preserve">Under conditional randomization we have two options:</w:t>
        </w:r>
      </w:ins>
    </w:p>
    <w:p>
      <w:pPr>
        <w:pStyle w:val="Compact"/>
        <w:numPr>
          <w:ilvl w:val="0"/>
          <w:numId w:val="1012"/>
        </w:numPr>
      </w:pPr>
      <w:ins w:id="64" w:author="PR Preview" w:date="2024-01-01T00:00:00Z">
        <w:r>
          <w:rPr>
            <w:b/>
            <w:bCs/>
          </w:rPr>
          <w:t xml:space="preserve">Stratification</w:t>
        </w:r>
      </w:ins>
      <w:ins w:id="64" w:author="PR Preview" w:date="2024-01-01T00:00:00Z">
        <w:r>
          <w:t xml:space="preserve">: within each stratum association is causation, so the stratum-specific causal risk ratio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equals the stratum-specific associational risk ratio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64" w:author="PR Preview" w:date="2024-01-01T00:00:00Z">
        <w:r>
          <w:t xml:space="preserve">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If these differ across</w:t>
        </w:r>
      </w:ins>
      <w:ins w:id="64" w:author="PR Preview" w:date="2024-01-01T00:00:00Z">
        <w:r>
          <w:t xml:space="preserve"> </w:t>
        </w:r>
      </w:ins>
      <m:oMath>
        <m:r>
          <m:t>L</m:t>
        </m:r>
      </m:oMath>
      <w:ins w:id="64" w:author="PR Preview" w:date="2024-01-01T00:00:00Z">
        <w:r>
          <w:t xml:space="preserve">, there is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b/>
            <w:bCs/>
          </w:rPr>
          <w:t xml:space="preserve">effect modification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by</w:t>
        </w:r>
      </w:ins>
      <w:ins w:id="64" w:author="PR Preview" w:date="2024-01-01T00:00:00Z">
        <w:r>
          <w:t xml:space="preserve"> </w:t>
        </w:r>
      </w:ins>
      <m:oMath>
        <m:r>
          <m:t>L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(treatment effect heterogeneity), the topic of Chapter 4.</w:t>
        </w:r>
      </w:ins>
    </w:p>
    <w:p>
      <w:pPr>
        <w:pStyle w:val="Compact"/>
        <w:numPr>
          <w:ilvl w:val="0"/>
          <w:numId w:val="1012"/>
        </w:numPr>
      </w:pPr>
      <w:ins w:id="65" w:author="PR Preview" w:date="2024-01-01T00:00:00Z">
        <w:r>
          <w:rPr>
            <w:b/>
            <w:bCs/>
          </w:rPr>
          <w:t xml:space="preserve">The average causal effect in the entire population</w:t>
        </w:r>
      </w:ins>
      <w:ins w:id="65" w:author="PR Preview" w:date="2024-01-01T00:00:00Z">
        <w:r>
          <w:t xml:space="preserve">,</w:t>
        </w:r>
      </w:ins>
      <w:ins w:id="6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65" w:author="PR Preview" w:date="2024-01-01T00:00:00Z">
        <w:r>
          <w:t xml:space="preserve">, e.g. when</w:t>
        </w:r>
      </w:ins>
      <w:ins w:id="65" w:author="PR Preview" w:date="2024-01-01T00:00:00Z">
        <w:r>
          <w:t xml:space="preserve"> </w:t>
        </w:r>
      </w:ins>
      <m:oMath>
        <m:r>
          <m:t>L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will not be available for future patients, so treatment decisions cannot depend on it.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Sections 2.3 and 2.4 show two ways to compute it.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ins w:id="66" w:author="PR Preview" w:date="2024-01-01T00:00:00Z">
        <w:r>
          <w:t xml:space="preserve">3 2.3 Standardization (pp. 19-20)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8" w:author="PR Preview" w:date="2024-01-01T00:00:00Z">
        <w:r>
          <w:t xml:space="preserve">In our conditionally randomized study, hearts were assigned with probability 50% to the 8 individuals with</w:t>
        </w:r>
      </w:ins>
      <w:ins w:id="68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and 75% to the 12 with</w:t>
        </w:r>
      </w:ins>
      <w:ins w:id="68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68" w:author="PR Preview" w:date="2024-01-01T00:00:00Z">
        <w:r>
          <w:t xml:space="preserve">.</w:t>
        </w:r>
      </w:ins>
    </w:p>
    <w:bookmarkStart w:id="28" w:name="stratum-specific-risks"/>
    <w:p>
      <w:pPr>
        <w:pStyle w:val="Heading3"/>
      </w:pPr>
      <w:ins w:id="69" w:author="PR Preview" w:date="2024-01-01T00:00:00Z">
        <w:r>
          <w:t xml:space="preserve">3.1 Stratum-Specific Risks</w:t>
        </w:r>
      </w:ins>
    </w:p>
    <w:p>
      <w:pPr>
        <w:pStyle w:val="FirstParagraph"/>
      </w:pPr>
      <w:ins w:id="70" w:author="PR Preview" w:date="2024-01-01T00:00:00Z">
        <w:r>
          <w:t xml:space="preserve">From Table 2.2: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ins w:id="71" w:author="PR Preview" w:date="2024-01-01T00:00:00Z">
        <w:r>
          <w:t xml:space="preserve">Because of conditional exchangeability, each observed stratum risk equals the corresponding counterfactual risk, e.g. 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71" w:author="PR Preview" w:date="2024-01-01T00:00:00Z">
        <w:r>
          <w:t xml:space="preserve">.</w:t>
        </w:r>
      </w:ins>
    </w:p>
    <w:bookmarkEnd w:id="28"/>
    <w:bookmarkStart w:id="29" w:name="weighting-by-stratum-size"/>
    <w:p>
      <w:pPr>
        <w:pStyle w:val="Heading3"/>
      </w:pPr>
      <w:ins w:id="72" w:author="PR Preview" w:date="2024-01-01T00:00:00Z">
        <w:r>
          <w:t xml:space="preserve">3.2 Weighting by Stratum Size</w:t>
        </w:r>
      </w:ins>
    </w:p>
    <w:p>
      <w:pPr>
        <w:pStyle w:val="FirstParagraph"/>
      </w:pPr>
      <w:ins w:id="73" w:author="PR Preview" w:date="2024-01-01T00:00:00Z">
        <w:r>
          <w:t xml:space="preserve">The risk if all 20 had been treated is a weighted average of</w:t>
        </w:r>
      </w:ins>
      <w:ins w:id="73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4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(in</w:t>
        </w:r>
      </w:ins>
      <w:ins w:id="73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73" w:author="PR Preview" w:date="2024-01-01T00:00:00Z">
        <w:r>
          <w:t xml:space="preserve">) and</w:t>
        </w:r>
      </w:ins>
      <w:ins w:id="73" w:author="PR Preview" w:date="2024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(in</w:t>
        </w:r>
      </w:ins>
      <w:ins w:id="73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73" w:author="PR Preview" w:date="2024-01-01T00:00:00Z">
        <w:r>
          <w:t xml:space="preserve">), with weights</w:t>
        </w:r>
      </w:ins>
      <w:ins w:id="7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and</w:t>
        </w:r>
      </w:ins>
      <w:ins w:id="7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ins w:id="73" w:author="PR Preview" w:date="2024-01-01T00:00:00Z">
        <w:r>
          <w:t xml:space="preserve">: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The causal risk ratio is</w:t>
        </w:r>
      </w:ins>
      <w:ins w:id="73" w:author="PR Preview" w:date="2024-01-01T00:00:00Z">
        <w:r>
          <w:t xml:space="preserve"> </w:t>
        </w:r>
      </w:ins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ins w:id="73" w:author="PR Preview" w:date="2024-01-01T00:00:00Z">
        <w:r>
          <w:t xml:space="preserve">.</w:t>
        </w:r>
      </w:ins>
    </w:p>
    <w:bookmarkEnd w:id="29"/>
    <w:bookmarkStart w:id="32" w:name="the-general-formula"/>
    <w:p>
      <w:pPr>
        <w:pStyle w:val="Heading3"/>
      </w:pPr>
      <w:ins w:id="74" w:author="PR Preview" w:date="2024-01-01T00:00:00Z">
        <w:r>
          <w:t xml:space="preserve">3.3 The General Formula</w:t>
        </w:r>
      </w:ins>
    </w:p>
    <w:p>
      <w:pPr>
        <w:pStyle w:val="FirstParagraph"/>
      </w:pPr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The left side is an unobserved counterfactual risk;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the right side uses only observed quantities (</w:t>
        </w:r>
      </w:ins>
      <m:oMath>
        <m:r>
          <m:t>L</m:t>
        </m:r>
      </m:oMath>
      <w:ins w:id="75" w:author="PR Preview" w:date="2024-01-01T00:00:00Z">
        <w:r>
          <w:t xml:space="preserve">,</w:t>
        </w:r>
      </w:ins>
      <w:ins w:id="75" w:author="PR Preview" w:date="2024-01-01T00:00:00Z">
        <w:r>
          <w:t xml:space="preserve"> </w:t>
        </w:r>
      </w:ins>
      <m:oMath>
        <m:r>
          <m:t>A</m:t>
        </m:r>
      </m:oMath>
      <w:ins w:id="75" w:author="PR Preview" w:date="2024-01-01T00:00:00Z">
        <w:r>
          <w:t xml:space="preserve">,</w:t>
        </w:r>
      </w:ins>
      <w:ins w:id="75" w:author="PR Preview" w:date="2024-01-01T00:00:00Z">
        <w:r>
          <w:t xml:space="preserve"> </w:t>
        </w:r>
      </w:ins>
      <m:oMath>
        <m:r>
          <m:t>Y</m:t>
        </m:r>
      </m:oMath>
      <w:ins w:id="75" w:author="PR Preview" w:date="2024-01-01T00:00:00Z">
        <w:r>
          <w:t xml:space="preserve">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ins w:id="7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ins w:id="77" w:author="PR Preview" w:date="2024-01-01T00:00:00Z">
        <w:r>
          <w:t xml:space="preserve">So the causal risk ratio can be computed by standardization as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ins w:id="79" w:author="PR Preview" w:date="2024-01-01T00:00:00Z">
        <w:r>
          <w:t xml:space="preserve">4 2.4 Inverse Probability Weighting (pp. 20-25)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1" w:author="PR Preview" w:date="2024-01-01T00:00:00Z">
        <w:r>
          <w:t xml:space="preserve">The same causal risk ratio can be computed by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rPr>
            <w:b/>
            <w:bCs/>
          </w:rPr>
          <w:t xml:space="preserve">inverse probability (IP) weighting</w:t>
        </w:r>
      </w:ins>
      <w:ins w:id="81" w:author="PR Preview" w:date="2024-01-01T00:00:00Z">
        <w:r>
          <w:t xml:space="preserve">.</w:t>
        </w:r>
      </w:ins>
    </w:p>
    <w:bookmarkStart w:id="34" w:name="the-tree-figure-2.1"/>
    <w:p>
      <w:pPr>
        <w:pStyle w:val="Heading3"/>
      </w:pPr>
      <w:ins w:id="82" w:author="PR Preview" w:date="2024-01-01T00:00:00Z">
        <w:r>
          <w:t xml:space="preserve">4.1 The Tree (Figure 2.1)</w:t>
        </w:r>
      </w:ins>
    </w:p>
    <w:p>
      <w:pPr>
        <w:pStyle w:val="FirstParagraph"/>
      </w:pPr>
      <w:ins w:id="83" w:author="PR Preview" w:date="2024-01-01T00:00:00Z">
        <w:r>
          <w:t xml:space="preserve">Display Table 2.2 as a tree, from left to right:</w:t>
        </w:r>
      </w:ins>
    </w:p>
    <w:p>
      <w:pPr>
        <w:pStyle w:val="Compact"/>
        <w:numPr>
          <w:ilvl w:val="0"/>
          <w:numId w:val="1013"/>
        </w:numPr>
      </w:pPr>
      <w:ins w:id="84" w:author="PR Preview" w:date="2024-01-01T00:00:00Z">
        <w:r>
          <w:t xml:space="preserve">first branching on</w:t>
        </w:r>
      </w:ins>
      <w:ins w:id="84" w:author="PR Preview" w:date="2024-01-01T00:00:00Z">
        <w:r>
          <w:t xml:space="preserve"> </w:t>
        </w:r>
      </w:ins>
      <m:oMath>
        <m:r>
          <m:t>L</m:t>
        </m:r>
      </m:oMath>
      <w:ins w:id="84" w:author="PR Preview" w:date="2024-01-01T00:00:00Z">
        <w:r>
          <w:t xml:space="preserve">: 8 with</w:t>
        </w:r>
      </w:ins>
      <w:ins w:id="8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(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ins w:id="84" w:author="PR Preview" w:date="2024-01-01T00:00:00Z">
        <w:r>
          <w:t xml:space="preserve">), 12 with</w:t>
        </w:r>
      </w:ins>
      <w:ins w:id="8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(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ins w:id="84" w:author="PR Preview" w:date="2024-01-01T00:00:00Z">
        <w:r>
          <w:t xml:space="preserve">);</w:t>
        </w:r>
      </w:ins>
    </w:p>
    <w:p>
      <w:pPr>
        <w:pStyle w:val="Compact"/>
        <w:numPr>
          <w:ilvl w:val="0"/>
          <w:numId w:val="1013"/>
        </w:numPr>
      </w:pPr>
      <w:ins w:id="85" w:author="PR Preview" w:date="2024-01-01T00:00:00Z">
        <w:r>
          <w:t xml:space="preserve">then on</w:t>
        </w:r>
      </w:ins>
      <w:ins w:id="85" w:author="PR Preview" w:date="2024-01-01T00:00:00Z">
        <w:r>
          <w:t xml:space="preserve"> </w:t>
        </w:r>
      </w:ins>
      <m:oMath>
        <m:r>
          <m:t>A</m:t>
        </m:r>
      </m:oMath>
      <w:ins w:id="85" w:author="PR Preview" w:date="2024-01-01T00:00:00Z">
        <w:r>
          <w:t xml:space="preserve">: in</w:t>
        </w:r>
      </w:ins>
      <w:ins w:id="85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0</m:t>
        </m:r>
      </m:oMath>
      <w:ins w:id="85" w:author="PR Preview" w:date="2024-01-01T00:00:00Z">
        <w:r>
          <w:t xml:space="preserve">, 4 untreated and 4 treated (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ins w:id="85" w:author="PR Preview" w:date="2024-01-01T00:00:00Z">
        <w:r>
          <w:t xml:space="preserve">);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in</w:t>
        </w:r>
      </w:ins>
      <w:ins w:id="85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1</m:t>
        </m:r>
      </m:oMath>
      <w:ins w:id="85" w:author="PR Preview" w:date="2024-01-01T00:00:00Z">
        <w:r>
          <w:t xml:space="preserve">, 3 untreated and 9 treated (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ins w:id="85" w:author="PR Preview" w:date="2024-01-01T00:00:00Z">
        <w:r>
          <w:t xml:space="preserve">,</w:t>
        </w:r>
      </w:ins>
      <w:ins w:id="8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ins w:id="85" w:author="PR Preview" w:date="2024-01-01T00:00:00Z">
        <w:r>
          <w:t xml:space="preserve">);</w:t>
        </w:r>
      </w:ins>
    </w:p>
    <w:p>
      <w:pPr>
        <w:pStyle w:val="Compact"/>
        <w:numPr>
          <w:ilvl w:val="0"/>
          <w:numId w:val="1013"/>
        </w:numPr>
      </w:pPr>
      <w:ins w:id="86" w:author="PR Preview" w:date="2024-01-01T00:00:00Z">
        <w:r>
          <w:t xml:space="preserve">then on</w:t>
        </w:r>
      </w:ins>
      <w:ins w:id="86" w:author="PR Preview" w:date="2024-01-01T00:00:00Z">
        <w:r>
          <w:t xml:space="preserve"> </w:t>
        </w:r>
      </w:ins>
      <m:oMath>
        <m:r>
          <m:t>Y</m:t>
        </m:r>
      </m:oMath>
      <w:ins w:id="86" w:author="PR Preview" w:date="2024-01-01T00:00:00Z">
        <w:r>
          <w:t xml:space="preserve">: e.g. in</w:t>
        </w:r>
      </w:ins>
      <w:ins w:id="8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ins w:id="86" w:author="PR Preview" w:date="2024-01-01T00:00:00Z">
        <w:r>
          <w:t xml:space="preserve">, 3 survived and 1 died, so</w:t>
        </w:r>
      </w:ins>
      <w:ins w:id="8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86" w:author="PR Preview" w:date="2024-01-01T00:00:00Z">
        <w:r>
          <w:t xml:space="preserve">.</w:t>
        </w:r>
      </w:ins>
    </w:p>
    <w:p>
      <w:pPr>
        <w:pStyle w:val="FirstParagraph"/>
      </w:pPr>
      <w:ins w:id="87" w:author="PR Preview" w:date="2024-01-01T00:00:00Z">
        <w:r>
          <w:t xml:space="preserve">Figure 2.1 is a fully randomized causally interpreted structured tree graph, or FRCISTG (Robins 1986, 1987), representation of a conditionally randomized experiment.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The book asks whether this wins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“the prize for the worst acronym ever”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(Hernán and Robins 2020, 20)</w:t>
        </w:r>
      </w:ins>
      <w:ins w:id="87" w:author="PR Preview" w:date="2024-01-01T00:00:00Z">
        <w:r>
          <w:t xml:space="preserve">.</w:t>
        </w:r>
      </w:ins>
    </w:p>
    <w:bookmarkEnd w:id="34"/>
    <w:bookmarkStart w:id="35" w:name="everybody-untreated"/>
    <w:p>
      <w:pPr>
        <w:pStyle w:val="Heading3"/>
      </w:pPr>
      <w:ins w:id="88" w:author="PR Preview" w:date="2024-01-01T00:00:00Z">
        <w:r>
          <w:t xml:space="preserve">4.2 Everybody Untreated</w:t>
        </w:r>
      </w:ins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ins w:id="89" w:author="PR Preview" w:date="2024-01-01T00:00:00Z">
        <w:r>
          <w:t xml:space="preserve">: 1 of the 4 untreated died.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Had all 8 been untreated (twice as many), 2 would have died.</w:t>
        </w:r>
      </w:ins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ins w:id="90" w:author="PR Preview" w:date="2024-01-01T00:00:00Z">
        <w:r>
          <w:t xml:space="preserve">: 2 of the 3 untreated died.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Had all 12 been untreated (</w:t>
        </w:r>
      </w:ins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ins w:id="90" w:author="PR Preview" w:date="2024-01-01T00:00:00Z">
        <w:r>
          <w:t xml:space="preserve">),</w:t>
        </w:r>
      </w:ins>
      <w:ins w:id="90" w:author="PR Preview" w:date="2024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would have died.</w:t>
        </w:r>
      </w:ins>
    </w:p>
    <w:p>
      <w:pPr>
        <w:pStyle w:val="FirstParagraph"/>
      </w:pPr>
      <w:ins w:id="91" w:author="PR Preview" w:date="2024-01-01T00:00:00Z">
        <w:r>
          <w:t xml:space="preserve">So</w:t>
        </w:r>
      </w:ins>
      <w:ins w:id="9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ins w:id="91" w:author="PR Preview" w:date="2024-01-01T00:00:00Z">
        <w:r>
          <w:t xml:space="preserve">.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This relies on exchangeability within each stratum: the treated, had they been untreated, would have had the same risk as the untreated in their stratum.</w:t>
        </w:r>
      </w:ins>
    </w:p>
    <w:bookmarkEnd w:id="35"/>
    <w:bookmarkStart w:id="36" w:name="everybody-treated"/>
    <w:p>
      <w:pPr>
        <w:pStyle w:val="Heading3"/>
      </w:pPr>
      <w:ins w:id="92" w:author="PR Preview" w:date="2024-01-01T00:00:00Z">
        <w:r>
          <w:t xml:space="preserve">4.3 Everybody Treated</w:t>
        </w:r>
      </w:ins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ins w:id="93" w:author="PR Preview" w:date="2024-01-01T00:00:00Z">
        <w:r>
          <w:t xml:space="preserve">: 1 of the 4 treated died; scaled to 8: 2 deaths.</w:t>
        </w:r>
      </w:ins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ins w:id="94" w:author="PR Preview" w:date="2024-01-01T00:00:00Z">
        <w:r>
          <w:t xml:space="preserve">: 6 of the 9 treated died;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scaled to 12 (a factor</w:t>
        </w:r>
      </w:ins>
      <w:ins w:id="94" w:author="PR Preview" w:date="2024-01-01T00:00:00Z">
        <w:r>
          <w:t xml:space="preserve"> </w:t>
        </w:r>
      </w:ins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ins w:id="94" w:author="PR Preview" w:date="2024-01-01T00:00:00Z">
        <w:r>
          <w:t xml:space="preserve">):</w:t>
        </w:r>
      </w:ins>
      <w:ins w:id="94" w:author="PR Preview" w:date="2024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deaths.</w:t>
        </w:r>
      </w:ins>
    </w:p>
    <w:p>
      <w:pPr>
        <w:pStyle w:val="FirstParagraph"/>
      </w:pPr>
      <w:ins w:id="95" w:author="PR Preview" w:date="2024-01-01T00:00:00Z">
        <w:r>
          <w:t xml:space="preserve">So</w:t>
        </w:r>
      </w:ins>
      <w:ins w:id="9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ins w:id="95" w:author="PR Preview" w:date="2024-01-01T00:00:00Z">
        <w:r>
          <w:t xml:space="preserve">, and the causal risk ratio is</w:t>
        </w:r>
      </w:ins>
      <w:ins w:id="95" w:author="PR Preview" w:date="2024-01-01T00:00:00Z">
        <w:r>
          <w:t xml:space="preserve"> </w:t>
        </w:r>
      </w:ins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ins w:id="95" w:author="PR Preview" w:date="2024-01-01T00:00:00Z">
        <w:r>
          <w:t xml:space="preserve">, as with standardization.</w:t>
        </w:r>
      </w:ins>
    </w:p>
    <w:bookmarkEnd w:id="36"/>
    <w:bookmarkStart w:id="37" w:name="the-pseudo-population"/>
    <w:p>
      <w:pPr>
        <w:pStyle w:val="Heading3"/>
      </w:pPr>
      <w:ins w:id="96" w:author="PR Preview" w:date="2024-01-01T00:00:00Z">
        <w:r>
          <w:t xml:space="preserve">4.4 The Pseudo-Population</w:t>
        </w:r>
      </w:ins>
    </w:p>
    <w:p>
      <w:pPr>
        <w:pStyle w:val="FirstParagraph"/>
      </w:pPr>
      <w:ins w:id="97" w:author="PR Preview" w:date="2024-01-01T00:00:00Z">
        <w:r>
          <w:t xml:space="preserve">The two simulated trees (Figure 2.2: everybody untreated; everybody treated) pooled together form a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rPr>
            <w:b/>
            <w:bCs/>
          </w:rPr>
          <w:t xml:space="preserve">pseudo-population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twice the size of the original, in which every individual appears once treated and once untreated (Figure 2.3).</w:t>
        </w:r>
      </w:ins>
    </w:p>
    <w:p>
      <w:pPr>
        <w:pStyle w:val="BodyText"/>
      </w:pPr>
      <w:ins w:id="98" w:author="PR Preview" w:date="2024-01-01T00:00:00Z">
        <w:r>
          <w:t xml:space="preserve">In the pseudo-population,</w:t>
        </w:r>
      </w:ins>
      <w:ins w:id="98" w:author="PR Preview" w:date="2024-01-01T00:00:00Z">
        <w:r>
          <w:t xml:space="preserve"> </w:t>
        </w:r>
      </w:ins>
      <m:oMath>
        <m:r>
          <m:t>L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 independent of</w:t>
        </w:r>
      </w:ins>
      <w:ins w:id="98" w:author="PR Preview" w:date="2024-01-01T00:00:00Z">
        <w:r>
          <w:t xml:space="preserve"> </w:t>
        </w:r>
      </w:ins>
      <m:oMath>
        <m:r>
          <m:t>A</m:t>
        </m:r>
      </m:oMath>
      <w:ins w:id="98" w:author="PR Preview" w:date="2024-01-01T00:00:00Z">
        <w:r>
          <w:t xml:space="preserve">, so under</w:t>
        </w:r>
      </w:ins>
      <w:ins w:id="9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in the original population the treated and untreated are unconditionally exchangeable.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Hence the associational risk ratio in the pseudo-population equals the causal risk ratio in both the pseudo-population and the original population.</w:t>
        </w:r>
      </w:ins>
    </w:p>
    <w:bookmarkEnd w:id="37"/>
    <w:bookmarkStart w:id="41" w:name="ip-weights"/>
    <w:p>
      <w:pPr>
        <w:pStyle w:val="Heading3"/>
      </w:pPr>
      <w:ins w:id="99" w:author="PR Preview" w:date="2024-01-01T00:00:00Z">
        <w:r>
          <w:t xml:space="preserve">4.5 IP Weights</w:t>
        </w:r>
      </w:ins>
    </w:p>
    <w:p>
      <w:pPr>
        <w:pStyle w:val="FirstParagraph"/>
      </w:pPr>
      <w:ins w:id="100" w:author="PR Preview" w:date="2024-01-01T00:00:00Z">
        <w:r>
          <w:t xml:space="preserve">Each individual is weighted by the inverse of the probability of receiving the treatment they actually received: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ins w:id="10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ins w:id="102" w:author="PR Preview" w:date="2024-01-01T00:00:00Z">
        <w:r>
          <w:t xml:space="preserve">IP weighted estimators were proposed by Horvitz and Thompson (1952) for surveys in which subjects are sampled with unequal probabilities (see Technical Point 12.1)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(Hernán and Robins 2020, 22)</w:t>
        </w:r>
      </w:ins>
      <w:ins w:id="102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ins w:id="103" w:author="PR Preview" w:date="2024-01-01T00:00:00Z">
        <w:r>
          <w:t xml:space="preserve">4.6 Standardization and IP Weighting Are Equivalent</w:t>
        </w:r>
      </w:ins>
    </w:p>
    <w:p>
      <w:pPr>
        <w:pStyle w:val="FirstParagraph"/>
      </w:pPr>
      <w:ins w:id="104" w:author="PR Preview" w:date="2024-01-01T00:00:00Z">
        <w:r>
          <w:t xml:space="preserve">Both gave a causal risk ratio of 1 here, and this is no coincidence (Technical Point 2.3).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Both build a counterfactual tree in which everyone receives</w:t>
        </w:r>
      </w:ins>
      <w:ins w:id="104" w:author="PR Preview" w:date="2024-01-01T00:00:00Z">
        <w:r>
          <w:t xml:space="preserve"> </w:t>
        </w:r>
      </w:ins>
      <m:oMath>
        <m:r>
          <m:t>a</m:t>
        </m:r>
      </m:oMath>
      <w:ins w:id="104" w:author="PR Preview" w:date="2024-01-01T00:00:00Z">
        <w:r>
          <w:t xml:space="preserve">, from different pieces:</w:t>
        </w:r>
      </w:ins>
    </w:p>
    <w:p>
      <w:pPr>
        <w:pStyle w:val="Compact"/>
        <w:numPr>
          <w:ilvl w:val="0"/>
          <w:numId w:val="1016"/>
        </w:numPr>
      </w:pPr>
      <w:ins w:id="105" w:author="PR Preview" w:date="2024-01-01T00:00:00Z">
        <w:r>
          <w:rPr>
            <w:b/>
            <w:bCs/>
          </w:rPr>
          <w:t xml:space="preserve">IP weighting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uses</w:t>
        </w:r>
      </w:ins>
      <w:ins w:id="10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05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w:ins w:id="106" w:author="PR Preview" w:date="2024-01-01T00:00:00Z">
        <w:r>
          <w:rPr>
            <w:b/>
            <w:bCs/>
          </w:rPr>
          <w:t xml:space="preserve">standardization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uses</w:t>
        </w:r>
      </w:ins>
      <w:ins w:id="10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and</w:t>
        </w:r>
      </w:ins>
      <w:ins w:id="10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06" w:author="PR Preview" w:date="2024-01-01T00:00:00Z">
        <w:r>
          <w:t xml:space="preserve">.</w:t>
        </w:r>
      </w:ins>
    </w:p>
    <w:p>
      <w:pPr>
        <w:pStyle w:val="FirstParagraph"/>
      </w:pPr>
      <w:ins w:id="107" w:author="PR Preview" w:date="2024-01-01T00:00:00Z">
        <w:r>
          <w:t xml:space="preserve">Because both simulate what would have happened had</w:t>
        </w:r>
      </w:ins>
      <w:ins w:id="107" w:author="PR Preview" w:date="2024-01-01T00:00:00Z">
        <w:r>
          <w:t xml:space="preserve"> </w:t>
        </w:r>
      </w:ins>
      <m:oMath>
        <m:r>
          <m:t>L</m:t>
        </m:r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not been used to decide the probability of treatment, we say these methods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rPr>
            <w:b/>
            <w:bCs/>
          </w:rPr>
          <w:t xml:space="preserve">adjust for</w:t>
        </w:r>
      </w:ins>
      <w:ins w:id="107" w:author="PR Preview" w:date="2024-01-01T00:00:00Z">
        <w:r>
          <w:t xml:space="preserve"> </w:t>
        </w:r>
      </w:ins>
      <m:oMath>
        <m:r>
          <m:t>L</m:t>
        </m:r>
      </m:oMath>
      <w:ins w:id="107" w:author="PR Preview" w:date="2024-01-01T00:00:00Z">
        <w:r>
          <w:t xml:space="preserve">.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“Controlling for”</w:t>
        </w:r>
      </w:ins>
      <w:ins w:id="107" w:author="PR Preview" w:date="2024-01-01T00:00:00Z">
        <w:r>
          <w:t xml:space="preserve"> </w:t>
        </w:r>
      </w:ins>
      <m:oMath>
        <m:r>
          <m:t>L</m:t>
        </m:r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is a slight abuse of language: this analytic control is quite different from the physical control of a randomized experiment.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 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ins w:id="108" w:author="PR Preview" w:date="2024-01-01T00:00:00Z">
        <w:r>
          <w:t xml:space="preserve">4.7 Why Not Finish the Book Here?</w:t>
        </w:r>
      </w:ins>
    </w:p>
    <w:p>
      <w:pPr>
        <w:pStyle w:val="FirstParagraph"/>
      </w:pPr>
      <w:ins w:id="109" w:author="PR Preview" w:date="2024-01-01T00:00:00Z">
        <w:r>
          <w:t xml:space="preserve">An ideal randomized experiment plus standardization or IP weighting gives average causal effects.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But randomized experiments are often unethical, impractical, or untimely.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For the heart transplant study:</w:t>
        </w:r>
      </w:ins>
    </w:p>
    <w:p>
      <w:pPr>
        <w:pStyle w:val="Compact"/>
        <w:numPr>
          <w:ilvl w:val="0"/>
          <w:numId w:val="1018"/>
        </w:numPr>
      </w:pPr>
      <w:ins w:id="110" w:author="PR Preview" w:date="2024-01-01T00:00:00Z">
        <w:r>
          <w:rPr>
            <w:b/>
            <w:bCs/>
          </w:rPr>
          <w:t xml:space="preserve">ethics</w:t>
        </w:r>
      </w:ins>
      <w:ins w:id="110" w:author="PR Preview" w:date="2024-01-01T00:00:00Z">
        <w:r>
          <w:t xml:space="preserve">: hearts are scarce, and society prefers to give them to those most likely to benefit, not at random;</w:t>
        </w:r>
      </w:ins>
    </w:p>
    <w:p>
      <w:pPr>
        <w:pStyle w:val="Compact"/>
        <w:numPr>
          <w:ilvl w:val="0"/>
          <w:numId w:val="1018"/>
        </w:numPr>
      </w:pPr>
      <w:ins w:id="111" w:author="PR Preview" w:date="2024-01-01T00:00:00Z">
        <w:r>
          <w:rPr>
            <w:b/>
            <w:bCs/>
          </w:rPr>
          <w:t xml:space="preserve">feasibility</w:t>
        </w:r>
      </w:ins>
      <w:ins w:id="111" w:author="PR Preview" w:date="2024-01-01T00:00:00Z">
        <w:r>
          <w:t xml:space="preserve">: double blinding is impossible, people assigned to medical treatment may not forgo a transplant, and compatible hearts may not be available;</w:t>
        </w:r>
      </w:ins>
    </w:p>
    <w:p>
      <w:pPr>
        <w:pStyle w:val="Compact"/>
        <w:numPr>
          <w:ilvl w:val="0"/>
          <w:numId w:val="1018"/>
        </w:numPr>
      </w:pPr>
      <w:ins w:id="112" w:author="PR Preview" w:date="2024-01-01T00:00:00Z">
        <w:r>
          <w:rPr>
            <w:b/>
            <w:bCs/>
          </w:rPr>
          <w:t xml:space="preserve">timeliness</w:t>
        </w:r>
      </w:ins>
      <w:ins w:id="112" w:author="PR Preview" w:date="2024-01-01T00:00:00Z">
        <w:r>
          <w:t xml:space="preserve">: the study would take years, and decisions must be made in the meantime.</w:t>
        </w:r>
      </w:ins>
    </w:p>
    <w:p>
      <w:pPr>
        <w:pStyle w:val="FirstParagraph"/>
      </w:pPr>
      <w:ins w:id="113" w:author="PR Preview" w:date="2024-01-01T00:00:00Z">
        <w:r>
          <w:t xml:space="preserve">Frequently an observational study is the least bad option (Chapter 3).</w:t>
        </w:r>
      </w:ins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ins w:id="116" w:author="PR Preview" w:date="2024-01-01T00:00:00Z">
        <w:r>
          <w:rPr>
            <w:b/>
            <w:bCs/>
          </w:rPr>
          <w:t xml:space="preserve">Randomization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makes missing counterfactuals missing by chance and is expected to produce exchangeability,</w:t>
        </w:r>
      </w:ins>
      <w:ins w:id="116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16" w:author="PR Preview" w:date="2024-01-01T00:00:00Z">
        <w:r>
          <w:t xml:space="preserve">;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in an ideal randomized experiment, association is causation.</w:t>
        </w:r>
      </w:ins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(exchangeability) is different from</w:t>
        </w:r>
      </w:ins>
      <w:ins w:id="117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(no association).</w:t>
        </w:r>
      </w:ins>
    </w:p>
    <w:p>
      <w:pPr>
        <w:pStyle w:val="Compact"/>
        <w:numPr>
          <w:ilvl w:val="0"/>
          <w:numId w:val="1019"/>
        </w:numPr>
      </w:pPr>
      <w:ins w:id="118" w:author="PR Preview" w:date="2024-01-01T00:00:00Z">
        <w:r>
          <w:rPr>
            <w:b/>
            <w:bCs/>
          </w:rPr>
          <w:t xml:space="preserve">Conditional randomization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(randomization probabilities depending on</w:t>
        </w:r>
      </w:ins>
      <w:ins w:id="118" w:author="PR Preview" w:date="2024-01-01T00:00:00Z">
        <w:r>
          <w:t xml:space="preserve"> </w:t>
        </w:r>
      </w:ins>
      <m:oMath>
        <m:r>
          <m:t>L</m:t>
        </m:r>
      </m:oMath>
      <w:ins w:id="118" w:author="PR Preview" w:date="2024-01-01T00:00:00Z">
        <w:r>
          <w:t xml:space="preserve">) produces only conditional exchangeability,</w:t>
        </w:r>
      </w:ins>
      <w:ins w:id="118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ins w:id="11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ins w:id="119" w:author="PR Preview" w:date="2024-01-01T00:00:00Z">
        <w:r>
          <w:t xml:space="preserve">Under conditional exchangeability, the population causal effect is identified by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rPr>
            <w:b/>
            <w:bCs/>
          </w:rPr>
          <w:t xml:space="preserve">standardization</w:t>
        </w:r>
      </w:ins>
      <w:ins w:id="119" w:author="PR Preview" w:date="2024-01-01T00:00:00Z">
        <w:r>
          <w:t xml:space="preserve">,</w:t>
        </w:r>
      </w:ins>
      <w:ins w:id="119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19" w:author="PR Preview" w:date="2024-01-01T00:00:00Z">
        <w:r>
          <w:t xml:space="preserve">, or equivalently by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rPr>
            <w:b/>
            <w:bCs/>
          </w:rPr>
          <w:t xml:space="preserve">IP weighting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with</w:t>
        </w:r>
      </w:ins>
      <w:ins w:id="119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119" w:author="PR Preview" w:date="2024-01-01T00:00:00Z">
        <w:r>
          <w:t xml:space="preserve">, which creates a pseudo-population in which</w:t>
        </w:r>
      </w:ins>
      <w:ins w:id="119" w:author="PR Preview" w:date="2024-01-01T00:00:00Z">
        <w:r>
          <w:t xml:space="preserve"> </w:t>
        </w:r>
      </w:ins>
      <m:oMath>
        <m:r>
          <m:t>L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and</w:t>
        </w:r>
      </w:ins>
      <w:ins w:id="119" w:author="PR Preview" w:date="2024-01-01T00:00:00Z">
        <w:r>
          <w:t xml:space="preserve"> </w:t>
        </w:r>
      </w:ins>
      <m:oMath>
        <m:r>
          <m:t>A</m:t>
        </m:r>
      </m:oMath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are independent.</w:t>
        </w:r>
      </w:ins>
    </w:p>
    <w:p>
      <w:pPr>
        <w:pStyle w:val="Compact"/>
        <w:numPr>
          <w:ilvl w:val="0"/>
          <w:numId w:val="1019"/>
        </w:numPr>
      </w:pPr>
      <w:ins w:id="120" w:author="PR Preview" w:date="2024-01-01T00:00:00Z">
        <w:r>
          <w:t xml:space="preserve">In Table 2.2 both methods give a causal risk ratio of 1, whereas the crude associational risk ratio is 1.26.</w:t>
        </w:r>
      </w:ins>
    </w:p>
    <w:bookmarkEnd w:id="47"/>
    <w:bookmarkStart w:id="51" w:name="references"/>
    <w:p>
      <w:pPr>
        <w:pStyle w:val="Heading2"/>
      </w:pPr>
      <w:ins w:id="121" w:author="PR Preview" w:date="2024-01-01T00:00:00Z">
        <w:r>
          <w:t xml:space="preserve">6 References</w:t>
        </w:r>
      </w:ins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2026-10-01T22:27:59Z</dcterms:created>
  <dcterms:modified xsi:type="dcterms:W3CDTF">2026-10-01T22:27:59Z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