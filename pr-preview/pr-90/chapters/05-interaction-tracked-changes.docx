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ins w:id="1" w:author="PR Preview" w:date="2024-01-01T00:00:00Z">
        <w:r>
          <w:t xml:space="preserve">Chapter 4 introduced effect modification: the effect of a single treatment</w:t>
        </w:r>
      </w:ins>
      <w:ins w:id="1" w:author="PR Preview" w:date="2024-01-01T00:00:00Z">
        <w:r>
          <w:t xml:space="preserve"> </w:t>
        </w:r>
      </w:ins>
      <m:oMath>
        <m:r>
          <m:t>A</m:t>
        </m:r>
      </m:oMath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varying across levels of another variable</w:t>
        </w:r>
      </w:ins>
      <w:ins w:id="1" w:author="PR Preview" w:date="2024-01-01T00:00:00Z">
        <w:r>
          <w:t xml:space="preserve"> </w:t>
        </w:r>
      </w:ins>
      <m:oMath>
        <m:r>
          <m:t>V</m:t>
        </m:r>
      </m:oMath>
      <w:ins w:id="1" w:author="PR Preview" w:date="2024-01-01T00:00:00Z">
        <w:r>
          <w:t xml:space="preserve">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Many causal questions, however, concern two or more treatments applied together.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If the causal effect of one treatment depends on the value we set for the other, the two treatments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b/>
            <w:bCs/>
          </w:rPr>
          <w:t xml:space="preserve">interact</w:t>
        </w:r>
      </w:ins>
      <w:ins w:id="1" w:author="PR Preview" w:date="2024-01-01T00:00:00Z">
        <w:r>
          <w:t xml:space="preserve">.</w:t>
        </w:r>
      </w:ins>
    </w:p>
    <w:p>
      <w:pPr>
        <w:pStyle w:val="BodyText"/>
      </w:pPr>
      <w:ins w:id="2" w:author="PR Preview" w:date="2024-01-01T00:00:00Z">
        <w:r>
          <w:t xml:space="preserve">This chapter defines interaction between two treatments in two frameworks:</w:t>
        </w:r>
      </w:ins>
    </w:p>
    <w:p>
      <w:pPr>
        <w:pStyle w:val="Compact"/>
        <w:numPr>
          <w:ilvl w:val="0"/>
          <w:numId w:val="1001"/>
        </w:numPr>
      </w:pPr>
      <w:ins w:id="3" w:author="PR Preview" w:date="2024-01-01T00:00:00Z">
        <w:r>
          <w:t xml:space="preserve">the counterfactual (potential outcomes) framework, which we have used so far;</w:t>
        </w:r>
      </w:ins>
    </w:p>
    <w:p>
      <w:pPr>
        <w:pStyle w:val="Compact"/>
        <w:numPr>
          <w:ilvl w:val="0"/>
          <w:numId w:val="1001"/>
        </w:numPr>
      </w:pPr>
      <w:ins w:id="4" w:author="PR Preview" w:date="2024-01-01T00:00:00Z">
        <w:r>
          <w:t xml:space="preserve">the sufficient-component-cause framework, which describes causal mechanisms.</w:t>
        </w:r>
      </w:ins>
    </w:p>
    <w:p>
      <w:pPr>
        <w:pStyle w:val="FirstParagraph"/>
      </w:pPr>
      <w:ins w:id="5" w:author="PR Preview" w:date="2024-01-01T00:00:00Z">
        <w:r>
          <w:t xml:space="preserve">This chapter is based on</w:t>
        </w:r>
      </w:ins>
      <w:ins w:id="5" w:author="PR Preview" w:date="2024-01-01T00:00:00Z">
        <w:r>
          <w:t xml:space="preserve"> </w:t>
        </w:r>
      </w:ins>
      <w:ins w:id="5" w:author="PR Preview" w:date="2024-01-01T00:00:00Z">
        <w:r>
          <w:t xml:space="preserve">Hernán and Robins (2020, chap. 5, pp. 61-74)</w:t>
        </w:r>
      </w:ins>
      <w:ins w:id="5" w:author="PR Preview" w:date="2024-01-01T00:00:00Z">
        <w:r>
          <w:t xml:space="preserve">.</w:t>
        </w:r>
      </w:ins>
    </w:p>
    <w:p>
      <w:pPr>
        <w:pStyle w:val="BodyText"/>
      </w:pPr>
      <w:ins w:id="6" w:author="PR Preview" w:date="2024-01-01T00:00:00Z">
        <w:r>
          <w:t xml:space="preserve">The book motivates the chapter with the</w:t>
        </w:r>
      </w:ins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“looking up”</w:t>
        </w:r>
      </w:ins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experiment from Chapter 1:</w:t>
        </w:r>
      </w:ins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suppose we randomize not only whether you look up at the sky</w:t>
        </w:r>
      </w:ins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but also whether you stand in the street dressed or naked.</w:t>
        </w:r>
      </w:ins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If the effect of looking up differs between the dressed and naked conditions,</w:t>
        </w:r>
      </w:ins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the two treatments interact.</w:t>
        </w:r>
      </w:ins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When joint interventions are feasible, knowing about interaction tells us which combination of interventions works best.</w:t>
        </w:r>
      </w:ins>
    </w:p>
    <w:bookmarkStart w:id="19" w:name="X56f99c51021ec8fdc81b86435c9582bdf612b2d"/>
    <w:p>
      <w:pPr>
        <w:pStyle w:val="Heading2"/>
      </w:pPr>
      <w:ins w:id="7" w:author="PR Preview" w:date="2024-01-01T00:00:00Z">
        <w:r>
          <w:t xml:space="preserve">1 5.1 Interaction Requires a Joint Intervention (pp. 61-62)</w:t>
        </w:r>
      </w:ins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ins w:id="9" w:author="PR Preview" w:date="2024-01-01T00:00:00Z">
        <w:r>
          <w:t xml:space="preserve">1.1 Joint Interventions</w:t>
        </w:r>
      </w:ins>
    </w:p>
    <w:p>
      <w:pPr>
        <w:pStyle w:val="FirstParagraph"/>
      </w:pPr>
      <w:ins w:id="10" w:author="PR Preview" w:date="2024-01-01T00:00:00Z">
        <w:r>
          <w:t xml:space="preserve">Extend the heart transplant example with a second treatment:</w:t>
        </w:r>
      </w:ins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ins w:id="11" w:author="PR Preview" w:date="2024-01-01T00:00:00Z">
        <w:r>
          <w:t xml:space="preserve">: heart transplant (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11" w:author="PR Preview" w:date="2024-01-01T00:00:00Z">
        <w:r>
          <w:t xml:space="preserve">) or not (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11" w:author="PR Preview" w:date="2024-01-01T00:00:00Z">
        <w:r>
          <w:t xml:space="preserve">);</w:t>
        </w:r>
      </w:ins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ins w:id="12" w:author="PR Preview" w:date="2024-01-01T00:00:00Z">
        <w:r>
          <w:t xml:space="preserve">: multivitamin complex (</w:t>
        </w:r>
      </w:ins>
      <m:oMath>
        <m:r>
          <m:t>E</m:t>
        </m:r>
        <m:r>
          <m:rPr>
            <m:sty m:val="p"/>
          </m:rPr>
          <m:t>=</m:t>
        </m:r>
        <m:r>
          <m:t>1</m:t>
        </m:r>
      </m:oMath>
      <w:ins w:id="12" w:author="PR Preview" w:date="2024-01-01T00:00:00Z">
        <w:r>
          <w:t xml:space="preserve">) or no vitamins (</w:t>
        </w:r>
      </w:ins>
      <m:oMath>
        <m:r>
          <m:t>E</m:t>
        </m:r>
        <m:r>
          <m:rPr>
            <m:sty m:val="p"/>
          </m:rPr>
          <m:t>=</m:t>
        </m:r>
        <m:r>
          <m:t>0</m:t>
        </m:r>
      </m:oMath>
      <w:ins w:id="12" w:author="PR Preview" w:date="2024-01-01T00:00:00Z">
        <w:r>
          <w:t xml:space="preserve">).</w:t>
        </w:r>
      </w:ins>
    </w:p>
    <w:p>
      <w:pPr>
        <w:pStyle w:val="FirstParagraph"/>
      </w:pPr>
      <w:ins w:id="13" w:author="PR Preview" w:date="2024-01-01T00:00:00Z">
        <w:r>
          <w:t xml:space="preserve">Each individual now has four counterfactual outcomes,</w:t>
        </w:r>
      </w:ins>
      <w:ins w:id="13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ins w:id="13" w:author="PR Preview" w:date="2024-01-01T00:00:00Z">
        <w:r>
          <w:t xml:space="preserve">,</w:t>
        </w:r>
      </w:ins>
      <w:ins w:id="13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ins w:id="13" w:author="PR Preview" w:date="2024-01-01T00:00:00Z">
        <w:r>
          <w:t xml:space="preserve">,</w:t>
        </w:r>
      </w:ins>
      <w:ins w:id="13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ins w:id="13" w:author="PR Preview" w:date="2024-01-01T00:00:00Z">
        <w:r>
          <w:t xml:space="preserve">, and</w:t>
        </w:r>
      </w:ins>
      <w:ins w:id="13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ins w:id="13" w:author="PR Preview" w:date="2024-01-01T00:00:00Z">
        <w:r>
          <w:t xml:space="preserve">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ins w:id="14" w:author="PR Preview" w:date="2024-01-01T00:00:00Z">
        <w:r>
          <w:rPr>
            <w:b/>
            <w:bCs/>
          </w:rPr>
          <w:t xml:space="preserve">Recursive substitution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(Hernán and Robins 2020, 61, margin note)</w:t>
        </w:r>
      </w:ins>
      <w:ins w:id="14" w:author="PR Preview" w:date="2024-01-01T00:00:00Z">
        <w:r>
          <w:t xml:space="preserve">.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The counterfactual</w:t>
        </w:r>
      </w:ins>
      <w:ins w:id="14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</m:oMath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under an intervention on</w:t>
        </w:r>
      </w:ins>
      <w:ins w:id="14" w:author="PR Preview" w:date="2024-01-01T00:00:00Z">
        <w:r>
          <w:t xml:space="preserve"> </w:t>
        </w:r>
      </w:ins>
      <m:oMath>
        <m:r>
          <m:t>A</m:t>
        </m:r>
      </m:oMath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alone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is the joint counterfactual</w:t>
        </w:r>
      </w:ins>
      <w:ins w:id="14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evaluated at the value</w:t>
        </w:r>
      </w:ins>
      <w:ins w:id="14" w:author="PR Preview" w:date="2024-01-01T00:00:00Z">
        <w:r>
          <w:t xml:space="preserve"> </w:t>
        </w:r>
      </w:ins>
      <m:oMath>
        <m:r>
          <m:t>e</m:t>
        </m:r>
      </m:oMath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that</w:t>
        </w:r>
      </w:ins>
      <w:ins w:id="14" w:author="PR Preview" w:date="2024-01-01T00:00:00Z">
        <w:r>
          <w:t xml:space="preserve"> </w:t>
        </w:r>
      </w:ins>
      <m:oMath>
        <m:r>
          <m:t>E</m:t>
        </m:r>
      </m:oMath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actually takes:</w:t>
        </w:r>
      </w:ins>
      <w:ins w:id="14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ins w:id="14" w:author="PR Preview" w:date="2024-01-01T00:00:00Z">
        <w:r>
          <w:t xml:space="preserve">.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Consistency is a special case of the same substitution: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the observed outcome is</w:t>
        </w:r>
      </w:ins>
      <w:ins w:id="14" w:author="PR Preview" w:date="2024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ins w:id="14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ins w:id="16" w:author="PR Preview" w:date="2024-01-01T00:00:00Z">
        <w:r>
          <w:t xml:space="preserve">1.2 Interaction in the Counterfactual Framework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ins w:id="17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ins w:id="19" w:author="PR Preview" w:date="2024-01-01T00:00:00Z">
        <w:r>
          <w:t xml:space="preserve">1.3</w:t>
        </w:r>
      </w:ins>
      <w:ins w:id="19" w:author="PR Preview" w:date="2024-01-01T00:00:00Z">
        <w:r>
          <w:t xml:space="preserve"> </w:t>
        </w:r>
      </w:ins>
      <m:oMath>
        <m:r>
          <m:t>A</m:t>
        </m:r>
      </m:oMath>
      <w:ins w:id="19" w:author="PR Preview" w:date="2024-01-01T00:00:00Z">
        <w:r>
          <w:t xml:space="preserve"> </w:t>
        </w:r>
      </w:ins>
      <w:ins w:id="19" w:author="PR Preview" w:date="2024-01-01T00:00:00Z">
        <w:r>
          <w:t xml:space="preserve">and</w:t>
        </w:r>
      </w:ins>
      <w:ins w:id="19" w:author="PR Preview" w:date="2024-01-01T00:00:00Z">
        <w:r>
          <w:t xml:space="preserve"> </w:t>
        </w:r>
      </w:ins>
      <m:oMath>
        <m:r>
          <m:t>E</m:t>
        </m:r>
      </m:oMath>
      <w:ins w:id="19" w:author="PR Preview" w:date="2024-01-01T00:00:00Z">
        <w:r>
          <w:t xml:space="preserve"> </w:t>
        </w:r>
      </w:ins>
      <w:ins w:id="19" w:author="PR Preview" w:date="2024-01-01T00:00:00Z">
        <w:r>
          <w:t xml:space="preserve">Have Equal Status</w:t>
        </w:r>
      </w:ins>
    </w:p>
    <w:p>
      <w:pPr>
        <w:pStyle w:val="FirstParagraph"/>
      </w:pPr>
      <w:ins w:id="20" w:author="PR Preview" w:date="2024-01-01T00:00:00Z">
        <w:r>
          <w:t xml:space="preserve">Write</w:t>
        </w:r>
      </w:ins>
      <w:ins w:id="20" w:author="PR Preview" w:date="2024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ins w:id="20" w:author="PR Preview" w:date="2024-01-01T00:00:00Z">
        <w:r>
          <w:t xml:space="preserve">.</w:t>
        </w:r>
      </w:ins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Moving terms across the inequality in</w:t>
        </w:r>
      </w:ins>
      <w:ins w:id="20" w:author="PR Preview" w:date="2024-01-01T00:00:00Z">
        <w:r>
          <w:t xml:space="preserve"> </w:t>
        </w:r>
      </w:ins>
      <w:hyperlink w:anchor="def-interaction-additive">
        <w:r>
          <w:rPr>
            <w:rStyle w:val="Hyperlink"/>
          </w:rPr>
          <w:t xml:space="preserve">Definition 2</w:t>
        </w:r>
      </w:hyperlink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shows that</w:t>
        </w:r>
      </w:ins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the same condition can be stated with the roles of</w:t>
        </w:r>
      </w:ins>
      <w:ins w:id="20" w:author="PR Preview" w:date="2024-01-01T00:00:00Z">
        <w:r>
          <w:t xml:space="preserve"> </w:t>
        </w:r>
      </w:ins>
      <m:oMath>
        <m:r>
          <m:t>A</m:t>
        </m:r>
      </m:oMath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and</w:t>
        </w:r>
      </w:ins>
      <w:ins w:id="20" w:author="PR Preview" w:date="2024-01-01T00:00:00Z">
        <w:r>
          <w:t xml:space="preserve"> </w:t>
        </w:r>
      </w:ins>
      <m:oMath>
        <m:r>
          <m:t>E</m:t>
        </m:r>
      </m:oMath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swapped: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ins w:id="22" w:author="PR Preview" w:date="2024-01-01T00:00:00Z">
        <w:r>
          <w:t xml:space="preserve">The last line says that the causal risk difference for vitamins</w:t>
        </w:r>
      </w:ins>
      <w:ins w:id="22" w:author="PR Preview" w:date="2024-01-01T00:00:00Z">
        <w:r>
          <w:t xml:space="preserve"> </w:t>
        </w:r>
      </w:ins>
      <m:oMath>
        <m:r>
          <m:t>E</m:t>
        </m:r>
      </m:oMath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differs between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“everybody transplanted”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and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“nobody transplanted”</w:t>
        </w:r>
      </w:ins>
      <w:ins w:id="22" w:author="PR Preview" w:date="2024-01-01T00:00:00Z">
        <w:r>
          <w:t xml:space="preserve">.</w:t>
        </w:r>
      </w:ins>
    </w:p>
    <w:p>
      <w:pPr>
        <w:pStyle w:val="BodyText"/>
      </w:pPr>
      <w:ins w:id="23" w:author="PR Preview" w:date="2024-01-01T00:00:00Z">
        <w:r>
          <w:t xml:space="preserve">In</w:t>
        </w:r>
      </w:ins>
      <w:ins w:id="23" w:author="PR Preview" w:date="2024-01-01T00:00:00Z">
        <w:r>
          <w:t xml:space="preserve"> </w:t>
        </w:r>
      </w:ins>
      <w:hyperlink w:anchor="exm-transplant-vitamins">
        <w:r>
          <w:rPr>
            <w:rStyle w:val="Hyperlink"/>
          </w:rPr>
          <w:t xml:space="preserve">Example 1</w:t>
        </w:r>
      </w:hyperlink>
      <w:ins w:id="23" w:author="PR Preview" w:date="2024-01-01T00:00:00Z">
        <w:r>
          <w:t xml:space="preserve">, the middle line gives</w:t>
        </w:r>
      </w:ins>
      <w:ins w:id="23" w:author="PR Preview" w:date="2024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ins w:id="23" w:author="PR Preview" w:date="2024-01-01T00:00:00Z">
        <w:r>
          <w:t xml:space="preserve">,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so the last line gives</w:t>
        </w:r>
      </w:ins>
      <w:ins w:id="23" w:author="PR Preview" w:date="2024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ins w:id="23" w:author="PR Preview" w:date="2024-01-01T00:00:00Z">
        <w:r>
          <w:t xml:space="preserve">: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the risk difference for vitamins is</w:t>
        </w:r>
      </w:ins>
      <w:ins w:id="23" w:author="PR Preview" w:date="2024-01-01T00:00:00Z">
        <w:r>
          <w:t xml:space="preserve"> </w:t>
        </w:r>
      </w:ins>
      <m:oMath>
        <m:r>
          <m:t>0.1</m:t>
        </m:r>
      </m:oMath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lower among the transplanted than among the untransplanted,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which is the book’s statement that the inequality for</w:t>
        </w:r>
      </w:ins>
      <w:ins w:id="23" w:author="PR Preview" w:date="2024-01-01T00:00:00Z">
        <w:r>
          <w:t xml:space="preserve"> </w:t>
        </w:r>
      </w:ins>
      <m:oMath>
        <m:r>
          <m:t>A</m:t>
        </m:r>
      </m:oMath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implies the corresponding inequality for</w:t>
        </w:r>
      </w:ins>
      <w:ins w:id="23" w:author="PR Preview" w:date="2024-01-01T00:00:00Z">
        <w:r>
          <w:t xml:space="preserve"> </w:t>
        </w:r>
      </w:ins>
      <m:oMath>
        <m:r>
          <m:t>E</m:t>
        </m:r>
      </m:oMath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(Hernán and Robins 2020, 62)</w:t>
        </w:r>
      </w:ins>
      <w:ins w:id="23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ins w:id="25" w:author="PR Preview" w:date="2024-01-01T00:00:00Z">
        <w:r>
          <w:t xml:space="preserve">1.4 Interaction versus Effect Modification</w:t>
        </w:r>
      </w:ins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ins w:id="26" w:author="PR Preview" w:date="2024-01-01T00:00:00Z">
        <w:r>
          <w:t xml:space="preserve">Effect modification is about the causal effect of</w:t>
        </w:r>
      </w:ins>
      <w:ins w:id="26" w:author="PR Preview" w:date="2024-01-01T00:00:00Z">
        <w:r>
          <w:t xml:space="preserve"> </w:t>
        </w:r>
      </w:ins>
      <m:oMath>
        <m:r>
          <m:t>A</m:t>
        </m:r>
      </m:oMath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only.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In Chapter 4, sex modified the effect of transplant,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but the effect of sex on death was never considered,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so</w:t>
        </w:r>
      </w:ins>
      <w:ins w:id="26" w:author="PR Preview" w:date="2024-01-01T00:00:00Z">
        <w:r>
          <w:t xml:space="preserve"> </w:t>
        </w:r>
      </w:ins>
      <m:oMath>
        <m:r>
          <m:t>V</m:t>
        </m:r>
      </m:oMath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and</w:t>
        </w:r>
      </w:ins>
      <w:ins w:id="26" w:author="PR Preview" w:date="2024-01-01T00:00:00Z">
        <w:r>
          <w:t xml:space="preserve"> </w:t>
        </w:r>
      </w:ins>
      <m:oMath>
        <m:r>
          <m:t>A</m:t>
        </m:r>
      </m:oMath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were not on an equal footing.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Interaction concerns the joint causal effect of</w:t>
        </w:r>
      </w:ins>
      <w:ins w:id="26" w:author="PR Preview" w:date="2024-01-01T00:00:00Z">
        <w:r>
          <w:t xml:space="preserve"> </w:t>
        </w:r>
      </w:ins>
      <m:oMath>
        <m:r>
          <m:t>A</m:t>
        </m:r>
      </m:oMath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and</w:t>
        </w:r>
      </w:ins>
      <w:ins w:id="26" w:author="PR Preview" w:date="2024-01-01T00:00:00Z">
        <w:r>
          <w:t xml:space="preserve"> </w:t>
        </w:r>
      </w:ins>
      <m:oMath>
        <m:r>
          <m:t>E</m:t>
        </m:r>
      </m:oMath>
      <w:ins w:id="26" w:author="PR Preview" w:date="2024-01-01T00:00:00Z">
        <w:r>
          <w:t xml:space="preserve">,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and its two equivalent definitions treat</w:t>
        </w:r>
      </w:ins>
      <w:ins w:id="26" w:author="PR Preview" w:date="2024-01-01T00:00:00Z">
        <w:r>
          <w:t xml:space="preserve"> </w:t>
        </w:r>
      </w:ins>
      <m:oMath>
        <m:r>
          <m:t>A</m:t>
        </m:r>
      </m:oMath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and</w:t>
        </w:r>
      </w:ins>
      <w:ins w:id="26" w:author="PR Preview" w:date="2024-01-01T00:00:00Z">
        <w:r>
          <w:t xml:space="preserve"> </w:t>
        </w:r>
      </w:ins>
      <m:oMath>
        <m:r>
          <m:t>E</m:t>
        </m:r>
      </m:oMath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symmetrically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(Hernán and Robins 2020, 62)</w:t>
        </w:r>
      </w:ins>
      <w:ins w:id="26" w:author="PR Preview" w:date="2024-01-01T00:00:00Z">
        <w:r>
          <w:t xml:space="preserve">.</w:t>
        </w:r>
      </w:ins>
    </w:p>
    <w:bookmarkEnd w:id="18"/>
    <w:bookmarkEnd w:id="19"/>
    <w:bookmarkStart w:id="23" w:name="identifying-interaction-pp.-62-64"/>
    <w:p>
      <w:pPr>
        <w:pStyle w:val="Heading2"/>
      </w:pPr>
      <w:ins w:id="27" w:author="PR Preview" w:date="2024-01-01T00:00:00Z">
        <w:r>
          <w:t xml:space="preserve">2 5.2 Identifying Interaction (pp. 62-64)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29" w:author="PR Preview" w:date="2024-01-01T00:00:00Z">
        <w:r>
          <w:t xml:space="preserve">Interaction concerns a joint effect, so identifying it requires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exchangeability, positivity, and consistency for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rPr>
            <w:b/>
            <w:bCs/>
          </w:rPr>
          <w:t xml:space="preserve">both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treatments.</w:t>
        </w:r>
      </w:ins>
    </w:p>
    <w:bookmarkStart w:id="20" w:name="Xcf030272910656901932dc6c4e933d873c589ae"/>
    <w:p>
      <w:pPr>
        <w:pStyle w:val="Heading3"/>
      </w:pPr>
      <w:ins w:id="30" w:author="PR Preview" w:date="2024-01-01T00:00:00Z">
        <w:r>
          <w:t xml:space="preserve">2.1 When</w:t>
        </w:r>
      </w:ins>
      <w:ins w:id="30" w:author="PR Preview" w:date="2024-01-01T00:00:00Z">
        <w:r>
          <w:t xml:space="preserve"> </w:t>
        </w:r>
      </w:ins>
      <m:oMath>
        <m:r>
          <m:t>E</m:t>
        </m:r>
      </m:oMath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Is Randomized, Interaction Is Effect Modification by</w:t>
        </w:r>
      </w:ins>
      <w:ins w:id="30" w:author="PR Preview" w:date="2024-01-01T00:00:00Z">
        <w:r>
          <w:t xml:space="preserve"> </w:t>
        </w:r>
      </w:ins>
      <m:oMath>
        <m:r>
          <m:t>E</m:t>
        </m:r>
      </m:oMath>
    </w:p>
    <w:p>
      <w:pPr>
        <w:pStyle w:val="FirstParagraph"/>
      </w:pPr>
      <w:ins w:id="31" w:author="PR Preview" w:date="2024-01-01T00:00:00Z">
        <w:r>
          <w:t xml:space="preserve">If vitamins</w:t>
        </w:r>
      </w:ins>
      <w:ins w:id="31" w:author="PR Preview" w:date="2024-01-01T00:00:00Z">
        <w:r>
          <w:t xml:space="preserve"> </w:t>
        </w:r>
      </w:ins>
      <m:oMath>
        <m:r>
          <m:t>E</m:t>
        </m:r>
      </m:oMath>
      <w:ins w:id="31" w:author="PR Preview" w:date="2024-01-01T00:00:00Z">
        <w:r>
          <w:t xml:space="preserve"> </w:t>
        </w:r>
      </w:ins>
      <w:ins w:id="31" w:author="PR Preview" w:date="2024-01-01T00:00:00Z">
        <w:r>
          <w:t xml:space="preserve">are randomly and unconditionally assigned,</w:t>
        </w:r>
      </w:ins>
      <w:ins w:id="31" w:author="PR Preview" w:date="2024-01-01T00:00:00Z">
        <w:r>
          <w:t xml:space="preserve"> </w:t>
        </w:r>
      </w:ins>
      <w:ins w:id="31" w:author="PR Preview" w:date="2024-01-01T00:00:00Z">
        <w:r>
          <w:t xml:space="preserve">then for each</w:t>
        </w:r>
      </w:ins>
      <w:ins w:id="31" w:author="PR Preview" w:date="2024-01-01T00:00:00Z">
        <w:r>
          <w:t xml:space="preserve"> </w:t>
        </w:r>
      </w:ins>
      <m:oMath>
        <m:r>
          <m:t>a</m:t>
        </m:r>
      </m:oMath>
      <w:ins w:id="31" w:author="PR Preview" w:date="2024-01-01T00:00:00Z">
        <w:r>
          <w:t xml:space="preserve"> </w:t>
        </w:r>
      </w:ins>
      <w:ins w:id="31" w:author="PR Preview" w:date="2024-01-01T00:00:00Z">
        <w:r>
          <w:t xml:space="preserve">and</w:t>
        </w:r>
      </w:ins>
      <w:ins w:id="31" w:author="PR Preview" w:date="2024-01-01T00:00:00Z">
        <w:r>
          <w:t xml:space="preserve"> </w:t>
        </w:r>
      </w:ins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33" w:author="PR Preview" w:date="2024-01-01T00:00:00Z">
        <w:r>
          <w:t xml:space="preserve">Substituting into</w:t>
        </w:r>
      </w:ins>
      <w:ins w:id="33" w:author="PR Preview" w:date="2024-01-01T00:00:00Z">
        <w:r>
          <w:t xml:space="preserve"> </w:t>
        </w:r>
      </w:ins>
      <w:hyperlink w:anchor="def-interaction-additive">
        <w:r>
          <w:rPr>
            <w:rStyle w:val="Hyperlink"/>
          </w:rPr>
          <w:t xml:space="preserve">Definition 2</w:t>
        </w:r>
      </w:hyperlink>
      <w:ins w:id="33" w:author="PR Preview" w:date="2024-01-01T00:00:00Z">
        <w:r>
          <w:t xml:space="preserve">,</w:t>
        </w:r>
      </w:ins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interaction on the additive scale becomes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35" w:author="PR Preview" w:date="2024-01-01T00:00:00Z">
        <w:r>
          <w:t xml:space="preserve">which is the definition of additive effect modification of</w:t>
        </w:r>
      </w:ins>
      <w:ins w:id="35" w:author="PR Preview" w:date="2024-01-01T00:00:00Z">
        <w:r>
          <w:t xml:space="preserve"> </w:t>
        </w:r>
      </w:ins>
      <m:oMath>
        <m:r>
          <m:t>A</m:t>
        </m:r>
      </m:oMath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by</w:t>
        </w:r>
      </w:ins>
      <w:ins w:id="35" w:author="PR Preview" w:date="2024-01-01T00:00:00Z">
        <w:r>
          <w:t xml:space="preserve"> </w:t>
        </w:r>
      </w:ins>
      <m:oMath>
        <m:r>
          <m:t>E</m:t>
        </m:r>
      </m:oMath>
      <w:ins w:id="35" w:author="PR Preview" w:date="2024-01-01T00:00:00Z">
        <w:r>
          <w:t xml:space="preserve">.</w:t>
        </w:r>
      </w:ins>
    </w:p>
    <w:p>
      <w:pPr>
        <w:pStyle w:val="BodyText"/>
      </w:pPr>
      <w:ins w:id="36" w:author="PR Preview" w:date="2024-01-01T00:00:00Z">
        <w:r>
          <w:t xml:space="preserve">So when</w:t>
        </w:r>
      </w:ins>
      <w:ins w:id="36" w:author="PR Preview" w:date="2024-01-01T00:00:00Z">
        <w:r>
          <w:t xml:space="preserve"> </w:t>
        </w:r>
      </w:ins>
      <m:oMath>
        <m:r>
          <m:t>E</m:t>
        </m:r>
      </m:oMath>
      <w:ins w:id="36" w:author="PR Preview" w:date="2024-01-01T00:00:00Z">
        <w:r>
          <w:t xml:space="preserve"> </w:t>
        </w:r>
      </w:ins>
      <w:ins w:id="36" w:author="PR Preview" w:date="2024-01-01T00:00:00Z">
        <w:r>
          <w:t xml:space="preserve">is randomized, interaction and effect modification coincide,</w:t>
        </w:r>
      </w:ins>
      <w:ins w:id="36" w:author="PR Preview" w:date="2024-01-01T00:00:00Z">
        <w:r>
          <w:t xml:space="preserve"> </w:t>
        </w:r>
      </w:ins>
      <w:ins w:id="36" w:author="PR Preview" w:date="2024-01-01T00:00:00Z">
        <w:r>
          <w:t xml:space="preserve">and the Chapter 4 methods for detecting effect modification by</w:t>
        </w:r>
      </w:ins>
      <w:ins w:id="36" w:author="PR Preview" w:date="2024-01-01T00:00:00Z">
        <w:r>
          <w:t xml:space="preserve"> </w:t>
        </w:r>
      </w:ins>
      <m:oMath>
        <m:r>
          <m:t>V</m:t>
        </m:r>
      </m:oMath>
      <w:ins w:id="36" w:author="PR Preview" w:date="2024-01-01T00:00:00Z">
        <w:r>
          <w:t xml:space="preserve"> </w:t>
        </w:r>
      </w:ins>
      <w:ins w:id="36" w:author="PR Preview" w:date="2024-01-01T00:00:00Z">
        <w:r>
          <w:t xml:space="preserve">apply after replacing</w:t>
        </w:r>
      </w:ins>
      <w:ins w:id="36" w:author="PR Preview" w:date="2024-01-01T00:00:00Z">
        <w:r>
          <w:t xml:space="preserve"> </w:t>
        </w:r>
      </w:ins>
      <m:oMath>
        <m:r>
          <m:t>V</m:t>
        </m:r>
      </m:oMath>
      <w:ins w:id="36" w:author="PR Preview" w:date="2024-01-01T00:00:00Z">
        <w:r>
          <w:t xml:space="preserve"> </w:t>
        </w:r>
      </w:ins>
      <w:ins w:id="36" w:author="PR Preview" w:date="2024-01-01T00:00:00Z">
        <w:r>
          <w:t xml:space="preserve">by</w:t>
        </w:r>
      </w:ins>
      <w:ins w:id="36" w:author="PR Preview" w:date="2024-01-01T00:00:00Z">
        <w:r>
          <w:t xml:space="preserve"> </w:t>
        </w:r>
      </w:ins>
      <m:oMath>
        <m:r>
          <m:t>E</m:t>
        </m:r>
      </m:oMath>
      <w:ins w:id="36" w:author="PR Preview" w:date="2024-01-01T00:00:00Z">
        <w:r>
          <w:t xml:space="preserve"> </w:t>
        </w:r>
      </w:ins>
      <w:ins w:id="36" w:author="PR Preview" w:date="2024-01-01T00:00:00Z">
        <w:r>
          <w:t xml:space="preserve">(Hernán and Robins 2020, 62–63)</w:t>
        </w:r>
      </w:ins>
      <w:ins w:id="36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ins w:id="38" w:author="PR Preview" w:date="2024-01-01T00:00:00Z">
        <w:r>
          <w:t xml:space="preserve">2.2 When</w:t>
        </w:r>
      </w:ins>
      <w:ins w:id="38" w:author="PR Preview" w:date="2024-01-01T00:00:00Z">
        <w:r>
          <w:t xml:space="preserve"> </w:t>
        </w:r>
      </w:ins>
      <m:oMath>
        <m:r>
          <m:t>E</m:t>
        </m:r>
      </m:oMath>
      <w:ins w:id="38" w:author="PR Preview" w:date="2024-01-01T00:00:00Z">
        <w:r>
          <w:t xml:space="preserve"> </w:t>
        </w:r>
      </w:ins>
      <w:ins w:id="38" w:author="PR Preview" w:date="2024-01-01T00:00:00Z">
        <w:r>
          <w:t xml:space="preserve">Is Not Randomized</w:t>
        </w:r>
      </w:ins>
    </w:p>
    <w:p>
      <w:pPr>
        <w:pStyle w:val="FirstParagraph"/>
      </w:pPr>
      <w:ins w:id="39" w:author="PR Preview" w:date="2024-01-01T00:00:00Z">
        <w:r>
          <w:t xml:space="preserve">We still need the four marginal risks</w:t>
        </w:r>
      </w:ins>
      <w:ins w:id="39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ins w:id="39" w:author="PR Preview" w:date="2024-01-01T00:00:00Z">
        <w:r>
          <w:t xml:space="preserve">.</w:t>
        </w:r>
      </w:ins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Under the usual identifying assumptions for</w:t>
        </w:r>
      </w:ins>
      <w:ins w:id="39" w:author="PR Preview" w:date="2024-01-01T00:00:00Z">
        <w:r>
          <w:t xml:space="preserve"> </w:t>
        </w:r>
      </w:ins>
      <w:ins w:id="39" w:author="PR Preview" w:date="2024-01-01T00:00:00Z">
        <w:r>
          <w:rPr>
            <w:b/>
            <w:bCs/>
          </w:rPr>
          <w:t xml:space="preserve">both</w:t>
        </w:r>
      </w:ins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treatments,</w:t>
        </w:r>
      </w:ins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they can be computed by standardization or IP weighting over the measured covariates.</w:t>
        </w:r>
      </w:ins>
    </w:p>
    <w:p>
      <w:pPr>
        <w:pStyle w:val="BodyText"/>
      </w:pPr>
      <w:ins w:id="40" w:author="PR Preview" w:date="2024-01-01T00:00:00Z">
        <w:r>
          <w:t xml:space="preserve">Equivalently, treat</w:t>
        </w:r>
      </w:ins>
      <w:ins w:id="40" w:author="PR Preview" w:date="2024-01-01T00:00:00Z">
        <w:r>
          <w:t xml:space="preserve"> </w:t>
        </w:r>
      </w:ins>
      <m:oMath>
        <m:r>
          <m:t>A</m:t>
        </m:r>
        <m:r>
          <m:t>E</m:t>
        </m:r>
      </m:oMath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as</w:t>
        </w:r>
      </w:ins>
      <w:ins w:id="40" w:author="PR Preview" w:date="2024-01-01T00:00:00Z">
        <w:r>
          <w:t xml:space="preserve"> </w:t>
        </w:r>
      </w:ins>
      <w:ins w:id="40" w:author="PR Preview" w:date="2024-01-01T00:00:00Z">
        <w:r>
          <w:rPr>
            <w:b/>
            <w:bCs/>
          </w:rPr>
          <w:t xml:space="preserve">one treatment with four levels</w:t>
        </w:r>
      </w:ins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(11, 01, 10, 00).</w:t>
        </w:r>
      </w:ins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Identifying interaction is then the familiar problem of identifying the effect of a single treatment,</w:t>
        </w:r>
      </w:ins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with more treatment values and more counterfactual outcomes.</w:t>
        </w:r>
      </w:ins>
    </w:p>
    <w:p>
      <w:pPr>
        <w:pStyle w:val="BodyText"/>
      </w:pPr>
      <w:ins w:id="41" w:author="PR Preview" w:date="2024-01-01T00:00:00Z">
        <w:r>
          <w:t xml:space="preserve">Hernán and Robins (2020, 64)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states that exchangeability, positivity, and consistency for the joint treatment</w:t>
        </w:r>
      </w:ins>
      <w:ins w:id="41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are a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rPr>
            <w:b/>
            <w:bCs/>
          </w:rPr>
          <w:t xml:space="preserve">sufficient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condition for identifying interaction.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Part III of the book shows the condition is not necessary when the two treatments occur at different times.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After this chapter, most of Parts I and II return to a single treatment</w:t>
        </w:r>
      </w:ins>
      <w:ins w:id="41" w:author="PR Preview" w:date="2024-01-01T00:00:00Z">
        <w:r>
          <w:t xml:space="preserve"> </w:t>
        </w:r>
      </w:ins>
      <m:oMath>
        <m:r>
          <m:t>A</m:t>
        </m:r>
      </m:oMath>
      <w:ins w:id="41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ins w:id="43" w:author="PR Preview" w:date="2024-01-01T00:00:00Z">
        <w:r>
          <w:t xml:space="preserve">2.3 Effect Modification Without Interaction</w:t>
        </w:r>
      </w:ins>
    </w:p>
    <w:p>
      <w:pPr>
        <w:pStyle w:val="FirstParagraph"/>
      </w:pPr>
      <w:ins w:id="44" w:author="PR Preview" w:date="2024-01-01T00:00:00Z">
        <w:r>
          <w:t xml:space="preserve">If we are willing to assume exchangeability for</w:t>
        </w:r>
      </w:ins>
      <w:ins w:id="44" w:author="PR Preview" w:date="2024-01-01T00:00:00Z">
        <w:r>
          <w:t xml:space="preserve"> </w:t>
        </w:r>
      </w:ins>
      <m:oMath>
        <m:r>
          <m:t>A</m:t>
        </m:r>
      </m:oMath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but not for</w:t>
        </w:r>
      </w:ins>
      <w:ins w:id="44" w:author="PR Preview" w:date="2024-01-01T00:00:00Z">
        <w:r>
          <w:t xml:space="preserve"> </w:t>
        </w:r>
      </w:ins>
      <m:oMath>
        <m:r>
          <m:t>E</m:t>
        </m:r>
      </m:oMath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(e.g.,</w:t>
        </w:r>
      </w:ins>
      <w:ins w:id="44" w:author="PR Preview" w:date="2024-01-01T00:00:00Z">
        <w:r>
          <w:t xml:space="preserve"> </w:t>
        </w:r>
      </w:ins>
      <m:oMath>
        <m:r>
          <m:t>A</m:t>
        </m:r>
      </m:oMath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is randomized and we look at subgroups defined by</w:t>
        </w:r>
      </w:ins>
      <w:ins w:id="44" w:author="PR Preview" w:date="2024-01-01T00:00:00Z">
        <w:r>
          <w:t xml:space="preserve"> </w:t>
        </w:r>
      </w:ins>
      <m:oMath>
        <m:r>
          <m:t>E</m:t>
        </m:r>
      </m:oMath>
      <w:ins w:id="44" w:author="PR Preview" w:date="2024-01-01T00:00:00Z">
        <w:r>
          <w:t xml:space="preserve">),</w:t>
        </w:r>
      </w:ins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we can assess</w:t>
        </w:r>
      </w:ins>
      <w:ins w:id="44" w:author="PR Preview" w:date="2024-01-01T00:00:00Z">
        <w:r>
          <w:t xml:space="preserve"> </w:t>
        </w:r>
      </w:ins>
      <w:ins w:id="44" w:author="PR Preview" w:date="2024-01-01T00:00:00Z">
        <w:r>
          <w:rPr>
            <w:b/>
            <w:bCs/>
          </w:rPr>
          <w:t xml:space="preserve">effect modification by</w:t>
        </w:r>
      </w:ins>
      <w:ins w:id="44" w:author="PR Preview" w:date="2024-01-01T00:00:00Z">
        <w:r>
          <w:rPr>
            <w:b/>
            <w:bCs/>
          </w:rPr>
          <w:t xml:space="preserve"> </w:t>
        </w:r>
      </w:ins>
      <m:oMath>
        <m:r>
          <m:t>E</m:t>
        </m:r>
      </m:oMath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but generally not</w:t>
        </w:r>
      </w:ins>
      <w:ins w:id="44" w:author="PR Preview" w:date="2024-01-01T00:00:00Z">
        <w:r>
          <w:t xml:space="preserve"> </w:t>
        </w:r>
      </w:ins>
      <w:ins w:id="44" w:author="PR Preview" w:date="2024-01-01T00:00:00Z">
        <w:r>
          <w:rPr>
            <w:b/>
            <w:bCs/>
          </w:rPr>
          <w:t xml:space="preserve">interaction between</w:t>
        </w:r>
      </w:ins>
      <w:ins w:id="44" w:author="PR Preview" w:date="2024-01-01T00:00:00Z">
        <w:r>
          <w:rPr>
            <w:b/>
            <w:bCs/>
          </w:rPr>
          <w:t xml:space="preserve"> </w:t>
        </w:r>
      </w:ins>
      <m:oMath>
        <m:r>
          <m:t>A</m:t>
        </m:r>
      </m:oMath>
      <w:ins w:id="44" w:author="PR Preview" w:date="2024-01-01T00:00:00Z">
        <w:r>
          <w:rPr>
            <w:b/>
            <w:bCs/>
          </w:rPr>
          <w:t xml:space="preserve"> </w:t>
        </w:r>
      </w:ins>
      <w:ins w:id="44" w:author="PR Preview" w:date="2024-01-01T00:00:00Z">
        <w:r>
          <w:rPr>
            <w:b/>
            <w:bCs/>
          </w:rPr>
          <w:t xml:space="preserve">and</w:t>
        </w:r>
      </w:ins>
      <w:ins w:id="44" w:author="PR Preview" w:date="2024-01-01T00:00:00Z">
        <w:r>
          <w:rPr>
            <w:b/>
            <w:bCs/>
          </w:rPr>
          <w:t xml:space="preserve"> </w:t>
        </w:r>
      </w:ins>
      <m:oMath>
        <m:r>
          <m:t>E</m:t>
        </m:r>
      </m:oMath>
      <w:ins w:id="44" w:author="PR Preview" w:date="2024-01-01T00:00:00Z">
        <w:r>
          <w:t xml:space="preserve">:</w:t>
        </w:r>
      </w:ins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computing the effect of</w:t>
        </w:r>
      </w:ins>
      <w:ins w:id="44" w:author="PR Preview" w:date="2024-01-01T00:00:00Z">
        <w:r>
          <w:t xml:space="preserve"> </w:t>
        </w:r>
      </w:ins>
      <m:oMath>
        <m:r>
          <m:t>A</m:t>
        </m:r>
      </m:oMath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within strata of</w:t>
        </w:r>
      </w:ins>
      <w:ins w:id="44" w:author="PR Preview" w:date="2024-01-01T00:00:00Z">
        <w:r>
          <w:t xml:space="preserve"> </w:t>
        </w:r>
      </w:ins>
      <m:oMath>
        <m:r>
          <m:t>E</m:t>
        </m:r>
      </m:oMath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requires no assumptions about the effect of</w:t>
        </w:r>
      </w:ins>
      <w:ins w:id="44" w:author="PR Preview" w:date="2024-01-01T00:00:00Z">
        <w:r>
          <w:t xml:space="preserve"> </w:t>
        </w:r>
      </w:ins>
      <m:oMath>
        <m:r>
          <m:t>E</m:t>
        </m:r>
      </m:oMath>
      <w:ins w:id="44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ins w:id="45" w:author="PR Preview" w:date="2024-01-01T00:00:00Z">
        <w:r>
          <w:t xml:space="preserve">Chapter 4 wrote such variables as</w:t>
        </w:r>
      </w:ins>
      <w:ins w:id="45" w:author="PR Preview" w:date="2024-01-01T00:00:00Z">
        <w:r>
          <w:t xml:space="preserve"> </w:t>
        </w:r>
      </w:ins>
      <m:oMath>
        <m:r>
          <m:t>V</m:t>
        </m:r>
      </m:oMath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(no identifying assumptions made for them).</w:t>
        </w:r>
      </w:ins>
    </w:p>
    <w:p>
      <w:pPr>
        <w:pStyle w:val="Compact"/>
        <w:numPr>
          <w:ilvl w:val="0"/>
          <w:numId w:val="1005"/>
        </w:numPr>
      </w:pPr>
      <w:ins w:id="46" w:author="PR Preview" w:date="2024-01-01T00:00:00Z">
        <w:r>
          <w:t xml:space="preserve">Nationality</w:t>
        </w:r>
      </w:ins>
      <w:ins w:id="46" w:author="PR Preview" w:date="2024-01-01T00:00:00Z">
        <w:r>
          <w:t xml:space="preserve"> </w:t>
        </w:r>
      </w:ins>
      <m:oMath>
        <m:r>
          <m:t>V</m:t>
        </m:r>
      </m:oMath>
      <w:ins w:id="46" w:author="PR Preview" w:date="2024-01-01T00:00:00Z">
        <w:r>
          <w:t xml:space="preserve"> </w:t>
        </w:r>
      </w:ins>
      <w:ins w:id="46" w:author="PR Preview" w:date="2024-01-01T00:00:00Z">
        <w:r>
          <w:t xml:space="preserve">was a</w:t>
        </w:r>
      </w:ins>
      <w:ins w:id="46" w:author="PR Preview" w:date="2024-01-01T00:00:00Z">
        <w:r>
          <w:t xml:space="preserve"> </w:t>
        </w:r>
      </w:ins>
      <w:ins w:id="46" w:author="PR Preview" w:date="2024-01-01T00:00:00Z">
        <w:r>
          <w:rPr>
            <w:b/>
            <w:bCs/>
          </w:rPr>
          <w:t xml:space="preserve">surrogate</w:t>
        </w:r>
      </w:ins>
      <w:ins w:id="46" w:author="PR Preview" w:date="2024-01-01T00:00:00Z">
        <w:r>
          <w:t xml:space="preserve"> </w:t>
        </w:r>
      </w:ins>
      <w:ins w:id="46" w:author="PR Preview" w:date="2024-01-01T00:00:00Z">
        <w:r>
          <w:t xml:space="preserve">effect modifier: it does not act on</w:t>
        </w:r>
      </w:ins>
      <w:ins w:id="46" w:author="PR Preview" w:date="2024-01-01T00:00:00Z">
        <w:r>
          <w:t xml:space="preserve"> </w:t>
        </w:r>
      </w:ins>
      <m:oMath>
        <m:r>
          <m:t>Y</m:t>
        </m:r>
      </m:oMath>
      <w:ins w:id="46" w:author="PR Preview" w:date="2024-01-01T00:00:00Z">
        <w:r>
          <w:t xml:space="preserve">, so it does not interact with</w:t>
        </w:r>
      </w:ins>
      <w:ins w:id="46" w:author="PR Preview" w:date="2024-01-01T00:00:00Z">
        <w:r>
          <w:t xml:space="preserve"> </w:t>
        </w:r>
      </w:ins>
      <m:oMath>
        <m:r>
          <m:t>A</m:t>
        </m:r>
      </m:oMath>
      <w:ins w:id="46" w:author="PR Preview" w:date="2024-01-01T00:00:00Z">
        <w:r>
          <w:t xml:space="preserve"> </w:t>
        </w:r>
      </w:ins>
      <w:ins w:id="46" w:author="PR Preview" w:date="2024-01-01T00:00:00Z">
        <w:r>
          <w:t xml:space="preserve">(</w:t>
        </w:r>
      </w:ins>
      <w:ins w:id="46" w:author="PR Preview" w:date="2024-01-01T00:00:00Z">
        <w:r>
          <w:t xml:space="preserve">“no action, no interaction”</w:t>
        </w:r>
      </w:ins>
      <w:ins w:id="46" w:author="PR Preview" w:date="2024-01-01T00:00:00Z">
        <w:r>
          <w:t xml:space="preserve">).</w:t>
        </w:r>
      </w:ins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still modifies the effect of</w:t>
        </w:r>
      </w:ins>
      <w:ins w:id="47" w:author="PR Preview" w:date="2024-01-01T00:00:00Z">
        <w:r>
          <w:t xml:space="preserve"> </w:t>
        </w:r>
      </w:ins>
      <m:oMath>
        <m:r>
          <m:t>A</m:t>
        </m:r>
      </m:oMath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because it is correlated with a variable that does act on</w:t>
        </w:r>
      </w:ins>
      <w:ins w:id="47" w:author="PR Preview" w:date="2024-01-01T00:00:00Z">
        <w:r>
          <w:t xml:space="preserve"> </w:t>
        </w:r>
      </w:ins>
      <m:oMath>
        <m:r>
          <m:t>Y</m:t>
        </m:r>
      </m:oMath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and does interact with</w:t>
        </w:r>
      </w:ins>
      <w:ins w:id="47" w:author="PR Preview" w:date="2024-01-01T00:00:00Z">
        <w:r>
          <w:t xml:space="preserve"> </w:t>
        </w:r>
      </w:ins>
      <m:oMath>
        <m:r>
          <m:t>A</m:t>
        </m:r>
      </m:oMath>
      <w:ins w:id="47" w:author="PR Preview" w:date="2024-01-01T00:00:00Z">
        <w:r>
          <w:t xml:space="preserve">.</w:t>
        </w:r>
      </w:ins>
    </w:p>
    <w:p>
      <w:pPr>
        <w:pStyle w:val="FirstParagraph"/>
      </w:pPr>
      <w:ins w:id="48" w:author="PR Preview" w:date="2024-01-01T00:00:00Z">
        <w:r>
          <w:t xml:space="preserve">So there can be effect modification of</w:t>
        </w:r>
      </w:ins>
      <w:ins w:id="48" w:author="PR Preview" w:date="2024-01-01T00:00:00Z">
        <w:r>
          <w:t xml:space="preserve"> </w:t>
        </w:r>
      </w:ins>
      <m:oMath>
        <m:r>
          <m:t>A</m:t>
        </m:r>
      </m:oMath>
      <w:ins w:id="48" w:author="PR Preview" w:date="2024-01-01T00:00:00Z">
        <w:r>
          <w:t xml:space="preserve"> </w:t>
        </w:r>
      </w:ins>
      <w:ins w:id="48" w:author="PR Preview" w:date="2024-01-01T00:00:00Z">
        <w:r>
          <w:t xml:space="preserve">by a variable without interaction between</w:t>
        </w:r>
      </w:ins>
      <w:ins w:id="48" w:author="PR Preview" w:date="2024-01-01T00:00:00Z">
        <w:r>
          <w:t xml:space="preserve"> </w:t>
        </w:r>
      </w:ins>
      <m:oMath>
        <m:r>
          <m:t>A</m:t>
        </m:r>
      </m:oMath>
      <w:ins w:id="48" w:author="PR Preview" w:date="2024-01-01T00:00:00Z">
        <w:r>
          <w:t xml:space="preserve"> </w:t>
        </w:r>
      </w:ins>
      <w:ins w:id="48" w:author="PR Preview" w:date="2024-01-01T00:00:00Z">
        <w:r>
          <w:t xml:space="preserve">and that variable.</w:t>
        </w:r>
      </w:ins>
      <w:ins w:id="48" w:author="PR Preview" w:date="2024-01-01T00:00:00Z">
        <w:r>
          <w:t xml:space="preserve"> </w:t>
        </w:r>
      </w:ins>
      <w:ins w:id="48" w:author="PR Preview" w:date="2024-01-01T00:00:00Z">
        <w:r>
          <w:t xml:space="preserve">The reverse, interaction between</w:t>
        </w:r>
      </w:ins>
      <w:ins w:id="48" w:author="PR Preview" w:date="2024-01-01T00:00:00Z">
        <w:r>
          <w:t xml:space="preserve"> </w:t>
        </w:r>
      </w:ins>
      <m:oMath>
        <m:r>
          <m:t>A</m:t>
        </m:r>
      </m:oMath>
      <w:ins w:id="48" w:author="PR Preview" w:date="2024-01-01T00:00:00Z">
        <w:r>
          <w:t xml:space="preserve"> </w:t>
        </w:r>
      </w:ins>
      <w:ins w:id="48" w:author="PR Preview" w:date="2024-01-01T00:00:00Z">
        <w:r>
          <w:t xml:space="preserve">and</w:t>
        </w:r>
      </w:ins>
      <w:ins w:id="48" w:author="PR Preview" w:date="2024-01-01T00:00:00Z">
        <w:r>
          <w:t xml:space="preserve"> </w:t>
        </w:r>
      </w:ins>
      <m:oMath>
        <m:r>
          <m:t>E</m:t>
        </m:r>
      </m:oMath>
      <w:ins w:id="48" w:author="PR Preview" w:date="2024-01-01T00:00:00Z">
        <w:r>
          <w:t xml:space="preserve"> </w:t>
        </w:r>
      </w:ins>
      <w:ins w:id="48" w:author="PR Preview" w:date="2024-01-01T00:00:00Z">
        <w:r>
          <w:t xml:space="preserve">without modification of the effect of</w:t>
        </w:r>
      </w:ins>
      <w:ins w:id="48" w:author="PR Preview" w:date="2024-01-01T00:00:00Z">
        <w:r>
          <w:t xml:space="preserve"> </w:t>
        </w:r>
      </w:ins>
      <m:oMath>
        <m:r>
          <m:t>A</m:t>
        </m:r>
      </m:oMath>
      <w:ins w:id="48" w:author="PR Preview" w:date="2024-01-01T00:00:00Z">
        <w:r>
          <w:t xml:space="preserve"> </w:t>
        </w:r>
      </w:ins>
      <w:ins w:id="48" w:author="PR Preview" w:date="2024-01-01T00:00:00Z">
        <w:r>
          <w:t xml:space="preserve">by</w:t>
        </w:r>
      </w:ins>
      <w:ins w:id="48" w:author="PR Preview" w:date="2024-01-01T00:00:00Z">
        <w:r>
          <w:t xml:space="preserve"> </w:t>
        </w:r>
      </w:ins>
      <m:oMath>
        <m:r>
          <m:t>E</m:t>
        </m:r>
      </m:oMath>
      <w:ins w:id="48" w:author="PR Preview" w:date="2024-01-01T00:00:00Z">
        <w:r>
          <w:t xml:space="preserve">,</w:t>
        </w:r>
      </w:ins>
      <w:ins w:id="48" w:author="PR Preview" w:date="2024-01-01T00:00:00Z">
        <w:r>
          <w:t xml:space="preserve"> </w:t>
        </w:r>
      </w:ins>
      <w:ins w:id="48" w:author="PR Preview" w:date="2024-01-01T00:00:00Z">
        <w:r>
          <w:t xml:space="preserve">is logically possible but probably rare,</w:t>
        </w:r>
      </w:ins>
      <w:ins w:id="48" w:author="PR Preview" w:date="2024-01-01T00:00:00Z">
        <w:r>
          <w:t xml:space="preserve"> </w:t>
        </w:r>
      </w:ins>
      <w:ins w:id="48" w:author="PR Preview" w:date="2024-01-01T00:00:00Z">
        <w:r>
          <w:t xml:space="preserve">because it requires dual effects of</w:t>
        </w:r>
      </w:ins>
      <w:ins w:id="48" w:author="PR Preview" w:date="2024-01-01T00:00:00Z">
        <w:r>
          <w:t xml:space="preserve"> </w:t>
        </w:r>
      </w:ins>
      <m:oMath>
        <m:r>
          <m:t>A</m:t>
        </m:r>
      </m:oMath>
      <w:ins w:id="48" w:author="PR Preview" w:date="2024-01-01T00:00:00Z">
        <w:r>
          <w:t xml:space="preserve"> </w:t>
        </w:r>
      </w:ins>
      <w:ins w:id="48" w:author="PR Preview" w:date="2024-01-01T00:00:00Z">
        <w:r>
          <w:t xml:space="preserve">and exact cancellations</w:t>
        </w:r>
      </w:ins>
      <w:ins w:id="48" w:author="PR Preview" w:date="2024-01-01T00:00:00Z">
        <w:r>
          <w:t xml:space="preserve"> </w:t>
        </w:r>
      </w:ins>
      <w:ins w:id="48" w:author="PR Preview" w:date="2024-01-01T00:00:00Z">
        <w:r>
          <w:t xml:space="preserve">(Hernán and Robins 2020, 64, margin note citing VanderWeele 2009b)</w:t>
        </w:r>
      </w:ins>
      <w:ins w:id="48" w:author="PR Preview" w:date="2024-01-01T00:00:00Z">
        <w:r>
          <w:t xml:space="preserve">.</w:t>
        </w:r>
      </w:ins>
    </w:p>
    <w:p>
      <w:pPr>
        <w:pStyle w:val="BodyText"/>
      </w:pPr>
      <w:ins w:id="49" w:author="PR Preview" w:date="2024-01-01T00:00:00Z">
        <w:r>
          <w:t xml:space="preserve">The results so far do not require deterministic counterfactuals.</w:t>
        </w:r>
      </w:ins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Section 5.3 does: from there on the chapter assumes deterministic counterfactuals</w:t>
        </w:r>
      </w:ins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and dichotomous treatments and outcome</w:t>
        </w:r>
      </w:ins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(Hernán and Robins 2020, 64)</w:t>
        </w:r>
      </w:ins>
      <w:ins w:id="49" w:author="PR Preview" w:date="2024-01-01T00:00:00Z">
        <w:r>
          <w:t xml:space="preserve">.</w:t>
        </w:r>
      </w:ins>
    </w:p>
    <w:bookmarkEnd w:id="22"/>
    <w:bookmarkEnd w:id="23"/>
    <w:bookmarkStart w:id="35" w:name="X2c2c0f5b90018452c59dbae8bbe528e71ab6aac"/>
    <w:p>
      <w:pPr>
        <w:pStyle w:val="Heading2"/>
      </w:pPr>
      <w:ins w:id="50" w:author="PR Preview" w:date="2024-01-01T00:00:00Z">
        <w:r>
          <w:t xml:space="preserve">3 5.3 Counterfactual Response Types and Interaction (pp. 64-66)</w:t>
        </w:r>
      </w:ins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ins w:id="52" w:author="PR Preview" w:date="2024-01-01T00:00:00Z">
        <w:r>
          <w:t xml:space="preserve">3.1 One Treatment: Four Response Types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ins w:id="53" w:author="PR Preview" w:date="2024-01-01T00:00:00Z">
        <w:r>
          <w:t xml:space="preserve">A combination of counterfactual responses is called a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rPr>
            <w:b/>
            <w:bCs/>
          </w:rPr>
          <w:t xml:space="preserve">response pattern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or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rPr>
            <w:b/>
            <w:bCs/>
          </w:rPr>
          <w:t xml:space="preserve">response type</w:t>
        </w:r>
      </w:ins>
      <w:ins w:id="53" w:author="PR Preview" w:date="2024-01-01T00:00:00Z">
        <w:r>
          <w:t xml:space="preserve">.</w:t>
        </w:r>
      </w:ins>
    </w:p>
    <w:p>
      <w:ins w:id="54" w:author="PR Preview" w:date="2024-01-01T00:00:00Z">
        <w:r>
          <w:pict>
            <v:rect style="width:0;height:1.5pt" o:hralign="center" o:hrstd="t" o:hr="t"/>
          </w:pict>
        </w:r>
      </w:ins>
    </w:p>
    <w:bookmarkEnd w:id="25"/>
    <w:bookmarkStart w:id="27" w:name="two-treatments-sixteen-response-types"/>
    <w:p>
      <w:pPr>
        <w:pStyle w:val="Heading3"/>
      </w:pPr>
      <w:ins w:id="55" w:author="PR Preview" w:date="2024-01-01T00:00:00Z">
        <w:r>
          <w:t xml:space="preserve">3.2 Two Treatments: Sixteen Response Types</w:t>
        </w:r>
      </w:ins>
    </w:p>
    <w:p>
      <w:pPr>
        <w:pStyle w:val="FirstParagraph"/>
      </w:pPr>
      <w:ins w:id="56" w:author="PR Preview" w:date="2024-01-01T00:00:00Z">
        <w:r>
          <w:t xml:space="preserve">With two dichotomous treatments each individual has four counterfactual outcomes,</w:t>
        </w:r>
      </w:ins>
      <w:ins w:id="56" w:author="PR Preview" w:date="2024-01-01T00:00:00Z">
        <w:r>
          <w:t xml:space="preserve"> </w:t>
        </w:r>
      </w:ins>
      <w:ins w:id="56" w:author="PR Preview" w:date="2024-01-01T00:00:00Z">
        <w:r>
          <w:t xml:space="preserve">so there are</w:t>
        </w:r>
      </w:ins>
      <w:ins w:id="56" w:author="PR Preview" w:date="2024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ins w:id="56" w:author="PR Preview" w:date="2024-01-01T00:00:00Z">
        <w:r>
          <w:t xml:space="preserve"> </w:t>
        </w:r>
      </w:ins>
      <w:ins w:id="56" w:author="PR Preview" w:date="2024-01-01T00:00:00Z">
        <w:r>
          <w:t xml:space="preserve">response types (Miettinen 1982).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ins w:id="57" w:author="PR Preview" w:date="2024-01-01T00:00:00Z">
        <w:r>
          <w:pict>
            <v:rect style="width:0;height:1.5pt" o:hralign="center" o:hrstd="t" o:hr="t"/>
          </w:pict>
        </w:r>
      </w:ins>
    </w:p>
    <w:bookmarkEnd w:id="27"/>
    <w:bookmarkStart w:id="28" w:name="types-without-interaction"/>
    <w:p>
      <w:pPr>
        <w:pStyle w:val="Heading3"/>
      </w:pPr>
      <w:ins w:id="58" w:author="PR Preview" w:date="2024-01-01T00:00:00Z">
        <w:r>
          <w:t xml:space="preserve">3.3 Types Without Interaction</w:t>
        </w:r>
      </w:ins>
    </w:p>
    <w:p>
      <w:pPr>
        <w:pStyle w:val="FirstParagraph"/>
      </w:pPr>
      <w:ins w:id="59" w:author="PR Preview" w:date="2024-01-01T00:00:00Z">
        <w:r>
          <w:t xml:space="preserve">In six types the effect of each treatment does not depend on the other:</w:t>
        </w:r>
      </w:ins>
    </w:p>
    <w:p>
      <w:pPr>
        <w:pStyle w:val="Compact"/>
        <w:numPr>
          <w:ilvl w:val="0"/>
          <w:numId w:val="1006"/>
        </w:numPr>
      </w:pPr>
      <w:ins w:id="60" w:author="PR Preview" w:date="2024-01-01T00:00:00Z">
        <w:r>
          <w:t xml:space="preserve">type 1 (dies under every joint treatment) and type 16 (survives under every joint treatment);</w:t>
        </w:r>
      </w:ins>
    </w:p>
    <w:p>
      <w:pPr>
        <w:pStyle w:val="Compact"/>
        <w:numPr>
          <w:ilvl w:val="0"/>
          <w:numId w:val="1006"/>
        </w:numPr>
      </w:pPr>
      <w:ins w:id="61" w:author="PR Preview" w:date="2024-01-01T00:00:00Z">
        <w:r>
          <w:t xml:space="preserve">type 4: dies only if given vitamins (</w:t>
        </w:r>
      </w:ins>
      <m:oMath>
        <m:r>
          <m:t>E</m:t>
        </m:r>
      </m:oMath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alone matters);</w:t>
        </w:r>
      </w:ins>
    </w:p>
    <w:p>
      <w:pPr>
        <w:pStyle w:val="Compact"/>
        <w:numPr>
          <w:ilvl w:val="0"/>
          <w:numId w:val="1006"/>
        </w:numPr>
      </w:pPr>
      <w:ins w:id="62" w:author="PR Preview" w:date="2024-01-01T00:00:00Z">
        <w:r>
          <w:t xml:space="preserve">type 13: dies only if not given vitamins;</w:t>
        </w:r>
      </w:ins>
    </w:p>
    <w:p>
      <w:pPr>
        <w:pStyle w:val="Compact"/>
        <w:numPr>
          <w:ilvl w:val="0"/>
          <w:numId w:val="1006"/>
        </w:numPr>
      </w:pPr>
      <w:ins w:id="63" w:author="PR Preview" w:date="2024-01-01T00:00:00Z">
        <w:r>
          <w:t xml:space="preserve">type 6: dies only if transplanted (</w:t>
        </w:r>
      </w:ins>
      <m:oMath>
        <m:r>
          <m:t>A</m:t>
        </m:r>
      </m:oMath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alone matters);</w:t>
        </w:r>
      </w:ins>
    </w:p>
    <w:p>
      <w:pPr>
        <w:pStyle w:val="Compact"/>
        <w:numPr>
          <w:ilvl w:val="0"/>
          <w:numId w:val="1006"/>
        </w:numPr>
      </w:pPr>
      <w:ins w:id="64" w:author="PR Preview" w:date="2024-01-01T00:00:00Z">
        <w:r>
          <w:t xml:space="preserve">type 11: dies only if not transplanted.</w:t>
        </w:r>
      </w:ins>
    </w:p>
    <w:p>
      <w:pPr>
        <w:pStyle w:val="FirstParagraph"/>
      </w:pPr>
      <w:ins w:id="65" w:author="PR Preview" w:date="2024-01-01T00:00:00Z">
        <w:r>
          <w:t xml:space="preserve">If everyone has one of types 1, 4, 6, 11, 13, 16,</w:t>
        </w:r>
      </w:ins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there is no interaction between</w:t>
        </w:r>
      </w:ins>
      <w:ins w:id="65" w:author="PR Preview" w:date="2024-01-01T00:00:00Z">
        <w:r>
          <w:t xml:space="preserve"> </w:t>
        </w:r>
      </w:ins>
      <m:oMath>
        <m:r>
          <m:t>A</m:t>
        </m:r>
      </m:oMath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and</w:t>
        </w:r>
      </w:ins>
      <w:ins w:id="65" w:author="PR Preview" w:date="2024-01-01T00:00:00Z">
        <w:r>
          <w:t xml:space="preserve"> </w:t>
        </w:r>
      </w:ins>
      <m:oMath>
        <m:r>
          <m:t>E</m:t>
        </m:r>
      </m:oMath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on the additive scale.</w:t>
        </w:r>
      </w:ins>
    </w:p>
    <w:p>
      <w:pPr>
        <w:pStyle w:val="BodyText"/>
      </w:pPr>
      <w:ins w:id="66" w:author="PR Preview" w:date="2024-01-01T00:00:00Z">
        <w:r>
          <w:t xml:space="preserve">If everyone were of type 1 or 16, the sharp causal null hypothesis would hold for the joint treatment</w:t>
        </w:r>
      </w:ins>
      <w:ins w:id="66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(Hernán and Robins 2020, 65)</w:t>
        </w:r>
      </w:ins>
      <w:ins w:id="66" w:author="PR Preview" w:date="2024-01-01T00:00:00Z">
        <w:r>
          <w:t xml:space="preserve">.</w:t>
        </w:r>
      </w:ins>
    </w:p>
    <w:p>
      <w:ins w:id="67" w:author="PR Preview" w:date="2024-01-01T00:00:00Z">
        <w:r>
          <w:pict>
            <v:rect style="width:0;height:1.5pt" o:hralign="center" o:hrstd="t" o:hr="t"/>
          </w:pict>
        </w:r>
      </w:ins>
    </w:p>
    <w:bookmarkEnd w:id="28"/>
    <w:bookmarkStart w:id="34" w:name="Xb9870ea66b83b0801944363e951793683193d0a"/>
    <w:p>
      <w:pPr>
        <w:pStyle w:val="Heading3"/>
      </w:pPr>
      <w:ins w:id="68" w:author="PR Preview" w:date="2024-01-01T00:00:00Z">
        <w:r>
          <w:t xml:space="preserve">3.4 Additive Interaction Requires Interaction Types</w:t>
        </w:r>
      </w:ins>
    </w:p>
    <w:p>
      <w:pPr>
        <w:pStyle w:val="FirstParagraph"/>
      </w:pPr>
      <w:ins w:id="69" w:author="PR Preview" w:date="2024-01-01T00:00:00Z">
        <w:r>
          <w:t xml:space="preserve">Additive interaction implies that some individuals belong to at least one of three classes</w:t>
        </w:r>
      </w:ins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(Greenland and Poole 1988), each invariant to recoding</w:t>
        </w:r>
      </w:ins>
      <w:ins w:id="69" w:author="PR Preview" w:date="2024-01-01T00:00:00Z">
        <w:r>
          <w:t xml:space="preserve"> </w:t>
        </w:r>
      </w:ins>
      <m:oMath>
        <m:r>
          <m:t>A</m:t>
        </m:r>
      </m:oMath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and</w:t>
        </w:r>
      </w:ins>
      <w:ins w:id="69" w:author="PR Preview" w:date="2024-01-01T00:00:00Z">
        <w:r>
          <w:t xml:space="preserve"> </w:t>
        </w:r>
      </w:ins>
      <m:oMath>
        <m:r>
          <m:t>E</m:t>
        </m:r>
      </m:oMath>
      <w:ins w:id="69" w:author="PR Preview" w:date="2024-01-01T00:00:00Z">
        <w:r>
          <w:t xml:space="preserve">:</w:t>
        </w:r>
      </w:ins>
    </w:p>
    <w:p>
      <w:pPr>
        <w:pStyle w:val="Compact"/>
        <w:numPr>
          <w:ilvl w:val="0"/>
          <w:numId w:val="1007"/>
        </w:numPr>
      </w:pPr>
      <w:ins w:id="70" w:author="PR Preview" w:date="2024-01-01T00:00:00Z">
        <w:r>
          <w:t xml:space="preserve">outcome under only</w:t>
        </w:r>
      </w:ins>
      <w:ins w:id="70" w:author="PR Preview" w:date="2024-01-01T00:00:00Z">
        <w:r>
          <w:t xml:space="preserve"> </w:t>
        </w:r>
      </w:ins>
      <w:ins w:id="70" w:author="PR Preview" w:date="2024-01-01T00:00:00Z">
        <w:r>
          <w:rPr>
            <w:b/>
            <w:bCs/>
          </w:rPr>
          <w:t xml:space="preserve">one</w:t>
        </w:r>
      </w:ins>
      <w:ins w:id="70" w:author="PR Preview" w:date="2024-01-01T00:00:00Z">
        <w:r>
          <w:t xml:space="preserve"> </w:t>
        </w:r>
      </w:ins>
      <w:ins w:id="70" w:author="PR Preview" w:date="2024-01-01T00:00:00Z">
        <w:r>
          <w:t xml:space="preserve">of the four joint treatments: types 8, 12, 14, 15;</w:t>
        </w:r>
      </w:ins>
    </w:p>
    <w:p>
      <w:pPr>
        <w:pStyle w:val="Compact"/>
        <w:numPr>
          <w:ilvl w:val="0"/>
          <w:numId w:val="1007"/>
        </w:numPr>
      </w:pPr>
      <w:ins w:id="71" w:author="PR Preview" w:date="2024-01-01T00:00:00Z">
        <w:r>
          <w:t xml:space="preserve">outcome under</w:t>
        </w:r>
      </w:ins>
      <w:ins w:id="71" w:author="PR Preview" w:date="2024-01-01T00:00:00Z">
        <w:r>
          <w:t xml:space="preserve"> </w:t>
        </w:r>
      </w:ins>
      <w:ins w:id="71" w:author="PR Preview" w:date="2024-01-01T00:00:00Z">
        <w:r>
          <w:rPr>
            <w:b/>
            <w:bCs/>
          </w:rPr>
          <w:t xml:space="preserve">two</w:t>
        </w:r>
      </w:ins>
      <w:ins w:id="71" w:author="PR Preview" w:date="2024-01-01T00:00:00Z">
        <w:r>
          <w:t xml:space="preserve"> </w:t>
        </w:r>
      </w:ins>
      <w:ins w:id="71" w:author="PR Preview" w:date="2024-01-01T00:00:00Z">
        <w:r>
          <w:t xml:space="preserve">joint treatments, with the effect of each treatment reversed across levels of the other: types 7, 10;</w:t>
        </w:r>
      </w:ins>
    </w:p>
    <w:p>
      <w:pPr>
        <w:pStyle w:val="Compact"/>
        <w:numPr>
          <w:ilvl w:val="0"/>
          <w:numId w:val="1007"/>
        </w:numPr>
      </w:pPr>
      <w:ins w:id="72" w:author="PR Preview" w:date="2024-01-01T00:00:00Z">
        <w:r>
          <w:t xml:space="preserve">outcome under</w:t>
        </w:r>
      </w:ins>
      <w:ins w:id="72" w:author="PR Preview" w:date="2024-01-01T00:00:00Z">
        <w:r>
          <w:t xml:space="preserve"> </w:t>
        </w:r>
      </w:ins>
      <w:ins w:id="72" w:author="PR Preview" w:date="2024-01-01T00:00:00Z">
        <w:r>
          <w:rPr>
            <w:b/>
            <w:bCs/>
          </w:rPr>
          <w:t xml:space="preserve">three</w:t>
        </w:r>
      </w:ins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of the four joint treatments: types 2, 3, 5, 9.</w:t>
        </w:r>
      </w:ins>
    </w:p>
    <w:p>
      <w:pPr>
        <w:pStyle w:val="FirstParagraph"/>
      </w:pPr>
      <w:ins w:id="73" w:author="PR Preview" w:date="2024-01-01T00:00:00Z">
        <w:r>
          <w:t xml:space="preserve">No additive interaction implies either that nobody is in these classes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or that equal deviations of opposite sign cancel exactly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(e.g., equal proportions of types 7 and 10, or of types 8 and 12).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ins w:id="74" w:author="PR Preview" w:date="2024-01-01T00:00:00Z">
        <w:r>
          <w:t xml:space="preserve">Miettinen’s 16 types are not invariant to switching the labels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“0”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and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“1”</w:t>
        </w:r>
      </w:ins>
      <w:ins w:id="74" w:author="PR Preview" w:date="2024-01-01T00:00:00Z">
        <w:r>
          <w:t xml:space="preserve">;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Greenland and Poole’s three classes are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(Hernán and Robins 2020, 65, margin note)</w:t>
        </w:r>
      </w:ins>
      <w:ins w:id="74" w:author="PR Preview" w:date="2024-01-01T00:00:00Z">
        <w:r>
          <w:t xml:space="preserve">.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Greenland, Lash, and Rothman (2008) discuss such cancellations further.</w:t>
        </w:r>
      </w:ins>
    </w:p>
    <w:p>
      <w:ins w:id="75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76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ins w:id="77" w:author="PR Preview" w:date="2024-01-01T00:00:00Z">
        <w:r>
          <w:t xml:space="preserve">4 5.4 Sufficient Causes (pp. 66-69)</w:t>
        </w:r>
      </w:ins>
    </w:p>
    <w:p>
      <w:ins w:id="78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79" w:author="PR Preview" w:date="2024-01-01T00:00:00Z">
        <w:r>
          <w:t xml:space="preserve">The variety of response types shows that</w:t>
        </w:r>
      </w:ins>
      <w:ins w:id="79" w:author="PR Preview" w:date="2024-01-01T00:00:00Z">
        <w:r>
          <w:t xml:space="preserve"> </w:t>
        </w:r>
      </w:ins>
      <m:oMath>
        <m:r>
          <m:t>A</m:t>
        </m:r>
      </m:oMath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is not the only determinant of</w:t>
        </w:r>
      </w:ins>
      <w:ins w:id="79" w:author="PR Preview" w:date="2024-01-01T00:00:00Z">
        <w:r>
          <w:t xml:space="preserve"> </w:t>
        </w:r>
      </w:ins>
      <m:oMath>
        <m:r>
          <m:t>Y</m:t>
        </m:r>
      </m:oMath>
      <w:ins w:id="79" w:author="PR Preview" w:date="2024-01-01T00:00:00Z">
        <w:r>
          <w:t xml:space="preserve">.</w:t>
        </w:r>
      </w:ins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The sufficient-component-cause framework represents the other determinants as</w:t>
        </w:r>
      </w:ins>
      <w:ins w:id="79" w:author="PR Preview" w:date="2024-01-01T00:00:00Z">
        <w:r>
          <w:t xml:space="preserve"> </w:t>
        </w:r>
      </w:ins>
      <w:ins w:id="79" w:author="PR Preview" w:date="2024-01-01T00:00:00Z">
        <w:r>
          <w:rPr>
            <w:b/>
            <w:bCs/>
          </w:rPr>
          <w:t xml:space="preserve">background factors</w:t>
        </w:r>
      </w:ins>
      <w:ins w:id="79" w:author="PR Preview" w:date="2024-01-01T00:00:00Z">
        <w:r>
          <w:t xml:space="preserve">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ins w:id="80" w:author="PR Preview" w:date="2024-01-01T00:00:00Z">
        <w:r>
          <w:t xml:space="preserve">By definition, the dichotomous background factors</w:t>
        </w:r>
      </w:ins>
      <w:ins w:id="80" w:author="PR Preview" w:date="2024-01-01T00:00:00Z">
        <w:r>
          <w:t xml:space="preserve"> </w:t>
        </w:r>
      </w:ins>
      <m:oMath>
        <m:r>
          <m:t>U</m:t>
        </m:r>
      </m:oMath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cannot be intervened on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and cannot be affected by treatment</w:t>
        </w:r>
      </w:ins>
      <w:ins w:id="80" w:author="PR Preview" w:date="2024-01-01T00:00:00Z">
        <w:r>
          <w:t xml:space="preserve"> </w:t>
        </w:r>
      </w:ins>
      <m:oMath>
        <m:r>
          <m:t>A</m:t>
        </m:r>
      </m:oMath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(Hernán and Robins 2020, 67, margin note)</w:t>
        </w:r>
      </w:ins>
      <w:ins w:id="80" w:author="PR Preview" w:date="2024-01-01T00:00:00Z">
        <w:r>
          <w:t xml:space="preserve">.</w:t>
        </w:r>
      </w:ins>
    </w:p>
    <w:p>
      <w:ins w:id="81" w:author="PR Preview" w:date="2024-01-01T00:00:00Z">
        <w:r>
          <w:pict>
            <v:rect style="width:0;height:1.5pt" o:hralign="center" o:hrstd="t" o:hr="t"/>
          </w:pict>
        </w:r>
      </w:ins>
    </w:p>
    <w:bookmarkStart w:id="37" w:name="one-treatment-three-sufficient-causes"/>
    <w:p>
      <w:pPr>
        <w:pStyle w:val="Heading3"/>
      </w:pPr>
      <w:ins w:id="82" w:author="PR Preview" w:date="2024-01-01T00:00:00Z">
        <w:r>
          <w:t xml:space="preserve">4.1 One Treatment: Three Sufficient Causes</w:t>
        </w:r>
      </w:ins>
    </w:p>
    <w:p>
      <w:pPr>
        <w:pStyle w:val="FirstParagraph"/>
      </w:pPr>
      <w:ins w:id="83" w:author="PR Preview" w:date="2024-01-01T00:00:00Z">
        <w:r>
          <w:t xml:space="preserve">In the oversimplified heart transplant example</w:t>
        </w:r>
      </w:ins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(Hernán and Robins 2020, 66–67)</w:t>
        </w:r>
      </w:ins>
      <w:ins w:id="83" w:author="PR Preview" w:date="2024-01-01T00:00:00Z">
        <w:r>
          <w:t xml:space="preserve">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ins w:id="84" w:author="PR Preview" w:date="2024-01-01T00:00:00Z">
        <w:r>
          <w:t xml:space="preserve">Figure 5.1 of the book draws each sufficient cause as a circle (</w:t>
        </w:r>
      </w:ins>
      <w:ins w:id="84" w:author="PR Preview" w:date="2024-01-01T00:00:00Z">
        <w:r>
          <w:t xml:space="preserve">“causal pie”</w:t>
        </w:r>
      </w:ins>
      <w:ins w:id="84" w:author="PR Preview" w:date="2024-01-01T00:00:00Z">
        <w:r>
          <w:t xml:space="preserve">)</w:t>
        </w:r>
      </w:ins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divided into its components.</w:t>
        </w:r>
      </w:ins>
    </w:p>
    <w:p>
      <w:ins w:id="85" w:author="PR Preview" w:date="2024-01-01T00:00:00Z">
        <w:r>
          <w:pict>
            <v:rect style="width:0;height:1.5pt" o:hralign="center" o:hrstd="t" o:hr="t"/>
          </w:pict>
        </w:r>
      </w:ins>
    </w:p>
    <w:bookmarkEnd w:id="37"/>
    <w:bookmarkStart w:id="38" w:name="Xc61ceafbe294394ad7e513cd74cc201570cd38a"/>
    <w:p>
      <w:pPr>
        <w:pStyle w:val="Heading3"/>
      </w:pPr>
      <w:ins w:id="86" w:author="PR Preview" w:date="2024-01-01T00:00:00Z">
        <w:r>
          <w:t xml:space="preserve">4.2 Effect Size Depends on Background Factors</w:t>
        </w:r>
      </w:ins>
    </w:p>
    <w:p>
      <w:pPr>
        <w:pStyle w:val="FirstParagraph"/>
      </w:pPr>
      <w:ins w:id="87" w:author="PR Preview" w:date="2024-01-01T00:00:00Z">
        <w:r>
          <w:t xml:space="preserve">Compare two populations, identical except that</w:t>
        </w:r>
      </w:ins>
      <w:ins w:id="87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(allergy) has prevalence</w:t>
        </w:r>
      </w:ins>
    </w:p>
    <w:p>
      <w:pPr>
        <w:pStyle w:val="Compact"/>
        <w:numPr>
          <w:ilvl w:val="0"/>
          <w:numId w:val="1009"/>
        </w:numPr>
      </w:pPr>
      <w:ins w:id="88" w:author="PR Preview" w:date="2024-01-01T00:00:00Z">
        <w:r>
          <w:t xml:space="preserve">1% in the first;</w:t>
        </w:r>
      </w:ins>
    </w:p>
    <w:p>
      <w:pPr>
        <w:pStyle w:val="Compact"/>
        <w:numPr>
          <w:ilvl w:val="0"/>
          <w:numId w:val="1009"/>
        </w:numPr>
      </w:pPr>
      <w:ins w:id="89" w:author="PR Preview" w:date="2024-01-01T00:00:00Z">
        <w:r>
          <w:t xml:space="preserve">10% in the second.</w:t>
        </w:r>
      </w:ins>
    </w:p>
    <w:p>
      <w:pPr>
        <w:pStyle w:val="FirstParagraph"/>
      </w:pPr>
      <w:ins w:id="90" w:author="PR Preview" w:date="2024-01-01T00:00:00Z">
        <w:r>
          <w:t xml:space="preserve">Randomize half of each population to</w:t>
        </w:r>
      </w:ins>
      <w:ins w:id="90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90" w:author="PR Preview" w:date="2024-01-01T00:00:00Z">
        <w:r>
          <w:t xml:space="preserve">.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The average causal effect of transplant on death is greater in the second population,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because the sufficient cause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“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plus</w:t>
        </w:r>
      </w:ins>
      <w:ins w:id="90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90" w:author="PR Preview" w:date="2024-01-01T00:00:00Z">
        <w:r>
          <w:t xml:space="preserve">”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is ten times more common there.</w:t>
        </w:r>
      </w:ins>
    </w:p>
    <w:p>
      <w:pPr>
        <w:pStyle w:val="BodyText"/>
      </w:pPr>
      <w:ins w:id="91" w:author="PR Preview" w:date="2024-01-01T00:00:00Z">
        <w:r>
          <w:t xml:space="preserve">This is the Chapter 4 point that the magnitude of a causal effect depends on the distribution of effect modifiers,</w:t>
        </w:r>
      </w:ins>
      <w:ins w:id="91" w:author="PR Preview" w:date="2024-01-01T00:00:00Z">
        <w:r>
          <w:t xml:space="preserve"> </w:t>
        </w:r>
      </w:ins>
      <w:ins w:id="91" w:author="PR Preview" w:date="2024-01-01T00:00:00Z">
        <w:r>
          <w:t xml:space="preserve">made visible with sufficient-component causes</w:t>
        </w:r>
      </w:ins>
      <w:ins w:id="91" w:author="PR Preview" w:date="2024-01-01T00:00:00Z">
        <w:r>
          <w:t xml:space="preserve"> </w:t>
        </w:r>
      </w:ins>
      <w:ins w:id="91" w:author="PR Preview" w:date="2024-01-01T00:00:00Z">
        <w:r>
          <w:t xml:space="preserve">(Hernán and Robins 2020, 68)</w:t>
        </w:r>
      </w:ins>
      <w:ins w:id="91" w:author="PR Preview" w:date="2024-01-01T00:00:00Z">
        <w:r>
          <w:t xml:space="preserve">.</w:t>
        </w:r>
      </w:ins>
    </w:p>
    <w:p>
      <w:ins w:id="92" w:author="PR Preview" w:date="2024-01-01T00:00:00Z">
        <w:r>
          <w:pict>
            <v:rect style="width:0;height:1.5pt" o:hralign="center" o:hrstd="t" o:hr="t"/>
          </w:pict>
        </w:r>
      </w:ins>
    </w:p>
    <w:bookmarkEnd w:id="38"/>
    <w:bookmarkStart w:id="39" w:name="two-treatments-nine-sufficient-causes"/>
    <w:p>
      <w:pPr>
        <w:pStyle w:val="Heading3"/>
      </w:pPr>
      <w:ins w:id="93" w:author="PR Preview" w:date="2024-01-01T00:00:00Z">
        <w:r>
          <w:t xml:space="preserve">4.3 Two Treatments: Nine Sufficient Causes</w:t>
        </w:r>
      </w:ins>
    </w:p>
    <w:p>
      <w:pPr>
        <w:pStyle w:val="FirstParagraph"/>
      </w:pPr>
      <w:ins w:id="94" w:author="PR Preview" w:date="2024-01-01T00:00:00Z">
        <w:r>
          <w:t xml:space="preserve">With treatments</w:t>
        </w:r>
      </w:ins>
      <w:ins w:id="94" w:author="PR Preview" w:date="2024-01-01T00:00:00Z">
        <w:r>
          <w:t xml:space="preserve"> </w:t>
        </w:r>
      </w:ins>
      <m:oMath>
        <m:r>
          <m:t>A</m:t>
        </m:r>
      </m:oMath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and</w:t>
        </w:r>
      </w:ins>
      <w:ins w:id="94" w:author="PR Preview" w:date="2024-01-01T00:00:00Z">
        <w:r>
          <w:t xml:space="preserve"> </w:t>
        </w:r>
      </w:ins>
      <m:oMath>
        <m:r>
          <m:t>E</m:t>
        </m:r>
      </m:oMath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there are 9 possible sufficient causes (Greenland and Poole 1988),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with treatment components</w:t>
        </w:r>
      </w:ins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only;</w:t>
        </w:r>
      </w:ins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ins w:id="96" w:author="PR Preview" w:date="2024-01-01T00:00:00Z">
        <w:r>
          <w:t xml:space="preserve"> </w:t>
        </w:r>
      </w:ins>
      <w:ins w:id="96" w:author="PR Preview" w:date="2024-01-01T00:00:00Z">
        <w:r>
          <w:t xml:space="preserve">only;</w:t>
        </w:r>
      </w:ins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only;</w:t>
        </w:r>
      </w:ins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only;</w:t>
        </w:r>
      </w:ins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ins w:id="99" w:author="PR Preview" w:date="2024-01-01T00:00:00Z">
        <w:r>
          <w:t xml:space="preserve"> </w:t>
        </w:r>
      </w:ins>
      <w:ins w:id="99" w:author="PR Preview" w:date="2024-01-01T00:00:00Z">
        <w:r>
          <w:t xml:space="preserve">and</w:t>
        </w:r>
      </w:ins>
      <w:ins w:id="99" w:author="PR Preview" w:date="2024-01-01T00:00:00Z">
        <w:r>
          <w:t xml:space="preserve"> </w:t>
        </w:r>
      </w:ins>
      <m:oMath>
        <m:r>
          <m:t>E</m:t>
        </m:r>
        <m:r>
          <m:rPr>
            <m:sty m:val="p"/>
          </m:rPr>
          <m:t>=</m:t>
        </m:r>
        <m:r>
          <m:t>1</m:t>
        </m:r>
      </m:oMath>
      <w:ins w:id="99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and</w:t>
        </w:r>
      </w:ins>
      <w:ins w:id="100" w:author="PR Preview" w:date="2024-01-01T00:00:00Z">
        <w:r>
          <w:t xml:space="preserve"> </w:t>
        </w:r>
      </w:ins>
      <m:oMath>
        <m:r>
          <m:t>E</m:t>
        </m:r>
        <m:r>
          <m:rPr>
            <m:sty m:val="p"/>
          </m:rPr>
          <m:t>=</m:t>
        </m:r>
        <m:r>
          <m:t>0</m:t>
        </m:r>
      </m:oMath>
      <w:ins w:id="100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ins w:id="101" w:author="PR Preview" w:date="2024-01-01T00:00:00Z">
        <w:r>
          <w:t xml:space="preserve"> </w:t>
        </w:r>
      </w:ins>
      <w:ins w:id="101" w:author="PR Preview" w:date="2024-01-01T00:00:00Z">
        <w:r>
          <w:t xml:space="preserve">and</w:t>
        </w:r>
      </w:ins>
      <w:ins w:id="101" w:author="PR Preview" w:date="2024-01-01T00:00:00Z">
        <w:r>
          <w:t xml:space="preserve"> </w:t>
        </w:r>
      </w:ins>
      <m:oMath>
        <m:r>
          <m:t>E</m:t>
        </m:r>
        <m:r>
          <m:rPr>
            <m:sty m:val="p"/>
          </m:rPr>
          <m:t>=</m:t>
        </m:r>
        <m:r>
          <m:t>1</m:t>
        </m:r>
      </m:oMath>
      <w:ins w:id="101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ins w:id="102" w:author="PR Preview" w:date="2024-01-01T00:00:00Z">
        <w:r>
          <w:t xml:space="preserve"> </w:t>
        </w:r>
      </w:ins>
      <w:ins w:id="102" w:author="PR Preview" w:date="2024-01-01T00:00:00Z">
        <w:r>
          <w:t xml:space="preserve">and</w:t>
        </w:r>
      </w:ins>
      <w:ins w:id="102" w:author="PR Preview" w:date="2024-01-01T00:00:00Z">
        <w:r>
          <w:t xml:space="preserve"> </w:t>
        </w:r>
      </w:ins>
      <m:oMath>
        <m:r>
          <m:t>E</m:t>
        </m:r>
        <m:r>
          <m:rPr>
            <m:sty m:val="p"/>
          </m:rPr>
          <m:t>=</m:t>
        </m:r>
        <m:r>
          <m:t>0</m:t>
        </m:r>
      </m:oMath>
      <w:ins w:id="102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10"/>
        </w:numPr>
      </w:pPr>
      <w:ins w:id="103" w:author="PR Preview" w:date="2024-01-01T00:00:00Z">
        <w:r>
          <w:t xml:space="preserve">neither</w:t>
        </w:r>
      </w:ins>
      <w:ins w:id="103" w:author="PR Preview" w:date="2024-01-01T00:00:00Z">
        <w:r>
          <w:t xml:space="preserve"> </w:t>
        </w:r>
      </w:ins>
      <m:oMath>
        <m:r>
          <m:t>A</m:t>
        </m:r>
      </m:oMath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nor</w:t>
        </w:r>
      </w:ins>
      <w:ins w:id="103" w:author="PR Preview" w:date="2024-01-01T00:00:00Z">
        <w:r>
          <w:t xml:space="preserve"> </w:t>
        </w:r>
      </w:ins>
      <m:oMath>
        <m:r>
          <m:t>E</m:t>
        </m:r>
      </m:oMath>
      <w:ins w:id="103" w:author="PR Preview" w:date="2024-01-01T00:00:00Z">
        <w:r>
          <w:t xml:space="preserve">.</w:t>
        </w:r>
      </w:ins>
    </w:p>
    <w:p>
      <w:pPr>
        <w:pStyle w:val="FirstParagraph"/>
      </w:pPr>
      <w:ins w:id="104" w:author="PR Preview" w:date="2024-01-01T00:00:00Z">
        <w:r>
          <w:t xml:space="preserve">Each also contains background factors from</w:t>
        </w:r>
      </w:ins>
      <w:ins w:id="104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ins w:id="104" w:author="PR Preview" w:date="2024-01-01T00:00:00Z">
        <w:r>
          <w:t xml:space="preserve"> </w:t>
        </w:r>
      </w:ins>
      <w:ins w:id="104" w:author="PR Preview" w:date="2024-01-01T00:00:00Z">
        <w:r>
          <w:t xml:space="preserve">and</w:t>
        </w:r>
      </w:ins>
      <w:ins w:id="104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0</m:t>
            </m:r>
          </m:sub>
        </m:sSub>
      </m:oMath>
      <w:ins w:id="104" w:author="PR Preview" w:date="2024-01-01T00:00:00Z">
        <w:r>
          <w:t xml:space="preserve"> </w:t>
        </w:r>
      </w:ins>
      <w:ins w:id="104" w:author="PR Preview" w:date="2024-01-01T00:00:00Z">
        <w:r>
          <w:t xml:space="preserve">(Figure 5.2 of the book).</w:t>
        </w:r>
      </w:ins>
    </w:p>
    <w:p>
      <w:pPr>
        <w:pStyle w:val="BodyText"/>
      </w:pPr>
      <w:ins w:id="105" w:author="PR Preview" w:date="2024-01-01T00:00:00Z">
        <w:r>
          <w:t xml:space="preserve">Not all 9 need exist.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If vitamins</w:t>
        </w:r>
      </w:ins>
      <w:ins w:id="105" w:author="PR Preview" w:date="2024-01-01T00:00:00Z">
        <w:r>
          <w:t xml:space="preserve"> </w:t>
        </w:r>
      </w:ins>
      <m:oMath>
        <m:r>
          <m:t>E</m:t>
        </m:r>
        <m:r>
          <m:rPr>
            <m:sty m:val="p"/>
          </m:rPr>
          <m:t>=</m:t>
        </m:r>
        <m:r>
          <m:t>1</m:t>
        </m:r>
      </m:oMath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never kill anyone, whatever</w:t>
        </w:r>
      </w:ins>
      <w:ins w:id="105" w:author="PR Preview" w:date="2024-01-01T00:00:00Z">
        <w:r>
          <w:t xml:space="preserve"> </w:t>
        </w:r>
      </w:ins>
      <m:oMath>
        <m:r>
          <m:t>A</m:t>
        </m:r>
      </m:oMath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is,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then the 3 sufficient causes with component</w:t>
        </w:r>
      </w:ins>
      <w:ins w:id="105" w:author="PR Preview" w:date="2024-01-01T00:00:00Z">
        <w:r>
          <w:t xml:space="preserve"> </w:t>
        </w:r>
      </w:ins>
      <m:oMath>
        <m:r>
          <m:t>E</m:t>
        </m:r>
        <m:r>
          <m:rPr>
            <m:sty m:val="p"/>
          </m:rPr>
          <m:t>=</m:t>
        </m:r>
        <m:r>
          <m:t>1</m:t>
        </m:r>
      </m:oMath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are absent;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their existence would mean some individuals (e.g., those with</w:t>
        </w:r>
      </w:ins>
      <w:ins w:id="105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ins w:id="105" w:author="PR Preview" w:date="2024-01-01T00:00:00Z">
        <w:r>
          <w:t xml:space="preserve">)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would be killed by vitamins, i.e., saved by withholding them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(Hernán and Robins 2020, 69)</w:t>
        </w:r>
      </w:ins>
      <w:ins w:id="105" w:author="PR Preview" w:date="2024-01-01T00:00:00Z">
        <w:r>
          <w:t xml:space="preserve">.</w:t>
        </w:r>
      </w:ins>
    </w:p>
    <w:bookmarkEnd w:id="39"/>
    <w:bookmarkEnd w:id="40"/>
    <w:bookmarkStart w:id="51" w:name="sufficient-cause-interaction-pp.-69-71"/>
    <w:p>
      <w:pPr>
        <w:pStyle w:val="Heading2"/>
      </w:pPr>
      <w:ins w:id="106" w:author="PR Preview" w:date="2024-01-01T00:00:00Z">
        <w:r>
          <w:t xml:space="preserve">5 5.5 Sufficient Cause Interaction (pp. 69-71)</w:t>
        </w:r>
      </w:ins>
    </w:p>
    <w:p>
      <w:ins w:id="107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108" w:author="PR Preview" w:date="2024-01-01T00:00:00Z">
        <w:r>
          <w:t xml:space="preserve">The counterfactual definition of interaction (</w:t>
        </w:r>
      </w:ins>
      <w:hyperlink w:anchor="def-interaction-additive">
        <w:r>
          <w:rPr>
            <w:rStyle w:val="Hyperlink"/>
          </w:rPr>
          <w:t xml:space="preserve">Definition 2</w:t>
        </w:r>
      </w:hyperlink>
      <w:ins w:id="108" w:author="PR Preview" w:date="2024-01-01T00:00:00Z">
        <w:r>
          <w:t xml:space="preserve">) is a contrast of counterfactual risks.</w:t>
        </w:r>
      </w:ins>
      <w:ins w:id="108" w:author="PR Preview" w:date="2024-01-01T00:00:00Z">
        <w:r>
          <w:t xml:space="preserve"> </w:t>
        </w:r>
      </w:ins>
      <w:ins w:id="108" w:author="PR Preview" w:date="2024-01-01T00:00:00Z">
        <w:r>
          <w:t xml:space="preserve">It can be identified in an ideal randomized experiment on</w:t>
        </w:r>
      </w:ins>
      <w:ins w:id="108" w:author="PR Preview" w:date="2024-01-01T00:00:00Z">
        <w:r>
          <w:t xml:space="preserve"> </w:t>
        </w:r>
      </w:ins>
      <m:oMath>
        <m:r>
          <m:t>A</m:t>
        </m:r>
      </m:oMath>
      <w:ins w:id="108" w:author="PR Preview" w:date="2024-01-01T00:00:00Z">
        <w:r>
          <w:t xml:space="preserve"> </w:t>
        </w:r>
      </w:ins>
      <w:ins w:id="108" w:author="PR Preview" w:date="2024-01-01T00:00:00Z">
        <w:r>
          <w:t xml:space="preserve">and</w:t>
        </w:r>
      </w:ins>
      <w:ins w:id="108" w:author="PR Preview" w:date="2024-01-01T00:00:00Z">
        <w:r>
          <w:t xml:space="preserve"> </w:t>
        </w:r>
      </w:ins>
      <m:oMath>
        <m:r>
          <m:t>E</m:t>
        </m:r>
      </m:oMath>
      <w:ins w:id="108" w:author="PR Preview" w:date="2024-01-01T00:00:00Z">
        <w:r>
          <w:t xml:space="preserve"> </w:t>
        </w:r>
      </w:ins>
      <w:ins w:id="108" w:author="PR Preview" w:date="2024-01-01T00:00:00Z">
        <w:r>
          <w:t xml:space="preserve">without any knowledge of the mechanisms by which the treatments act.</w:t>
        </w:r>
      </w:ins>
    </w:p>
    <w:p>
      <w:pPr>
        <w:pStyle w:val="BodyText"/>
      </w:pPr>
      <w:ins w:id="109" w:author="PR Preview" w:date="2024-01-01T00:00:00Z">
        <w:r>
          <w:t xml:space="preserve">A second concept of interaction refers to mechanisms directly.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ins w:id="110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ins w:id="111" w:author="PR Preview" w:date="2024-01-01T00:00:00Z">
        <w:r>
          <w:pict>
            <v:rect style="width:0;height:1.5pt" o:hralign="center" o:hrstd="t" o:hr="t"/>
          </w:pict>
        </w:r>
      </w:ins>
    </w:p>
    <w:bookmarkStart w:id="43" w:name="synergism-and-antagonism"/>
    <w:p>
      <w:pPr>
        <w:pStyle w:val="Heading3"/>
      </w:pPr>
      <w:ins w:id="112" w:author="PR Preview" w:date="2024-01-01T00:00:00Z">
        <w:r>
          <w:t xml:space="preserve">5.1 Synergism and Antagonism</w:t>
        </w:r>
      </w:ins>
    </w:p>
    <w:p>
      <w:pPr>
        <w:pStyle w:val="Compact"/>
        <w:numPr>
          <w:ilvl w:val="0"/>
          <w:numId w:val="1011"/>
        </w:numPr>
      </w:pPr>
      <w:ins w:id="113" w:author="PR Preview" w:date="2024-01-01T00:00:00Z">
        <w:r>
          <w:rPr>
            <w:b/>
            <w:bCs/>
          </w:rPr>
          <w:t xml:space="preserve">Synergism</w:t>
        </w:r>
      </w:ins>
      <w:ins w:id="113" w:author="PR Preview" w:date="2024-01-01T00:00:00Z">
        <w:r>
          <w:t xml:space="preserve">:</w:t>
        </w:r>
      </w:ins>
      <w:ins w:id="113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113" w:author="PR Preview" w:date="2024-01-01T00:00:00Z">
        <w:r>
          <w:t xml:space="preserve"> </w:t>
        </w:r>
      </w:ins>
      <w:ins w:id="113" w:author="PR Preview" w:date="2024-01-01T00:00:00Z">
        <w:r>
          <w:t xml:space="preserve">and</w:t>
        </w:r>
      </w:ins>
      <w:ins w:id="113" w:author="PR Preview" w:date="2024-01-01T00:00:00Z">
        <w:r>
          <w:t xml:space="preserve"> </w:t>
        </w:r>
      </w:ins>
      <m:oMath>
        <m:r>
          <m:t>E</m:t>
        </m:r>
        <m:r>
          <m:rPr>
            <m:sty m:val="p"/>
          </m:rPr>
          <m:t>=</m:t>
        </m:r>
        <m:r>
          <m:t>1</m:t>
        </m:r>
      </m:oMath>
      <w:ins w:id="113" w:author="PR Preview" w:date="2024-01-01T00:00:00Z">
        <w:r>
          <w:t xml:space="preserve"> </w:t>
        </w:r>
      </w:ins>
      <w:ins w:id="113" w:author="PR Preview" w:date="2024-01-01T00:00:00Z">
        <w:r>
          <w:t xml:space="preserve">are components of the same sufficient cause.</w:t>
        </w:r>
      </w:ins>
    </w:p>
    <w:p>
      <w:pPr>
        <w:pStyle w:val="Compact"/>
        <w:numPr>
          <w:ilvl w:val="0"/>
          <w:numId w:val="1011"/>
        </w:numPr>
      </w:pPr>
      <w:ins w:id="114" w:author="PR Preview" w:date="2024-01-01T00:00:00Z">
        <w:r>
          <w:rPr>
            <w:b/>
            <w:bCs/>
          </w:rPr>
          <w:t xml:space="preserve">Antagonism</w:t>
        </w:r>
      </w:ins>
      <w:ins w:id="114" w:author="PR Preview" w:date="2024-01-01T00:00:00Z">
        <w:r>
          <w:t xml:space="preserve">:</w:t>
        </w:r>
      </w:ins>
      <w:ins w:id="114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114" w:author="PR Preview" w:date="2024-01-01T00:00:00Z">
        <w:r>
          <w:t xml:space="preserve"> </w:t>
        </w:r>
      </w:ins>
      <w:ins w:id="114" w:author="PR Preview" w:date="2024-01-01T00:00:00Z">
        <w:r>
          <w:t xml:space="preserve">and</w:t>
        </w:r>
      </w:ins>
      <w:ins w:id="114" w:author="PR Preview" w:date="2024-01-01T00:00:00Z">
        <w:r>
          <w:t xml:space="preserve"> </w:t>
        </w:r>
      </w:ins>
      <m:oMath>
        <m:r>
          <m:t>E</m:t>
        </m:r>
        <m:r>
          <m:rPr>
            <m:sty m:val="p"/>
          </m:rPr>
          <m:t>=</m:t>
        </m:r>
        <m:r>
          <m:t>0</m:t>
        </m:r>
      </m:oMath>
      <w:ins w:id="114" w:author="PR Preview" w:date="2024-01-01T00:00:00Z">
        <w:r>
          <w:t xml:space="preserve"> </w:t>
        </w:r>
      </w:ins>
      <w:ins w:id="114" w:author="PR Preview" w:date="2024-01-01T00:00:00Z">
        <w:r>
          <w:t xml:space="preserve">(or</w:t>
        </w:r>
      </w:ins>
      <w:ins w:id="114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114" w:author="PR Preview" w:date="2024-01-01T00:00:00Z">
        <w:r>
          <w:t xml:space="preserve"> </w:t>
        </w:r>
      </w:ins>
      <w:ins w:id="114" w:author="PR Preview" w:date="2024-01-01T00:00:00Z">
        <w:r>
          <w:t xml:space="preserve">and</w:t>
        </w:r>
      </w:ins>
      <w:ins w:id="114" w:author="PR Preview" w:date="2024-01-01T00:00:00Z">
        <w:r>
          <w:t xml:space="preserve"> </w:t>
        </w:r>
      </w:ins>
      <m:oMath>
        <m:r>
          <m:t>E</m:t>
        </m:r>
        <m:r>
          <m:rPr>
            <m:sty m:val="p"/>
          </m:rPr>
          <m:t>=</m:t>
        </m:r>
        <m:r>
          <m:t>1</m:t>
        </m:r>
      </m:oMath>
      <w:ins w:id="114" w:author="PR Preview" w:date="2024-01-01T00:00:00Z">
        <w:r>
          <w:t xml:space="preserve">) are components of the same sufficient cause.</w:t>
        </w:r>
      </w:ins>
    </w:p>
    <w:p>
      <w:pPr>
        <w:pStyle w:val="FirstParagraph"/>
      </w:pPr>
      <w:ins w:id="115" w:author="PR Preview" w:date="2024-01-01T00:00:00Z">
        <w:r>
          <w:t xml:space="preserve">Antagonism between</w:t>
        </w:r>
      </w:ins>
      <w:ins w:id="115" w:author="PR Preview" w:date="2024-01-01T00:00:00Z">
        <w:r>
          <w:t xml:space="preserve"> </w:t>
        </w:r>
      </w:ins>
      <m:oMath>
        <m:r>
          <m:t>A</m:t>
        </m:r>
      </m:oMath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and</w:t>
        </w:r>
      </w:ins>
      <w:ins w:id="115" w:author="PR Preview" w:date="2024-01-01T00:00:00Z">
        <w:r>
          <w:t xml:space="preserve"> </w:t>
        </w:r>
      </w:ins>
      <m:oMath>
        <m:r>
          <m:t>E</m:t>
        </m:r>
      </m:oMath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can be viewed as synergism between</w:t>
        </w:r>
      </w:ins>
      <w:ins w:id="115" w:author="PR Preview" w:date="2024-01-01T00:00:00Z">
        <w:r>
          <w:t xml:space="preserve"> </w:t>
        </w:r>
      </w:ins>
      <m:oMath>
        <m:r>
          <m:t>A</m:t>
        </m:r>
      </m:oMath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and</w:t>
        </w:r>
      </w:ins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“no</w:t>
        </w:r>
      </w:ins>
      <w:ins w:id="115" w:author="PR Preview" w:date="2024-01-01T00:00:00Z">
        <w:r>
          <w:t xml:space="preserve"> </w:t>
        </w:r>
      </w:ins>
      <m:oMath>
        <m:r>
          <m:t>E</m:t>
        </m:r>
      </m:oMath>
      <w:ins w:id="115" w:author="PR Preview" w:date="2024-01-01T00:00:00Z">
        <w:r>
          <w:t xml:space="preserve">”</w:t>
        </w:r>
      </w:ins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(or between</w:t>
        </w:r>
      </w:ins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“no</w:t>
        </w:r>
      </w:ins>
      <w:ins w:id="115" w:author="PR Preview" w:date="2024-01-01T00:00:00Z">
        <w:r>
          <w:t xml:space="preserve"> </w:t>
        </w:r>
      </w:ins>
      <m:oMath>
        <m:r>
          <m:t>A</m:t>
        </m:r>
      </m:oMath>
      <w:ins w:id="115" w:author="PR Preview" w:date="2024-01-01T00:00:00Z">
        <w:r>
          <w:t xml:space="preserve">”</w:t>
        </w:r>
      </w:ins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and</w:t>
        </w:r>
      </w:ins>
      <w:ins w:id="115" w:author="PR Preview" w:date="2024-01-01T00:00:00Z">
        <w:r>
          <w:t xml:space="preserve"> </w:t>
        </w:r>
      </w:ins>
      <m:oMath>
        <m:r>
          <m:t>E</m:t>
        </m:r>
      </m:oMath>
      <w:ins w:id="115" w:author="PR Preview" w:date="2024-01-01T00:00:00Z">
        <w:r>
          <w:t xml:space="preserve">).</w:t>
        </w:r>
      </w:ins>
    </w:p>
    <w:p>
      <w:pPr>
        <w:pStyle w:val="BodyText"/>
      </w:pPr>
      <w:ins w:id="116" w:author="PR Preview" w:date="2024-01-01T00:00:00Z">
        <w:r>
          <w:t xml:space="preserve">Rothman (1976) described synergism and antagonism within the sufficient-component-cause framework</w:t>
        </w:r>
      </w:ins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(Hernán and Robins 2020, 71, margin note)</w:t>
        </w:r>
      </w:ins>
      <w:ins w:id="116" w:author="PR Preview" w:date="2024-01-01T00:00:00Z">
        <w:r>
          <w:t xml:space="preserve">.</w:t>
        </w:r>
      </w:ins>
    </w:p>
    <w:p>
      <w:ins w:id="117" w:author="PR Preview" w:date="2024-01-01T00:00:00Z">
        <w:r>
          <w:pict>
            <v:rect style="width:0;height:1.5pt" o:hralign="center" o:hrstd="t" o:hr="t"/>
          </w:pict>
        </w:r>
      </w:ins>
    </w:p>
    <w:bookmarkEnd w:id="43"/>
    <w:bookmarkStart w:id="50" w:name="X8fd0aecc61e96c02ff1f4f4aeccd47ec50ba442"/>
    <w:p>
      <w:pPr>
        <w:pStyle w:val="Heading3"/>
      </w:pPr>
      <w:ins w:id="118" w:author="PR Preview" w:date="2024-01-01T00:00:00Z">
        <w:r>
          <w:t xml:space="preserve">5.2 Detecting Synergism Without Knowing the Mechanisms</w:t>
        </w:r>
      </w:ins>
    </w:p>
    <w:p>
      <w:pPr>
        <w:pStyle w:val="FirstParagraph"/>
      </w:pPr>
      <w:ins w:id="119" w:author="PR Preview" w:date="2024-01-01T00:00:00Z">
        <w:r>
          <w:t xml:space="preserve">Sufficient cause interaction is defined through mechanisms,</w:t>
        </w:r>
      </w:ins>
      <w:ins w:id="119" w:author="PR Preview" w:date="2024-01-01T00:00:00Z">
        <w:r>
          <w:t xml:space="preserve"> </w:t>
        </w:r>
      </w:ins>
      <w:ins w:id="119" w:author="PR Preview" w:date="2024-01-01T00:00:00Z">
        <w:r>
          <w:t xml:space="preserve">yet sometimes it can be detected with no knowledge of them:</w:t>
        </w:r>
      </w:ins>
      <w:ins w:id="119" w:author="PR Preview" w:date="2024-01-01T00:00:00Z">
        <w:r>
          <w:t xml:space="preserve"> </w:t>
        </w:r>
      </w:ins>
      <w:ins w:id="119" w:author="PR Preview" w:date="2024-01-01T00:00:00Z">
        <w:r>
          <w:t xml:space="preserve">if the inequalities of Fine Point 5.1 hold, synergism between</w:t>
        </w:r>
      </w:ins>
      <w:ins w:id="119" w:author="PR Preview" w:date="2024-01-01T00:00:00Z">
        <w:r>
          <w:t xml:space="preserve"> </w:t>
        </w:r>
      </w:ins>
      <m:oMath>
        <m:r>
          <m:t>A</m:t>
        </m:r>
      </m:oMath>
      <w:ins w:id="119" w:author="PR Preview" w:date="2024-01-01T00:00:00Z">
        <w:r>
          <w:t xml:space="preserve"> </w:t>
        </w:r>
      </w:ins>
      <w:ins w:id="119" w:author="PR Preview" w:date="2024-01-01T00:00:00Z">
        <w:r>
          <w:t xml:space="preserve">and</w:t>
        </w:r>
      </w:ins>
      <w:ins w:id="119" w:author="PR Preview" w:date="2024-01-01T00:00:00Z">
        <w:r>
          <w:t xml:space="preserve"> </w:t>
        </w:r>
      </w:ins>
      <m:oMath>
        <m:r>
          <m:t>E</m:t>
        </m:r>
      </m:oMath>
      <w:ins w:id="119" w:author="PR Preview" w:date="2024-01-01T00:00:00Z">
        <w:r>
          <w:t xml:space="preserve"> </w:t>
        </w:r>
      </w:ins>
      <w:ins w:id="119" w:author="PR Preview" w:date="2024-01-01T00:00:00Z">
        <w:r>
          <w:t xml:space="preserve">exists.</w:t>
        </w:r>
      </w:ins>
    </w:p>
    <w:p>
      <w:pPr>
        <w:pStyle w:val="BodyText"/>
      </w:pPr>
      <w:ins w:id="120" w:author="PR Preview" w:date="2024-01-01T00:00:00Z">
        <w:r>
          <w:t xml:space="preserve">This is not surprising, for two reasons</w:t>
        </w:r>
      </w:ins>
      <w:ins w:id="120" w:author="PR Preview" w:date="2024-01-01T00:00:00Z">
        <w:r>
          <w:t xml:space="preserve"> </w:t>
        </w:r>
      </w:ins>
      <w:ins w:id="120" w:author="PR Preview" w:date="2024-01-01T00:00:00Z">
        <w:r>
          <w:t xml:space="preserve">(Hernán and Robins 2020, 71)</w:t>
        </w:r>
      </w:ins>
      <w:ins w:id="120" w:author="PR Preview" w:date="2024-01-01T00:00:00Z">
        <w:r>
          <w:t xml:space="preserve">:</w:t>
        </w:r>
      </w:ins>
      <w:ins w:id="120" w:author="PR Preview" w:date="2024-01-01T00:00:00Z">
        <w:r>
          <w:t xml:space="preserve"> </w:t>
        </w:r>
      </w:ins>
      <w:ins w:id="120" w:author="PR Preview" w:date="2024-01-01T00:00:00Z">
        <w:r>
          <w:t xml:space="preserve">response types correspond to sufficient causes (Fine Point 5.2),</w:t>
        </w:r>
      </w:ins>
      <w:ins w:id="120" w:author="PR Preview" w:date="2024-01-01T00:00:00Z">
        <w:r>
          <w:t xml:space="preserve"> </w:t>
        </w:r>
      </w:ins>
      <w:ins w:id="120" w:author="PR Preview" w:date="2024-01-01T00:00:00Z">
        <w:r>
          <w:t xml:space="preserve">and the inequalities are sufficient but not necessary,</w:t>
        </w:r>
      </w:ins>
      <w:ins w:id="120" w:author="PR Preview" w:date="2024-01-01T00:00:00Z">
        <w:r>
          <w:t xml:space="preserve"> </w:t>
        </w:r>
      </w:ins>
      <w:ins w:id="120" w:author="PR Preview" w:date="2024-01-01T00:00:00Z">
        <w:r>
          <w:t xml:space="preserve">so they can fail even when synergism exists.</w:t>
        </w:r>
      </w:ins>
    </w:p>
    <w:p>
      <w:ins w:id="121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ins w:id="122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ins w:id="123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ins w:id="124" w:author="PR Preview" w:date="2024-01-01T00:00:00Z">
        <w:r>
          <w:t xml:space="preserve">6 5.6 Counterfactuals or Sufficient-Component Causes? (pp. 71-74)</w:t>
        </w:r>
      </w:ins>
    </w:p>
    <w:p>
      <w:ins w:id="125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126" w:author="PR Preview" w:date="2024-01-01T00:00:00Z">
        <w:r>
          <w:t xml:space="preserve">The two frameworks answer different questions:</w:t>
        </w:r>
      </w:ins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ins w:id="127" w:author="PR Preview" w:date="2024-01-01T00:00:00Z">
        <w:r>
          <w:t xml:space="preserve">For estimating average causal effects of hypothetical interventions,</w:t>
        </w:r>
      </w:ins>
      <w:ins w:id="127" w:author="PR Preview" w:date="2024-01-01T00:00:00Z">
        <w:r>
          <w:t xml:space="preserve"> </w:t>
        </w:r>
      </w:ins>
      <w:ins w:id="127" w:author="PR Preview" w:date="2024-01-01T00:00:00Z">
        <w:r>
          <w:t xml:space="preserve">the subject of the book, the counterfactual framework is the natural one.</w:t>
        </w:r>
      </w:ins>
    </w:p>
    <w:p>
      <w:pPr>
        <w:pStyle w:val="BodyText"/>
      </w:pPr>
      <w:ins w:id="128" w:author="PR Preview" w:date="2024-01-01T00:00:00Z">
        <w:r>
          <w:t xml:space="preserve">The sufficient-component-cause model asks which events might have caused a given effect;</w:t>
        </w:r>
      </w:ins>
      <w:ins w:id="128" w:author="PR Preview" w:date="2024-01-01T00:00:00Z">
        <w:r>
          <w:t xml:space="preserve"> </w:t>
        </w:r>
      </w:ins>
      <w:ins w:id="128" w:author="PR Preview" w:date="2024-01-01T00:00:00Z">
        <w:r>
          <w:t xml:space="preserve">the counterfactual model asks what would have happened had a factor been set to a different level than it was</w:t>
        </w:r>
      </w:ins>
      <w:ins w:id="128" w:author="PR Preview" w:date="2024-01-01T00:00:00Z">
        <w:r>
          <w:t xml:space="preserve"> </w:t>
        </w:r>
      </w:ins>
      <w:ins w:id="128" w:author="PR Preview" w:date="2024-01-01T00:00:00Z">
        <w:r>
          <w:t xml:space="preserve">(Hernán and Robins 2020, 71)</w:t>
        </w:r>
      </w:ins>
      <w:ins w:id="128" w:author="PR Preview" w:date="2024-01-01T00:00:00Z">
        <w:r>
          <w:t xml:space="preserve">.</w:t>
        </w:r>
      </w:ins>
      <w:ins w:id="128" w:author="PR Preview" w:date="2024-01-01T00:00:00Z">
        <w:r>
          <w:t xml:space="preserve"> </w:t>
        </w:r>
      </w:ins>
      <w:ins w:id="128" w:author="PR Preview" w:date="2024-01-01T00:00:00Z">
        <w:r>
          <w:t xml:space="preserve">In philosophy the sufficient-component-cause framework goes back to Mackie (1965),</w:t>
        </w:r>
      </w:ins>
      <w:ins w:id="128" w:author="PR Preview" w:date="2024-01-01T00:00:00Z">
        <w:r>
          <w:t xml:space="preserve"> </w:t>
        </w:r>
      </w:ins>
      <w:ins w:id="128" w:author="PR Preview" w:date="2024-01-01T00:00:00Z">
        <w:r>
          <w:t xml:space="preserve">whose</w:t>
        </w:r>
      </w:ins>
      <w:ins w:id="128" w:author="PR Preview" w:date="2024-01-01T00:00:00Z">
        <w:r>
          <w:t xml:space="preserve"> </w:t>
        </w:r>
      </w:ins>
      <w:ins w:id="128" w:author="PR Preview" w:date="2024-01-01T00:00:00Z">
        <w:r>
          <w:rPr>
            <w:b/>
            <w:bCs/>
          </w:rPr>
          <w:t xml:space="preserve">INUS condition</w:t>
        </w:r>
      </w:ins>
      <w:ins w:id="128" w:author="PR Preview" w:date="2024-01-01T00:00:00Z">
        <w:r>
          <w:t xml:space="preserve"> </w:t>
        </w:r>
      </w:ins>
      <w:ins w:id="128" w:author="PR Preview" w:date="2024-01-01T00:00:00Z">
        <w:r>
          <w:t xml:space="preserve">for</w:t>
        </w:r>
      </w:ins>
      <w:ins w:id="128" w:author="PR Preview" w:date="2024-01-01T00:00:00Z">
        <w:r>
          <w:t xml:space="preserve"> </w:t>
        </w:r>
      </w:ins>
      <m:oMath>
        <m:r>
          <m:t>Y</m:t>
        </m:r>
      </m:oMath>
      <w:ins w:id="128" w:author="PR Preview" w:date="2024-01-01T00:00:00Z">
        <w:r>
          <w:t xml:space="preserve"> </w:t>
        </w:r>
      </w:ins>
      <w:ins w:id="128" w:author="PR Preview" w:date="2024-01-01T00:00:00Z">
        <w:r>
          <w:t xml:space="preserve">is an</w:t>
        </w:r>
      </w:ins>
      <w:ins w:id="128" w:author="PR Preview" w:date="2024-01-01T00:00:00Z">
        <w:r>
          <w:t xml:space="preserve"> </w:t>
        </w:r>
      </w:ins>
      <w:ins w:id="128" w:author="PR Preview" w:date="2024-01-01T00:00:00Z">
        <w:r>
          <w:rPr>
            <w:b/>
            <w:bCs/>
          </w:rPr>
          <w:t xml:space="preserve">I</w:t>
        </w:r>
      </w:ins>
      <w:ins w:id="128" w:author="PR Preview" w:date="2024-01-01T00:00:00Z">
        <w:r>
          <w:t xml:space="preserve">nsufficient but</w:t>
        </w:r>
      </w:ins>
      <w:ins w:id="128" w:author="PR Preview" w:date="2024-01-01T00:00:00Z">
        <w:r>
          <w:t xml:space="preserve"> </w:t>
        </w:r>
      </w:ins>
      <w:ins w:id="128" w:author="PR Preview" w:date="2024-01-01T00:00:00Z">
        <w:r>
          <w:rPr>
            <w:b/>
            <w:bCs/>
          </w:rPr>
          <w:t xml:space="preserve">N</w:t>
        </w:r>
      </w:ins>
      <w:ins w:id="128" w:author="PR Preview" w:date="2024-01-01T00:00:00Z">
        <w:r>
          <w:t xml:space="preserve">ecessary part of a condition</w:t>
        </w:r>
      </w:ins>
      <w:ins w:id="128" w:author="PR Preview" w:date="2024-01-01T00:00:00Z">
        <w:r>
          <w:t xml:space="preserve"> </w:t>
        </w:r>
      </w:ins>
      <w:ins w:id="128" w:author="PR Preview" w:date="2024-01-01T00:00:00Z">
        <w:r>
          <w:t xml:space="preserve">which is itself</w:t>
        </w:r>
      </w:ins>
      <w:ins w:id="128" w:author="PR Preview" w:date="2024-01-01T00:00:00Z">
        <w:r>
          <w:t xml:space="preserve"> </w:t>
        </w:r>
      </w:ins>
      <w:ins w:id="128" w:author="PR Preview" w:date="2024-01-01T00:00:00Z">
        <w:r>
          <w:rPr>
            <w:b/>
            <w:bCs/>
          </w:rPr>
          <w:t xml:space="preserve">U</w:t>
        </w:r>
      </w:ins>
      <w:ins w:id="128" w:author="PR Preview" w:date="2024-01-01T00:00:00Z">
        <w:r>
          <w:t xml:space="preserve">nnecessary but exclusively</w:t>
        </w:r>
      </w:ins>
      <w:ins w:id="128" w:author="PR Preview" w:date="2024-01-01T00:00:00Z">
        <w:r>
          <w:t xml:space="preserve"> </w:t>
        </w:r>
      </w:ins>
      <w:ins w:id="128" w:author="PR Preview" w:date="2024-01-01T00:00:00Z">
        <w:r>
          <w:rPr>
            <w:b/>
            <w:bCs/>
          </w:rPr>
          <w:t xml:space="preserve">S</w:t>
        </w:r>
      </w:ins>
      <w:ins w:id="128" w:author="PR Preview" w:date="2024-01-01T00:00:00Z">
        <w:r>
          <w:t xml:space="preserve">ufficient for</w:t>
        </w:r>
      </w:ins>
      <w:ins w:id="128" w:author="PR Preview" w:date="2024-01-01T00:00:00Z">
        <w:r>
          <w:t xml:space="preserve"> </w:t>
        </w:r>
      </w:ins>
      <m:oMath>
        <m:r>
          <m:t>Y</m:t>
        </m:r>
      </m:oMath>
      <w:ins w:id="128" w:author="PR Preview" w:date="2024-01-01T00:00:00Z">
        <w:r>
          <w:t xml:space="preserve">.</w:t>
        </w:r>
      </w:ins>
      <w:ins w:id="128" w:author="PR Preview" w:date="2024-01-01T00:00:00Z">
        <w:r>
          <w:t xml:space="preserve"> </w:t>
        </w:r>
      </w:ins>
      <w:ins w:id="128" w:author="PR Preview" w:date="2024-01-01T00:00:00Z">
        <w:r>
          <w:t xml:space="preserve">A counterfactual framework of causation was already hinted at by Hume (1748).</w:t>
        </w:r>
      </w:ins>
    </w:p>
    <w:p>
      <w:ins w:id="129" w:author="PR Preview" w:date="2024-01-01T00:00:00Z">
        <w:r>
          <w:pict>
            <v:rect style="width:0;height:1.5pt" o:hralign="center" o:hrstd="t" o:hr="t"/>
          </w:pict>
        </w:r>
      </w:ins>
    </w:p>
    <w:bookmarkStart w:id="56" w:name="Xfdef73ce43ad10ec8b3347a20ea29b8241e8bfb"/>
    <w:p>
      <w:pPr>
        <w:pStyle w:val="Heading3"/>
      </w:pPr>
      <w:ins w:id="130" w:author="PR Preview" w:date="2024-01-01T00:00:00Z">
        <w:r>
          <w:t xml:space="preserve">6.1 Strengths and Limitations of Sufficient-Component Causes</w:t>
        </w:r>
      </w:ins>
    </w:p>
    <w:p>
      <w:pPr>
        <w:pStyle w:val="FirstParagraph"/>
      </w:pPr>
      <w:ins w:id="131" w:author="PR Preview" w:date="2024-01-01T00:00:00Z">
        <w:r>
          <w:t xml:space="preserve">Useful for teaching, because they illustrate</w:t>
        </w:r>
      </w:ins>
    </w:p>
    <w:p>
      <w:pPr>
        <w:pStyle w:val="Compact"/>
        <w:numPr>
          <w:ilvl w:val="0"/>
          <w:numId w:val="1013"/>
        </w:numPr>
      </w:pPr>
      <w:ins w:id="132" w:author="PR Preview" w:date="2024-01-01T00:00:00Z">
        <w:r>
          <w:t xml:space="preserve">why the size of a causal effect depends on the distribution of background factors (effect modifiers);</w:t>
        </w:r>
      </w:ins>
    </w:p>
    <w:p>
      <w:pPr>
        <w:pStyle w:val="Compact"/>
        <w:numPr>
          <w:ilvl w:val="0"/>
          <w:numId w:val="1013"/>
        </w:numPr>
      </w:pPr>
      <w:ins w:id="133" w:author="PR Preview" w:date="2024-01-01T00:00:00Z">
        <w:r>
          <w:t xml:space="preserve">how effect modification, interaction, and synergism relate.</w:t>
        </w:r>
      </w:ins>
    </w:p>
    <w:p>
      <w:pPr>
        <w:pStyle w:val="FirstParagraph"/>
      </w:pPr>
      <w:ins w:id="134" w:author="PR Preview" w:date="2024-01-01T00:00:00Z">
        <w:r>
          <w:t xml:space="preserve">Limited for data analysis, because in its classical form the framework</w:t>
        </w:r>
      </w:ins>
    </w:p>
    <w:p>
      <w:pPr>
        <w:pStyle w:val="Compact"/>
        <w:numPr>
          <w:ilvl w:val="0"/>
          <w:numId w:val="1014"/>
        </w:numPr>
      </w:pPr>
      <w:ins w:id="135" w:author="PR Preview" w:date="2024-01-01T00:00:00Z">
        <w:r>
          <w:t xml:space="preserve">is deterministic;</w:t>
        </w:r>
      </w:ins>
    </w:p>
    <w:p>
      <w:pPr>
        <w:pStyle w:val="Compact"/>
        <w:numPr>
          <w:ilvl w:val="0"/>
          <w:numId w:val="1014"/>
        </w:numPr>
      </w:pPr>
      <w:ins w:id="136" w:author="PR Preview" w:date="2024-01-01T00:00:00Z">
        <w:r>
          <w:t xml:space="preserve">gives conclusions that depend on the coding of the outcome;</w:t>
        </w:r>
      </w:ins>
    </w:p>
    <w:p>
      <w:pPr>
        <w:pStyle w:val="Compact"/>
        <w:numPr>
          <w:ilvl w:val="0"/>
          <w:numId w:val="1014"/>
        </w:numPr>
      </w:pPr>
      <w:ins w:id="137" w:author="PR Preview" w:date="2024-01-01T00:00:00Z">
        <w:r>
          <w:t xml:space="preserve">is restricted to dichotomous treatments and outcomes;</w:t>
        </w:r>
      </w:ins>
    </w:p>
    <w:p>
      <w:pPr>
        <w:pStyle w:val="Compact"/>
        <w:numPr>
          <w:ilvl w:val="0"/>
          <w:numId w:val="1014"/>
        </w:numPr>
      </w:pPr>
      <w:ins w:id="138" w:author="PR Preview" w:date="2024-01-01T00:00:00Z">
        <w:r>
          <w:t xml:space="preserve">requires large amounts of data to study the fine distinctions it makes.</w:t>
        </w:r>
      </w:ins>
    </w:p>
    <w:p>
      <w:pPr>
        <w:pStyle w:val="FirstParagraph"/>
      </w:pPr>
      <w:ins w:id="139" w:author="PR Preview" w:date="2024-01-01T00:00:00Z">
        <w:r>
          <w:t xml:space="preserve">Extensions to stochastic settings and to categorical or ordinal treatments might widen its use:</w:t>
        </w:r>
      </w:ins>
      <w:ins w:id="139" w:author="PR Preview" w:date="2024-01-01T00:00:00Z">
        <w:r>
          <w:t xml:space="preserve"> </w:t>
        </w:r>
      </w:ins>
      <w:ins w:id="139" w:author="PR Preview" w:date="2024-01-01T00:00:00Z">
        <w:r>
          <w:t xml:space="preserve">VanderWeele (2010b) extended it to 3-level treatments,</w:t>
        </w:r>
      </w:ins>
      <w:ins w:id="139" w:author="PR Preview" w:date="2024-01-01T00:00:00Z">
        <w:r>
          <w:t xml:space="preserve"> </w:t>
        </w:r>
      </w:ins>
      <w:ins w:id="139" w:author="PR Preview" w:date="2024-01-01T00:00:00Z">
        <w:r>
          <w:t xml:space="preserve">and VanderWeele and Robins (2012) related stochastic counterfactuals to stochastic sufficient causes</w:t>
        </w:r>
      </w:ins>
      <w:ins w:id="139" w:author="PR Preview" w:date="2024-01-01T00:00:00Z">
        <w:r>
          <w:t xml:space="preserve"> </w:t>
        </w:r>
      </w:ins>
      <w:ins w:id="139" w:author="PR Preview" w:date="2024-01-01T00:00:00Z">
        <w:r>
          <w:t xml:space="preserve">(Hernán and Robins 2020, 72)</w:t>
        </w:r>
      </w:ins>
      <w:ins w:id="139" w:author="PR Preview" w:date="2024-01-01T00:00:00Z">
        <w:r>
          <w:t xml:space="preserve">.</w:t>
        </w:r>
      </w:ins>
      <w:ins w:id="139" w:author="PR Preview" w:date="2024-01-01T00:00:00Z">
        <w:r>
          <w:t xml:space="preserve"> </w:t>
        </w:r>
      </w:ins>
      <w:ins w:id="139" w:author="PR Preview" w:date="2024-01-01T00:00:00Z">
        <w:r>
          <w:t xml:space="preserve">The counterfactual framework will likely remain the one most often used,</w:t>
        </w:r>
      </w:ins>
      <w:ins w:id="139" w:author="PR Preview" w:date="2024-01-01T00:00:00Z">
        <w:r>
          <w:t xml:space="preserve"> </w:t>
        </w:r>
      </w:ins>
      <w:ins w:id="139" w:author="PR Preview" w:date="2024-01-01T00:00:00Z">
        <w:r>
          <w:t xml:space="preserve">and apparent alternatives such as causal diagrams and decision theory are essentially equivalent to it (Chapter 6).</w:t>
        </w:r>
      </w:ins>
    </w:p>
    <w:p>
      <w:ins w:id="140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ins w:id="141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ins w:id="144" w:author="PR Preview" w:date="2024-01-01T00:00:00Z">
        <w:r>
          <w:rPr>
            <w:b/>
            <w:bCs/>
          </w:rPr>
          <w:t xml:space="preserve">Interaction</w:t>
        </w:r>
      </w:ins>
      <w:ins w:id="144" w:author="PR Preview" w:date="2024-01-01T00:00:00Z">
        <w:r>
          <w:t xml:space="preserve"> </w:t>
        </w:r>
      </w:ins>
      <w:ins w:id="144" w:author="PR Preview" w:date="2024-01-01T00:00:00Z">
        <w:r>
          <w:t xml:space="preserve">between two treatments</w:t>
        </w:r>
      </w:ins>
      <w:ins w:id="144" w:author="PR Preview" w:date="2024-01-01T00:00:00Z">
        <w:r>
          <w:t xml:space="preserve"> </w:t>
        </w:r>
      </w:ins>
      <m:oMath>
        <m:r>
          <m:t>A</m:t>
        </m:r>
      </m:oMath>
      <w:ins w:id="144" w:author="PR Preview" w:date="2024-01-01T00:00:00Z">
        <w:r>
          <w:t xml:space="preserve"> </w:t>
        </w:r>
      </w:ins>
      <w:ins w:id="144" w:author="PR Preview" w:date="2024-01-01T00:00:00Z">
        <w:r>
          <w:t xml:space="preserve">and</w:t>
        </w:r>
      </w:ins>
      <w:ins w:id="144" w:author="PR Preview" w:date="2024-01-01T00:00:00Z">
        <w:r>
          <w:t xml:space="preserve"> </w:t>
        </w:r>
      </w:ins>
      <m:oMath>
        <m:r>
          <m:t>E</m:t>
        </m:r>
      </m:oMath>
      <w:ins w:id="144" w:author="PR Preview" w:date="2024-01-01T00:00:00Z">
        <w:r>
          <w:t xml:space="preserve"> </w:t>
        </w:r>
      </w:ins>
      <w:ins w:id="144" w:author="PR Preview" w:date="2024-01-01T00:00:00Z">
        <w:r>
          <w:t xml:space="preserve">is defined by joint counterfactuals</w:t>
        </w:r>
      </w:ins>
      <w:ins w:id="144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ins w:id="144" w:author="PR Preview" w:date="2024-01-01T00:00:00Z">
        <w:r>
          <w:t xml:space="preserve">:</w:t>
        </w:r>
      </w:ins>
      <w:ins w:id="144" w:author="PR Preview" w:date="2024-01-01T00:00:00Z">
        <w:r>
          <w:t xml:space="preserve"> </w:t>
        </w:r>
      </w:ins>
      <w:ins w:id="144" w:author="PR Preview" w:date="2024-01-01T00:00:00Z">
        <w:r>
          <w:t xml:space="preserve">on the additive scale,</w:t>
        </w:r>
      </w:ins>
      <w:ins w:id="144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ins w:id="144" w:author="PR Preview" w:date="2024-01-01T00:00:00Z">
        <w:r>
          <w:t xml:space="preserve">,</w:t>
        </w:r>
      </w:ins>
      <w:ins w:id="144" w:author="PR Preview" w:date="2024-01-01T00:00:00Z">
        <w:r>
          <w:t xml:space="preserve"> </w:t>
        </w:r>
      </w:ins>
      <w:ins w:id="144" w:author="PR Preview" w:date="2024-01-01T00:00:00Z">
        <w:r>
          <w:t xml:space="preserve">a definition symmetric in</w:t>
        </w:r>
      </w:ins>
      <w:ins w:id="144" w:author="PR Preview" w:date="2024-01-01T00:00:00Z">
        <w:r>
          <w:t xml:space="preserve"> </w:t>
        </w:r>
      </w:ins>
      <m:oMath>
        <m:r>
          <m:t>A</m:t>
        </m:r>
      </m:oMath>
      <w:ins w:id="144" w:author="PR Preview" w:date="2024-01-01T00:00:00Z">
        <w:r>
          <w:t xml:space="preserve"> </w:t>
        </w:r>
      </w:ins>
      <w:ins w:id="144" w:author="PR Preview" w:date="2024-01-01T00:00:00Z">
        <w:r>
          <w:t xml:space="preserve">and</w:t>
        </w:r>
      </w:ins>
      <w:ins w:id="144" w:author="PR Preview" w:date="2024-01-01T00:00:00Z">
        <w:r>
          <w:t xml:space="preserve"> </w:t>
        </w:r>
      </w:ins>
      <m:oMath>
        <m:r>
          <m:t>E</m:t>
        </m:r>
      </m:oMath>
      <w:ins w:id="144" w:author="PR Preview" w:date="2024-01-01T00:00:00Z">
        <w:r>
          <w:t xml:space="preserve">;</w:t>
        </w:r>
      </w:ins>
      <w:ins w:id="144" w:author="PR Preview" w:date="2024-01-01T00:00:00Z">
        <w:r>
          <w:t xml:space="preserve"> </w:t>
        </w:r>
      </w:ins>
      <w:ins w:id="144" w:author="PR Preview" w:date="2024-01-01T00:00:00Z">
        <w:r>
          <w:t xml:space="preserve">a multiplicative version uses risk ratios.</w:t>
        </w:r>
      </w:ins>
    </w:p>
    <w:p>
      <w:pPr>
        <w:pStyle w:val="Compact"/>
        <w:numPr>
          <w:ilvl w:val="0"/>
          <w:numId w:val="1015"/>
        </w:numPr>
      </w:pPr>
      <w:ins w:id="145" w:author="PR Preview" w:date="2024-01-01T00:00:00Z">
        <w:r>
          <w:rPr>
            <w:b/>
            <w:bCs/>
          </w:rPr>
          <w:t xml:space="preserve">Identification</w:t>
        </w:r>
      </w:ins>
      <w:ins w:id="145" w:author="PR Preview" w:date="2024-01-01T00:00:00Z">
        <w:r>
          <w:t xml:space="preserve"> </w:t>
        </w:r>
      </w:ins>
      <w:ins w:id="145" w:author="PR Preview" w:date="2024-01-01T00:00:00Z">
        <w:r>
          <w:t xml:space="preserve">requires exchangeability, positivity, and consistency for the joint treatment</w:t>
        </w:r>
      </w:ins>
      <w:ins w:id="145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ins w:id="145" w:author="PR Preview" w:date="2024-01-01T00:00:00Z">
        <w:r>
          <w:t xml:space="preserve">;</w:t>
        </w:r>
      </w:ins>
      <w:ins w:id="145" w:author="PR Preview" w:date="2024-01-01T00:00:00Z">
        <w:r>
          <w:t xml:space="preserve"> </w:t>
        </w:r>
      </w:ins>
      <w:ins w:id="145" w:author="PR Preview" w:date="2024-01-01T00:00:00Z">
        <w:r>
          <w:t xml:space="preserve">if</w:t>
        </w:r>
      </w:ins>
      <w:ins w:id="145" w:author="PR Preview" w:date="2024-01-01T00:00:00Z">
        <w:r>
          <w:t xml:space="preserve"> </w:t>
        </w:r>
      </w:ins>
      <m:oMath>
        <m:r>
          <m:t>E</m:t>
        </m:r>
      </m:oMath>
      <w:ins w:id="145" w:author="PR Preview" w:date="2024-01-01T00:00:00Z">
        <w:r>
          <w:t xml:space="preserve"> </w:t>
        </w:r>
      </w:ins>
      <w:ins w:id="145" w:author="PR Preview" w:date="2024-01-01T00:00:00Z">
        <w:r>
          <w:t xml:space="preserve">is randomized, interaction coincides with effect modification by</w:t>
        </w:r>
      </w:ins>
      <w:ins w:id="145" w:author="PR Preview" w:date="2024-01-01T00:00:00Z">
        <w:r>
          <w:t xml:space="preserve"> </w:t>
        </w:r>
      </w:ins>
      <m:oMath>
        <m:r>
          <m:t>E</m:t>
        </m:r>
      </m:oMath>
      <w:ins w:id="145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15"/>
        </w:numPr>
      </w:pPr>
      <w:ins w:id="146" w:author="PR Preview" w:date="2024-01-01T00:00:00Z">
        <w:r>
          <w:rPr>
            <w:b/>
            <w:bCs/>
          </w:rPr>
          <w:t xml:space="preserve">Effect modification</w:t>
        </w:r>
      </w:ins>
      <w:ins w:id="146" w:author="PR Preview" w:date="2024-01-01T00:00:00Z">
        <w:r>
          <w:t xml:space="preserve"> </w:t>
        </w:r>
      </w:ins>
      <w:ins w:id="146" w:author="PR Preview" w:date="2024-01-01T00:00:00Z">
        <w:r>
          <w:t xml:space="preserve">can occur without interaction (surrogate modifiers).</w:t>
        </w:r>
      </w:ins>
    </w:p>
    <w:p>
      <w:pPr>
        <w:pStyle w:val="Compact"/>
        <w:numPr>
          <w:ilvl w:val="0"/>
          <w:numId w:val="1015"/>
        </w:numPr>
      </w:pPr>
      <w:ins w:id="147" w:author="PR Preview" w:date="2024-01-01T00:00:00Z">
        <w:r>
          <w:t xml:space="preserve">With deterministic, dichotomous counterfactuals there are</w:t>
        </w:r>
      </w:ins>
      <w:ins w:id="147" w:author="PR Preview" w:date="2024-01-01T00:00:00Z">
        <w:r>
          <w:t xml:space="preserve"> </w:t>
        </w:r>
      </w:ins>
      <w:ins w:id="147" w:author="PR Preview" w:date="2024-01-01T00:00:00Z">
        <w:r>
          <w:rPr>
            <w:b/>
            <w:bCs/>
          </w:rPr>
          <w:t xml:space="preserve">16 response types</w:t>
        </w:r>
      </w:ins>
      <w:ins w:id="147" w:author="PR Preview" w:date="2024-01-01T00:00:00Z">
        <w:r>
          <w:t xml:space="preserve">;</w:t>
        </w:r>
      </w:ins>
      <w:ins w:id="147" w:author="PR Preview" w:date="2024-01-01T00:00:00Z">
        <w:r>
          <w:t xml:space="preserve"> </w:t>
        </w:r>
      </w:ins>
      <w:ins w:id="147" w:author="PR Preview" w:date="2024-01-01T00:00:00Z">
        <w:r>
          <w:t xml:space="preserve">additive interaction requires individuals of interaction types, but their presence can cancel out.</w:t>
        </w:r>
      </w:ins>
    </w:p>
    <w:p>
      <w:pPr>
        <w:pStyle w:val="Compact"/>
        <w:numPr>
          <w:ilvl w:val="0"/>
          <w:numId w:val="1015"/>
        </w:numPr>
      </w:pPr>
      <w:ins w:id="148" w:author="PR Preview" w:date="2024-01-01T00:00:00Z">
        <w:r>
          <w:rPr>
            <w:b/>
            <w:bCs/>
          </w:rPr>
          <w:t xml:space="preserve">Sufficient cause interaction</w:t>
        </w:r>
      </w:ins>
      <w:ins w:id="148" w:author="PR Preview" w:date="2024-01-01T00:00:00Z">
        <w:r>
          <w:t xml:space="preserve"> </w:t>
        </w:r>
      </w:ins>
      <w:ins w:id="148" w:author="PR Preview" w:date="2024-01-01T00:00:00Z">
        <w:r>
          <w:t xml:space="preserve">means</w:t>
        </w:r>
      </w:ins>
      <w:ins w:id="148" w:author="PR Preview" w:date="2024-01-01T00:00:00Z">
        <w:r>
          <w:t xml:space="preserve"> </w:t>
        </w:r>
      </w:ins>
      <m:oMath>
        <m:r>
          <m:t>A</m:t>
        </m:r>
      </m:oMath>
      <w:ins w:id="148" w:author="PR Preview" w:date="2024-01-01T00:00:00Z">
        <w:r>
          <w:t xml:space="preserve"> </w:t>
        </w:r>
      </w:ins>
      <w:ins w:id="148" w:author="PR Preview" w:date="2024-01-01T00:00:00Z">
        <w:r>
          <w:t xml:space="preserve">and</w:t>
        </w:r>
      </w:ins>
      <w:ins w:id="148" w:author="PR Preview" w:date="2024-01-01T00:00:00Z">
        <w:r>
          <w:t xml:space="preserve"> </w:t>
        </w:r>
      </w:ins>
      <m:oMath>
        <m:r>
          <m:t>E</m:t>
        </m:r>
      </m:oMath>
      <w:ins w:id="148" w:author="PR Preview" w:date="2024-01-01T00:00:00Z">
        <w:r>
          <w:t xml:space="preserve"> </w:t>
        </w:r>
      </w:ins>
      <w:ins w:id="148" w:author="PR Preview" w:date="2024-01-01T00:00:00Z">
        <w:r>
          <w:t xml:space="preserve">appear in the same sufficient cause;</w:t>
        </w:r>
      </w:ins>
      <w:ins w:id="148" w:author="PR Preview" w:date="2024-01-01T00:00:00Z">
        <w:r>
          <w:t xml:space="preserve"> </w:t>
        </w:r>
      </w:ins>
      <w:ins w:id="148" w:author="PR Preview" w:date="2024-01-01T00:00:00Z">
        <w:r>
          <w:t xml:space="preserve">synergism can sometimes be detected from counterfactual risks alone (Fine Point 5.1).</w:t>
        </w:r>
      </w:ins>
    </w:p>
    <w:p>
      <w:pPr>
        <w:pStyle w:val="Compact"/>
        <w:numPr>
          <w:ilvl w:val="0"/>
          <w:numId w:val="1015"/>
        </w:numPr>
      </w:pPr>
      <w:ins w:id="149" w:author="PR Preview" w:date="2024-01-01T00:00:00Z">
        <w:r>
          <w:t xml:space="preserve">The counterfactual framework answers</w:t>
        </w:r>
      </w:ins>
      <w:ins w:id="149" w:author="PR Preview" w:date="2024-01-01T00:00:00Z">
        <w:r>
          <w:t xml:space="preserve"> </w:t>
        </w:r>
      </w:ins>
      <w:ins w:id="149" w:author="PR Preview" w:date="2024-01-01T00:00:00Z">
        <w:r>
          <w:t xml:space="preserve">“what happens?”</w:t>
        </w:r>
      </w:ins>
      <w:ins w:id="149" w:author="PR Preview" w:date="2024-01-01T00:00:00Z">
        <w:r>
          <w:t xml:space="preserve"> </w:t>
        </w:r>
      </w:ins>
      <w:ins w:id="149" w:author="PR Preview" w:date="2024-01-01T00:00:00Z">
        <w:r>
          <w:t xml:space="preserve">and is the one used in the rest of the book;</w:t>
        </w:r>
      </w:ins>
      <w:ins w:id="149" w:author="PR Preview" w:date="2024-01-01T00:00:00Z">
        <w:r>
          <w:t xml:space="preserve"> </w:t>
        </w:r>
      </w:ins>
      <w:ins w:id="149" w:author="PR Preview" w:date="2024-01-01T00:00:00Z">
        <w:r>
          <w:t xml:space="preserve">sufficient-component causes answer</w:t>
        </w:r>
      </w:ins>
      <w:ins w:id="149" w:author="PR Preview" w:date="2024-01-01T00:00:00Z">
        <w:r>
          <w:t xml:space="preserve"> </w:t>
        </w:r>
      </w:ins>
      <w:ins w:id="149" w:author="PR Preview" w:date="2024-01-01T00:00:00Z">
        <w:r>
          <w:t xml:space="preserve">“how does it happen?”</w:t>
        </w:r>
      </w:ins>
      <w:ins w:id="149" w:author="PR Preview" w:date="2024-01-01T00:00:00Z">
        <w:r>
          <w:t xml:space="preserve"> </w:t>
        </w:r>
      </w:ins>
      <w:ins w:id="149" w:author="PR Preview" w:date="2024-01-01T00:00:00Z">
        <w:r>
          <w:t xml:space="preserve">and are mainly a teaching tool.</w:t>
        </w:r>
      </w:ins>
    </w:p>
    <w:p>
      <w:pPr>
        <w:pStyle w:val="FirstParagraph"/>
      </w:pPr>
      <w:ins w:id="150" w:author="PR Preview" w:date="2024-01-01T00:00:00Z">
        <w:r>
          <w:rPr>
            <w:b/>
            <w:bCs/>
          </w:rPr>
          <w:t xml:space="preserve">Looking ahead</w:t>
        </w:r>
      </w:ins>
      <w:ins w:id="150" w:author="PR Preview" w:date="2024-01-01T00:00:00Z">
        <w:r>
          <w:t xml:space="preserve">: Chapter 6 introduces causal diagrams,</w:t>
        </w:r>
      </w:ins>
      <w:ins w:id="150" w:author="PR Preview" w:date="2024-01-01T00:00:00Z">
        <w:r>
          <w:t xml:space="preserve"> </w:t>
        </w:r>
      </w:ins>
      <w:ins w:id="150" w:author="PR Preview" w:date="2024-01-01T00:00:00Z">
        <w:r>
          <w:t xml:space="preserve">which the book describes as essentially equivalent to the counterfactual framework.</w:t>
        </w:r>
      </w:ins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2026-10-02T01:55:34Z</dcterms:created>
  <dcterms:modified xsi:type="dcterms:W3CDTF">2026-10-02T01:55:34Z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