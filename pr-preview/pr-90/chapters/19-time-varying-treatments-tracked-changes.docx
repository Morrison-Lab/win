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Parts I and II of the book considered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time-fixed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treatments,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whose value is determined once, at the start of follow-up.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Many causal questions instead involve treatments whose value can change over time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for the same individual: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medical treatments, lifestyle habits, employment or marital status, occupational exposures.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Part III extends the framework to these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time-varying treatments</w:t>
        </w:r>
      </w:ins>
      <w:ins w:id="1" w:author="PR Preview" w:date="2024-01-01T00:00:00Z">
        <w:r>
          <w:t xml:space="preserve">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this chapter introduces the terminology and concepts it needs.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19, pp. 255-266)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t xml:space="preserve">The authors warn that this is one of the most technical chapters of the book,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because simplifying the concepts further would cost too much rigor.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The chapter defines causal effects for time-varying treatments,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introduces treatment strategies and sequentially randomized experiments,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states the identifiability conditions (sequential exchangeability, positivity, consistency),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and uses SWIGs to show that some strategies can be identified when others cannot.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How to estimate these effects is the subject of Chapters 20 and 21.</w:t>
        </w:r>
      </w:ins>
    </w:p>
    <w:bookmarkStart w:id="11" w:name="X6e035157850428b65ad124257f08c5913dd65db"/>
    <w:p>
      <w:pPr>
        <w:pStyle w:val="Heading2"/>
      </w:pPr>
      <w:ins w:id="4" w:author="PR Preview" w:date="2024-01-01T00:00:00Z">
        <w:r>
          <w:t xml:space="preserve">1 19.1 The Causal Effect of Time-Varying Treatments (pp. 255-256)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" w:author="PR Preview" w:date="2024-01-01T00:00:00Z">
        <w:r>
          <w:t xml:space="preserve">For a time-fixed treatment</w:t>
        </w:r>
      </w:ins>
      <w:ins w:id="6" w:author="PR Preview" w:date="2024-01-01T00:00:00Z">
        <w:r>
          <w:t xml:space="preserve"> </w:t>
        </w:r>
      </w:ins>
      <m:oMath>
        <m:r>
          <m:t>A</m:t>
        </m:r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(1: treated, 0: untreated) given at time zero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and an outcome</w:t>
        </w:r>
      </w:ins>
      <w:ins w:id="6" w:author="PR Preview" w:date="2024-01-01T00:00:00Z">
        <w:r>
          <w:t xml:space="preserve"> </w:t>
        </w:r>
      </w:ins>
      <m:oMath>
        <m:r>
          <m:t>Y</m:t>
        </m:r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measured 60 months later,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the average causal effect is the contrast</w:t>
        </w:r>
      </w:ins>
      <w:ins w:id="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6" w:author="PR Preview" w:date="2024-01-01T00:00:00Z">
        <w:r>
          <w:t xml:space="preserve">.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It need not mention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rPr>
            <w:i/>
            <w:iCs/>
          </w:rPr>
          <w:t xml:space="preserve">when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treatment occurs,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because everybody’s treatment is determined at the same time.</w:t>
        </w:r>
      </w:ins>
    </w:p>
    <w:p>
      <w:pPr>
        <w:pStyle w:val="BodyText"/>
      </w:pPr>
      <w:ins w:id="7" w:author="PR Preview" w:date="2024-01-01T00:00:00Z">
        <w:r>
          <w:t xml:space="preserve">A time-varying treatment needs time to be made explicit.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Let</w:t>
        </w:r>
      </w:ins>
      <w:ins w:id="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be a dichotomous treatment that may change at each month</w:t>
        </w:r>
      </w:ins>
      <w:ins w:id="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7" w:author="PR Preview" w:date="2024-01-01T00:00:00Z">
        <w:r>
          <w:t xml:space="preserve">, with</w:t>
        </w:r>
      </w:ins>
      <w:ins w:id="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59</m:t>
        </m:r>
      </m:oMath>
      <w:ins w:id="7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ins w:id="8" w:author="PR Preview" w:date="2024-01-01T00:00:00Z">
        <w:r>
          <w:t xml:space="preserve">For simplicity the book provisionally assumes no losses to follow-up, no deaths,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and perfectly measured variables.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Time is indexed from zero (the first time of possible treatment is</w:t>
        </w:r>
      </w:ins>
      <w:ins w:id="8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8" w:author="PR Preview" w:date="2024-01-01T00:00:00Z">
        <w:r>
          <w:t xml:space="preserve">)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for compatibility with much of the published literature.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Although the example has an outcome measured at a fixed time,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the concepts carry over to time-varying and failure-time outcomes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(see Technical Point 21.8 of the book).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ins w:id="10" w:author="PR Preview" w:date="2024-01-01T00:00:00Z">
        <w:r>
          <w:t xml:space="preserve">An individual treated in every month has</w:t>
        </w:r>
      </w:ins>
      <w:ins w:id="10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ins w:id="1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1" w:author="PR Preview" w:date="2024-01-01T00:00:00Z">
        <w:r>
          <w:t xml:space="preserve">An individual never treated has</w:t>
        </w:r>
      </w:ins>
      <w:ins w:id="11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ins w:id="11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2" w:author="PR Preview" w:date="2024-01-01T00:00:00Z">
        <w:r>
          <w:t xml:space="preserve">Most individuals are treated during only part of follow-up,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so their histories mix 1s and 0s and have no compact symbol.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4" w:author="PR Preview" w:date="2024-01-01T00:00:00Z">
        <w:r>
          <w:t xml:space="preserve">A contrast at a single time,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6" w:author="PR Preview" w:date="2024-01-01T00:00:00Z">
        <w:r>
          <w:t xml:space="preserve">quantifies the effect of treatment at time</w:t>
        </w:r>
      </w:ins>
      <w:ins w:id="16" w:author="PR Preview" w:date="2024-01-01T00:00:00Z">
        <w:r>
          <w:t xml:space="preserve"> </w:t>
        </w:r>
      </w:ins>
      <m:oMath>
        <m:r>
          <m:t>k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only,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not the effect of treatment at all times between 0 and 59.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The average causal effect of a time-varying treatment must instead contrast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mean counterfactual outcomes under two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rPr>
            <w:b/>
            <w:bCs/>
          </w:rPr>
          <w:t xml:space="preserve">treatment strategies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that specify treatment at every time from</w:t>
        </w:r>
      </w:ins>
      <w:ins w:id="16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to</w:t>
        </w:r>
      </w:ins>
      <w:ins w:id="16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K</m:t>
        </m:r>
      </m:oMath>
      <w:ins w:id="16" w:author="PR Preview" w:date="2024-01-01T00:00:00Z">
        <w:r>
          <w:t xml:space="preserve">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Because there are many such strategies,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the average causal effect of a time-varying treatment is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rPr>
            <w:b/>
            <w:bCs/>
          </w:rPr>
          <w:t xml:space="preserve">not uniquely defined</w:t>
        </w:r>
      </w:ins>
      <w:ins w:id="16" w:author="PR Preview" w:date="2024-01-01T00:00:00Z">
        <w:r>
          <w:t xml:space="preserve">.</w:t>
        </w:r>
      </w:ins>
    </w:p>
    <w:bookmarkEnd w:id="11"/>
    <w:bookmarkStart w:id="21" w:name="treatment-strategies-pp.-256-257"/>
    <w:p>
      <w:pPr>
        <w:pStyle w:val="Heading2"/>
      </w:pPr>
      <w:ins w:id="17" w:author="PR Preview" w:date="2024-01-01T00:00:00Z">
        <w:r>
          <w:t xml:space="preserve">2 19.2 Treatment Strategies (pp. 256-257)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ins w:id="19" w:author="PR Preview" w:date="2024-01-01T00:00:00Z">
        <w:r>
          <w:t xml:space="preserve">The strategies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“always treat”</w:t>
        </w:r>
      </w:ins>
      <w:ins w:id="19" w:author="PR Preview" w:date="2024-01-01T00:00:00Z">
        <w:r>
          <w:t xml:space="preserve">,</w:t>
        </w:r>
      </w:ins>
      <w:ins w:id="19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ins w:id="19" w:author="PR Preview" w:date="2024-01-01T00:00:00Z">
        <w:r>
          <w:t xml:space="preserve">, and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“never treat”</w:t>
        </w:r>
      </w:ins>
      <w:ins w:id="19" w:author="PR Preview" w:date="2024-01-01T00:00:00Z">
        <w:r>
          <w:t xml:space="preserve">,</w:t>
        </w:r>
      </w:ins>
      <w:ins w:id="19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ins w:id="19" w:author="PR Preview" w:date="2024-01-01T00:00:00Z">
        <w:r>
          <w:t xml:space="preserve">,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define one average causal effect of</w:t>
        </w:r>
      </w:ins>
      <w:ins w:id="19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on</w:t>
        </w:r>
      </w:ins>
      <w:ins w:id="19" w:author="PR Preview" w:date="2024-01-01T00:00:00Z">
        <w:r>
          <w:t xml:space="preserve"> </w:t>
        </w:r>
      </w:ins>
      <m:oMath>
        <m:r>
          <m:t>Y</m:t>
        </m:r>
      </m:oMath>
      <w:ins w:id="19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1" w:author="PR Preview" w:date="2024-01-01T00:00:00Z">
        <w:r>
          <w:t xml:space="preserve">A general counterfactual theory for comparing treatment strategies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was first articulated by Robins (1986, 1987, 1997a).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23" w:author="PR Preview" w:date="2024-01-01T00:00:00Z">
        <w:r>
          <w:t xml:space="preserve">Many other contrasts are possible.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For example,</w:t>
        </w:r>
      </w:ins>
      <w:ins w:id="2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could compare</w:t>
        </w:r>
      </w:ins>
    </w:p>
    <w:p>
      <w:pPr>
        <w:pStyle w:val="Compact"/>
        <w:numPr>
          <w:ilvl w:val="0"/>
          <w:numId w:val="1002"/>
        </w:numPr>
      </w:pPr>
      <w:ins w:id="24" w:author="PR Preview" w:date="2024-01-01T00:00:00Z">
        <w:r>
          <w:t xml:space="preserve">“treat every other month”</w:t>
        </w:r>
      </w:ins>
      <w:ins w:id="24" w:author="PR Preview" w:date="2024-01-01T00:00:00Z">
        <w:r>
          <w:t xml:space="preserve">,</w:t>
        </w:r>
      </w:ins>
      <w:ins w:id="24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ins w:id="24" w:author="PR Preview" w:date="2024-01-01T00:00:00Z">
        <w:r>
          <w:t xml:space="preserve">, with</w:t>
        </w:r>
      </w:ins>
    </w:p>
    <w:p>
      <w:pPr>
        <w:pStyle w:val="Compact"/>
        <w:numPr>
          <w:ilvl w:val="0"/>
          <w:numId w:val="1002"/>
        </w:numPr>
      </w:pPr>
      <w:ins w:id="25" w:author="PR Preview" w:date="2024-01-01T00:00:00Z">
        <w:r>
          <w:t xml:space="preserve">“treat in all months except the first”</w:t>
        </w:r>
      </w:ins>
      <w:ins w:id="25" w:author="PR Preview" w:date="2024-01-01T00:00:00Z">
        <w:r>
          <w:t xml:space="preserve">,</w:t>
        </w:r>
      </w:ins>
      <w:ins w:id="25" w:author="PR Preview" w:date="2024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ins w:id="25" w:author="PR Preview" w:date="2024-01-01T00:00:00Z">
        <w:r>
          <w:t xml:space="preserve">.</w:t>
        </w:r>
      </w:ins>
    </w:p>
    <w:p>
      <w:pPr>
        <w:pStyle w:val="FirstParagraph"/>
      </w:pPr>
      <w:ins w:id="26" w:author="PR Preview" w:date="2024-01-01T00:00:00Z">
        <w:r>
          <w:t xml:space="preserve">There are</w:t>
        </w:r>
      </w:ins>
      <w:ins w:id="26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such static strategies,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one for each combination of values</w:t>
        </w:r>
      </w:ins>
      <w:ins w:id="26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of a dichotomous</w:t>
        </w:r>
      </w:ins>
      <w:ins w:id="2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26" w:author="PR Preview" w:date="2024-01-01T00:00:00Z">
        <w:r>
          <w:t xml:space="preserve">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These do not exhaust all strategies.</w:t>
        </w:r>
      </w:ins>
    </w:p>
    <w:p>
      <w:pPr>
        <w:pStyle w:val="BodyText"/>
      </w:pPr>
      <w:ins w:id="27" w:author="PR Preview" w:date="2024-01-01T00:00:00Z">
        <w:r>
          <w:t xml:space="preserve">The vector</w:t>
        </w:r>
      </w:ins>
      <w:ins w:id="27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has</w:t>
        </w:r>
      </w:ins>
      <w:ins w:id="2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components,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so there are</w:t>
        </w:r>
      </w:ins>
      <w:ins w:id="27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such vectors.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The book writes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“at least</w:t>
        </w:r>
      </w:ins>
      <w:ins w:id="27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27" w:author="PR Preview" w:date="2024-01-01T00:00:00Z">
        <w:r>
          <w:t xml:space="preserve">”</w:t>
        </w:r>
      </w:ins>
      <w:ins w:id="27" w:author="PR Preview" w:date="2024-01-01T00:00:00Z">
        <w:r>
          <w:t xml:space="preserve">, a lower bound,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and uses</w:t>
        </w:r>
      </w:ins>
      <w:ins w:id="27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again when counting static strategies in Technical Point 19.3;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these notes write</w:t>
        </w:r>
      </w:ins>
      <w:ins w:id="27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throughout.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The point is only that the number grows exponentially with the length of follow-up.</w:t>
        </w:r>
      </w:ins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ins w:id="29" w:author="PR Preview" w:date="2024-01-01T00:00:00Z">
        <w:r>
          <w:t xml:space="preserve">2.1 Dynamic Strategies</w:t>
        </w:r>
      </w:ins>
    </w:p>
    <w:p>
      <w:pPr>
        <w:pStyle w:val="FirstParagraph"/>
      </w:pPr>
      <w:ins w:id="30" w:author="PR Preview" w:date="2024-01-01T00:00:00Z">
        <w:r>
          <w:t xml:space="preserve">Let</w:t>
        </w:r>
      </w:ins>
      <w:ins w:id="3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be the CD4 cell count (cells per microliter) measured at month</w:t>
        </w:r>
      </w:ins>
      <w:ins w:id="30" w:author="PR Preview" w:date="2024-01-01T00:00:00Z">
        <w:r>
          <w:t xml:space="preserve"> </w:t>
        </w:r>
      </w:ins>
      <m:oMath>
        <m:r>
          <m:t>k</m:t>
        </m:r>
      </m:oMath>
      <w:ins w:id="30" w:author="PR Preview" w:date="2024-01-01T00:00:00Z">
        <w:r>
          <w:t xml:space="preserve">,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coded</w:t>
        </w:r>
      </w:ins>
      <w:ins w:id="3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when low (bad prognosis) and</w:t>
        </w:r>
      </w:ins>
      <w:ins w:id="3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otherwise;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everybody starts with a high count,</w:t>
        </w:r>
      </w:ins>
      <w:ins w:id="3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30" w:author="PR Preview" w:date="2024-01-01T00:00:00Z">
        <w:r>
          <w:t xml:space="preserve">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Consider the strategy</w:t>
        </w:r>
      </w:ins>
    </w:p>
    <w:p>
      <w:pPr>
        <w:pStyle w:val="BlockText"/>
      </w:pPr>
      <w:ins w:id="31" w:author="PR Preview" w:date="2024-01-01T00:00:00Z">
        <w:r>
          <w:t xml:space="preserve">do not treat while</w:t>
        </w:r>
      </w:ins>
      <w:ins w:id="3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31" w:author="PR Preview" w:date="2024-01-01T00:00:00Z">
        <w:r>
          <w:t xml:space="preserve">;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start treatment when</w:t>
        </w:r>
      </w:ins>
      <w:ins w:id="3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and treat continuously after that.</w:t>
        </w:r>
      </w:ins>
    </w:p>
    <w:p>
      <w:pPr>
        <w:pStyle w:val="FirstParagraph"/>
      </w:pPr>
      <w:ins w:id="32" w:author="PR Preview" w:date="2024-01-01T00:00:00Z">
        <w:r>
          <w:t xml:space="preserve">This strategy cannot be written as a fixed vector</w:t>
        </w:r>
      </w:ins>
      <w:ins w:id="32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that gives every individual the same</w:t>
        </w:r>
      </w:ins>
      <w:ins w:id="3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at time</w:t>
        </w:r>
      </w:ins>
      <w:ins w:id="32" w:author="PR Preview" w:date="2024-01-01T00:00:00Z">
        <w:r>
          <w:t xml:space="preserve"> </w:t>
        </w:r>
      </w:ins>
      <m:oMath>
        <m:r>
          <m:t>k</m:t>
        </m:r>
      </m:oMath>
      <w:ins w:id="32" w:author="PR Preview" w:date="2024-01-01T00:00:00Z">
        <w:r>
          <w:t xml:space="preserve">: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at each time, who is treated depends on each individual’s evolving</w:t>
        </w:r>
      </w:ins>
      <w:ins w:id="3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32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ins w:id="34" w:author="PR Preview" w:date="2024-01-01T00:00:00Z">
        <w:r>
          <w:t xml:space="preserve">The book cites Young et al. (2014) for a taxonomy of treatment strategies.</w:t>
        </w:r>
      </w:ins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ins w:id="36" w:author="PR Preview" w:date="2024-01-01T00:00:00Z">
        <w:r>
          <w:t xml:space="preserve">2.2 Causal Effects Require Specified Strategies</w:t>
        </w:r>
      </w:ins>
    </w:p>
    <w:p>
      <w:pPr>
        <w:pStyle w:val="FirstParagraph"/>
      </w:pPr>
      <w:ins w:id="37" w:author="PR Preview" w:date="2024-01-01T00:00:00Z">
        <w:r>
          <w:t xml:space="preserve">The average causal effect of a time-varying treatment is well defined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only once the strategies being compared are specified, e.g.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ins w:id="38" w:author="PR Preview" w:date="2024-01-01T00:00:00Z">
        <w:r>
          <w:t xml:space="preserve">: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“always treat”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versus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“never treat”</w:t>
        </w:r>
      </w:ins>
      <w:ins w:id="38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ins w:id="39" w:author="PR Preview" w:date="2024-01-01T00:00:00Z">
        <w:r>
          <w:t xml:space="preserve">: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“always treat”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versus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“treat only after the CD4 count is low”</w:t>
        </w:r>
      </w:ins>
      <w:ins w:id="39" w:author="PR Preview" w:date="2024-01-01T00:00:00Z">
        <w:r>
          <w:t xml:space="preserve">.</w:t>
        </w:r>
      </w:ins>
    </w:p>
    <w:p>
      <w:pPr>
        <w:pStyle w:val="FirstParagraph"/>
      </w:pPr>
      <m:oMath>
        <m:r>
          <m:t>g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denotes any strategy, static or dynamic;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for a static strategy we sometimes write</w:t>
        </w:r>
      </w:ins>
      <w:ins w:id="40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rather than</w:t>
        </w:r>
      </w:ins>
      <w:ins w:id="40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or</w:t>
        </w:r>
      </w:ins>
      <w:ins w:id="40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40" w:author="PR Preview" w:date="2024-01-01T00:00:00Z">
        <w:r>
          <w:t xml:space="preserve">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Even with only two options (treat or not) at each time,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there are as many causal effects as there are pairs of strategies.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ins w:id="41" w:author="PR Preview" w:date="2024-01-01T00:00:00Z">
        <w:r>
          <w:t xml:space="preserve">In the recursion,</w:t>
        </w:r>
      </w:ins>
      <w:ins w:id="41" w:author="PR Preview" w:date="2024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stands for the whole treatment history</w:t>
        </w:r>
      </w:ins>
      <w:ins w:id="41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that</w:t>
        </w:r>
      </w:ins>
      <w:ins w:id="41" w:author="PR Preview" w:date="2024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would have produced through</w:t>
        </w:r>
      </w:ins>
      <w:ins w:id="41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given</w:t>
        </w:r>
      </w:ins>
      <w:ins w:id="41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41" w:author="PR Preview" w:date="2024-01-01T00:00:00Z">
        <w:r>
          <w:t xml:space="preserve">.</w:t>
        </w:r>
      </w:ins>
    </w:p>
    <w:bookmarkEnd w:id="20"/>
    <w:bookmarkEnd w:id="21"/>
    <w:bookmarkStart w:id="26" w:name="Xe40a9040003d4981b619082b7c9fcb0cb506549"/>
    <w:p>
      <w:pPr>
        <w:pStyle w:val="Heading2"/>
      </w:pPr>
      <w:ins w:id="42" w:author="PR Preview" w:date="2024-01-01T00:00:00Z">
        <w:r>
          <w:t xml:space="preserve">3 19.3 Sequentially Randomized Experiments (pp. 257-259)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44" w:author="PR Preview" w:date="2024-01-01T00:00:00Z">
        <w:r>
          <w:t xml:space="preserve">The book uses three causal diagrams with the first two times,</w:t>
        </w:r>
      </w:ins>
      <w:ins w:id="44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and</w:t>
        </w:r>
      </w:ins>
      <w:ins w:id="44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44" w:author="PR Preview" w:date="2024-01-01T00:00:00Z">
        <w:r>
          <w:t xml:space="preserve">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In each,</w:t>
        </w:r>
      </w:ins>
      <w:ins w:id="4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is treatment,</w:t>
        </w:r>
      </w:ins>
      <w:ins w:id="4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the measured variables,</w:t>
        </w:r>
      </w:ins>
      <w:ins w:id="4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</m:sub>
        </m:sSub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unmeasured common causes of at least two variables, and</w:t>
        </w:r>
      </w:ins>
      <w:ins w:id="44" w:author="PR Preview" w:date="2024-01-01T00:00:00Z">
        <w:r>
          <w:t xml:space="preserve"> </w:t>
        </w:r>
      </w:ins>
      <m:oMath>
        <m:r>
          <m:t>Y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the outcome.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In the HIV example, CD4 count</w:t>
        </w:r>
      </w:ins>
      <w:ins w:id="4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is a consequence of unmeasured immune damage</w:t>
        </w:r>
      </w:ins>
      <w:ins w:id="4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</m:sub>
        </m:sSub>
      </m:oMath>
      <w:ins w:id="44" w:author="PR Preview" w:date="2024-01-01T00:00:00Z">
        <w:r>
          <w:t xml:space="preserve">,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which also lowers health status</w:t>
        </w:r>
      </w:ins>
      <w:ins w:id="44" w:author="PR Preview" w:date="2024-01-01T00:00:00Z">
        <w:r>
          <w:t xml:space="preserve"> </w:t>
        </w:r>
      </w:ins>
      <m:oMath>
        <m:r>
          <m:t>Y</m:t>
        </m:r>
      </m:oMath>
      <w:ins w:id="44" w:author="PR Preview" w:date="2024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ins w:id="45" w:author="PR Preview" w:date="2024-01-01T00:00:00Z">
        <w:r>
          <w:t xml:space="preserve">All participants are assumed to adhere to the assigned treatment.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 causal graph must include all common causes of any two variables on it,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which is why the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</m:sub>
        </m:sSub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appear even though they are not measured.</w:t>
        </w:r>
      </w:ins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ins w:id="47" w:author="PR Preview" w:date="2024-01-01T00:00:00Z">
        <w:r>
          <w:t xml:space="preserve">3.1 Figure 19.1: Treatment Depends Only on Past Treatment</w:t>
        </w:r>
      </w:ins>
    </w:p>
    <w:p>
      <w:pPr>
        <w:pStyle w:val="FirstParagraph"/>
      </w:pPr>
      <w:ins w:id="48" w:author="PR Preview" w:date="2024-01-01T00:00:00Z">
        <w:r>
          <w:t xml:space="preserve">Example: each month, treatment is assigned with probability 0.5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to those untreated the previous month (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8" w:author="PR Preview" w:date="2024-01-01T00:00:00Z">
        <w:r>
          <w:t xml:space="preserve">)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and with probability 1 to those treated the previous month (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48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w:ins w:id="49" w:author="PR Preview" w:date="2024-01-01T00:00:00Z">
        <w:r>
          <w:t xml:space="preserve">For static strategies, this is the generalization of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rPr>
            <w:i/>
            <w:iCs/>
          </w:rPr>
          <w:t xml:space="preserve">no confounding by measured or unmeasured variables</w:t>
        </w:r>
      </w:ins>
      <w:ins w:id="4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50" w:author="PR Preview" w:date="2024-01-01T00:00:00Z">
        <w:r>
          <w:t xml:space="preserve">Then</w:t>
        </w:r>
      </w:ins>
      <w:ins w:id="5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ins w:id="50" w:author="PR Preview" w:date="2024-01-01T00:00:00Z">
        <w:r>
          <w:t xml:space="preserve">: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the counterfactual mean under</w:t>
        </w:r>
      </w:ins>
      <w:ins w:id="50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is the mean among those who followed</w:t>
        </w:r>
      </w:ins>
      <w:ins w:id="50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50" w:author="PR Preview" w:date="2024-01-01T00:00:00Z">
        <w:r>
          <w:t xml:space="preserve">.</w:t>
        </w:r>
      </w:ins>
    </w:p>
    <w:p>
      <w:pPr>
        <w:pStyle w:val="FirstParagraph"/>
      </w:pPr>
      <w:ins w:id="51" w:author="PR Preview" w:date="2024-01-01T00:00:00Z">
        <w:r>
          <w:t xml:space="preserve">This equality does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rPr>
            <w:b/>
            <w:bCs/>
          </w:rPr>
          <w:t xml:space="preserve">not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in general extend to dynamic strategies.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Under a dynamic strategy</w:t>
        </w:r>
      </w:ins>
      <w:ins w:id="51" w:author="PR Preview" w:date="2024-01-01T00:00:00Z">
        <w:r>
          <w:t xml:space="preserve"> </w:t>
        </w:r>
      </w:ins>
      <m:oMath>
        <m:r>
          <m:t>g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that depends on</w:t>
        </w:r>
      </w:ins>
      <w:ins w:id="51" w:author="PR Preview" w:date="2024-01-01T00:00:00Z">
        <w:r>
          <w:t xml:space="preserve"> </w:t>
        </w:r>
      </w:ins>
      <m:oMath>
        <m:r>
          <m:t>L</m:t>
        </m:r>
      </m:oMath>
      <w:ins w:id="51" w:author="PR Preview" w:date="2024-01-01T00:00:00Z">
        <w:r>
          <w:t xml:space="preserve">,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equals the mean outcome among those who followed</w:t>
        </w:r>
      </w:ins>
      <w:ins w:id="51" w:author="PR Preview" w:date="2024-01-01T00:00:00Z">
        <w:r>
          <w:t xml:space="preserve"> </w:t>
        </w:r>
      </w:ins>
      <m:oMath>
        <m:r>
          <m:t>g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only if the probability of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is exactly 0.5 at every time</w:t>
        </w:r>
      </w:ins>
      <w:ins w:id="51" w:author="PR Preview" w:date="2024-01-01T00:00:00Z">
        <w:r>
          <w:t xml:space="preserve"> </w:t>
        </w:r>
      </w:ins>
      <m:oMath>
        <m:r>
          <m:t>k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at which treatment under</w:t>
        </w:r>
      </w:ins>
      <w:ins w:id="51" w:author="PR Preview" w:date="2024-01-01T00:00:00Z">
        <w:r>
          <w:t xml:space="preserve"> </w:t>
        </w:r>
      </w:ins>
      <m:oMath>
        <m:r>
          <m:t>g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depends on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51" w:author="PR Preview" w:date="2024-01-01T00:00:00Z">
        <w:r>
          <w:t xml:space="preserve">.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Otherwise, identifying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requires g-methods applied to data on</w:t>
        </w:r>
      </w:ins>
      <w:ins w:id="51" w:author="PR Preview" w:date="2024-01-01T00:00:00Z">
        <w:r>
          <w:t xml:space="preserve"> </w:t>
        </w:r>
      </w:ins>
      <m:oMath>
        <m:r>
          <m:t>L</m:t>
        </m:r>
      </m:oMath>
      <w:ins w:id="51" w:author="PR Preview" w:date="2024-01-01T00:00:00Z">
        <w:r>
          <w:t xml:space="preserve">,</w:t>
        </w:r>
      </w:ins>
      <w:ins w:id="51" w:author="PR Preview" w:date="2024-01-01T00:00:00Z">
        <w:r>
          <w:t xml:space="preserve"> </w:t>
        </w:r>
      </w:ins>
      <m:oMath>
        <m:r>
          <m:t>A</m:t>
        </m:r>
      </m:oMath>
      <w:ins w:id="51" w:author="PR Preview" w:date="2024-01-01T00:00:00Z">
        <w:r>
          <w:t xml:space="preserve">, and</w:t>
        </w:r>
      </w:ins>
      <w:ins w:id="51" w:author="PR Preview" w:date="2024-01-01T00:00:00Z">
        <w:r>
          <w:t xml:space="preserve"> </w:t>
        </w:r>
      </w:ins>
      <m:oMath>
        <m:r>
          <m:t>Y</m:t>
        </m:r>
      </m:oMath>
      <w:ins w:id="51" w:author="PR Preview" w:date="2024-01-01T00:00:00Z">
        <w:r>
          <w:t xml:space="preserve">,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under either Figure 19.1 or Figure 19.2.</w:t>
        </w:r>
      </w:ins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ins w:id="53" w:author="PR Preview" w:date="2024-01-01T00:00:00Z">
        <w:r>
          <w:t xml:space="preserve">3.2 Figure 19.2: Treatment Also Depends on Measured Covariates</w:t>
        </w:r>
      </w:ins>
    </w:p>
    <w:p>
      <w:pPr>
        <w:pStyle w:val="FirstParagraph"/>
      </w:pPr>
      <w:ins w:id="54" w:author="PR Preview" w:date="2024-01-01T00:00:00Z">
        <w:r>
          <w:t xml:space="preserve">Example: each month, treatment is assigned with probability</w:t>
        </w:r>
      </w:ins>
    </w:p>
    <w:p>
      <w:pPr>
        <w:pStyle w:val="Compact"/>
        <w:numPr>
          <w:ilvl w:val="0"/>
          <w:numId w:val="1006"/>
        </w:numPr>
      </w:pPr>
      <w:ins w:id="55" w:author="PR Preview" w:date="2024-01-01T00:00:00Z">
        <w:r>
          <w:t xml:space="preserve">0.4 to untreated individuals with high CD4 count,</w:t>
        </w:r>
      </w:ins>
    </w:p>
    <w:p>
      <w:pPr>
        <w:pStyle w:val="Compact"/>
        <w:numPr>
          <w:ilvl w:val="0"/>
          <w:numId w:val="1006"/>
        </w:numPr>
      </w:pPr>
      <w:ins w:id="56" w:author="PR Preview" w:date="2024-01-01T00:00:00Z">
        <w:r>
          <w:t xml:space="preserve">0.8 to untreated individuals with low CD4 count,</w:t>
        </w:r>
      </w:ins>
    </w:p>
    <w:p>
      <w:pPr>
        <w:pStyle w:val="Compact"/>
        <w:numPr>
          <w:ilvl w:val="0"/>
          <w:numId w:val="1006"/>
        </w:numPr>
      </w:pPr>
      <w:ins w:id="57" w:author="PR Preview" w:date="2024-01-01T00:00:00Z">
        <w:r>
          <w:t xml:space="preserve">0.5 to previously treated individuals (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57" w:author="PR Preview" w:date="2024-01-01T00:00:00Z">
        <w:r>
          <w:t xml:space="preserve">), whatever their CD4 count.</w:t>
        </w:r>
      </w:ins>
    </w:p>
    <w:p>
      <w:pPr>
        <w:pStyle w:val="FirstParagraph"/>
      </w:pPr>
      <w:ins w:id="58" w:author="PR Preview" w:date="2024-01-01T00:00:00Z">
        <w:r>
          <w:t xml:space="preserve">There is confounding by measured, but not unmeasured, variables.</w:t>
        </w:r>
      </w:ins>
    </w:p>
    <w:p>
      <w:pPr>
        <w:pStyle w:val="BodyText"/>
      </w:pPr>
      <w:ins w:id="59" w:author="PR Preview" w:date="2024-01-01T00:00:00Z">
        <w:r>
          <w:t xml:space="preserve">The book labels these strata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“high CD4 (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59" w:author="PR Preview" w:date="2024-01-01T00:00:00Z">
        <w:r>
          <w:t xml:space="preserve">)”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and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“low CD4 (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59" w:author="PR Preview" w:date="2024-01-01T00:00:00Z">
        <w:r>
          <w:t xml:space="preserve">)”</w:t>
        </w:r>
      </w:ins>
      <w:ins w:id="59" w:author="PR Preview" w:date="2024-01-01T00:00:00Z">
        <w:r>
          <w:t xml:space="preserve">,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which reverses the coding of Section 19.2 (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means low CD4).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We describe the strata by CD4 level only;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under the Section 19.2 coding, high CD4 is</w:t>
        </w:r>
      </w:ins>
      <w:ins w:id="5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and low CD4 is</w:t>
        </w:r>
      </w:ins>
      <w:ins w:id="5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59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ins w:id="61" w:author="PR Preview" w:date="2024-01-01T00:00:00Z">
        <w:r>
          <w:t xml:space="preserve">Figures 19.1 and 19.2 can represent sequentially randomized experiments.</w:t>
        </w:r>
      </w:ins>
    </w:p>
    <w:p>
      <w:pPr>
        <w:pStyle w:val="Compact"/>
        <w:numPr>
          <w:ilvl w:val="0"/>
          <w:numId w:val="1007"/>
        </w:numPr>
      </w:pPr>
      <w:ins w:id="62" w:author="PR Preview" w:date="2024-01-01T00:00:00Z">
        <w:r>
          <w:t xml:space="preserve">Figure 19.3 cannot: there,</w:t>
        </w:r>
      </w:ins>
      <w:ins w:id="6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depends partly on unmeasured</w:t>
        </w:r>
      </w:ins>
      <w:ins w:id="62" w:author="PR Preview" w:date="2024-01-01T00:00:00Z">
        <w:r>
          <w:t xml:space="preserve"> </w:t>
        </w:r>
      </w:ins>
      <m:oMath>
        <m:r>
          <m:t>U</m:t>
        </m:r>
      </m:oMath>
      <w:ins w:id="62" w:author="PR Preview" w:date="2024-01-01T00:00:00Z">
        <w:r>
          <w:t xml:space="preserve">,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which investigators cannot use to assign treatment.</w:t>
        </w:r>
      </w:ins>
    </w:p>
    <w:p>
      <w:pPr>
        <w:pStyle w:val="Compact"/>
        <w:numPr>
          <w:ilvl w:val="0"/>
          <w:numId w:val="1007"/>
        </w:numPr>
      </w:pPr>
      <w:ins w:id="63" w:author="PR Preview" w:date="2024-01-01T00:00:00Z">
        <w:r>
          <w:t xml:space="preserve">A sequentially randomized experiment has no arrows from unmeasured prognostic factors</w:t>
        </w:r>
      </w:ins>
      <w:ins w:id="63" w:author="PR Preview" w:date="2024-01-01T00:00:00Z">
        <w:r>
          <w:t xml:space="preserve"> </w:t>
        </w:r>
      </w:ins>
      <m:oMath>
        <m:r>
          <m:t>U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into any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63" w:author="PR Preview" w:date="2024-01-01T00:00:00Z">
        <w:r>
          <w:t xml:space="preserve">, however many time points</w:t>
        </w:r>
      </w:ins>
      <w:ins w:id="63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there are.</w:t>
        </w:r>
      </w:ins>
    </w:p>
    <w:p>
      <w:ins w:id="64" w:author="PR Preview" w:date="2024-01-01T00:00:00Z">
        <w:r>
          <w:pict>
            <v:rect style="width:0;height:1.5pt" o:hralign="center" o:hrstd="t" o:hr="t"/>
          </w:pict>
        </w:r>
      </w:ins>
    </w:p>
    <w:bookmarkEnd w:id="24"/>
    <w:bookmarkStart w:id="25" w:name="observational-studies"/>
    <w:p>
      <w:pPr>
        <w:pStyle w:val="Heading3"/>
      </w:pPr>
      <w:ins w:id="65" w:author="PR Preview" w:date="2024-01-01T00:00:00Z">
        <w:r>
          <w:t xml:space="preserve">3.3 Observational Studies</w:t>
        </w:r>
      </w:ins>
    </w:p>
    <w:p>
      <w:pPr>
        <w:pStyle w:val="FirstParagraph"/>
      </w:pPr>
      <w:ins w:id="66" w:author="PR Preview" w:date="2024-01-01T00:00:00Z">
        <w:r>
          <w:t xml:space="preserve">Treatment decisions usually depend on prognostic factors,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so observational studies are typically represented by Figure 19.2 or 19.3, not 19.1.</w:t>
        </w:r>
      </w:ins>
    </w:p>
    <w:p>
      <w:pPr>
        <w:pStyle w:val="Compact"/>
        <w:numPr>
          <w:ilvl w:val="0"/>
          <w:numId w:val="1008"/>
        </w:numPr>
      </w:pPr>
      <w:ins w:id="67" w:author="PR Preview" w:date="2024-01-01T00:00:00Z">
        <w:r>
          <w:t xml:space="preserve">If clinicians’ decisions at each month depend on</w:t>
        </w:r>
      </w:ins>
      <w:ins w:id="67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but on no unmeasured</w:t>
        </w:r>
      </w:ins>
      <w:ins w:id="67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ins w:id="67" w:author="PR Preview" w:date="2024-01-01T00:00:00Z">
        <w:r>
          <w:t xml:space="preserve">, the study is represented by Figure 19.2.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It then differs from a sequentially randomized experiment only in that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the assignment probabilities are unknown (though estimable from the data).</w:t>
        </w:r>
      </w:ins>
    </w:p>
    <w:p>
      <w:pPr>
        <w:pStyle w:val="Compact"/>
        <w:numPr>
          <w:ilvl w:val="0"/>
          <w:numId w:val="1008"/>
        </w:numPr>
      </w:pPr>
      <w:ins w:id="68" w:author="PR Preview" w:date="2024-01-01T00:00:00Z">
        <w:r>
          <w:t xml:space="preserve">The data cannot tell us whether Figure 19.2 or Figure 19.3 is correct.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Figure 19.3 has unmeasured confounding.</w:t>
        </w:r>
      </w:ins>
    </w:p>
    <w:p>
      <w:pPr>
        <w:pStyle w:val="FirstParagraph"/>
      </w:pPr>
      <w:ins w:id="69" w:author="PR Preview" w:date="2024-01-01T00:00:00Z">
        <w:r>
          <w:t xml:space="preserve">Sequentially randomized experiments are rarely run in practice,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but the concept clarifies the conditions needed for valid estimation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of the effects of time-varying treatments, which the next section states formally.</w:t>
        </w:r>
      </w:ins>
    </w:p>
    <w:bookmarkEnd w:id="25"/>
    <w:bookmarkEnd w:id="26"/>
    <w:bookmarkStart w:id="33" w:name="sequential-exchangeability-pp.-259-260"/>
    <w:p>
      <w:pPr>
        <w:pStyle w:val="Heading2"/>
      </w:pPr>
      <w:ins w:id="70" w:author="PR Preview" w:date="2024-01-01T00:00:00Z">
        <w:r>
          <w:t xml:space="preserve">4 19.4 Sequential Exchangeability (pp. 259-260)</w:t>
        </w:r>
      </w:ins>
    </w:p>
    <w:p>
      <w:ins w:id="71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72" w:author="PR Preview" w:date="2024-01-01T00:00:00Z">
        <w:r>
          <w:t xml:space="preserve">For a time-fixed treatment, valid inference typically requires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conditional exchangeability</w:t>
        </w:r>
      </w:ins>
      <w:ins w:id="7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72" w:author="PR Preview" w:date="2024-01-01T00:00:00Z">
        <w:r>
          <w:t xml:space="preserve">,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which holds in conditionally randomized experiments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and in observational studies where treatment depends on measured</w:t>
        </w:r>
      </w:ins>
      <w:ins w:id="72" w:author="PR Preview" w:date="2024-01-01T00:00:00Z">
        <w:r>
          <w:t xml:space="preserve"> </w:t>
        </w:r>
      </w:ins>
      <m:oMath>
        <m:r>
          <m:t>L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and, given</w:t>
        </w:r>
      </w:ins>
      <w:ins w:id="72" w:author="PR Preview" w:date="2024-01-01T00:00:00Z">
        <w:r>
          <w:t xml:space="preserve"> </w:t>
        </w:r>
      </w:ins>
      <m:oMath>
        <m:r>
          <m:t>L</m:t>
        </m:r>
      </m:oMath>
      <w:ins w:id="72" w:author="PR Preview" w:date="2024-01-01T00:00:00Z">
        <w:r>
          <w:t xml:space="preserve">, on no unmeasured common cause of treatment and outcome.</w:t>
        </w:r>
      </w:ins>
    </w:p>
    <w:p>
      <w:pPr>
        <w:pStyle w:val="BodyText"/>
      </w:pPr>
      <w:ins w:id="73" w:author="PR Preview" w:date="2024-01-01T00:00:00Z">
        <w:r>
          <w:t xml:space="preserve">For a time-varying treatment we need conditional exchangeability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rPr>
            <w:b/>
            <w:bCs/>
          </w:rPr>
          <w:t xml:space="preserve">at each time</w:t>
        </w:r>
      </w:ins>
      <w:ins w:id="73" w:author="PR Preview" w:date="2024-01-01T00:00:00Z">
        <w:r>
          <w:t xml:space="preserve">,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given the covariate history</w:t>
        </w:r>
      </w:ins>
      <w:ins w:id="73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73" w:author="PR Preview" w:date="2024-01-01T00:00:00Z">
        <w:r>
          <w:t xml:space="preserve">.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With two times, this is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5" w:author="PR Preview" w:date="2024-01-01T00:00:00Z">
        <w:r>
          <w:t xml:space="preserve">The book drops the word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“conditional”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and says simply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rPr>
            <w:b/>
            <w:bCs/>
          </w:rPr>
          <w:t xml:space="preserve">sequential exchangeability</w:t>
        </w:r>
      </w:ins>
      <w:ins w:id="75" w:author="PR Preview" w:date="2024-01-01T00:00:00Z">
        <w:r>
          <w:t xml:space="preserve">.</w:t>
        </w:r>
      </w:ins>
    </w:p>
    <w:p>
      <w:pPr>
        <w:pStyle w:val="BodyText"/>
      </w:pPr>
      <w:ins w:id="76" w:author="PR Preview" w:date="2024-01-01T00:00:00Z">
        <w:r>
          <w:t xml:space="preserve">For individuals whose treatment history</w:t>
        </w:r>
      </w:ins>
      <w:ins w:id="76" w:author="PR Preview" w:date="2024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is compatible with strategy</w:t>
        </w:r>
      </w:ins>
      <w:ins w:id="76" w:author="PR Preview" w:date="2024-01-01T00:00:00Z">
        <w:r>
          <w:t xml:space="preserve"> </w:t>
        </w:r>
      </w:ins>
      <m:oMath>
        <m:r>
          <m:t>g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through the end of follow-up,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consistency gives</w:t>
        </w:r>
      </w:ins>
      <w:ins w:id="7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ins w:id="76" w:author="PR Preview" w:date="2024-01-01T00:00:00Z">
        <w:r>
          <w:t xml:space="preserve">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which also equals the counterfactual outcome under the static strategy</w:t>
        </w:r>
      </w:ins>
      <w:ins w:id="76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76" w:author="PR Preview" w:date="2024-01-01T00:00:00Z">
        <w:r>
          <w:t xml:space="preserve">.</w:t>
        </w:r>
      </w:ins>
    </w:p>
    <w:p>
      <w:ins w:id="77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ins w:id="78" w:author="PR Preview" w:date="2024-01-01T00:00:00Z">
        <w:r>
          <w:t xml:space="preserve">A sequentially randomized experiment,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in which</w:t>
        </w:r>
      </w:ins>
      <w:ins w:id="7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is randomized with probability depending only on</w:t>
        </w:r>
      </w:ins>
      <w:ins w:id="78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and</w:t>
        </w:r>
      </w:ins>
      <w:ins w:id="78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78" w:author="PR Preview" w:date="2024-01-01T00:00:00Z">
        <w:r>
          <w:t xml:space="preserve">,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implies sequential exchangeability for</w:t>
        </w:r>
      </w:ins>
      <w:ins w:id="7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</m:oMath>
      <w:ins w:id="7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79" w:author="PR Preview" w:date="2024-01-01T00:00:00Z">
        <w:r>
          <w:t xml:space="preserve">More generally, it holds in any causal graph that, like Figure 19.2,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has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rPr>
            <w:b/>
            <w:bCs/>
          </w:rPr>
          <w:t xml:space="preserve">no arrows from unmeasured</w:t>
        </w:r>
      </w:ins>
      <w:ins w:id="79" w:author="PR Preview" w:date="2024-01-01T00:00:00Z">
        <w:r>
          <w:rPr>
            <w:b/>
            <w:bCs/>
          </w:rPr>
          <w:t xml:space="preserve"> </w:t>
        </w:r>
      </w:ins>
      <m:oMath>
        <m:r>
          <m:t>U</m:t>
        </m:r>
      </m:oMath>
      <w:ins w:id="79" w:author="PR Preview" w:date="2024-01-01T00:00:00Z">
        <w:r>
          <w:rPr>
            <w:b/>
            <w:bCs/>
          </w:rPr>
          <w:t xml:space="preserve"> </w:t>
        </w:r>
      </w:ins>
      <w:ins w:id="79" w:author="PR Preview" w:date="2024-01-01T00:00:00Z">
        <w:r>
          <w:rPr>
            <w:b/>
            <w:bCs/>
          </w:rPr>
          <w:t xml:space="preserve">into treatment</w:t>
        </w:r>
      </w:ins>
      <w:ins w:id="7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80" w:author="PR Preview" w:date="2024-01-01T00:00:00Z">
        <w:r>
          <w:t xml:space="preserve">So under Figure 19.2,</w:t>
        </w:r>
      </w:ins>
      <w:ins w:id="8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is identified for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rPr>
            <w:b/>
            <w:bCs/>
          </w:rPr>
          <w:t xml:space="preserve">all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strategies</w:t>
        </w:r>
      </w:ins>
      <w:ins w:id="80" w:author="PR Preview" w:date="2024-01-01T00:00:00Z">
        <w:r>
          <w:t xml:space="preserve"> </w:t>
        </w:r>
      </w:ins>
      <m:oMath>
        <m:r>
          <m:t>g</m:t>
        </m:r>
      </m:oMath>
      <w:ins w:id="80" w:author="PR Preview" w:date="2024-01-01T00:00:00Z">
        <w:r>
          <w:t xml:space="preserve">;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under Figure 19.3, for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rPr>
            <w:b/>
            <w:bCs/>
          </w:rPr>
          <w:t xml:space="preserve">none</w:t>
        </w:r>
      </w:ins>
      <w:ins w:id="80" w:author="PR Preview" w:date="2024-01-01T00:00:00Z">
        <w:r>
          <w:t xml:space="preserve">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Under other diagrams, it may be identified for some strategies but not others.</w:t>
        </w:r>
      </w:ins>
    </w:p>
    <w:p>
      <w:pPr>
        <w:pStyle w:val="FirstParagraph"/>
      </w:pPr>
      <w:ins w:id="81" w:author="PR Preview" w:date="2024-01-01T00:00:00Z">
        <w:r>
          <w:t xml:space="preserve">“This form of sequential exchangeability”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signals that there are others,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some weaker (Section 19.5) and some stronger (Technical Point 19.3).</w:t>
        </w:r>
      </w:ins>
    </w:p>
    <w:p>
      <w:pPr>
        <w:pStyle w:val="BodyText"/>
      </w:pPr>
      <w:ins w:id="82" w:author="PR Preview" w:date="2024-01-01T00:00:00Z">
        <w:r>
          <w:t xml:space="preserve">Whenever the book talks about identification, the identifying formula is the g-formula (Chapter 21).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In rare cases, not relevant here, effects can be identified by formulas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related to but different from the g-formula (e.g., the front door formula of Technical Point 7.3).</w:t>
        </w:r>
      </w:ins>
    </w:p>
    <w:p>
      <w:ins w:id="83" w:author="PR Preview" w:date="2024-01-01T00:00:00Z">
        <w:r>
          <w:pict>
            <v:rect style="width:0;height:1.5pt" o:hralign="center" o:hrstd="t" o:hr="t"/>
          </w:pict>
        </w:r>
      </w:ins>
    </w:p>
    <w:bookmarkStart w:id="28" w:name="unconditional-sequential-exchangeability"/>
    <w:p>
      <w:pPr>
        <w:pStyle w:val="Heading3"/>
      </w:pPr>
      <w:ins w:id="84" w:author="PR Preview" w:date="2024-01-01T00:00:00Z">
        <w:r>
          <w:t xml:space="preserve">4.1 Unconditional Sequential Exchangeability</w:t>
        </w:r>
      </w:ins>
    </w:p>
    <w:p>
      <w:pPr>
        <w:pStyle w:val="FirstParagraph"/>
      </w:pPr>
      <w:ins w:id="85" w:author="PR Preview" w:date="2024-01-01T00:00:00Z">
        <w:r>
          <w:t xml:space="preserve">Under Figure 19.1,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rPr>
            <w:b/>
            <w:bCs/>
          </w:rPr>
          <w:t xml:space="preserve">sequential unconditional exchangeability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holds for every static strategy</w:t>
        </w:r>
      </w:ins>
      <w:ins w:id="85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85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7" w:author="PR Preview" w:date="2024-01-01T00:00:00Z">
        <w:r>
          <w:t xml:space="preserve">It implies that association is causation:</w:t>
        </w:r>
      </w:ins>
      <w:ins w:id="8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ins w:id="87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ins w:id="88" w:author="PR Preview" w:date="2024-01-01T00:00:00Z">
        <w:r>
          <w:pict>
            <v:rect style="width:0;height:1.5pt" o:hralign="center" o:hrstd="t" o:hr="t"/>
          </w:pict>
        </w:r>
      </w:ins>
    </w:p>
    <w:bookmarkEnd w:id="28"/>
    <w:bookmarkStart w:id="29" w:name="a-diagram-with-partial-identification"/>
    <w:p>
      <w:pPr>
        <w:pStyle w:val="Heading3"/>
      </w:pPr>
      <w:ins w:id="89" w:author="PR Preview" w:date="2024-01-01T00:00:00Z">
        <w:r>
          <w:t xml:space="preserve">4.2 A Diagram With Partial Identification</w:t>
        </w:r>
      </w:ins>
    </w:p>
    <w:p>
      <w:pPr>
        <w:pStyle w:val="FirstParagraph"/>
      </w:pPr>
      <w:ins w:id="90" w:author="PR Preview" w:date="2024-01-01T00:00:00Z">
        <w:r>
          <w:t xml:space="preserve">Figure 19.4 includes an unmeasured</w:t>
        </w:r>
      </w:ins>
      <w:ins w:id="90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that causes both</w:t>
        </w:r>
      </w:ins>
      <w:ins w:id="9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and the measured CD4 count</w:t>
        </w:r>
      </w:ins>
      <w:ins w:id="9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90" w:author="PR Preview" w:date="2024-01-01T00:00:00Z">
        <w:r>
          <w:t xml:space="preserve">,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e.g. an unrecorded scheduled clinic visit at time 0;</w:t>
        </w:r>
      </w:ins>
      <w:ins w:id="90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is the true (unknown) CD4 count, which</w:t>
        </w:r>
      </w:ins>
      <w:ins w:id="9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measures with error.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is still identified for every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rPr>
            <w:b/>
            <w:bCs/>
          </w:rPr>
          <w:t xml:space="preserve">static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strategy</w:t>
        </w:r>
      </w:ins>
      <w:ins w:id="91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91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is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rPr>
            <w:b/>
            <w:bCs/>
          </w:rPr>
          <w:t xml:space="preserve">not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identified for any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rPr>
            <w:b/>
            <w:bCs/>
          </w:rPr>
          <w:t xml:space="preserve">dynamic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strategy</w:t>
        </w:r>
      </w:ins>
      <w:ins w:id="92" w:author="PR Preview" w:date="2024-01-01T00:00:00Z">
        <w:r>
          <w:t xml:space="preserve"> </w:t>
        </w:r>
      </w:ins>
      <m:oMath>
        <m:r>
          <m:t>g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whose assignment depends on</w:t>
        </w:r>
      </w:ins>
      <w:ins w:id="9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92" w:author="PR Preview" w:date="2024-01-01T00:00:00Z">
        <w:r>
          <w:t xml:space="preserve">.</w:t>
        </w:r>
      </w:ins>
    </w:p>
    <w:p>
      <w:pPr>
        <w:pStyle w:val="FirstParagraph"/>
      </w:pPr>
      <w:ins w:id="93" w:author="PR Preview" w:date="2024-01-01T00:00:00Z">
        <w:r>
          <w:t xml:space="preserve">Section 19.5 uses SWIGs to show why.</w:t>
        </w:r>
      </w:ins>
    </w:p>
    <w:p>
      <w:ins w:id="94" w:author="PR Preview" w:date="2024-01-01T00:00:00Z">
        <w:r>
          <w:pict>
            <v:rect style="width:0;height:1.5pt" o:hralign="center" o:hrstd="t" o:hr="t"/>
          </w:pict>
        </w:r>
      </w:ins>
    </w:p>
    <w:bookmarkEnd w:id="29"/>
    <w:bookmarkStart w:id="32" w:name="positivity-and-consistency"/>
    <w:p>
      <w:pPr>
        <w:pStyle w:val="Heading3"/>
      </w:pPr>
      <w:ins w:id="95" w:author="PR Preview" w:date="2024-01-01T00:00:00Z">
        <w:r>
          <w:t xml:space="preserve">4.3 Positivity and Consistency</w:t>
        </w:r>
      </w:ins>
    </w:p>
    <w:p>
      <w:pPr>
        <w:pStyle w:val="FirstParagraph"/>
      </w:pPr>
      <w:ins w:id="96" w:author="PR Preview" w:date="2024-01-01T00:00:00Z">
        <w:r>
          <w:t xml:space="preserve">Identification also needs sequential versions of positivity and consistency.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Both are expected to hold in a sequentially randomized experiment.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Under all three conditions,</w:t>
        </w:r>
      </w:ins>
      <w:ins w:id="9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is identified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by methods that adjust appropriately for</w:t>
        </w:r>
      </w:ins>
      <w:ins w:id="96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96" w:author="PR Preview" w:date="2024-01-01T00:00:00Z">
        <w:r>
          <w:t xml:space="preserve">: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the g-formula (standardization), IP weighting, and g-estimation.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ins w:id="97" w:author="PR Preview" w:date="2024-01-01T00:00:00Z">
        <w:r>
          <w:t xml:space="preserve">5 19.5 Identifiability Under Some but Not All Treatment Strategies (pp. 261-264)</w:t>
        </w:r>
      </w:ins>
    </w:p>
    <w:p>
      <w:ins w:id="9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99" w:author="PR Preview" w:date="2024-01-01T00:00:00Z">
        <w:r>
          <w:t xml:space="preserve">The backdoor criterion of Chapter 7 generalizes to time-varying treatments.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For static strategies, a sufficient condition for identification is that,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rPr>
            <w:b/>
            <w:bCs/>
          </w:rPr>
          <w:t xml:space="preserve">at each time</w:t>
        </w:r>
      </w:ins>
      <w:ins w:id="99" w:author="PR Preview" w:date="2024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99" w:author="PR Preview" w:date="2024-01-01T00:00:00Z">
        <w:r>
          <w:rPr>
            <w:b/>
            <w:bCs/>
          </w:rPr>
          <w:t xml:space="preserve">, all backdoor paths into</w:t>
        </w:r>
      </w:ins>
      <w:ins w:id="99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99" w:author="PR Preview" w:date="2024-01-01T00:00:00Z">
        <w:r>
          <w:rPr>
            <w:b/>
            <w:bCs/>
          </w:rPr>
          <w:t xml:space="preserve"> </w:t>
        </w:r>
      </w:ins>
      <w:ins w:id="99" w:author="PR Preview" w:date="2024-01-01T00:00:00Z">
        <w:r>
          <w:rPr>
            <w:b/>
            <w:bCs/>
          </w:rPr>
          <w:t xml:space="preserve">that do not go through any future treatment are blocked</w:t>
        </w:r>
      </w:ins>
      <w:ins w:id="99" w:author="PR Preview" w:date="2024-01-01T00:00:00Z">
        <w:r>
          <w:t xml:space="preserve">.</w:t>
        </w:r>
      </w:ins>
    </w:p>
    <w:p>
      <w:pPr>
        <w:pStyle w:val="BodyText"/>
      </w:pPr>
      <w:ins w:id="100" w:author="PR Preview" w:date="2024-01-01T00:00:00Z">
        <w:r>
          <w:t xml:space="preserve">But this generalized criterion works on causal DAGs,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which contain no counterfactual outcomes,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so it does not show the connection to sequential exchangeability directly.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SWIGs (Chapter 7) do, and are especially useful here.</w:t>
        </w:r>
      </w:ins>
    </w:p>
    <w:p>
      <w:pPr>
        <w:pStyle w:val="BodyText"/>
      </w:pPr>
      <w:ins w:id="101" w:author="PR Preview" w:date="2024-01-01T00:00:00Z">
        <w:r>
          <w:t xml:space="preserve">Pearl and Robins (1995) proposed a generalized backdoor criterion for static strategies;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Robins (1997a) extended it to dynamic strategies.</w:t>
        </w:r>
      </w:ins>
    </w:p>
    <w:p>
      <w:ins w:id="102" w:author="PR Preview" w:date="2024-01-01T00:00:00Z">
        <w:r>
          <w:pict>
            <v:rect style="width:0;height:1.5pt" o:hralign="center" o:hrstd="t" o:hr="t"/>
          </w:pict>
        </w:r>
      </w:ins>
    </w:p>
    <w:bookmarkStart w:id="34" w:name="two-simplified-diagrams"/>
    <w:p>
      <w:pPr>
        <w:pStyle w:val="Heading3"/>
      </w:pPr>
      <w:ins w:id="103" w:author="PR Preview" w:date="2024-01-01T00:00:00Z">
        <w:r>
          <w:t xml:space="preserve">5.1 Two Simplified Diagrams</w:t>
        </w:r>
      </w:ins>
    </w:p>
    <w:p>
      <w:pPr>
        <w:pStyle w:val="FirstParagraph"/>
      </w:pPr>
      <w:ins w:id="104" w:author="PR Preview" w:date="2024-01-01T00:00:00Z">
        <w:r>
          <w:t xml:space="preserve">Figures 19.5 and 19.6 simplify Figures 19.2 and 19.4: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they drop</w:t>
        </w:r>
      </w:ins>
      <w:ins w:id="10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0</m:t>
            </m:r>
          </m:sub>
        </m:sSub>
      </m:oMath>
      <w:ins w:id="104" w:author="PR Preview" w:date="2024-01-01T00:00:00Z">
        <w:r>
          <w:t xml:space="preserve">,</w:t>
        </w:r>
      </w:ins>
      <w:ins w:id="10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</m:oMath>
      <w:ins w:id="104" w:author="PR Preview" w:date="2024-01-01T00:00:00Z">
        <w:r>
          <w:t xml:space="preserve">, the arrow</w:t>
        </w:r>
      </w:ins>
      <w:ins w:id="10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ins w:id="104" w:author="PR Preview" w:date="2024-01-01T00:00:00Z">
        <w:r>
          <w:t xml:space="preserve">, and the arrow</w:t>
        </w:r>
      </w:ins>
      <w:ins w:id="10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104" w:author="PR Preview" w:date="2024-01-01T00:00:00Z">
        <w:r>
          <w:t xml:space="preserve">.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Both include, among others, the arrows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6" w:author="PR Preview" w:date="2024-01-01T00:00:00Z">
        <w:r>
          <w:t xml:space="preserve">They differ in one respect:</w:t>
        </w:r>
      </w:ins>
    </w:p>
    <w:p>
      <w:pPr>
        <w:pStyle w:val="Compact"/>
        <w:numPr>
          <w:ilvl w:val="0"/>
          <w:numId w:val="1011"/>
        </w:numPr>
      </w:pPr>
      <w:ins w:id="107" w:author="PR Preview" w:date="2024-01-01T00:00:00Z">
        <w:r>
          <w:rPr>
            <w:b/>
            <w:bCs/>
          </w:rPr>
          <w:t xml:space="preserve">Figure 19.5</w:t>
        </w:r>
      </w:ins>
      <w:ins w:id="107" w:author="PR Preview" w:date="2024-01-01T00:00:00Z">
        <w:r>
          <w:t xml:space="preserve">: no shared cause of</w:t>
        </w:r>
      </w:ins>
      <w:ins w:id="10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and</w:t>
        </w:r>
      </w:ins>
      <w:ins w:id="10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108" w:author="PR Preview" w:date="2024-01-01T00:00:00Z">
        <w:r>
          <w:rPr>
            <w:b/>
            <w:bCs/>
          </w:rPr>
          <w:t xml:space="preserve">Figure 19.6</w:t>
        </w:r>
      </w:ins>
      <w:ins w:id="108" w:author="PR Preview" w:date="2024-01-01T00:00:00Z">
        <w:r>
          <w:t xml:space="preserve">: an unmeasured</w:t>
        </w:r>
      </w:ins>
      <w:ins w:id="108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with</w:t>
        </w:r>
      </w:ins>
      <w:ins w:id="108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and</w:t>
        </w:r>
      </w:ins>
      <w:ins w:id="108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ins w:id="108" w:author="PR Preview" w:date="2024-01-01T00:00:00Z">
        <w:r>
          <w:t xml:space="preserve">.</w:t>
        </w:r>
      </w:ins>
    </w:p>
    <w:p>
      <w:pPr>
        <w:pStyle w:val="FirstParagraph"/>
      </w:pPr>
      <w:ins w:id="109" w:author="PR Preview" w:date="2024-01-01T00:00:00Z">
        <w:r>
          <w:t xml:space="preserve">The arrows listed are those the book’s text relies on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(the backdoor paths</w:t>
        </w:r>
      </w:ins>
      <w:ins w:id="10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and</w:t>
        </w:r>
      </w:ins>
      <w:ins w:id="10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of Section 19.6,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and the SWIG paths of this section);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consult the book’s figures for the complete diagrams.</w:t>
        </w:r>
      </w:ins>
    </w:p>
    <w:p>
      <w:ins w:id="110" w:author="PR Preview" w:date="2024-01-01T00:00:00Z">
        <w:r>
          <w:pict>
            <v:rect style="width:0;height:1.5pt" o:hralign="center" o:hrstd="t" o:hr="t"/>
          </w:pict>
        </w:r>
      </w:ins>
    </w:p>
    <w:bookmarkEnd w:id="34"/>
    <w:bookmarkStart w:id="35" w:name="building-the-swig-for-a-static-strategy"/>
    <w:p>
      <w:pPr>
        <w:pStyle w:val="Heading3"/>
      </w:pPr>
      <w:ins w:id="111" w:author="PR Preview" w:date="2024-01-01T00:00:00Z">
        <w:r>
          <w:t xml:space="preserve">5.2 Building the SWIG for a Static Strategy</w:t>
        </w:r>
      </w:ins>
    </w:p>
    <w:p>
      <w:pPr>
        <w:pStyle w:val="FirstParagraph"/>
      </w:pPr>
      <w:ins w:id="112" w:author="PR Preview" w:date="2024-01-01T00:00:00Z">
        <w:r>
          <w:t xml:space="preserve">Figure 19.7 is the SWIG for Figure 19.5 under the static strategy</w:t>
        </w:r>
      </w:ins>
      <w:ins w:id="112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12" w:author="PR Preview" w:date="2024-01-01T00:00:00Z">
        <w:r>
          <w:t xml:space="preserve">,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e.g. </w:t>
        </w:r>
      </w:ins>
      <w:ins w:id="112" w:author="PR Preview" w:date="2024-01-01T00:00:00Z">
        <w:r>
          <w:t xml:space="preserve">“always treat”</w:t>
        </w:r>
      </w:ins>
      <w:ins w:id="112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or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“never treat”</w:t>
        </w:r>
      </w:ins>
      <w:ins w:id="112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2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ins w:id="113" w:author="PR Preview" w:date="2024-01-01T00:00:00Z">
        <w:r>
          <w:t xml:space="preserve">Split each treatment node.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The right half is the value set by the intervention (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3" w:author="PR Preview" w:date="2024-01-01T00:00:00Z">
        <w:r>
          <w:t xml:space="preserve">,</w:t>
        </w:r>
      </w:ins>
      <w:ins w:id="11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3" w:author="PR Preview" w:date="2024-01-01T00:00:00Z">
        <w:r>
          <w:t xml:space="preserve">);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the left half is the value that would be observed after intervening on all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rPr>
            <w:i/>
            <w:iCs/>
          </w:rPr>
          <w:t xml:space="preserve">earlier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treatments:</w:t>
        </w:r>
      </w:ins>
      <w:ins w:id="11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itself, and</w:t>
        </w:r>
      </w:ins>
      <w:ins w:id="113" w:author="PR Preview" w:date="2024-01-01T00:00:00Z">
        <w:r>
          <w:t xml:space="preserve"> </w:t>
        </w:r>
      </w:ins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for time 1.</w:t>
        </w:r>
      </w:ins>
    </w:p>
    <w:p>
      <w:pPr>
        <w:pStyle w:val="Compact"/>
        <w:numPr>
          <w:ilvl w:val="0"/>
          <w:numId w:val="1012"/>
        </w:numPr>
      </w:pPr>
      <w:ins w:id="114" w:author="PR Preview" w:date="2024-01-01T00:00:00Z">
        <w:r>
          <w:t xml:space="preserve">Arrows into a treatment point into its left half;</w:t>
        </w:r>
      </w:ins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arrows out of a treatment leave from its right half.</w:t>
        </w:r>
      </w:ins>
    </w:p>
    <w:p>
      <w:pPr>
        <w:pStyle w:val="Compact"/>
        <w:numPr>
          <w:ilvl w:val="0"/>
          <w:numId w:val="1012"/>
        </w:numPr>
      </w:pPr>
      <w:ins w:id="115" w:author="PR Preview" w:date="2024-01-01T00:00:00Z">
        <w:r>
          <w:t xml:space="preserve">Replace the outcome and covariates by counterfactuals:</w:t>
        </w:r>
      </w:ins>
      <w:ins w:id="115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</w:t>
        </w:r>
      </w:ins>
      <w:ins w:id="115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ins w:id="115" w:author="PR Preview" w:date="2024-01-01T00:00:00Z">
        <w:r>
          <w:t xml:space="preserve">.</w:t>
        </w:r>
      </w:ins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is written</w:t>
        </w:r>
      </w:ins>
      <w:ins w:id="116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ins w:id="116" w:author="PR Preview" w:date="2024-01-01T00:00:00Z">
        <w:r>
          <w:t xml:space="preserve">, not</w:t>
        </w:r>
      </w:ins>
      <w:ins w:id="116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ins w:id="116" w:author="PR Preview" w:date="2024-01-01T00:00:00Z">
        <w:r>
          <w:t xml:space="preserve">,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because a later intervention on</w:t>
        </w:r>
      </w:ins>
      <w:ins w:id="11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cannot affect the earlier</w:t>
        </w:r>
      </w:ins>
      <w:ins w:id="11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16" w:author="PR Preview" w:date="2024-01-01T00:00:00Z">
        <w:r>
          <w:t xml:space="preserve">.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Unlike the DAG, the SWIG contains the counterfactual outcome,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so exchangeability can be checked by d-separation.</w:t>
        </w:r>
      </w:ins>
    </w:p>
    <w:p>
      <w:ins w:id="117" w:author="PR Preview" w:date="2024-01-01T00:00:00Z">
        <w:r>
          <w:pict>
            <v:rect style="width:0;height:1.5pt" o:hralign="center" o:hrstd="t" o:hr="t"/>
          </w:pict>
        </w:r>
      </w:ins>
    </w:p>
    <w:bookmarkEnd w:id="35"/>
    <w:bookmarkStart w:id="39" w:name="static-sequential-exchangeability"/>
    <w:p>
      <w:pPr>
        <w:pStyle w:val="Heading3"/>
      </w:pPr>
      <w:ins w:id="118" w:author="PR Preview" w:date="2024-01-01T00:00:00Z">
        <w:r>
          <w:t xml:space="preserve">5.3 Static Sequential Exchangeability</w:t>
        </w:r>
      </w:ins>
    </w:p>
    <w:p>
      <w:pPr>
        <w:pStyle w:val="FirstParagraph"/>
      </w:pPr>
      <w:ins w:id="119" w:author="PR Preview" w:date="2024-01-01T00:00:00Z">
        <w:r>
          <w:t xml:space="preserve">In Figure 19.7, d-separation gives, for every</w:t>
        </w:r>
      </w:ins>
      <w:ins w:id="119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19" w:author="PR Preview" w:date="2024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1" w:author="PR Preview" w:date="2024-01-01T00:00:00Z">
        <w:r>
          <w:t xml:space="preserve">The path</w:t>
        </w:r>
      </w:ins>
      <w:ins w:id="121" w:author="PR Preview" w:date="2024-01-01T00:00:00Z">
        <w:r>
          <w:t xml:space="preserve"> </w:t>
        </w:r>
      </w:ins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looks open,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but it is blocked:</w:t>
        </w:r>
      </w:ins>
      <w:ins w:id="12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is a constant in the counterfactual world,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and constants are always implicitly conditioned on (Fine Point 19.2).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ins w:id="122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ins w:id="123" w:author="PR Preview" w:date="2024-01-01T00:00:00Z">
        <w:r>
          <w:t xml:space="preserve">It is</w:t>
        </w:r>
      </w:ins>
      <w:ins w:id="123" w:author="PR Preview" w:date="2024-01-01T00:00:00Z">
        <w:r>
          <w:t xml:space="preserve"> </w:t>
        </w:r>
      </w:ins>
      <w:ins w:id="123" w:author="PR Preview" w:date="2024-01-01T00:00:00Z">
        <w:r>
          <w:rPr>
            <w:b/>
            <w:bCs/>
          </w:rPr>
          <w:t xml:space="preserve">weaker</w:t>
        </w:r>
      </w:ins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than sequential exchangeability for</w:t>
        </w:r>
      </w:ins>
      <w:ins w:id="12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(</w:t>
        </w:r>
      </w:ins>
      <w:hyperlink w:anchor="def-seq-exchangeability">
        <w:r>
          <w:rPr>
            <w:rStyle w:val="Hyperlink"/>
          </w:rPr>
          <w:t xml:space="preserve">Definition 5</w:t>
        </w:r>
      </w:hyperlink>
      <w:ins w:id="123" w:author="PR Preview" w:date="2024-01-01T00:00:00Z">
        <w:r>
          <w:t xml:space="preserve">):</w:t>
        </w:r>
      </w:ins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it concerns only counterfactual outcomes indexed by static strategies</w:t>
        </w:r>
      </w:ins>
      <w:ins w:id="123" w:author="PR Preview" w:date="2024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ins w:id="12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24" w:author="PR Preview" w:date="2024-01-01T00:00:00Z">
        <w:r>
          <w:t xml:space="preserve">It suffices to identify</w:t>
        </w:r>
      </w:ins>
      <w:ins w:id="12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for every static strategy.</w:t>
        </w:r>
      </w:ins>
    </w:p>
    <w:p>
      <w:pPr>
        <w:pStyle w:val="Compact"/>
        <w:numPr>
          <w:ilvl w:val="0"/>
          <w:numId w:val="1014"/>
        </w:numPr>
      </w:pPr>
      <w:ins w:id="125" w:author="PR Preview" w:date="2024-01-01T00:00:00Z">
        <w:r>
          <w:t xml:space="preserve">It holds in Figure 19.6 too (check d-separation on its SWIG, Figure 19.8),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so under Figure 19.6 every static strategy is identified.</w:t>
        </w:r>
      </w:ins>
    </w:p>
    <w:p>
      <w:pPr>
        <w:pStyle w:val="FirstParagraph"/>
      </w:pPr>
      <w:ins w:id="126" w:author="PR Preview" w:date="2024-01-01T00:00:00Z">
        <w:r>
          <w:t xml:space="preserve">Two variations on Figure 19.5:</w:t>
        </w:r>
      </w:ins>
    </w:p>
    <w:p>
      <w:pPr>
        <w:pStyle w:val="Compact"/>
        <w:numPr>
          <w:ilvl w:val="0"/>
          <w:numId w:val="1015"/>
        </w:numPr>
      </w:pPr>
      <w:ins w:id="127" w:author="PR Preview" w:date="2024-01-01T00:00:00Z">
        <w:r>
          <w:t xml:space="preserve">Without the arrow</w:t>
        </w:r>
      </w:ins>
      <w:ins w:id="12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27" w:author="PR Preview" w:date="2024-01-01T00:00:00Z">
        <w:r>
          <w:t xml:space="preserve">, the SWIG would lack</w:t>
        </w:r>
      </w:ins>
      <w:ins w:id="127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ins w:id="127" w:author="PR Preview" w:date="2024-01-01T00:00:00Z">
        <w:r>
          <w:t xml:space="preserve">,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so sequential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rPr>
            <w:i/>
            <w:iCs/>
          </w:rPr>
          <w:t xml:space="preserve">unconditional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exchangeability would hold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and every static strategy could be identified without data on</w:t>
        </w:r>
      </w:ins>
      <w:ins w:id="12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2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ins w:id="128" w:author="PR Preview" w:date="2024-01-01T00:00:00Z">
        <w:r>
          <w:t xml:space="preserve">With an added arrow</w:t>
        </w:r>
      </w:ins>
      <w:ins w:id="128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28" w:author="PR Preview" w:date="2024-01-01T00:00:00Z">
        <w:r>
          <w:t xml:space="preserve">, the SWIG would have</w:t>
        </w:r>
      </w:ins>
      <w:ins w:id="128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ins w:id="128" w:author="PR Preview" w:date="2024-01-01T00:00:00Z">
        <w:r>
          <w:t xml:space="preserve">,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no form of sequential exchangeability would hold,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and no strategy would be identified.</w:t>
        </w:r>
      </w:ins>
    </w:p>
    <w:p>
      <w:ins w:id="12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ins w:id="130" w:author="PR Preview" w:date="2024-01-01T00:00:00Z">
        <w:r>
          <w:t xml:space="preserve">We write</w:t>
        </w:r>
      </w:ins>
      <w:ins w:id="130" w:author="PR Preview" w:date="2024-01-01T00:00:00Z">
        <w:r>
          <w:t xml:space="preserve"> </w:t>
        </w:r>
      </w:ins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(an underbar for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“from</w:t>
        </w:r>
      </w:ins>
      <w:ins w:id="130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onward”</w:t>
        </w:r>
      </w:ins>
      <w:ins w:id="130" w:author="PR Preview" w:date="2024-01-01T00:00:00Z">
        <w:r>
          <w:t xml:space="preserve">)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and</w:t>
        </w:r>
      </w:ins>
      <w:ins w:id="130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for the set of static strategies;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the book’s typography for these symbols differs slightly.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In the dynamic version we write the conditioning history as</w:t>
        </w:r>
      </w:ins>
      <w:ins w:id="130" w:author="PR Preview" w:date="2024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ins w:id="130" w:author="PR Preview" w:date="2024-01-01T00:00:00Z">
        <w:r>
          <w:t xml:space="preserve">,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matching</w:t>
        </w:r>
      </w:ins>
      <w:ins w:id="130" w:author="PR Preview" w:date="2024-01-01T00:00:00Z">
        <w:r>
          <w:t xml:space="preserve"> </w:t>
        </w:r>
      </w:ins>
      <w:hyperlink w:anchor="def-seq-exchangeability">
        <w:r>
          <w:rPr>
            <w:rStyle w:val="Hyperlink"/>
          </w:rPr>
          <w:t xml:space="preserve">Definition 5</w:t>
        </w:r>
      </w:hyperlink>
      <w:ins w:id="130" w:author="PR Preview" w:date="2024-01-01T00:00:00Z">
        <w:r>
          <w:t xml:space="preserve">.</w:t>
        </w:r>
      </w:ins>
    </w:p>
    <w:p>
      <w:ins w:id="131" w:author="PR Preview" w:date="2024-01-01T00:00:00Z">
        <w:r>
          <w:pict>
            <v:rect style="width:0;height:1.5pt" o:hralign="center" o:hrstd="t" o:hr="t"/>
          </w:pict>
        </w:r>
      </w:ins>
    </w:p>
    <w:bookmarkEnd w:id="39"/>
    <w:bookmarkStart w:id="41" w:name="swigs-for-dynamic-strategies"/>
    <w:p>
      <w:pPr>
        <w:pStyle w:val="Heading3"/>
      </w:pPr>
      <w:ins w:id="132" w:author="PR Preview" w:date="2024-01-01T00:00:00Z">
        <w:r>
          <w:t xml:space="preserve">5.4 SWIGs for Dynamic Strategies</w:t>
        </w:r>
      </w:ins>
    </w:p>
    <w:p>
      <w:pPr>
        <w:pStyle w:val="FirstParagraph"/>
      </w:pPr>
      <w:ins w:id="133" w:author="PR Preview" w:date="2024-01-01T00:00:00Z">
        <w:r>
          <w:t xml:space="preserve">Figure 19.9 represents Figure 19.5 under a dynamic strategy</w:t>
        </w:r>
      </w:ins>
      <w:ins w:id="133" w:author="PR Preview" w:date="2024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ins w:id="133" w:author="PR Preview" w:date="2024-01-01T00:00:00Z">
        <w:r>
          <w:t xml:space="preserve">: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is set to a fixed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0</m:t>
            </m:r>
          </m:sub>
        </m:sSub>
      </m:oMath>
      <w:ins w:id="133" w:author="PR Preview" w:date="2024-01-01T00:00:00Z">
        <w:r>
          <w:t xml:space="preserve">, and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to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ins w:id="133" w:author="PR Preview" w:date="2024-01-01T00:00:00Z">
        <w:r>
          <w:t xml:space="preserve">,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which depends on the</w:t>
        </w:r>
      </w:ins>
      <w:ins w:id="133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observed after setting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ins w:id="133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ins w:id="134" w:author="PR Preview" w:date="2024-01-01T00:00:00Z">
        <w:r>
          <w:t xml:space="preserve">The SWIG gains an arrow</w:t>
        </w:r>
      </w:ins>
      <w:ins w:id="134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that is not in the original DAG;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it exists only in the counterfactual world of this strategy.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It is drawn differently but treated like any other arrow for d-separation.</w:t>
        </w:r>
      </w:ins>
    </w:p>
    <w:p>
      <w:pPr>
        <w:pStyle w:val="Compact"/>
        <w:numPr>
          <w:ilvl w:val="0"/>
          <w:numId w:val="1017"/>
        </w:numPr>
      </w:pPr>
      <w:ins w:id="135" w:author="PR Preview" w:date="2024-01-01T00:00:00Z">
        <w:r>
          <w:t xml:space="preserve">The outcome node is</w:t>
        </w:r>
      </w:ins>
      <w:ins w:id="135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</m:oMath>
      <w:ins w:id="135" w:author="PR Preview" w:date="2024-01-01T00:00:00Z">
        <w:r>
          <w:t xml:space="preserve">.</w:t>
        </w:r>
      </w:ins>
    </w:p>
    <w:p>
      <w:ins w:id="136" w:author="PR Preview" w:date="2024-01-01T00:00:00Z">
        <w:r>
          <w:pict>
            <v:rect style="width:0;height:1.5pt" o:hralign="center" o:hrstd="t" o:hr="t"/>
          </w:pict>
        </w:r>
      </w:ins>
    </w:p>
    <w:bookmarkEnd w:id="41"/>
    <w:bookmarkStart w:id="44" w:name="figure-19.9-versus-figure-19.10"/>
    <w:p>
      <w:pPr>
        <w:pStyle w:val="Heading3"/>
      </w:pPr>
      <w:ins w:id="137" w:author="PR Preview" w:date="2024-01-01T00:00:00Z">
        <w:r>
          <w:t xml:space="preserve">5.5 Figure 19.9 Versus Figure 19.10</w:t>
        </w:r>
      </w:ins>
    </w:p>
    <w:p>
      <w:pPr>
        <w:pStyle w:val="Compact"/>
        <w:numPr>
          <w:ilvl w:val="0"/>
          <w:numId w:val="1018"/>
        </w:numPr>
      </w:pPr>
      <w:ins w:id="138" w:author="PR Preview" w:date="2024-01-01T00:00:00Z">
        <w:r>
          <w:rPr>
            <w:b/>
            <w:bCs/>
          </w:rPr>
          <w:t xml:space="preserve">Figure 19.9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(from Figure 19.5):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d-separation gives</w:t>
        </w:r>
      </w:ins>
      <w:ins w:id="13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and</w:t>
        </w:r>
      </w:ins>
      <w:ins w:id="13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for every</w:t>
        </w:r>
      </w:ins>
      <w:ins w:id="138" w:author="PR Preview" w:date="2024-01-01T00:00:00Z">
        <w:r>
          <w:t xml:space="preserve"> </w:t>
        </w:r>
      </w:ins>
      <m:oMath>
        <m:r>
          <m:t>g</m:t>
        </m:r>
      </m:oMath>
      <w:ins w:id="138" w:author="PR Preview" w:date="2024-01-01T00:00:00Z">
        <w:r>
          <w:t xml:space="preserve">.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Sequential exchangeability for</w:t>
        </w:r>
      </w:ins>
      <w:ins w:id="13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</m:oMath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holds: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rPr>
            <w:b/>
            <w:bCs/>
          </w:rPr>
          <w:t xml:space="preserve">all strategies, static and dynamic, are identified</w:t>
        </w:r>
      </w:ins>
      <w:ins w:id="13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ins w:id="139" w:author="PR Preview" w:date="2024-01-01T00:00:00Z">
        <w:r>
          <w:rPr>
            <w:b/>
            <w:bCs/>
          </w:rPr>
          <w:t xml:space="preserve">Figure 19.10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(from Figure 19.6):</w:t>
        </w:r>
      </w:ins>
      <w:ins w:id="13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fails, because of the open path</w:t>
        </w:r>
      </w:ins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ins w:id="141" w:author="PR Preview" w:date="2024-01-01T00:00:00Z">
        <w:r>
          <w:t xml:space="preserve">Sequential exchangeability for</w:t>
        </w:r>
      </w:ins>
      <w:ins w:id="141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</m:oMath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fails,</w:t>
        </w:r>
      </w:ins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and</w:t>
        </w:r>
      </w:ins>
      <w:ins w:id="14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is not identified for the dynamic strategy.</w:t>
        </w:r>
      </w:ins>
    </w:p>
    <w:p>
      <w:pPr>
        <w:pStyle w:val="FirstParagraph"/>
      </w:pPr>
      <w:ins w:id="142" w:author="PR Preview" w:date="2024-01-01T00:00:00Z">
        <w:r>
          <w:t xml:space="preserve">From the SWIG we read</w:t>
        </w:r>
      </w:ins>
      <w:ins w:id="14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ins w:id="142" w:author="PR Preview" w:date="2024-01-01T00:00:00Z">
        <w:r>
          <w:t xml:space="preserve">,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which by consistency implies</w:t>
        </w:r>
      </w:ins>
      <w:ins w:id="14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ins w:id="142" w:author="PR Preview" w:date="2024-01-01T00:00:00Z">
        <w:r>
          <w:t xml:space="preserve">.</w:t>
        </w:r>
      </w:ins>
    </w:p>
    <w:p>
      <w:pPr>
        <w:pStyle w:val="BodyText"/>
      </w:pPr>
      <w:ins w:id="143" w:author="PR Preview" w:date="2024-01-01T00:00:00Z">
        <w:r>
          <w:t xml:space="preserve">Another way to see the Figure 19.10 problem: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the distribution of</w:t>
        </w:r>
      </w:ins>
      <w:ins w:id="14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</m:oMath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depends on that of</w:t>
        </w:r>
      </w:ins>
      <w:ins w:id="143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ins w:id="143" w:author="PR Preview" w:date="2024-01-01T00:00:00Z">
        <w:r>
          <w:t xml:space="preserve">, hence on that of</w:t>
        </w:r>
      </w:ins>
      <w:ins w:id="143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ins w:id="143" w:author="PR Preview" w:date="2024-01-01T00:00:00Z">
        <w:r>
          <w:t xml:space="preserve">,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and the distribution of</w:t>
        </w:r>
      </w:ins>
      <w:ins w:id="143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is not identified because of the path</w:t>
        </w:r>
      </w:ins>
      <w:ins w:id="14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ins w:id="143" w:author="PR Preview" w:date="2024-01-01T00:00:00Z">
        <w:r>
          <w:t xml:space="preserve">.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Under a static strategy, no arrow from</w:t>
        </w:r>
      </w:ins>
      <w:ins w:id="143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into the treatment node feeds</w:t>
        </w:r>
      </w:ins>
      <w:ins w:id="143" w:author="PR Preview" w:date="2024-01-01T00:00:00Z">
        <w:r>
          <w:t xml:space="preserve"> </w:t>
        </w:r>
      </w:ins>
      <m:oMath>
        <m:r>
          <m:t>Y</m:t>
        </m:r>
      </m:oMath>
      <w:ins w:id="143" w:author="PR Preview" w:date="2024-01-01T00:00:00Z">
        <w:r>
          <w:t xml:space="preserve">,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which is why static strategies remain identified under Figure 19.6.</w:t>
        </w:r>
      </w:ins>
    </w:p>
    <w:p>
      <w:ins w:id="144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ins w:id="145" w:author="PR Preview" w:date="2024-01-01T00:00:00Z">
        <w:r>
          <w:pict>
            <v:rect style="width:0;height:1.5pt" o:hralign="center" o:hrstd="t" o:hr="t"/>
          </w:pict>
        </w:r>
      </w:ins>
    </w:p>
    <w:bookmarkEnd w:id="44"/>
    <w:bookmarkStart w:id="45" w:name="one-last-example"/>
    <w:p>
      <w:pPr>
        <w:pStyle w:val="Heading3"/>
      </w:pPr>
      <w:ins w:id="146" w:author="PR Preview" w:date="2024-01-01T00:00:00Z">
        <w:r>
          <w:t xml:space="preserve">5.6 One Last Example</w:t>
        </w:r>
      </w:ins>
    </w:p>
    <w:p>
      <w:pPr>
        <w:pStyle w:val="FirstParagraph"/>
      </w:pPr>
      <w:ins w:id="147" w:author="PR Preview" w:date="2024-01-01T00:00:00Z">
        <w:r>
          <w:t xml:space="preserve">Figure 19.11 is Figure 19.6 plus an arrow</w:t>
        </w:r>
      </w:ins>
      <w:ins w:id="14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147" w:author="PR Preview" w:date="2024-01-01T00:00:00Z">
        <w:r>
          <w:t xml:space="preserve"> </w:t>
        </w:r>
      </w:ins>
      <w:ins w:id="147" w:author="PR Preview" w:date="2024-01-01T00:00:00Z">
        <w:r>
          <w:t xml:space="preserve">(Figure 19.12 is its SWIG under a static strategy).</w:t>
        </w:r>
      </w:ins>
      <w:ins w:id="147" w:author="PR Preview" w:date="2024-01-01T00:00:00Z">
        <w:r>
          <w:t xml:space="preserve"> </w:t>
        </w:r>
      </w:ins>
      <w:ins w:id="147" w:author="PR Preview" w:date="2024-01-01T00:00:00Z">
        <w:r>
          <w:t xml:space="preserve">Here neither sequential exchangeability for</w:t>
        </w:r>
      </w:ins>
      <w:ins w:id="147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g</m:t>
            </m:r>
          </m:sup>
        </m:sSup>
      </m:oMath>
      <w:ins w:id="147" w:author="PR Preview" w:date="2024-01-01T00:00:00Z">
        <w:r>
          <w:t xml:space="preserve"> </w:t>
        </w:r>
      </w:ins>
      <w:ins w:id="147" w:author="PR Preview" w:date="2024-01-01T00:00:00Z">
        <w:r>
          <w:t xml:space="preserve">nor static sequential exchangeability for</w:t>
        </w:r>
      </w:ins>
      <w:ins w:id="147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147" w:author="PR Preview" w:date="2024-01-01T00:00:00Z">
        <w:r>
          <w:t xml:space="preserve"> </w:t>
        </w:r>
      </w:ins>
      <w:ins w:id="147" w:author="PR Preview" w:date="2024-01-01T00:00:00Z">
        <w:r>
          <w:t xml:space="preserve">holds,</w:t>
        </w:r>
      </w:ins>
      <w:ins w:id="147" w:author="PR Preview" w:date="2024-01-01T00:00:00Z">
        <w:r>
          <w:t xml:space="preserve"> </w:t>
        </w:r>
      </w:ins>
      <w:ins w:id="147" w:author="PR Preview" w:date="2024-01-01T00:00:00Z">
        <w:r>
          <w:t xml:space="preserve">so</w:t>
        </w:r>
      </w:ins>
      <w:ins w:id="147" w:author="PR Preview" w:date="2024-01-01T00:00:00Z">
        <w:r>
          <w:t xml:space="preserve"> </w:t>
        </w:r>
      </w:ins>
      <w:ins w:id="147" w:author="PR Preview" w:date="2024-01-01T00:00:00Z">
        <w:r>
          <w:rPr>
            <w:b/>
            <w:bCs/>
          </w:rPr>
          <w:t xml:space="preserve">no</w:t>
        </w:r>
      </w:ins>
      <w:ins w:id="147" w:author="PR Preview" w:date="2024-01-01T00:00:00Z">
        <w:r>
          <w:t xml:space="preserve"> </w:t>
        </w:r>
      </w:ins>
      <w:ins w:id="147" w:author="PR Preview" w:date="2024-01-01T00:00:00Z">
        <w:r>
          <w:t xml:space="preserve">strategy’s effect can be validly estimated.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ins w:id="148" w:author="PR Preview" w:date="2024-01-01T00:00:00Z">
        <w:r>
          <w:t xml:space="preserve">Why Figure 19.11 fails even for static strategies:</w:t>
        </w:r>
      </w:ins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in its SWIG,</w:t>
        </w:r>
      </w:ins>
      <w:ins w:id="148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is now a cause of</w:t>
        </w:r>
      </w:ins>
      <w:ins w:id="14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ins w:id="148" w:author="PR Preview" w:date="2024-01-01T00:00:00Z">
        <w:r>
          <w:t xml:space="preserve">,</w:t>
        </w:r>
      </w:ins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so the path</w:t>
        </w:r>
      </w:ins>
      <w:ins w:id="14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is open and</w:t>
        </w:r>
      </w:ins>
      <w:ins w:id="14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fails;</w:t>
        </w:r>
      </w:ins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conditioning on</w:t>
        </w:r>
      </w:ins>
      <w:ins w:id="14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to block it is not allowed at time 0,</w:t>
        </w:r>
      </w:ins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because</w:t>
        </w:r>
      </w:ins>
      <w:ins w:id="14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comes after</w:t>
        </w:r>
      </w:ins>
      <w:ins w:id="14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48" w:author="PR Preview" w:date="2024-01-01T00:00:00Z">
        <w:r>
          <w:t xml:space="preserve">.</w:t>
        </w:r>
      </w:ins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This explanation is ours; the book states only the conclusion.</w:t>
        </w:r>
      </w:ins>
    </w:p>
    <w:bookmarkEnd w:id="45"/>
    <w:bookmarkEnd w:id="46"/>
    <w:bookmarkStart w:id="51" w:name="Xc633ba389689a77e11bfd25c123b2c4386c399f"/>
    <w:p>
      <w:pPr>
        <w:pStyle w:val="Heading2"/>
      </w:pPr>
      <w:ins w:id="149" w:author="PR Preview" w:date="2024-01-01T00:00:00Z">
        <w:r>
          <w:t xml:space="preserve">6 19.6 Time-Varying Confounding and Time-Varying Confounders (pp. 265-266)</w:t>
        </w:r>
      </w:ins>
    </w:p>
    <w:p>
      <w:ins w:id="150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51" w:author="PR Preview" w:date="2024-01-01T00:00:00Z">
        <w:r>
          <w:t xml:space="preserve">No form of sequential exchangeability is guaranteed in an observational study.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Approximating it requires expert knowledge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to decide which time-varying variables</w:t>
        </w:r>
      </w:ins>
      <w:ins w:id="151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to measure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(in HIV: CD4 count, viral load, symptoms).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Whether the measured covariates suffice can never be known with certainty,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but causal diagrams such as Figures 19.1-19.4 organize our beliefs.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These diagrams were drawn without selection (e.g., censoring) so as to focus on confounding.</w:t>
        </w:r>
      </w:ins>
    </w:p>
    <w:p>
      <w:ins w:id="152" w:author="PR Preview" w:date="2024-01-01T00:00:00Z">
        <w:r>
          <w:pict>
            <v:rect style="width:0;height:1.5pt" o:hralign="center" o:hrstd="t" o:hr="t"/>
          </w:pict>
        </w:r>
      </w:ins>
    </w:p>
    <w:bookmarkStart w:id="50" w:name="l_1-as-a-confounder-for-a_1"/>
    <w:p>
      <w:pPr>
        <w:pStyle w:val="Heading3"/>
      </w:pPr>
      <w:ins w:id="153" w:author="PR Preview" w:date="2024-01-01T00:00:00Z">
        <w:r>
          <w:t xml:space="preserve">6.1</w:t>
        </w:r>
      </w:ins>
      <w:ins w:id="15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as a Confounder for</w:t>
        </w:r>
      </w:ins>
      <w:ins w:id="15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ins w:id="154" w:author="PR Preview" w:date="2024-01-01T00:00:00Z">
        <w:r>
          <w:t xml:space="preserve">In Figure 19.5, consider the effect of</w:t>
        </w:r>
      </w:ins>
      <w:ins w:id="15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54" w:author="PR Preview" w:date="2024-01-01T00:00:00Z">
        <w:r>
          <w:t xml:space="preserve"> </w:t>
        </w:r>
      </w:ins>
      <w:ins w:id="154" w:author="PR Preview" w:date="2024-01-01T00:00:00Z">
        <w:r>
          <w:t xml:space="preserve">alone on</w:t>
        </w:r>
      </w:ins>
      <w:ins w:id="154" w:author="PR Preview" w:date="2024-01-01T00:00:00Z">
        <w:r>
          <w:t xml:space="preserve"> </w:t>
        </w:r>
      </w:ins>
      <m:oMath>
        <m:r>
          <m:t>Y</m:t>
        </m:r>
      </m:oMath>
      <w:ins w:id="154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and</w:t>
        </w:r>
      </w:ins>
      <w:ins w:id="155" w:author="PR Preview" w:date="2024-01-01T00:00:00Z">
        <w:r>
          <w:t xml:space="preserve"> </w:t>
        </w:r>
      </w:ins>
      <m:oMath>
        <m:r>
          <m:t>Y</m:t>
        </m:r>
      </m:oMath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share the cause</w:t>
        </w:r>
      </w:ins>
      <w:ins w:id="155" w:author="PR Preview" w:date="2024-01-01T00:00:00Z">
        <w:r>
          <w:t xml:space="preserve"> </w:t>
        </w:r>
      </w:ins>
      <m:oMath>
        <m:r>
          <m:t>U</m:t>
        </m:r>
      </m:oMath>
      <w:ins w:id="155" w:author="PR Preview" w:date="2024-01-01T00:00:00Z">
        <w:r>
          <w:t xml:space="preserve">: the backdoor path</w:t>
        </w:r>
      </w:ins>
      <w:ins w:id="15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is open, so there is confounding.</w:t>
        </w:r>
      </w:ins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is unmeasured, but conditioning on the measured</w:t>
        </w:r>
      </w:ins>
      <w:ins w:id="15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blocks the path.</w:t>
        </w:r>
      </w:ins>
    </w:p>
    <w:p>
      <w:pPr>
        <w:pStyle w:val="Compact"/>
        <w:numPr>
          <w:ilvl w:val="0"/>
          <w:numId w:val="1020"/>
        </w:numPr>
      </w:pPr>
      <w:ins w:id="157" w:author="PR Preview" w:date="2024-01-01T00:00:00Z">
        <w:r>
          <w:t xml:space="preserve">So if</w:t>
        </w:r>
      </w:ins>
      <w:ins w:id="15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57" w:author="PR Preview" w:date="2024-01-01T00:00:00Z">
        <w:r>
          <w:t xml:space="preserve"> </w:t>
        </w:r>
      </w:ins>
      <w:ins w:id="157" w:author="PR Preview" w:date="2024-01-01T00:00:00Z">
        <w:r>
          <w:t xml:space="preserve">is measured, there is no unmeasured confounding for the effect of</w:t>
        </w:r>
      </w:ins>
      <w:ins w:id="15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57" w:author="PR Preview" w:date="2024-01-01T00:00:00Z">
        <w:r>
          <w:t xml:space="preserve">,</w:t>
        </w:r>
      </w:ins>
      <w:ins w:id="157" w:author="PR Preview" w:date="2024-01-01T00:00:00Z">
        <w:r>
          <w:t xml:space="preserve"> </w:t>
        </w:r>
      </w:ins>
      <w:ins w:id="157" w:author="PR Preview" w:date="2024-01-01T00:00:00Z">
        <w:r>
          <w:t xml:space="preserve">and we call</w:t>
        </w:r>
      </w:ins>
      <w:ins w:id="15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57" w:author="PR Preview" w:date="2024-01-01T00:00:00Z">
        <w:r>
          <w:t xml:space="preserve"> </w:t>
        </w:r>
      </w:ins>
      <w:ins w:id="157" w:author="PR Preview" w:date="2024-01-01T00:00:00Z">
        <w:r>
          <w:t xml:space="preserve">a</w:t>
        </w:r>
      </w:ins>
      <w:ins w:id="157" w:author="PR Preview" w:date="2024-01-01T00:00:00Z">
        <w:r>
          <w:t xml:space="preserve"> </w:t>
        </w:r>
      </w:ins>
      <w:ins w:id="157" w:author="PR Preview" w:date="2024-01-01T00:00:00Z">
        <w:r>
          <w:rPr>
            <w:b/>
            <w:bCs/>
          </w:rPr>
          <w:t xml:space="preserve">confounder</w:t>
        </w:r>
      </w:ins>
      <w:ins w:id="157" w:author="PR Preview" w:date="2024-01-01T00:00:00Z">
        <w:r>
          <w:t xml:space="preserve"> </w:t>
        </w:r>
      </w:ins>
      <w:ins w:id="157" w:author="PR Preview" w:date="2024-01-01T00:00:00Z">
        <w:r>
          <w:t xml:space="preserve">for that effect,</w:t>
        </w:r>
      </w:ins>
      <w:ins w:id="157" w:author="PR Preview" w:date="2024-01-01T00:00:00Z">
        <w:r>
          <w:t xml:space="preserve"> </w:t>
        </w:r>
      </w:ins>
      <w:ins w:id="157" w:author="PR Preview" w:date="2024-01-01T00:00:00Z">
        <w:r>
          <w:t xml:space="preserve">even though the actual common cause is</w:t>
        </w:r>
      </w:ins>
      <w:ins w:id="157" w:author="PR Preview" w:date="2024-01-01T00:00:00Z">
        <w:r>
          <w:t xml:space="preserve"> </w:t>
        </w:r>
      </w:ins>
      <m:oMath>
        <m:r>
          <m:t>U</m:t>
        </m:r>
      </m:oMath>
      <w:ins w:id="157" w:author="PR Preview" w:date="2024-01-01T00:00:00Z">
        <w:r>
          <w:t xml:space="preserve"> </w:t>
        </w:r>
      </w:ins>
      <w:ins w:id="157" w:author="PR Preview" w:date="2024-01-01T00:00:00Z">
        <w:r>
          <w:t xml:space="preserve">(see Section 7.3)</w:t>
        </w:r>
      </w:ins>
      <w:ins w:id="157" w:author="PR Preview" w:date="2024-01-01T00:00:00Z">
        <w:r>
          <w:t xml:space="preserve"> </w:t>
        </w:r>
      </w:ins>
      <w:ins w:id="157" w:author="PR Preview" w:date="2024-01-01T00:00:00Z">
        <w:r>
          <w:t xml:space="preserve">and even though there is no arrow</w:t>
        </w:r>
      </w:ins>
      <w:ins w:id="15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157" w:author="PR Preview" w:date="2024-01-01T00:00:00Z">
        <w:r>
          <w:t xml:space="preserve">.</w:t>
        </w:r>
      </w:ins>
    </w:p>
    <w:p>
      <w:pPr>
        <w:pStyle w:val="FirstParagraph"/>
      </w:pPr>
      <w:ins w:id="158" w:author="PR Preview" w:date="2024-01-01T00:00:00Z">
        <w:r>
          <w:t xml:space="preserve">Conditioning on</w:t>
        </w:r>
      </w:ins>
      <w:ins w:id="15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58" w:author="PR Preview" w:date="2024-01-01T00:00:00Z">
        <w:r>
          <w:t xml:space="preserve">, a collider, opens a second backdoor path,</w:t>
        </w:r>
      </w:ins>
      <w:ins w:id="15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ins w:id="158" w:author="PR Preview" w:date="2024-01-01T00:00:00Z">
        <w:r>
          <w:t xml:space="preserve">.</w:t>
        </w:r>
      </w:ins>
      <w:ins w:id="158" w:author="PR Preview" w:date="2024-01-01T00:00:00Z">
        <w:r>
          <w:t xml:space="preserve"> </w:t>
        </w:r>
      </w:ins>
      <w:ins w:id="158" w:author="PR Preview" w:date="2024-01-01T00:00:00Z">
        <w:r>
          <w:t xml:space="preserve">That path can be blocked by also conditioning on prior treatment</w:t>
        </w:r>
      </w:ins>
      <w:ins w:id="15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58" w:author="PR Preview" w:date="2024-01-01T00:00:00Z">
        <w:r>
          <w:t xml:space="preserve">, if it is available.</w:t>
        </w:r>
      </w:ins>
    </w:p>
    <w:p>
      <w:ins w:id="15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ins w:id="160" w:author="PR Preview" w:date="2024-01-01T00:00:00Z">
        <w:r>
          <w:t xml:space="preserve">No unmeasured confounding for</w:t>
        </w:r>
      </w:ins>
      <w:ins w:id="160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60" w:author="PR Preview" w:date="2024-01-01T00:00:00Z">
        <w:r>
          <w:t xml:space="preserve"> </w:t>
        </w:r>
      </w:ins>
      <w:ins w:id="160" w:author="PR Preview" w:date="2024-01-01T00:00:00Z">
        <w:r>
          <w:t xml:space="preserve">requires that</w:t>
        </w:r>
      </w:ins>
      <w:ins w:id="160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160" w:author="PR Preview" w:date="2024-01-01T00:00:00Z">
        <w:r>
          <w:t xml:space="preserve"> </w:t>
        </w:r>
      </w:ins>
      <w:ins w:id="160" w:author="PR Preview" w:date="2024-01-01T00:00:00Z">
        <w:r>
          <w:t xml:space="preserve">be measured for everyone.</w:t>
        </w:r>
      </w:ins>
    </w:p>
    <w:p>
      <w:pPr>
        <w:pStyle w:val="Compact"/>
        <w:numPr>
          <w:ilvl w:val="0"/>
          <w:numId w:val="1021"/>
        </w:numPr>
      </w:pPr>
      <w:ins w:id="161" w:author="PR Preview" w:date="2024-01-01T00:00:00Z">
        <w:r>
          <w:t xml:space="preserve">Time-varying confounders are sometimes called</w:t>
        </w:r>
      </w:ins>
      <w:ins w:id="161" w:author="PR Preview" w:date="2024-01-01T00:00:00Z">
        <w:r>
          <w:t xml:space="preserve"> </w:t>
        </w:r>
      </w:ins>
      <w:ins w:id="161" w:author="PR Preview" w:date="2024-01-01T00:00:00Z">
        <w:r>
          <w:rPr>
            <w:b/>
            <w:bCs/>
          </w:rPr>
          <w:t xml:space="preserve">time-dependent confounders</w:t>
        </w:r>
      </w:ins>
      <w:ins w:id="161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1"/>
        </w:numPr>
      </w:pPr>
      <w:ins w:id="162" w:author="PR Preview" w:date="2024-01-01T00:00:00Z">
        <w:r>
          <w:t xml:space="preserve">We cannot empirically tell Figure 19.2 (no unmeasured confounding)</w:t>
        </w:r>
      </w:ins>
      <w:ins w:id="162" w:author="PR Preview" w:date="2024-01-01T00:00:00Z">
        <w:r>
          <w:t xml:space="preserve"> </w:t>
        </w:r>
      </w:ins>
      <w:ins w:id="162" w:author="PR Preview" w:date="2024-01-01T00:00:00Z">
        <w:r>
          <w:t xml:space="preserve">from Figure 19.3 (unmeasured confounding).</w:t>
        </w:r>
      </w:ins>
    </w:p>
    <w:p>
      <w:pPr>
        <w:pStyle w:val="Compact"/>
        <w:numPr>
          <w:ilvl w:val="0"/>
          <w:numId w:val="1021"/>
        </w:numPr>
      </w:pPr>
      <w:ins w:id="163" w:author="PR Preview" w:date="2024-01-01T00:00:00Z">
        <w:r>
          <w:t xml:space="preserve">Even with all confounders measured and modeled correctly,</w:t>
        </w:r>
      </w:ins>
      <w:ins w:id="163" w:author="PR Preview" w:date="2024-01-01T00:00:00Z">
        <w:r>
          <w:t xml:space="preserve"> </w:t>
        </w:r>
      </w:ins>
      <w:ins w:id="163" w:author="PR Preview" w:date="2024-01-01T00:00:00Z">
        <w:r>
          <w:t xml:space="preserve">most adjustment methods can give biased comparisons of strategies;</w:t>
        </w:r>
      </w:ins>
      <w:ins w:id="163" w:author="PR Preview" w:date="2024-01-01T00:00:00Z">
        <w:r>
          <w:t xml:space="preserve"> </w:t>
        </w:r>
      </w:ins>
      <w:ins w:id="163" w:author="PR Preview" w:date="2024-01-01T00:00:00Z">
        <w:r>
          <w:t xml:space="preserve">Chapter 20 explains why g-methods are needed.</w:t>
        </w:r>
      </w:ins>
    </w:p>
    <w:p>
      <w:ins w:id="164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ins w:id="165" w:author="PR Preview" w:date="2024-01-01T00:00:00Z">
        <w:r>
          <w:t xml:space="preserve">Note what the chapter does</w:t>
        </w:r>
      </w:ins>
      <w:ins w:id="165" w:author="PR Preview" w:date="2024-01-01T00:00:00Z">
        <w:r>
          <w:t xml:space="preserve"> </w:t>
        </w:r>
      </w:ins>
      <w:ins w:id="165" w:author="PR Preview" w:date="2024-01-01T00:00:00Z">
        <w:r>
          <w:rPr>
            <w:b/>
            <w:bCs/>
          </w:rPr>
          <w:t xml:space="preserve">not</w:t>
        </w:r>
      </w:ins>
      <w:ins w:id="165" w:author="PR Preview" w:date="2024-01-01T00:00:00Z">
        <w:r>
          <w:t xml:space="preserve"> </w:t>
        </w:r>
      </w:ins>
      <w:ins w:id="165" w:author="PR Preview" w:date="2024-01-01T00:00:00Z">
        <w:r>
          <w:t xml:space="preserve">yet require:</w:t>
        </w:r>
      </w:ins>
      <w:ins w:id="165" w:author="PR Preview" w:date="2024-01-01T00:00:00Z">
        <w:r>
          <w:t xml:space="preserve"> </w:t>
        </w:r>
      </w:ins>
      <w:ins w:id="165" w:author="PR Preview" w:date="2024-01-01T00:00:00Z">
        <w:r>
          <w:t xml:space="preserve">a time-varying confounder here is simply a covariate needed to block backdoor paths at some time</w:t>
        </w:r>
      </w:ins>
      <w:ins w:id="165" w:author="PR Preview" w:date="2024-01-01T00:00:00Z">
        <w:r>
          <w:t xml:space="preserve"> </w:t>
        </w:r>
      </w:ins>
      <m:oMath>
        <m:r>
          <m:t>k</m:t>
        </m:r>
      </m:oMath>
      <w:ins w:id="165" w:author="PR Preview" w:date="2024-01-01T00:00:00Z">
        <w:r>
          <w:t xml:space="preserve">.</w:t>
        </w:r>
      </w:ins>
      <w:ins w:id="165" w:author="PR Preview" w:date="2024-01-01T00:00:00Z">
        <w:r>
          <w:t xml:space="preserve"> </w:t>
        </w:r>
      </w:ins>
      <w:ins w:id="165" w:author="PR Preview" w:date="2024-01-01T00:00:00Z">
        <w:r>
          <w:t xml:space="preserve">Whether that covariate is also</w:t>
        </w:r>
      </w:ins>
      <w:ins w:id="165" w:author="PR Preview" w:date="2024-01-01T00:00:00Z">
        <w:r>
          <w:t xml:space="preserve"> </w:t>
        </w:r>
      </w:ins>
      <w:ins w:id="165" w:author="PR Preview" w:date="2024-01-01T00:00:00Z">
        <w:r>
          <w:rPr>
            <w:i/>
            <w:iCs/>
          </w:rPr>
          <w:t xml:space="preserve">affected by earlier treatment</w:t>
        </w:r>
      </w:ins>
      <w:ins w:id="165" w:author="PR Preview" w:date="2024-01-01T00:00:00Z">
        <w:r>
          <w:t xml:space="preserve"> </w:t>
        </w:r>
      </w:ins>
      <w:ins w:id="165" w:author="PR Preview" w:date="2024-01-01T00:00:00Z">
        <w:r>
          <w:t xml:space="preserve">(treatment-confounder feedback) is the subject of Chapter 20,</w:t>
        </w:r>
      </w:ins>
      <w:ins w:id="165" w:author="PR Preview" w:date="2024-01-01T00:00:00Z">
        <w:r>
          <w:t xml:space="preserve"> </w:t>
        </w:r>
      </w:ins>
      <w:ins w:id="165" w:author="PR Preview" w:date="2024-01-01T00:00:00Z">
        <w:r>
          <w:t xml:space="preserve">and it is that feedback that makes conventional adjustment fail.</w:t>
        </w:r>
      </w:ins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ins w:id="168" w:author="PR Preview" w:date="2024-01-01T00:00:00Z">
        <w:r>
          <w:t xml:space="preserve">The average causal effect of a time-varying treatment is a contrast of</w:t>
        </w:r>
      </w:ins>
      <w:ins w:id="16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ins w:id="168" w:author="PR Preview" w:date="2024-01-01T00:00:00Z">
        <w:r>
          <w:t xml:space="preserve"> </w:t>
        </w:r>
      </w:ins>
      <w:ins w:id="168" w:author="PR Preview" w:date="2024-01-01T00:00:00Z">
        <w:r>
          <w:t xml:space="preserve">under two</w:t>
        </w:r>
      </w:ins>
      <w:ins w:id="168" w:author="PR Preview" w:date="2024-01-01T00:00:00Z">
        <w:r>
          <w:t xml:space="preserve"> </w:t>
        </w:r>
      </w:ins>
      <w:ins w:id="168" w:author="PR Preview" w:date="2024-01-01T00:00:00Z">
        <w:r>
          <w:rPr>
            <w:b/>
            <w:bCs/>
          </w:rPr>
          <w:t xml:space="preserve">treatment strategies</w:t>
        </w:r>
      </w:ins>
      <w:ins w:id="168" w:author="PR Preview" w:date="2024-01-01T00:00:00Z">
        <w:r>
          <w:t xml:space="preserve">;</w:t>
        </w:r>
      </w:ins>
      <w:ins w:id="168" w:author="PR Preview" w:date="2024-01-01T00:00:00Z">
        <w:r>
          <w:t xml:space="preserve"> </w:t>
        </w:r>
      </w:ins>
      <w:ins w:id="168" w:author="PR Preview" w:date="2024-01-01T00:00:00Z">
        <w:r>
          <w:t xml:space="preserve">it is not uniquely defined until the strategies are specified.</w:t>
        </w:r>
      </w:ins>
    </w:p>
    <w:p>
      <w:pPr>
        <w:pStyle w:val="Compact"/>
        <w:numPr>
          <w:ilvl w:val="0"/>
          <w:numId w:val="1023"/>
        </w:numPr>
      </w:pPr>
      <w:ins w:id="169" w:author="PR Preview" w:date="2024-01-01T00:00:00Z">
        <w:r>
          <w:t xml:space="preserve">Strategies are</w:t>
        </w:r>
      </w:ins>
      <w:ins w:id="169" w:author="PR Preview" w:date="2024-01-01T00:00:00Z">
        <w:r>
          <w:t xml:space="preserve"> </w:t>
        </w:r>
      </w:ins>
      <w:ins w:id="169" w:author="PR Preview" w:date="2024-01-01T00:00:00Z">
        <w:r>
          <w:rPr>
            <w:b/>
            <w:bCs/>
          </w:rPr>
          <w:t xml:space="preserve">static</w:t>
        </w:r>
      </w:ins>
      <w:ins w:id="169" w:author="PR Preview" w:date="2024-01-01T00:00:00Z">
        <w:r>
          <w:t xml:space="preserve"> </w:t>
        </w:r>
      </w:ins>
      <w:ins w:id="169" w:author="PR Preview" w:date="2024-01-01T00:00:00Z">
        <w:r>
          <w:t xml:space="preserve">(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69" w:author="PR Preview" w:date="2024-01-01T00:00:00Z">
        <w:r>
          <w:t xml:space="preserve">, not depending on covariates)</w:t>
        </w:r>
      </w:ins>
      <w:ins w:id="169" w:author="PR Preview" w:date="2024-01-01T00:00:00Z">
        <w:r>
          <w:t xml:space="preserve"> </w:t>
        </w:r>
      </w:ins>
      <w:ins w:id="169" w:author="PR Preview" w:date="2024-01-01T00:00:00Z">
        <w:r>
          <w:t xml:space="preserve">or</w:t>
        </w:r>
      </w:ins>
      <w:ins w:id="169" w:author="PR Preview" w:date="2024-01-01T00:00:00Z">
        <w:r>
          <w:t xml:space="preserve"> </w:t>
        </w:r>
      </w:ins>
      <w:ins w:id="169" w:author="PR Preview" w:date="2024-01-01T00:00:00Z">
        <w:r>
          <w:rPr>
            <w:b/>
            <w:bCs/>
          </w:rPr>
          <w:t xml:space="preserve">dynamic</w:t>
        </w:r>
      </w:ins>
      <w:ins w:id="169" w:author="PR Preview" w:date="2024-01-01T00:00:00Z">
        <w:r>
          <w:t xml:space="preserve"> </w:t>
        </w:r>
      </w:ins>
      <w:ins w:id="169" w:author="PR Preview" w:date="2024-01-01T00:00:00Z">
        <w:r>
          <w:t xml:space="preserve">(</w:t>
        </w:r>
      </w:ins>
      <m:oMath>
        <m:r>
          <m:t>g</m:t>
        </m:r>
      </m:oMath>
      <w:ins w:id="169" w:author="PR Preview" w:date="2024-01-01T00:00:00Z">
        <w:r>
          <w:t xml:space="preserve">, depending on the evolving</w:t>
        </w:r>
      </w:ins>
      <w:ins w:id="169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169" w:author="PR Preview" w:date="2024-01-01T00:00:00Z">
        <w:r>
          <w:t xml:space="preserve">),</w:t>
        </w:r>
      </w:ins>
      <w:ins w:id="169" w:author="PR Preview" w:date="2024-01-01T00:00:00Z">
        <w:r>
          <w:t xml:space="preserve"> </w:t>
        </w:r>
      </w:ins>
      <w:ins w:id="169" w:author="PR Preview" w:date="2024-01-01T00:00:00Z">
        <w:r>
          <w:t xml:space="preserve">and deterministic or random.</w:t>
        </w:r>
      </w:ins>
    </w:p>
    <w:p>
      <w:pPr>
        <w:pStyle w:val="Compact"/>
        <w:numPr>
          <w:ilvl w:val="0"/>
          <w:numId w:val="1023"/>
        </w:numPr>
      </w:pPr>
      <w:ins w:id="170" w:author="PR Preview" w:date="2024-01-01T00:00:00Z">
        <w:r>
          <w:t xml:space="preserve">In a</w:t>
        </w:r>
      </w:ins>
      <w:ins w:id="170" w:author="PR Preview" w:date="2024-01-01T00:00:00Z">
        <w:r>
          <w:t xml:space="preserve"> </w:t>
        </w:r>
      </w:ins>
      <w:ins w:id="170" w:author="PR Preview" w:date="2024-01-01T00:00:00Z">
        <w:r>
          <w:rPr>
            <w:b/>
            <w:bCs/>
          </w:rPr>
          <w:t xml:space="preserve">sequentially randomized experiment</w:t>
        </w:r>
      </w:ins>
      <w:ins w:id="170" w:author="PR Preview" w:date="2024-01-01T00:00:00Z">
        <w:r>
          <w:t xml:space="preserve">, treatment at each</w:t>
        </w:r>
      </w:ins>
      <w:ins w:id="170" w:author="PR Preview" w:date="2024-01-01T00:00:00Z">
        <w:r>
          <w:t xml:space="preserve"> </w:t>
        </w:r>
      </w:ins>
      <m:oMath>
        <m:r>
          <m:t>k</m:t>
        </m:r>
      </m:oMath>
      <w:ins w:id="170" w:author="PR Preview" w:date="2024-01-01T00:00:00Z">
        <w:r>
          <w:t xml:space="preserve"> </w:t>
        </w:r>
      </w:ins>
      <w:ins w:id="170" w:author="PR Preview" w:date="2024-01-01T00:00:00Z">
        <w:r>
          <w:t xml:space="preserve">is randomized</w:t>
        </w:r>
      </w:ins>
      <w:ins w:id="170" w:author="PR Preview" w:date="2024-01-01T00:00:00Z">
        <w:r>
          <w:t xml:space="preserve"> </w:t>
        </w:r>
      </w:ins>
      <w:ins w:id="170" w:author="PR Preview" w:date="2024-01-01T00:00:00Z">
        <w:r>
          <w:t xml:space="preserve">given</w:t>
        </w:r>
      </w:ins>
      <w:ins w:id="170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170" w:author="PR Preview" w:date="2024-01-01T00:00:00Z">
        <w:r>
          <w:t xml:space="preserve">;</w:t>
        </w:r>
      </w:ins>
      <w:ins w:id="170" w:author="PR Preview" w:date="2024-01-01T00:00:00Z">
        <w:r>
          <w:t xml:space="preserve"> </w:t>
        </w:r>
      </w:ins>
      <w:ins w:id="170" w:author="PR Preview" w:date="2024-01-01T00:00:00Z">
        <w:r>
          <w:t xml:space="preserve">this implies</w:t>
        </w:r>
      </w:ins>
      <w:ins w:id="170" w:author="PR Preview" w:date="2024-01-01T00:00:00Z">
        <w:r>
          <w:t xml:space="preserve"> </w:t>
        </w:r>
      </w:ins>
      <w:ins w:id="170" w:author="PR Preview" w:date="2024-01-01T00:00:00Z">
        <w:r>
          <w:rPr>
            <w:b/>
            <w:bCs/>
          </w:rPr>
          <w:t xml:space="preserve">sequential exchangeability</w:t>
        </w:r>
      </w:ins>
      <w:ins w:id="17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171" w:author="PR Preview" w:date="2024-01-01T00:00:00Z">
        <w:r>
          <w:t xml:space="preserve">Identification needs sequential exchangeability, sequential positivity, and consistency.</w:t>
        </w:r>
      </w:ins>
    </w:p>
    <w:p>
      <w:pPr>
        <w:pStyle w:val="Compact"/>
        <w:numPr>
          <w:ilvl w:val="0"/>
          <w:numId w:val="1023"/>
        </w:numPr>
      </w:pPr>
      <w:ins w:id="172" w:author="PR Preview" w:date="2024-01-01T00:00:00Z">
        <w:r>
          <w:rPr>
            <w:b/>
            <w:bCs/>
          </w:rPr>
          <w:t xml:space="preserve">Static sequential exchangeability</w:t>
        </w:r>
      </w:ins>
      <w:ins w:id="172" w:author="PR Preview" w:date="2024-01-01T00:00:00Z">
        <w:r>
          <w:t xml:space="preserve"> </w:t>
        </w:r>
      </w:ins>
      <w:ins w:id="172" w:author="PR Preview" w:date="2024-01-01T00:00:00Z">
        <w:r>
          <w:t xml:space="preserve">is weaker and identifies only static strategies;</w:t>
        </w:r>
      </w:ins>
      <w:ins w:id="172" w:author="PR Preview" w:date="2024-01-01T00:00:00Z">
        <w:r>
          <w:t xml:space="preserve"> </w:t>
        </w:r>
      </w:ins>
      <w:ins w:id="172" w:author="PR Preview" w:date="2024-01-01T00:00:00Z">
        <w:r>
          <w:t xml:space="preserve">SWIGs show when a diagram (e.g., Figure 19.6) supports static but not dynamic strategies.</w:t>
        </w:r>
      </w:ins>
    </w:p>
    <w:p>
      <w:pPr>
        <w:pStyle w:val="Compact"/>
        <w:numPr>
          <w:ilvl w:val="0"/>
          <w:numId w:val="1023"/>
        </w:numPr>
      </w:pPr>
      <w:ins w:id="173" w:author="PR Preview" w:date="2024-01-01T00:00:00Z">
        <w:r>
          <w:rPr>
            <w:b/>
            <w:bCs/>
          </w:rPr>
          <w:t xml:space="preserve">Time-varying confounders</w:t>
        </w:r>
      </w:ins>
      <w:ins w:id="173" w:author="PR Preview" w:date="2024-01-01T00:00:00Z">
        <w:r>
          <w:t xml:space="preserve"> </w:t>
        </w:r>
      </w:ins>
      <w:ins w:id="173" w:author="PR Preview" w:date="2024-01-01T00:00:00Z">
        <w:r>
          <w:t xml:space="preserve">are covariates</w:t>
        </w:r>
      </w:ins>
      <w:ins w:id="173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173" w:author="PR Preview" w:date="2024-01-01T00:00:00Z">
        <w:r>
          <w:t xml:space="preserve"> </w:t>
        </w:r>
      </w:ins>
      <w:ins w:id="173" w:author="PR Preview" w:date="2024-01-01T00:00:00Z">
        <w:r>
          <w:t xml:space="preserve">needed at each time to block backdoor paths;</w:t>
        </w:r>
      </w:ins>
      <w:ins w:id="173" w:author="PR Preview" w:date="2024-01-01T00:00:00Z">
        <w:r>
          <w:t xml:space="preserve"> </w:t>
        </w:r>
      </w:ins>
      <w:ins w:id="173" w:author="PR Preview" w:date="2024-01-01T00:00:00Z">
        <w:r>
          <w:t xml:space="preserve">Chapter 20 explains why conventional methods fail to adjust for them.</w:t>
        </w:r>
      </w:ins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2026-10-02T01:58:42Z</dcterms:created>
  <dcterms:modified xsi:type="dcterms:W3CDTF">2026-10-02T01:58:42Z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