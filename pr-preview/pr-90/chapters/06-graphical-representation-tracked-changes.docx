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Causal inference needs expert knowledge and untestable assumptions about the causal network linking treatment, outcome, and other variables.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In the simple settings of Chapters 1-5 that network could stay implicit;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in realistic settings we must state what we know and what we assume.</w:t>
        </w:r>
      </w:ins>
    </w:p>
    <w:p>
      <w:pPr>
        <w:pStyle w:val="BodyText"/>
      </w:pPr>
      <w:ins w:id="2" w:author="PR Preview" w:date="2024-01-01T00:00:00Z">
        <w:r>
          <w:t xml:space="preserve">This chapter introduces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rPr>
            <w:b/>
            <w:bCs/>
          </w:rPr>
          <w:t xml:space="preserve">causal diagrams</w:t>
        </w:r>
      </w:ins>
      <w:ins w:id="2" w:author="PR Preview" w:date="2024-01-01T00:00:00Z">
        <w:r>
          <w:t xml:space="preserve">, a graphical tool for encoding qualitative causal assumptions.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The book’s advice: draw your assumptions before your conclusions.</w:t>
        </w:r>
      </w:ins>
    </w:p>
    <w:p>
      <w:pPr>
        <w:pStyle w:val="BodyText"/>
      </w:pPr>
      <w:ins w:id="3" w:author="PR Preview" w:date="2024-01-01T00:00:00Z">
        <w:r>
          <w:t xml:space="preserve">This chapter is based on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Hernán and Robins (2020, chap. 6, pp. 75-89)</w:t>
        </w:r>
      </w:ins>
      <w:ins w:id="3" w:author="PR Preview" w:date="2024-01-01T00:00:00Z">
        <w:r>
          <w:t xml:space="preserve">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Chapters 6-9 of the book use causal diagrams to conceptualize problems.</w:t>
        </w:r>
      </w:ins>
    </w:p>
    <w:bookmarkStart w:id="30" w:name="causal-diagrams-pp.-75-77"/>
    <w:p>
      <w:pPr>
        <w:pStyle w:val="Heading2"/>
      </w:pPr>
      <w:ins w:id="4" w:author="PR Preview" w:date="2024-01-01T00:00:00Z">
        <w:r>
          <w:t xml:space="preserve">1 6.1 Causal Diagrams (pp. 75-77)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ins w:id="6" w:author="PR Preview" w:date="2024-01-01T00:00:00Z">
        <w:r>
          <w:t xml:space="preserve">Nodes are random variables; time flows left to right.</w:t>
        </w:r>
      </w:ins>
    </w:p>
    <w:p>
      <w:pPr>
        <w:pStyle w:val="Compact"/>
        <w:numPr>
          <w:ilvl w:val="0"/>
          <w:numId w:val="1001"/>
        </w:numPr>
      </w:pPr>
      <w:ins w:id="7" w:author="PR Preview" w:date="2024-01-01T00:00:00Z">
        <w:r>
          <w:t xml:space="preserve">An arrow</w:t>
        </w:r>
      </w:ins>
      <w:ins w:id="7" w:author="PR Preview" w:date="2024-01-01T00:00:00Z">
        <w:r>
          <w:t xml:space="preserve"> </w:t>
        </w:r>
      </w:ins>
      <m:oMath>
        <m:r>
          <m:t>V</m:t>
        </m:r>
        <m:r>
          <m:rPr>
            <m:sty m:val="p"/>
          </m:rPr>
          <m:t>→</m:t>
        </m:r>
        <m:r>
          <m:t>W</m:t>
        </m:r>
      </m:oMath>
      <w:ins w:id="7" w:author="PR Preview" w:date="2024-01-01T00:00:00Z">
        <w:r>
          <w:t xml:space="preserve">:</w:t>
        </w:r>
      </w:ins>
      <w:ins w:id="7" w:author="PR Preview" w:date="2024-01-01T00:00:00Z">
        <w:r>
          <w:t xml:space="preserve"> </w:t>
        </w:r>
      </w:ins>
      <m:oMath>
        <m:r>
          <m:t>V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has a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rPr>
            <w:b/>
            <w:bCs/>
          </w:rPr>
          <w:t xml:space="preserve">direct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causal effect on</w:t>
        </w:r>
      </w:ins>
      <w:ins w:id="7" w:author="PR Preview" w:date="2024-01-01T00:00:00Z">
        <w:r>
          <w:t xml:space="preserve"> </w:t>
        </w:r>
      </w:ins>
      <m:oMath>
        <m:r>
          <m:t>W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(not mediated by other variables on the graph)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rPr>
            <w:b/>
            <w:bCs/>
          </w:rPr>
          <w:t xml:space="preserve">for at least one individual</w:t>
        </w:r>
      </w:ins>
      <w:ins w:id="7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8" w:author="PR Preview" w:date="2024-01-01T00:00:00Z">
        <w:r>
          <w:t xml:space="preserve">No arrow from</w:t>
        </w:r>
      </w:ins>
      <w:ins w:id="8" w:author="PR Preview" w:date="2024-01-01T00:00:00Z">
        <w:r>
          <w:t xml:space="preserve"> </w:t>
        </w:r>
      </w:ins>
      <m:oMath>
        <m:r>
          <m:t>V</m:t>
        </m:r>
      </m:oMath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to</w:t>
        </w:r>
      </w:ins>
      <w:ins w:id="8" w:author="PR Preview" w:date="2024-01-01T00:00:00Z">
        <w:r>
          <w:t xml:space="preserve"> </w:t>
        </w:r>
      </w:ins>
      <m:oMath>
        <m:r>
          <m:t>W</m:t>
        </m:r>
      </m:oMath>
      <w:ins w:id="8" w:author="PR Preview" w:date="2024-01-01T00:00:00Z">
        <w:r>
          <w:t xml:space="preserve">:</w:t>
        </w:r>
      </w:ins>
      <w:ins w:id="8" w:author="PR Preview" w:date="2024-01-01T00:00:00Z">
        <w:r>
          <w:t xml:space="preserve"> </w:t>
        </w:r>
      </w:ins>
      <m:oMath>
        <m:r>
          <m:t>V</m:t>
        </m:r>
      </m:oMath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has no direct causal effect on</w:t>
        </w:r>
      </w:ins>
      <w:ins w:id="8" w:author="PR Preview" w:date="2024-01-01T00:00:00Z">
        <w:r>
          <w:t xml:space="preserve"> </w:t>
        </w:r>
      </w:ins>
      <m:oMath>
        <m:r>
          <m:t>W</m:t>
        </m:r>
      </m:oMath>
      <w:ins w:id="8" w:author="PR Preview" w:date="2024-01-01T00:00:00Z">
        <w:r>
          <w:t xml:space="preserve"> </w:t>
        </w:r>
      </w:ins>
      <w:ins w:id="8" w:author="PR Preview" w:date="2024-01-01T00:00:00Z">
        <w:r>
          <w:rPr>
            <w:b/>
            <w:bCs/>
          </w:rPr>
          <w:t xml:space="preserve">for any individual</w:t>
        </w:r>
      </w:ins>
      <w:ins w:id="8" w:author="PR Preview" w:date="2024-01-01T00:00:00Z">
        <w:r>
          <w:t xml:space="preserve">.</w:t>
        </w:r>
      </w:ins>
    </w:p>
    <w:p>
      <w:pPr>
        <w:pStyle w:val="FirstParagraph"/>
      </w:pPr>
      <w:ins w:id="9" w:author="PR Preview" w:date="2024-01-01T00:00:00Z">
        <w:r>
          <w:t xml:space="preserve">A standard causal diagram does not say whether an arrow is harmful or protective,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and when a variable (here</w:t>
        </w:r>
      </w:ins>
      <w:ins w:id="9" w:author="PR Preview" w:date="2024-01-01T00:00:00Z">
        <w:r>
          <w:t xml:space="preserve"> </w:t>
        </w:r>
      </w:ins>
      <m:oMath>
        <m:r>
          <m:t>Y</m:t>
        </m:r>
      </m:oMath>
      <w:ins w:id="9" w:author="PR Preview" w:date="2024-01-01T00:00:00Z">
        <w:r>
          <w:t xml:space="preserve">) has two causes it does not say how they interact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(Hernán and Robins 2020, 75)</w:t>
        </w:r>
      </w:ins>
      <w:ins w:id="9" w:author="PR Preview" w:date="2024-01-01T00:00:00Z">
        <w:r>
          <w:t xml:space="preserve">.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The modern theory of causal diagrams arose in computer science and artificial intelligence;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see Pearl (2009) and Spirtes, Glymour, and Scheines (2000).</w:t>
        </w:r>
      </w:ins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ins w:id="1011" w:author="PR Preview" w:date="2024-01-01T00:00:00Z">
        <w:r>
          <w:t xml:space="preserve">1.1 Directed Acyclic Graphs and the Causal Markov Assumption</w:t>
        </w:r>
      </w:ins>
    </w:p>
    <w:p>
      <w:pPr>
        <w:pStyle w:val="Compact"/>
        <w:numPr>
          <w:ilvl w:val="0"/>
          <w:numId w:val="1002"/>
        </w:numPr>
      </w:pPr>
      <w:ins w:id="1012" w:author="PR Preview" w:date="2024-01-01T00:00:00Z">
        <w:r>
          <w:rPr>
            <w:b/>
            <w:bCs/>
          </w:rPr>
          <w:t xml:space="preserve">Directed</w:t>
        </w:r>
      </w:ins>
      <w:ins w:id="1012" w:author="PR Preview" w:date="2024-01-01T00:00:00Z">
        <w:r>
          <w:t xml:space="preserve">: each edge has a direction (</w:t>
        </w:r>
      </w:ins>
      <m:oMath>
        <m:r>
          <m:t>L</m:t>
        </m:r>
        <m:r>
          <m:rPr>
            <m:sty m:val="p"/>
          </m:rPr>
          <m:t>→</m:t>
        </m:r>
        <m:r>
          <m:t>A</m:t>
        </m:r>
      </m:oMath>
      <w:ins w:id="1012" w:author="PR Preview" w:date="2024-01-01T00:00:00Z">
        <w:r>
          <w:t xml:space="preserve"> </w:t>
        </w:r>
      </w:ins>
      <w:ins w:id="1012" w:author="PR Preview" w:date="2024-01-01T00:00:00Z">
        <w:r>
          <w:t xml:space="preserve">means</w:t>
        </w:r>
      </w:ins>
      <w:ins w:id="1012" w:author="PR Preview" w:date="2024-01-01T00:00:00Z">
        <w:r>
          <w:t xml:space="preserve"> </w:t>
        </w:r>
      </w:ins>
      <m:oMath>
        <m:r>
          <m:t>L</m:t>
        </m:r>
      </m:oMath>
      <w:ins w:id="1012" w:author="PR Preview" w:date="2024-01-01T00:00:00Z">
        <w:r>
          <w:t xml:space="preserve"> </w:t>
        </w:r>
      </w:ins>
      <w:ins w:id="1012" w:author="PR Preview" w:date="2024-01-01T00:00:00Z">
        <w:r>
          <w:t xml:space="preserve">may cause</w:t>
        </w:r>
      </w:ins>
      <w:ins w:id="1012" w:author="PR Preview" w:date="2024-01-01T00:00:00Z">
        <w:r>
          <w:t xml:space="preserve"> </w:t>
        </w:r>
      </w:ins>
      <m:oMath>
        <m:r>
          <m:t>A</m:t>
        </m:r>
      </m:oMath>
      <w:ins w:id="1012" w:author="PR Preview" w:date="2024-01-01T00:00:00Z">
        <w:r>
          <w:t xml:space="preserve">, not the reverse).</w:t>
        </w:r>
      </w:ins>
    </w:p>
    <w:p>
      <w:pPr>
        <w:pStyle w:val="Compact"/>
        <w:numPr>
          <w:ilvl w:val="0"/>
          <w:numId w:val="1002"/>
        </w:numPr>
      </w:pPr>
      <w:ins w:id="1013" w:author="PR Preview" w:date="2024-01-01T00:00:00Z">
        <w:r>
          <w:rPr>
            <w:b/>
            <w:bCs/>
          </w:rPr>
          <w:t xml:space="preserve">Acyclic</w:t>
        </w:r>
      </w:ins>
      <w:ins w:id="1013" w:author="PR Preview" w:date="2024-01-01T00:00:00Z">
        <w:r>
          <w:t xml:space="preserve">: no variable causes itself, directly or through other variables.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ins w:id="1014" w:author="PR Preview" w:date="2024-01-01T00:00:00Z">
        <w:r>
          <w:t xml:space="preserve">A consequence:</w:t>
        </w:r>
      </w:ins>
      <w:ins w:id="1014" w:author="PR Preview" w:date="2024-01-01T00:00:00Z">
        <w:r>
          <w:t xml:space="preserve"> </w:t>
        </w:r>
      </w:ins>
      <w:ins w:id="1014" w:author="PR Preview" w:date="2024-01-01T00:00:00Z">
        <w:r>
          <w:rPr>
            <w:b/>
            <w:bCs/>
          </w:rPr>
          <w:t xml:space="preserve">all common causes of any pair of variables on the graph must also be on the graph</w:t>
        </w:r>
      </w:ins>
      <w:ins w:id="1014" w:author="PR Preview" w:date="2024-01-01T00:00:00Z">
        <w:r>
          <w:t xml:space="preserve">, even if unmeasured.</w:t>
        </w:r>
      </w:ins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ins w:id="1016" w:author="PR Preview" w:date="2024-01-01T00:00:00Z">
        <w:r>
          <w:t xml:space="preserve">1.2 Randomized Experiments and Observational Studies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ins w:id="1017" w:author="PR Preview" w:date="2024-01-01T00:00:00Z">
        <w:r>
          <w:t xml:space="preserve">If transplant is randomized with a probability that depends on severity</w:t>
        </w:r>
      </w:ins>
      <w:ins w:id="1017" w:author="PR Preview" w:date="2024-01-01T00:00:00Z">
        <w:r>
          <w:t xml:space="preserve"> </w:t>
        </w:r>
      </w:ins>
      <m:oMath>
        <m:r>
          <m:t>L</m:t>
        </m:r>
      </m:oMath>
      <w:ins w:id="1017" w:author="PR Preview" w:date="2024-01-01T00:00:00Z">
        <w:r>
          <w:t xml:space="preserve">,</w:t>
        </w:r>
      </w:ins>
      <w:ins w:id="1017" w:author="PR Preview" w:date="2024-01-01T00:00:00Z">
        <w:r>
          <w:t xml:space="preserve"> </w:t>
        </w:r>
      </w:ins>
      <m:oMath>
        <m:r>
          <m:t>L</m:t>
        </m:r>
      </m:oMath>
      <w:ins w:id="1017" w:author="PR Preview" w:date="2024-01-01T00:00:00Z">
        <w:r>
          <w:t xml:space="preserve"> </w:t>
        </w:r>
      </w:ins>
      <w:ins w:id="1017" w:author="PR Preview" w:date="2024-01-01T00:00:00Z">
        <w:r>
          <w:t xml:space="preserve">is a common cause of</w:t>
        </w:r>
      </w:ins>
      <w:ins w:id="1017" w:author="PR Preview" w:date="2024-01-01T00:00:00Z">
        <w:r>
          <w:t xml:space="preserve"> </w:t>
        </w:r>
      </w:ins>
      <m:oMath>
        <m:r>
          <m:t>A</m:t>
        </m:r>
      </m:oMath>
      <w:ins w:id="1017" w:author="PR Preview" w:date="2024-01-01T00:00:00Z">
        <w:r>
          <w:t xml:space="preserve"> </w:t>
        </w:r>
      </w:ins>
      <w:ins w:id="1017" w:author="PR Preview" w:date="2024-01-01T00:00:00Z">
        <w:r>
          <w:t xml:space="preserve">and</w:t>
        </w:r>
      </w:ins>
      <w:ins w:id="1017" w:author="PR Preview" w:date="2024-01-01T00:00:00Z">
        <w:r>
          <w:t xml:space="preserve"> </w:t>
        </w:r>
      </w:ins>
      <m:oMath>
        <m:r>
          <m:t>Y</m:t>
        </m:r>
      </m:oMath>
      <w:ins w:id="1017" w:author="PR Preview" w:date="2024-01-01T00:00:00Z">
        <w:r>
          <w:t xml:space="preserve"> </w:t>
        </w:r>
      </w:ins>
      <w:ins w:id="1017" w:author="PR Preview" w:date="2024-01-01T00:00:00Z">
        <w:r>
          <w:t xml:space="preserve">and must appear:</w:t>
        </w:r>
      </w:ins>
      <w:ins w:id="1017" w:author="PR Preview" w:date="2024-01-01T00:00:00Z">
        <w:r>
          <w:t xml:space="preserve"> </w:t>
        </w:r>
      </w:ins>
      <w:hyperlink w:anchor="fig-dag-6-1">
        <w:r>
          <w:rPr>
            <w:rStyle w:val="Hyperlink"/>
          </w:rPr>
          <w:t xml:space="preserve">Figure 1</w:t>
        </w:r>
      </w:hyperlink>
      <w:ins w:id="1017" w:author="PR Preview" w:date="2024-01-01T00:00:00Z">
        <w:r>
          <w:t xml:space="preserve"> </w:t>
        </w:r>
      </w:ins>
      <w:ins w:id="1017" w:author="PR Preview" w:date="2024-01-01T00:00:00Z">
        <w:r>
          <w:t xml:space="preserve">(conditionally randomized experiment).</w:t>
        </w:r>
      </w:ins>
    </w:p>
    <w:p>
      <w:pPr>
        <w:pStyle w:val="Compact"/>
        <w:numPr>
          <w:ilvl w:val="0"/>
          <w:numId w:val="1003"/>
        </w:numPr>
      </w:pPr>
      <w:ins w:id="1018" w:author="PR Preview" w:date="2024-01-01T00:00:00Z">
        <w:r>
          <w:t xml:space="preserve">If everyone has the same probability of transplant,</w:t>
        </w:r>
      </w:ins>
      <w:ins w:id="1018" w:author="PR Preview" w:date="2024-01-01T00:00:00Z">
        <w:r>
          <w:t xml:space="preserve"> </w:t>
        </w:r>
      </w:ins>
      <m:oMath>
        <m:r>
          <m:t>L</m:t>
        </m:r>
      </m:oMath>
      <w:ins w:id="1018" w:author="PR Preview" w:date="2024-01-01T00:00:00Z">
        <w:r>
          <w:t xml:space="preserve"> </w:t>
        </w:r>
      </w:ins>
      <w:ins w:id="1018" w:author="PR Preview" w:date="2024-01-01T00:00:00Z">
        <w:r>
          <w:t xml:space="preserve">is not a common cause and can be omitted:</w:t>
        </w:r>
      </w:ins>
      <w:ins w:id="1018" w:author="PR Preview" w:date="2024-01-01T00:00:00Z">
        <w:r>
          <w:t xml:space="preserve"> </w:t>
        </w:r>
      </w:ins>
      <w:hyperlink w:anchor="fig-dag-6-2">
        <w:r>
          <w:rPr>
            <w:rStyle w:val="Hyperlink"/>
          </w:rPr>
          <w:t xml:space="preserve">Figure 2</w:t>
        </w:r>
      </w:hyperlink>
      <w:ins w:id="1018" w:author="PR Preview" w:date="2024-01-01T00:00:00Z">
        <w:r>
          <w:t xml:space="preserve"> </w:t>
        </w:r>
      </w:ins>
      <w:ins w:id="1018" w:author="PR Preview" w:date="2024-01-01T00:00:00Z">
        <w:r>
          <w:t xml:space="preserve">(marginally randomized experiment).</w:t>
        </w:r>
      </w:ins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ins w:id="1019" w:author="PR Preview" w:date="2024-01-01T00:00:00Z">
        <w:r>
          <w:t xml:space="preserve"> </w:t>
        </w:r>
      </w:ins>
      <w:ins w:id="1019" w:author="PR Preview" w:date="2024-01-01T00:00:00Z">
        <w:r>
          <w:t xml:space="preserve">can also depict an observational study in which the only parent of</w:t>
        </w:r>
      </w:ins>
      <w:ins w:id="1019" w:author="PR Preview" w:date="2024-01-01T00:00:00Z">
        <w:r>
          <w:t xml:space="preserve"> </w:t>
        </w:r>
      </w:ins>
      <m:oMath>
        <m:r>
          <m:t>A</m:t>
        </m:r>
      </m:oMath>
      <w:ins w:id="1019" w:author="PR Preview" w:date="2024-01-01T00:00:00Z">
        <w:r>
          <w:t xml:space="preserve"> </w:t>
        </w:r>
      </w:ins>
      <w:ins w:id="1019" w:author="PR Preview" w:date="2024-01-01T00:00:00Z">
        <w:r>
          <w:t xml:space="preserve">is</w:t>
        </w:r>
      </w:ins>
      <w:ins w:id="1019" w:author="PR Preview" w:date="2024-01-01T00:00:00Z">
        <w:r>
          <w:t xml:space="preserve"> </w:t>
        </w:r>
      </w:ins>
      <m:oMath>
        <m:r>
          <m:t>L</m:t>
        </m:r>
      </m:oMath>
      <w:ins w:id="1019" w:author="PR Preview" w:date="2024-01-01T00:00:00Z">
        <w:r>
          <w:t xml:space="preserve">, with no other causes of</w:t>
        </w:r>
      </w:ins>
      <w:ins w:id="1019" w:author="PR Preview" w:date="2024-01-01T00:00:00Z">
        <w:r>
          <w:t xml:space="preserve"> </w:t>
        </w:r>
      </w:ins>
      <m:oMath>
        <m:r>
          <m:t>Y</m:t>
        </m:r>
      </m:oMath>
      <w:ins w:id="1019" w:author="PR Preview" w:date="2024-01-01T00:00:00Z">
        <w:r>
          <w:t xml:space="preserve"> </w:t>
        </w:r>
      </w:ins>
      <w:ins w:id="1019" w:author="PR Preview" w:date="2024-01-01T00:00:00Z">
        <w:r>
          <w:t xml:space="preserve">affecting</w:t>
        </w:r>
      </w:ins>
      <w:ins w:id="1019" w:author="PR Preview" w:date="2024-01-01T00:00:00Z">
        <w:r>
          <w:t xml:space="preserve"> </w:t>
        </w:r>
      </w:ins>
      <m:oMath>
        <m:r>
          <m:t>A</m:t>
        </m:r>
      </m:oMath>
      <w:ins w:id="1019" w:author="PR Preview" w:date="2024-01-01T00:00:00Z">
        <w:r>
          <w:t xml:space="preserve">.</w:t>
        </w:r>
      </w:ins>
    </w:p>
    <w:p>
      <w:pPr>
        <w:pStyle w:val="FirstParagraph"/>
      </w:pPr>
      <w:ins w:id="1020" w:author="PR Preview" w:date="2024-01-01T00:00:00Z">
        <w:r>
          <w:t xml:space="preserve">Chapter 7 shows that being willing to draw</w:t>
        </w:r>
      </w:ins>
      <w:ins w:id="1020" w:author="PR Preview" w:date="2024-01-01T00:00:00Z">
        <w:r>
          <w:t xml:space="preserve"> </w:t>
        </w:r>
      </w:ins>
      <w:hyperlink w:anchor="fig-dag-6-1">
        <w:r>
          <w:rPr>
            <w:rStyle w:val="Hyperlink"/>
          </w:rPr>
          <w:t xml:space="preserve">Figure 1</w:t>
        </w:r>
      </w:hyperlink>
      <w:ins w:id="1020" w:author="PR Preview" w:date="2024-01-01T00:00:00Z">
        <w:r>
          <w:t xml:space="preserve"> </w:t>
        </w:r>
      </w:ins>
      <w:ins w:id="1020" w:author="PR Preview" w:date="2024-01-01T00:00:00Z">
        <w:r>
          <w:t xml:space="preserve">for an observational study</w:t>
        </w:r>
      </w:ins>
      <w:ins w:id="1020" w:author="PR Preview" w:date="2024-01-01T00:00:00Z">
        <w:r>
          <w:t xml:space="preserve"> </w:t>
        </w:r>
      </w:ins>
      <w:ins w:id="1020" w:author="PR Preview" w:date="2024-01-01T00:00:00Z">
        <w:r>
          <w:t xml:space="preserve">is the graphical translation of conditional exchangeability</w:t>
        </w:r>
      </w:ins>
      <w:ins w:id="1020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ins w:id="1020" w:author="PR Preview" w:date="2024-01-01T00:00:00Z">
        <w:r>
          <w:t xml:space="preserve"> </w:t>
        </w:r>
      </w:ins>
      <w:ins w:id="1020" w:author="PR Preview" w:date="2024-01-01T00:00:00Z">
        <w:r>
          <w:t xml:space="preserve">for all</w:t>
        </w:r>
      </w:ins>
      <w:ins w:id="1020" w:author="PR Preview" w:date="2024-01-01T00:00:00Z">
        <w:r>
          <w:t xml:space="preserve"> </w:t>
        </w:r>
      </w:ins>
      <m:oMath>
        <m:r>
          <m:t>a</m:t>
        </m:r>
      </m:oMath>
      <w:ins w:id="1020" w:author="PR Preview" w:date="2024-01-01T00:00:00Z">
        <w:r>
          <w:t xml:space="preserve"> </w:t>
        </w:r>
      </w:ins>
      <w:ins w:id="1020" w:author="PR Preview" w:date="2024-01-01T00:00:00Z">
        <w:r>
          <w:t xml:space="preserve">(Hernán and Robins 2020, 77)</w:t>
        </w:r>
      </w:ins>
      <w:ins w:id="1020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ins w:id="2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ins w:id="23" w:author="PR Preview" w:date="2024-01-01T00:00:00Z">
        <w:r>
          <w:t xml:space="preserve">1.3 Graphs and Counterfactuals</w:t>
        </w:r>
      </w:ins>
    </w:p>
    <w:p>
      <w:pPr>
        <w:pStyle w:val="FirstParagraph"/>
      </w:pPr>
      <w:ins w:id="24" w:author="PR Preview" w:date="2024-01-01T00:00:00Z">
        <w:r>
          <w:t xml:space="preserve">Each causal DAG has an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rPr>
            <w:b/>
            <w:bCs/>
          </w:rPr>
          <w:t xml:space="preserve">underlying counterfactual model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(Technical Points 6.2 and 6.3).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That model justifies the intuitive graphical rules in this chapter,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but conventional diagrams do not show the counterfactual variables.</w:t>
        </w:r>
      </w:ins>
    </w:p>
    <w:p>
      <w:pPr>
        <w:pStyle w:val="BodyText"/>
      </w:pPr>
      <w:ins w:id="25" w:author="PR Preview" w:date="2024-01-01T00:00:00Z">
        <w:r>
          <w:rPr>
            <w:b/>
            <w:bCs/>
          </w:rPr>
          <w:t xml:space="preserve">Single World Intervention Graphs (SWIGs)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(Richardson and Robins 2013) put counterfactuals on the graph;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they are introduced in Chapter 7.</w:t>
        </w:r>
      </w:ins>
    </w:p>
    <w:p>
      <w:pPr>
        <w:pStyle w:val="BodyText"/>
      </w:pPr>
      <w:ins w:id="26" w:author="PR Preview" w:date="2024-01-01T00:00:00Z">
        <w:r>
          <w:t xml:space="preserve">Causal diagrams encode both causation (our subject-matter knowledge)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and the associations that the causal structure implies.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That simultaneous representation is what makes them attractive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(Hernán and Robins 2020, 77)</w:t>
        </w:r>
      </w:ins>
      <w:ins w:id="26" w:author="PR Preview" w:date="2024-01-01T00:00:00Z">
        <w:r>
          <w:t xml:space="preserve">.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The book’s treatment is informal, aiming at conceptual insight rather than rigor.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ins w:id="2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ins w:id="29" w:author="PR Preview" w:date="2024-01-01T00:00:00Z">
        <w:r>
          <w:t xml:space="preserve">Robins (1986) introduced this model as a finest causally interpreted structural tree graph (FCISTG)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“as detailed as the data”</w:t>
        </w:r>
      </w:ins>
      <w:ins w:id="29" w:author="PR Preview" w:date="2024-01-01T00:00:00Z">
        <w:r>
          <w:t xml:space="preserve">;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Pearl (2009) showed how to represent it with a DAG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(Hernán and Robins 2020, Technical Point 6.2, p. 77)</w:t>
        </w:r>
      </w:ins>
      <w:ins w:id="29" w:author="PR Preview" w:date="2024-01-01T00:00:00Z">
        <w:r>
          <w:t xml:space="preserve">.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For exposition the book assumes every variable can be intervened on,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although its statistical methods do not require this.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ins w:id="30" w:author="PR Preview" w:date="2024-01-01T00:00:00Z">
        <w:r>
          <w:t xml:space="preserve">2 6.2 Causal Diagrams and Marginal Independence (pp. 77-79)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32" w:author="PR Preview" w:date="2024-01-01T00:00:00Z">
        <w:r>
          <w:t xml:space="preserve">Three examples, all with no conditioning: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ins w:id="34" w:author="PR Preview" w:date="2024-01-01T00:00:00Z">
        <w:r>
          <w:t xml:space="preserve">2.1 Paths and the Flow of Association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ins w:id="35" w:author="PR Preview" w:date="2024-01-01T00:00:00Z">
        <w:r>
          <w:t xml:space="preserve">Picture paths as pipes through which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rPr>
            <w:b/>
            <w:bCs/>
          </w:rPr>
          <w:t xml:space="preserve">association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flows.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Association is symmetric, so it flows regardless of the direction of the arrows.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ins w:id="37" w:author="PR Preview" w:date="2024-01-01T00:00:00Z">
        <w:r>
          <w:t xml:space="preserve">2.2 The Three Examples</w:t>
        </w:r>
      </w:ins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ins w:id="38" w:author="PR Preview" w:date="2024-01-01T00:00:00Z">
        <w:r>
          <w:t xml:space="preserve">: causation implies association; in an ideal randomized experiment</w:t>
        </w:r>
      </w:ins>
      <w:ins w:id="38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if and only if</w:t>
        </w:r>
      </w:ins>
      <w:ins w:id="38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38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ins w:id="39" w:author="PR Preview" w:date="2024-01-01T00:00:00Z">
        <w:r>
          <w:t xml:space="preserve">: learning that Hera carries a lighter makes it likelier she smokes, hence likelier she gets lung cancer;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association flows through the common cause</w:t>
        </w:r>
      </w:ins>
      <w:ins w:id="39" w:author="PR Preview" w:date="2024-01-01T00:00:00Z">
        <w:r>
          <w:t xml:space="preserve"> </w:t>
        </w:r>
      </w:ins>
      <m:oMath>
        <m:r>
          <m:t>L</m:t>
        </m:r>
      </m:oMath>
      <w:ins w:id="39" w:author="PR Preview" w:date="2024-01-01T00:00:00Z">
        <w:r>
          <w:t xml:space="preserve">, though</w:t>
        </w:r>
      </w:ins>
      <w:ins w:id="39" w:author="PR Preview" w:date="2024-01-01T00:00:00Z">
        <w:r>
          <w:t xml:space="preserve"> </w:t>
        </w:r>
      </w:ins>
      <m:oMath>
        <m:r>
          <m:t>A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has no effect on</w:t>
        </w:r>
      </w:ins>
      <w:ins w:id="39" w:author="PR Preview" w:date="2024-01-01T00:00:00Z">
        <w:r>
          <w:t xml:space="preserve"> </w:t>
        </w:r>
      </w:ins>
      <m:oMath>
        <m:r>
          <m:t>Y</m:t>
        </m:r>
      </m:oMath>
      <w:ins w:id="39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ins w:id="40" w:author="PR Preview" w:date="2024-01-01T00:00:00Z">
        <w:r>
          <w:t xml:space="preserve">: learning that Apollo lacks the haplotype says nothing about his smoking;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a collider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rPr>
            <w:b/>
            <w:bCs/>
          </w:rPr>
          <w:t xml:space="preserve">blocks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the flow of association, so</w:t>
        </w:r>
      </w:ins>
      <w:ins w:id="40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ins w:id="40" w:author="PR Preview" w:date="2024-01-01T00:00:00Z">
        <w:r>
          <w:t xml:space="preserve">.</w:t>
        </w:r>
      </w:ins>
    </w:p>
    <w:p>
      <w:pPr>
        <w:pStyle w:val="FirstParagraph"/>
      </w:pPr>
      <w:ins w:id="41" w:author="PR Preview" w:date="2024-01-01T00:00:00Z">
        <w:r>
          <w:rPr>
            <w:b/>
            <w:bCs/>
          </w:rPr>
          <w:t xml:space="preserve">Summary</w:t>
        </w:r>
      </w:ins>
      <w:ins w:id="41" w:author="PR Preview" w:date="2024-01-01T00:00:00Z">
        <w:r>
          <w:t xml:space="preserve">: two variables are marginally associated if one causes the other or if they share a common cause;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otherwise they are marginally independent.</w:t>
        </w:r>
      </w:ins>
    </w:p>
    <w:p>
      <w:pPr>
        <w:pStyle w:val="BodyText"/>
      </w:pPr>
      <w:ins w:id="42" w:author="PR Preview" w:date="2024-01-01T00:00:00Z">
        <w:r>
          <w:t xml:space="preserve">In</w:t>
        </w:r>
      </w:ins>
      <w:ins w:id="42" w:author="PR Preview" w:date="2024-01-01T00:00:00Z">
        <w:r>
          <w:t xml:space="preserve"> </w:t>
        </w:r>
      </w:ins>
      <w:hyperlink w:anchor="fig-dag-6-3">
        <w:r>
          <w:rPr>
            <w:rStyle w:val="Hyperlink"/>
          </w:rPr>
          <w:t xml:space="preserve">Figure 3</w:t>
        </w:r>
      </w:hyperlink>
      <w:ins w:id="42" w:author="PR Preview" w:date="2024-01-01T00:00:00Z">
        <w:r>
          <w:t xml:space="preserve">, an investigator who concludes from the association that carrying a lighter causes lung cancer makes a mistake: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information about</w:t>
        </w:r>
      </w:ins>
      <w:ins w:id="42" w:author="PR Preview" w:date="2024-01-01T00:00:00Z">
        <w:r>
          <w:t xml:space="preserve"> </w:t>
        </w:r>
      </w:ins>
      <m:oMath>
        <m:r>
          <m:t>A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improves prediction of</w:t>
        </w:r>
      </w:ins>
      <w:ins w:id="42" w:author="PR Preview" w:date="2024-01-01T00:00:00Z">
        <w:r>
          <w:t xml:space="preserve"> </w:t>
        </w:r>
      </w:ins>
      <m:oMath>
        <m:r>
          <m:t>Y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without</w:t>
        </w:r>
      </w:ins>
      <w:ins w:id="42" w:author="PR Preview" w:date="2024-01-01T00:00:00Z">
        <w:r>
          <w:t xml:space="preserve"> </w:t>
        </w:r>
      </w:ins>
      <m:oMath>
        <m:r>
          <m:t>A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affecting</w:t>
        </w:r>
      </w:ins>
      <w:ins w:id="42" w:author="PR Preview" w:date="2024-01-01T00:00:00Z">
        <w:r>
          <w:t xml:space="preserve"> </w:t>
        </w:r>
      </w:ins>
      <m:oMath>
        <m:r>
          <m:t>Y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(Hernán and Robins 2020, 79)</w:t>
        </w:r>
      </w:ins>
      <w:ins w:id="42" w:author="PR Preview" w:date="2024-01-01T00:00:00Z">
        <w:r>
          <w:t xml:space="preserve">.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In</w:t>
        </w:r>
      </w:ins>
      <w:ins w:id="42" w:author="PR Preview" w:date="2024-01-01T00:00:00Z">
        <w:r>
          <w:t xml:space="preserve"> </w:t>
        </w:r>
      </w:ins>
      <w:hyperlink w:anchor="fig-dag-6-4">
        <w:r>
          <w:rPr>
            <w:rStyle w:val="Hyperlink"/>
          </w:rPr>
          <w:t xml:space="preserve">Figure 4</w:t>
        </w:r>
      </w:hyperlink>
      <w:ins w:id="42" w:author="PR Preview" w:date="2024-01-01T00:00:00Z">
        <w:r>
          <w:t xml:space="preserve">, that both</w:t>
        </w:r>
      </w:ins>
      <w:ins w:id="42" w:author="PR Preview" w:date="2024-01-01T00:00:00Z">
        <w:r>
          <w:t xml:space="preserve"> </w:t>
        </w:r>
      </w:ins>
      <m:oMath>
        <m:r>
          <m:t>A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and</w:t>
        </w:r>
      </w:ins>
      <w:ins w:id="42" w:author="PR Preview" w:date="2024-01-01T00:00:00Z">
        <w:r>
          <w:t xml:space="preserve"> </w:t>
        </w:r>
      </w:ins>
      <m:oMath>
        <m:r>
          <m:t>Y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cause heart disease</w:t>
        </w:r>
      </w:ins>
      <w:ins w:id="42" w:author="PR Preview" w:date="2024-01-01T00:00:00Z">
        <w:r>
          <w:t xml:space="preserve"> </w:t>
        </w:r>
      </w:ins>
      <m:oMath>
        <m:r>
          <m:t>L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is irrelevant to the marginal association between</w:t>
        </w:r>
      </w:ins>
      <w:ins w:id="42" w:author="PR Preview" w:date="2024-01-01T00:00:00Z">
        <w:r>
          <w:t xml:space="preserve"> </w:t>
        </w:r>
      </w:ins>
      <m:oMath>
        <m:r>
          <m:t>A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and</w:t>
        </w:r>
      </w:ins>
      <w:ins w:id="42" w:author="PR Preview" w:date="2024-01-01T00:00:00Z">
        <w:r>
          <w:t xml:space="preserve"> </w:t>
        </w:r>
      </w:ins>
      <m:oMath>
        <m:r>
          <m:t>Y</m:t>
        </m:r>
      </m:oMath>
      <w:ins w:id="42" w:author="PR Preview" w:date="2024-01-01T00:00:00Z">
        <w:r>
          <w:t xml:space="preserve">.</w:t>
        </w:r>
      </w:ins>
    </w:p>
    <w:bookmarkEnd w:id="42"/>
    <w:bookmarkEnd w:id="43"/>
    <w:bookmarkStart w:id="55" w:name="Xcfd4e319bc7f1c94f025eca83a3f54ca0b5556f"/>
    <w:p>
      <w:pPr>
        <w:pStyle w:val="Heading2"/>
      </w:pPr>
      <w:ins w:id="43" w:author="PR Preview" w:date="2024-01-01T00:00:00Z">
        <w:r>
          <w:t xml:space="preserve">3 6.3 Causal Diagrams and Conditional Independence (pp. 80-81)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45" w:author="PR Preview" w:date="2024-01-01T00:00:00Z">
        <w:r>
          <w:t xml:space="preserve">A square box around a node means we condition on it (e.g., restrict to one of its levels).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ins w:id="46" w:author="PR Preview" w:date="2024-01-01T00:00:00Z">
        <w:r>
          <w:rPr>
            <w:b/>
            <w:bCs/>
          </w:rPr>
          <w:t xml:space="preserve">Mediator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(Hernán and Robins 2020, 80)</w:t>
        </w:r>
      </w:ins>
      <w:ins w:id="46" w:author="PR Preview" w:date="2024-01-01T00:00:00Z">
        <w:r>
          <w:t xml:space="preserve">: among those with low platelet aggregation (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46" w:author="PR Preview" w:date="2024-01-01T00:00:00Z">
        <w:r>
          <w:t xml:space="preserve">),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knowing whether someone took aspirin adds no information about heart disease,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because aspirin acts only through</w:t>
        </w:r>
      </w:ins>
      <w:ins w:id="46" w:author="PR Preview" w:date="2024-01-01T00:00:00Z">
        <w:r>
          <w:t xml:space="preserve"> </w:t>
        </w:r>
      </w:ins>
      <m:oMath>
        <m:r>
          <m:t>B</m:t>
        </m:r>
      </m:oMath>
      <w:ins w:id="46" w:author="PR Preview" w:date="2024-01-01T00:00:00Z">
        <w:r>
          <w:t xml:space="preserve">:</w:t>
        </w:r>
      </w:ins>
      <w:ins w:id="4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for all</w:t>
        </w:r>
      </w:ins>
      <w:ins w:id="46" w:author="PR Preview" w:date="2024-01-01T00:00:00Z">
        <w:r>
          <w:t xml:space="preserve"> </w:t>
        </w:r>
      </w:ins>
      <m:oMath>
        <m:r>
          <m:t>b</m:t>
        </m:r>
      </m:oMath>
      <w:ins w:id="46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47" w:author="PR Preview" w:date="2024-01-01T00:00:00Z">
        <w:r>
          <w:rPr>
            <w:b/>
            <w:bCs/>
          </w:rPr>
          <w:t xml:space="preserve">Common cause</w:t>
        </w:r>
      </w:ins>
      <w:ins w:id="47" w:author="PR Preview" w:date="2024-01-01T00:00:00Z">
        <w:r>
          <w:t xml:space="preserve">: among nonsmokers (</w:t>
        </w:r>
      </w:ins>
      <m:oMath>
        <m:r>
          <m:t>L</m:t>
        </m:r>
        <m:r>
          <m:rPr>
            <m:sty m:val="p"/>
          </m:rPr>
          <m:t>=</m:t>
        </m:r>
        <m:r>
          <m:t>0</m:t>
        </m:r>
      </m:oMath>
      <w:ins w:id="47" w:author="PR Preview" w:date="2024-01-01T00:00:00Z">
        <w:r>
          <w:t xml:space="preserve">), carrying a lighter no longer predicts lung cancer.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Blocking the flow of association through common causes is the graph-based justification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for stratification as a way to achieve exchangeability.</w:t>
        </w:r>
      </w:ins>
    </w:p>
    <w:p>
      <w:pPr>
        <w:pStyle w:val="Compact"/>
        <w:numPr>
          <w:ilvl w:val="0"/>
          <w:numId w:val="1008"/>
        </w:numPr>
      </w:pPr>
      <w:ins w:id="48" w:author="PR Preview" w:date="2024-01-01T00:00:00Z">
        <w:r>
          <w:t xml:space="preserve">Because complete diagrams (all possible arrows present) imply no conditional independences,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it is often said that the information about associations is in the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rPr>
            <w:b/>
            <w:bCs/>
          </w:rPr>
          <w:t xml:space="preserve">missing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arrows.</w:t>
        </w:r>
      </w:ins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ins w:id="50" w:author="PR Preview" w:date="2024-01-01T00:00:00Z">
        <w:r>
          <w:t xml:space="preserve">3.1 Conditioning on a Collider Opens the Path</w:t>
        </w:r>
      </w:ins>
    </w:p>
    <w:p>
      <w:pPr>
        <w:pStyle w:val="FirstParagraph"/>
      </w:pPr>
      <w:ins w:id="51" w:author="PR Preview" w:date="2024-01-01T00:00:00Z">
        <w:r>
          <w:t xml:space="preserve">In</w:t>
        </w:r>
      </w:ins>
      <w:ins w:id="51" w:author="PR Preview" w:date="2024-01-01T00:00:00Z">
        <w:r>
          <w:t xml:space="preserve"> </w:t>
        </w:r>
      </w:ins>
      <w:hyperlink w:anchor="fig-dag-6-4">
        <w:r>
          <w:rPr>
            <w:rStyle w:val="Hyperlink"/>
          </w:rPr>
          <w:t xml:space="preserve">Figure 4</w:t>
        </w:r>
      </w:hyperlink>
      <w:ins w:id="51" w:author="PR Preview" w:date="2024-01-01T00:00:00Z">
        <w:r>
          <w:t xml:space="preserve">, restrict to people with heart disease (</w:t>
        </w:r>
      </w:ins>
      <m:oMath>
        <m:r>
          <m:t>L</m:t>
        </m:r>
        <m:r>
          <m:rPr>
            <m:sty m:val="p"/>
          </m:rPr>
          <m:t>=</m:t>
        </m:r>
        <m:r>
          <m:t>1</m:t>
        </m:r>
      </m:oMath>
      <w:ins w:id="51" w:author="PR Preview" w:date="2024-01-01T00:00:00Z">
        <w:r>
          <w:t xml:space="preserve">, book Figure 6.7).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Among them, someone without the haplotype is more likely to have the other cause, smoking:</w:t>
        </w:r>
      </w:ins>
      <w:ins w:id="51" w:author="PR Preview" w:date="2024-01-01T00:00:00Z">
        <w:r>
          <w:t xml:space="preserve"> </w:t>
        </w:r>
      </w:ins>
      <m:oMath>
        <m:r>
          <m:t>A</m:t>
        </m:r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and</w:t>
        </w:r>
      </w:ins>
      <w:ins w:id="51" w:author="PR Preview" w:date="2024-01-01T00:00:00Z">
        <w:r>
          <w:t xml:space="preserve"> </w:t>
        </w:r>
      </w:ins>
      <m:oMath>
        <m:r>
          <m:t>Y</m:t>
        </m:r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are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rPr>
            <w:b/>
            <w:bCs/>
          </w:rPr>
          <w:t xml:space="preserve">inversely associated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given</w:t>
        </w:r>
      </w:ins>
      <w:ins w:id="51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1</m:t>
        </m:r>
      </m:oMath>
      <w:ins w:id="51" w:author="PR Preview" w:date="2024-01-01T00:00:00Z">
        <w:r>
          <w:t xml:space="preserve">.</w:t>
        </w:r>
      </w:ins>
    </w:p>
    <w:p>
      <w:pPr>
        <w:pStyle w:val="BodyText"/>
      </w:pPr>
      <w:ins w:id="52" w:author="PR Preview" w:date="2024-01-01T00:00:00Z">
        <w:r>
          <w:t xml:space="preserve">In the extreme, if</w:t>
        </w:r>
      </w:ins>
      <w:ins w:id="52" w:author="PR Preview" w:date="2024-01-01T00:00:00Z">
        <w:r>
          <w:t xml:space="preserve"> </w:t>
        </w:r>
      </w:ins>
      <m:oMath>
        <m:r>
          <m:t>A</m:t>
        </m:r>
      </m:oMath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and</w:t>
        </w:r>
      </w:ins>
      <w:ins w:id="52" w:author="PR Preview" w:date="2024-01-01T00:00:00Z">
        <w:r>
          <w:t xml:space="preserve"> </w:t>
        </w:r>
      </w:ins>
      <m:oMath>
        <m:r>
          <m:t>Y</m:t>
        </m:r>
      </m:oMath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were the only causes of</w:t>
        </w:r>
      </w:ins>
      <w:ins w:id="52" w:author="PR Preview" w:date="2024-01-01T00:00:00Z">
        <w:r>
          <w:t xml:space="preserve"> </w:t>
        </w:r>
      </w:ins>
      <m:oMath>
        <m:r>
          <m:t>L</m:t>
        </m:r>
      </m:oMath>
      <w:ins w:id="52" w:author="PR Preview" w:date="2024-01-01T00:00:00Z">
        <w:r>
          <w:t xml:space="preserve">,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then among those with</w:t>
        </w:r>
      </w:ins>
      <w:ins w:id="52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1</m:t>
        </m:r>
      </m:oMath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the absence of one would perfectly predict the presence of the other.</w:t>
        </w:r>
      </w:ins>
    </w:p>
    <w:p>
      <w:pPr>
        <w:pStyle w:val="BodyText"/>
      </w:pPr>
      <w:ins w:id="53" w:author="PR Preview" w:date="2024-01-01T00:00:00Z">
        <w:r>
          <w:t xml:space="preserve">Intuition from the book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(Hernán and Robins 2020, 81)</w:t>
        </w:r>
      </w:ins>
      <w:ins w:id="53" w:author="PR Preview" w:date="2024-01-01T00:00:00Z">
        <w:r>
          <w:t xml:space="preserve">: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whether two causes are associated cannot depend on a future event (their common effect),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but two causes of an effect generally become associated once we stratify on that effect.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Chapter 8 develops associations due to conditioning on common effects.</w:t>
        </w:r>
      </w:ins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ins w:id="55" w:author="PR Preview" w:date="2024-01-01T00:00:00Z">
        <w:r>
          <w:t xml:space="preserve">3.2 Conditioning on a Descendant of a Collider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ins w:id="56" w:author="PR Preview" w:date="2024-01-01T00:00:00Z">
        <w:r>
          <w:t xml:space="preserve">Conditioning on</w:t>
        </w:r>
      </w:ins>
      <w:ins w:id="56" w:author="PR Preview" w:date="2024-01-01T00:00:00Z">
        <w:r>
          <w:t xml:space="preserve"> </w:t>
        </w:r>
      </w:ins>
      <m:oMath>
        <m:r>
          <m:t>C</m:t>
        </m:r>
      </m:oMath>
      <w:ins w:id="56" w:author="PR Preview" w:date="2024-01-01T00:00:00Z">
        <w:r>
          <w:t xml:space="preserve">, a variable affected by the collider</w:t>
        </w:r>
      </w:ins>
      <w:ins w:id="56" w:author="PR Preview" w:date="2024-01-01T00:00:00Z">
        <w:r>
          <w:t xml:space="preserve"> </w:t>
        </w:r>
      </w:ins>
      <m:oMath>
        <m:r>
          <m:t>L</m:t>
        </m:r>
      </m:oMath>
      <w:ins w:id="56" w:author="PR Preview" w:date="2024-01-01T00:00:00Z">
        <w:r>
          <w:t xml:space="preserve">, also opens</w:t>
        </w:r>
      </w:ins>
      <w:ins w:id="56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ins w:id="56" w:author="PR Preview" w:date="2024-01-01T00:00:00Z">
        <w:r>
          <w:t xml:space="preserve">.</w:t>
        </w:r>
      </w:ins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The path stays blocked only if we condition on neither</w:t>
        </w:r>
      </w:ins>
      <w:ins w:id="56" w:author="PR Preview" w:date="2024-01-01T00:00:00Z">
        <w:r>
          <w:t xml:space="preserve"> </w:t>
        </w:r>
      </w:ins>
      <m:oMath>
        <m:r>
          <m:t>L</m:t>
        </m:r>
      </m:oMath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nor</w:t>
        </w:r>
      </w:ins>
      <w:ins w:id="56" w:author="PR Preview" w:date="2024-01-01T00:00:00Z">
        <w:r>
          <w:t xml:space="preserve"> </w:t>
        </w:r>
      </w:ins>
      <m:oMath>
        <m:r>
          <m:t>C</m:t>
        </m:r>
      </m:oMath>
      <w:ins w:id="56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ins w:id="58" w:author="PR Preview" w:date="2024-01-01T00:00:00Z">
        <w:r>
          <w:t xml:space="preserve">3.3 Three Structural Sources of Association</w:t>
        </w:r>
      </w:ins>
    </w:p>
    <w:p>
      <w:pPr>
        <w:pStyle w:val="FirstParagraph"/>
      </w:pPr>
      <w:ins w:id="59" w:author="PR Preview" w:date="2024-01-01T00:00:00Z">
        <w:r>
          <w:t xml:space="preserve">Two variables can be associated because</w:t>
        </w:r>
      </w:ins>
    </w:p>
    <w:p>
      <w:pPr>
        <w:pStyle w:val="Compact"/>
        <w:numPr>
          <w:ilvl w:val="0"/>
          <w:numId w:val="1009"/>
        </w:numPr>
      </w:pPr>
      <w:ins w:id="60" w:author="PR Preview" w:date="2024-01-01T00:00:00Z">
        <w:r>
          <w:t xml:space="preserve">one causes the other;</w:t>
        </w:r>
      </w:ins>
    </w:p>
    <w:p>
      <w:pPr>
        <w:pStyle w:val="Compact"/>
        <w:numPr>
          <w:ilvl w:val="0"/>
          <w:numId w:val="1009"/>
        </w:numPr>
      </w:pPr>
      <w:ins w:id="61" w:author="PR Preview" w:date="2024-01-01T00:00:00Z">
        <w:r>
          <w:t xml:space="preserve">they share a common cause;</w:t>
        </w:r>
      </w:ins>
    </w:p>
    <w:p>
      <w:pPr>
        <w:pStyle w:val="Compact"/>
        <w:numPr>
          <w:ilvl w:val="0"/>
          <w:numId w:val="1009"/>
        </w:numPr>
      </w:pPr>
      <w:ins w:id="62" w:author="PR Preview" w:date="2024-01-01T00:00:00Z">
        <w:r>
          <w:t xml:space="preserve">they share a common effect and the analysis is restricted to a level of that effect (or of its descendants).</w:t>
        </w:r>
      </w:ins>
    </w:p>
    <w:p>
      <w:pPr>
        <w:pStyle w:val="FirstParagraph"/>
      </w:pPr>
      <w:ins w:id="63" w:author="PR Preview" w:date="2024-01-01T00:00:00Z">
        <w:r>
          <w:t xml:space="preserve">A fourth, nonstructural source is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rPr>
            <w:b/>
            <w:bCs/>
          </w:rPr>
          <w:t xml:space="preserve">chance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(random variability), which shrinks as the study population grows.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Until Chapter 10 the book assumes a very large population, so all associations discussed are structural.</w:t>
        </w:r>
      </w:ins>
    </w:p>
    <w:p>
      <w:pPr>
        <w:pStyle w:val="BodyText"/>
      </w:pPr>
      <w:ins w:id="64" w:author="PR Preview" w:date="2024-01-01T00:00:00Z">
        <w:r>
          <w:t xml:space="preserve">The heuristic arguments of this section are formalized by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rPr>
            <w:b/>
            <w:bCs/>
          </w:rPr>
          <w:t xml:space="preserve">d-separation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(Pearl 1995);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Fine Point 6.1 lists the rules and Fine Point 6.2 introduces faithfulness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(Hernán and Robins 2020, 81)</w:t>
        </w:r>
      </w:ins>
      <w:ins w:id="64" w:author="PR Preview" w:date="2024-01-01T00:00:00Z">
        <w:r>
          <w:t xml:space="preserve">.</w:t>
        </w:r>
      </w:ins>
    </w:p>
    <w:bookmarkEnd w:id="54"/>
    <w:bookmarkEnd w:id="55"/>
    <w:bookmarkStart w:id="73" w:name="Xdc7e995301dfc8e8191631681fae87b4f9a3b73"/>
    <w:p>
      <w:pPr>
        <w:pStyle w:val="Heading2"/>
      </w:pPr>
      <w:ins w:id="65" w:author="PR Preview" w:date="2024-01-01T00:00:00Z">
        <w:r>
          <w:t xml:space="preserve">4 6.4 Positivity and Consistency in Causal Diagrams (pp. 81-85)</w:t>
        </w:r>
      </w:ins>
    </w:p>
    <w:p>
      <w:ins w:id="66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ins w:id="1068" w:author="PR Preview" w:date="2024-01-01T00:00:00Z">
        <w:r>
          <w:t xml:space="preserve">4.1 From D-Separation to Independence</w:t>
        </w:r>
      </w:ins>
    </w:p>
    <w:p>
      <w:pPr>
        <w:pStyle w:val="Compact"/>
        <w:numPr>
          <w:ilvl w:val="0"/>
          <w:numId w:val="1012"/>
        </w:numPr>
      </w:pPr>
      <w:ins w:id="1069" w:author="PR Preview" w:date="2024-01-01T00:00:00Z">
        <w:r>
          <w:rPr>
            <w:b/>
            <w:bCs/>
          </w:rPr>
          <w:t xml:space="preserve">Pearl (1988)</w:t>
        </w:r>
      </w:ins>
      <w:ins w:id="1069" w:author="PR Preview" w:date="2024-01-01T00:00:00Z">
        <w:r>
          <w:t xml:space="preserve">: under the causal Markov assumption, if</w:t>
        </w:r>
      </w:ins>
      <w:ins w:id="1069" w:author="PR Preview" w:date="2024-01-01T00:00:00Z">
        <w:r>
          <w:t xml:space="preserve"> </w:t>
        </w:r>
      </w:ins>
      <m:oMath>
        <m:r>
          <m:rPr>
            <m:scr m:val="script"/>
            <m:sty m:val="p"/>
          </m:rPr>
          <m:t>A</m:t>
        </m:r>
      </m:oMath>
      <w:ins w:id="1069" w:author="PR Preview" w:date="2024-01-01T00:00:00Z">
        <w:r>
          <w:t xml:space="preserve"> </w:t>
        </w:r>
      </w:ins>
      <w:ins w:id="1069" w:author="PR Preview" w:date="2024-01-01T00:00:00Z">
        <w:r>
          <w:t xml:space="preserve">is d-separated from</w:t>
        </w:r>
      </w:ins>
      <w:ins w:id="1069" w:author="PR Preview" w:date="2024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1069" w:author="PR Preview" w:date="2024-01-01T00:00:00Z">
        <w:r>
          <w:t xml:space="preserve"> </w:t>
        </w:r>
      </w:ins>
      <w:ins w:id="1069" w:author="PR Preview" w:date="2024-01-01T00:00:00Z">
        <w:r>
          <w:t xml:space="preserve">given</w:t>
        </w:r>
      </w:ins>
      <w:ins w:id="1069" w:author="PR Preview" w:date="2024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1069" w:author="PR Preview" w:date="2024-01-01T00:00:00Z">
        <w:r>
          <w:t xml:space="preserve">,</w:t>
        </w:r>
      </w:ins>
      <w:ins w:id="1069" w:author="PR Preview" w:date="2024-01-01T00:00:00Z">
        <w:r>
          <w:t xml:space="preserve"> </w:t>
        </w:r>
      </w:ins>
      <w:ins w:id="1069" w:author="PR Preview" w:date="2024-01-01T00:00:00Z">
        <w:r>
          <w:t xml:space="preserve">then</w:t>
        </w:r>
      </w:ins>
      <w:ins w:id="1069" w:author="PR Preview" w:date="2024-01-01T00:00:00Z">
        <w:r>
          <w:t xml:space="preserve"> </w:t>
        </w:r>
      </w:ins>
      <m:oMath>
        <m:r>
          <m:rPr>
            <m:scr m:val="script"/>
            <m:sty m:val="p"/>
          </m:rPr>
          <m:t>A</m:t>
        </m:r>
      </m:oMath>
      <w:ins w:id="1069" w:author="PR Preview" w:date="2024-01-01T00:00:00Z">
        <w:r>
          <w:t xml:space="preserve"> </w:t>
        </w:r>
      </w:ins>
      <w:ins w:id="1069" w:author="PR Preview" w:date="2024-01-01T00:00:00Z">
        <w:r>
          <w:t xml:space="preserve">is statistically independent of</w:t>
        </w:r>
      </w:ins>
      <w:ins w:id="1069" w:author="PR Preview" w:date="2024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1069" w:author="PR Preview" w:date="2024-01-01T00:00:00Z">
        <w:r>
          <w:t xml:space="preserve"> </w:t>
        </w:r>
      </w:ins>
      <w:ins w:id="1069" w:author="PR Preview" w:date="2024-01-01T00:00:00Z">
        <w:r>
          <w:t xml:space="preserve">given</w:t>
        </w:r>
      </w:ins>
      <w:ins w:id="1069" w:author="PR Preview" w:date="2024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1069" w:author="PR Preview" w:date="2024-01-01T00:00:00Z">
        <w:r>
          <w:t xml:space="preserve"> </w:t>
        </w:r>
      </w:ins>
      <w:ins w:id="1069" w:author="PR Preview" w:date="2024-01-01T00:00:00Z">
        <w:r>
          <w:t xml:space="preserve">(disjoint sets of variables).</w:t>
        </w:r>
      </w:ins>
    </w:p>
    <w:p>
      <w:pPr>
        <w:pStyle w:val="Compact"/>
        <w:numPr>
          <w:ilvl w:val="0"/>
          <w:numId w:val="1012"/>
        </w:numPr>
      </w:pPr>
      <w:ins w:id="1070" w:author="PR Preview" w:date="2024-01-01T00:00:00Z">
        <w:r>
          <w:rPr>
            <w:b/>
            <w:bCs/>
          </w:rPr>
          <w:t xml:space="preserve">Faithfulness</w:t>
        </w:r>
      </w:ins>
      <w:ins w:id="1070" w:author="PR Preview" w:date="2024-01-01T00:00:00Z">
        <w:r>
          <w:t xml:space="preserve"> </w:t>
        </w:r>
      </w:ins>
      <w:ins w:id="1070" w:author="PR Preview" w:date="2024-01-01T00:00:00Z">
        <w:r>
          <w:t xml:space="preserve">is the separate assumption that the converse holds:</w:t>
        </w:r>
      </w:ins>
      <w:ins w:id="1070" w:author="PR Preview" w:date="2024-01-01T00:00:00Z">
        <w:r>
          <w:t xml:space="preserve"> </w:t>
        </w:r>
      </w:ins>
      <w:ins w:id="1070" w:author="PR Preview" w:date="2024-01-01T00:00:00Z">
        <w:r>
          <w:t xml:space="preserve">independence implies d-separation.</w:t>
        </w:r>
      </w:ins>
    </w:p>
    <w:p>
      <w:pPr>
        <w:pStyle w:val="FirstParagraph"/>
      </w:pPr>
      <w:ins w:id="1071" w:author="PR Preview" w:date="2024-01-01T00:00:00Z">
        <w:r>
          <w:t xml:space="preserve">“d-”</w:t>
        </w:r>
      </w:ins>
      <w:ins w:id="1071" w:author="PR Preview" w:date="2024-01-01T00:00:00Z">
        <w:r>
          <w:t xml:space="preserve"> </w:t>
        </w:r>
      </w:ins>
      <w:ins w:id="1071" w:author="PR Preview" w:date="2024-01-01T00:00:00Z">
        <w:r>
          <w:t xml:space="preserve">stands for directional.</w:t>
        </w:r>
      </w:ins>
      <w:ins w:id="1071" w:author="PR Preview" w:date="2024-01-01T00:00:00Z">
        <w:r>
          <w:t xml:space="preserve"> </w:t>
        </w:r>
      </w:ins>
      <w:ins w:id="1071" w:author="PR Preview" w:date="2024-01-01T00:00:00Z">
        <w:r>
          <w:t xml:space="preserve">An equivalent set of graphical rules,</w:t>
        </w:r>
      </w:ins>
      <w:ins w:id="1071" w:author="PR Preview" w:date="2024-01-01T00:00:00Z">
        <w:r>
          <w:t xml:space="preserve"> </w:t>
        </w:r>
      </w:ins>
      <w:ins w:id="1071" w:author="PR Preview" w:date="2024-01-01T00:00:00Z">
        <w:r>
          <w:rPr>
            <w:b/>
            <w:bCs/>
          </w:rPr>
          <w:t xml:space="preserve">moralization</w:t>
        </w:r>
      </w:ins>
      <w:ins w:id="1071" w:author="PR Preview" w:date="2024-01-01T00:00:00Z">
        <w:r>
          <w:t xml:space="preserve">, was developed by Lauritzen et al. (1990)</w:t>
        </w:r>
      </w:ins>
      <w:ins w:id="1071" w:author="PR Preview" w:date="2024-01-01T00:00:00Z">
        <w:r>
          <w:t xml:space="preserve"> </w:t>
        </w:r>
      </w:ins>
      <w:ins w:id="1071" w:author="PR Preview" w:date="2024-01-01T00:00:00Z">
        <w:r>
          <w:t xml:space="preserve">(Hernán and Robins 2020, Fine Point 6.1, p. 82)</w:t>
        </w:r>
      </w:ins>
      <w:ins w:id="1071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ins w:id="74" w:author="PR Preview" w:date="2024-01-01T00:00:00Z">
        <w:r>
          <w:t xml:space="preserve">Faithfulness can be violated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rPr>
            <w:b/>
            <w:bCs/>
          </w:rPr>
          <w:t xml:space="preserve">by design</w:t>
        </w:r>
      </w:ins>
      <w:ins w:id="74" w:author="PR Preview" w:date="2024-01-01T00:00:00Z">
        <w:r>
          <w:t xml:space="preserve">.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In a matched study (book Section 4.5, Figure 6.9), selection</w:t>
        </w:r>
      </w:ins>
      <w:ins w:id="74" w:author="PR Preview" w:date="2024-01-01T00:00:00Z">
        <w:r>
          <w:t xml:space="preserve"> </w:t>
        </w:r>
      </w:ins>
      <m:oMath>
        <m:r>
          <m:t>S</m:t>
        </m:r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depends on both</w:t>
        </w:r>
      </w:ins>
      <w:ins w:id="74" w:author="PR Preview" w:date="2024-01-01T00:00:00Z">
        <w:r>
          <w:t xml:space="preserve"> </w:t>
        </w:r>
      </w:ins>
      <m:oMath>
        <m:r>
          <m:t>A</m:t>
        </m:r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and</w:t>
        </w:r>
      </w:ins>
      <w:ins w:id="74" w:author="PR Preview" w:date="2024-01-01T00:00:00Z">
        <w:r>
          <w:t xml:space="preserve"> </w:t>
        </w:r>
      </w:ins>
      <m:oMath>
        <m:r>
          <m:t>L</m:t>
        </m:r>
      </m:oMath>
      <w:ins w:id="74" w:author="PR Preview" w:date="2024-01-01T00:00:00Z">
        <w:r>
          <w:t xml:space="preserve">,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and the analysis is restricted to</w:t>
        </w:r>
      </w:ins>
      <w:ins w:id="74" w:author="PR Preview" w:date="2024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</m:t>
        </m:r>
      </m:oMath>
      <w:ins w:id="74" w:author="PR Preview" w:date="2024-01-01T00:00:00Z">
        <w:r>
          <w:t xml:space="preserve">.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D-separation predicts</w:t>
        </w:r>
      </w:ins>
      <w:ins w:id="74" w:author="PR Preview" w:date="2024-01-01T00:00:00Z">
        <w:r>
          <w:t xml:space="preserve"> </w:t>
        </w:r>
      </w:ins>
      <m:oMath>
        <m:r>
          <m:t>L</m:t>
        </m:r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and</w:t>
        </w:r>
      </w:ins>
      <w:ins w:id="74" w:author="PR Preview" w:date="2024-01-01T00:00:00Z">
        <w:r>
          <w:t xml:space="preserve"> </w:t>
        </w:r>
      </w:ins>
      <m:oMath>
        <m:r>
          <m:t>A</m:t>
        </m:r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associated given</w:t>
        </w:r>
      </w:ins>
      <w:ins w:id="74" w:author="PR Preview" w:date="2024-01-01T00:00:00Z">
        <w:r>
          <w:t xml:space="preserve"> </w:t>
        </w:r>
      </w:ins>
      <m:oMath>
        <m:r>
          <m:t>S</m:t>
        </m:r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(open paths</w:t>
        </w:r>
      </w:ins>
      <w:ins w:id="74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→</m:t>
        </m:r>
        <m:r>
          <m:t>A</m:t>
        </m:r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and</w:t>
        </w:r>
      </w:ins>
      <w:ins w:id="74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ins w:id="74" w:author="PR Preview" w:date="2024-01-01T00:00:00Z">
        <w:r>
          <w:t xml:space="preserve">),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but matching makes them unassociated: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the association created through</w:t>
        </w:r>
      </w:ins>
      <w:ins w:id="74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exactly cancels the one through</w:t>
        </w:r>
      </w:ins>
      <w:ins w:id="74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→</m:t>
        </m:r>
        <m:r>
          <m:t>A</m:t>
        </m:r>
      </m:oMath>
      <w:ins w:id="74" w:author="PR Preview" w:date="2024-01-01T00:00:00Z">
        <w:r>
          <w:t xml:space="preserve">.</w:t>
        </w:r>
      </w:ins>
    </w:p>
    <w:p>
      <w:pPr>
        <w:pStyle w:val="BodyText"/>
      </w:pPr>
      <w:ins w:id="75" w:author="PR Preview" w:date="2024-01-01T00:00:00Z">
        <w:r>
          <w:t xml:space="preserve">Faithfulness may also fail when variables are linked by deterministic arrows: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two variables can then be independent even though some paths between them are open.</w:t>
        </w:r>
      </w:ins>
    </w:p>
    <w:bookmarkEnd w:id="62"/>
    <w:bookmarkStart w:id="63" w:name="graphs-do-calculus-and-notation"/>
    <w:p>
      <w:pPr>
        <w:pStyle w:val="Heading3"/>
      </w:pPr>
      <w:ins w:id="76" w:author="PR Preview" w:date="2024-01-01T00:00:00Z">
        <w:r>
          <w:t xml:space="preserve">4.2 Graphs, Do-Calculus, and Notation</w:t>
        </w:r>
      </w:ins>
    </w:p>
    <w:p>
      <w:pPr>
        <w:pStyle w:val="FirstParagraph"/>
      </w:pPr>
      <w:ins w:id="77" w:author="PR Preview" w:date="2024-01-01T00:00:00Z">
        <w:r>
          <w:t xml:space="preserve">Standardization and IP weighting (Chapter 2) can also be derived from causal graph theory,</w:t>
        </w:r>
      </w:ins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as part of what is sometimes called the</w:t>
        </w:r>
      </w:ins>
      <w:ins w:id="77" w:author="PR Preview" w:date="2024-01-01T00:00:00Z">
        <w:r>
          <w:t xml:space="preserve"> </w:t>
        </w:r>
      </w:ins>
      <w:ins w:id="77" w:author="PR Preview" w:date="2024-01-01T00:00:00Z">
        <w:r>
          <w:rPr>
            <w:b/>
            <w:bCs/>
          </w:rPr>
          <w:t xml:space="preserve">do-calculus</w:t>
        </w:r>
      </w:ins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(reviewed in Pearl 2009).</w:t>
        </w:r>
      </w:ins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So using counterfactuals in Chapters 1-5 privileged a notation, not an approach.</w:t>
        </w:r>
      </w:ins>
    </w:p>
    <w:p>
      <w:pPr>
        <w:pStyle w:val="BodyText"/>
      </w:pPr>
      <w:ins w:id="78" w:author="PR Preview" w:date="2024-01-01T00:00:00Z">
        <w:r>
          <w:t xml:space="preserve">Whatever the notation, causal inference via standardization or IP weighting requires</w:t>
        </w:r>
      </w:ins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exchangeability, positivity, and consistency.</w:t>
        </w:r>
      </w:ins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This section covers positivity and consistency;</w:t>
        </w:r>
      </w:ins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exchangeability is translated into graphs in Section 6.5 and Chapters 7-8.</w:t>
        </w:r>
      </w:ins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ins w:id="80" w:author="PR Preview" w:date="2024-01-01T00:00:00Z">
        <w:r>
          <w:t xml:space="preserve">4.3 Positivity and Consistency in the Graph</w:t>
        </w:r>
      </w:ins>
    </w:p>
    <w:p>
      <w:pPr>
        <w:pStyle w:val="Compact"/>
        <w:numPr>
          <w:ilvl w:val="0"/>
          <w:numId w:val="1013"/>
        </w:numPr>
      </w:pPr>
      <w:ins w:id="81" w:author="PR Preview" w:date="2024-01-01T00:00:00Z">
        <w:r>
          <w:rPr>
            <w:b/>
            <w:bCs/>
          </w:rPr>
          <w:t xml:space="preserve">Positivity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concerns arrows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rPr>
            <w:b/>
            <w:bCs/>
          </w:rPr>
          <w:t xml:space="preserve">into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treatment nodes.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Causal graphs generally cannot encode its violations, except special cases,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e.g.,</w:t>
        </w:r>
      </w:ins>
      <w:ins w:id="81" w:author="PR Preview" w:date="2024-01-01T00:00:00Z">
        <w:r>
          <w:t xml:space="preserve"> </w:t>
        </w:r>
      </w:ins>
      <m:oMath>
        <m:r>
          <m:t>A</m:t>
        </m:r>
      </m:oMath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a deterministic function of a pretreatment</w:t>
        </w:r>
      </w:ins>
      <w:ins w:id="81" w:author="PR Preview" w:date="2024-01-01T00:00:00Z">
        <w:r>
          <w:t xml:space="preserve"> </w:t>
        </w:r>
      </w:ins>
      <m:oMath>
        <m:r>
          <m:t>L</m:t>
        </m:r>
      </m:oMath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(drawn as a bold</w:t>
        </w:r>
      </w:ins>
      <w:ins w:id="81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→</m:t>
        </m:r>
        <m:r>
          <m:t>A</m:t>
        </m:r>
      </m:oMath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arrow).</w:t>
        </w:r>
      </w:ins>
    </w:p>
    <w:p>
      <w:pPr>
        <w:pStyle w:val="Compact"/>
        <w:numPr>
          <w:ilvl w:val="0"/>
          <w:numId w:val="1013"/>
        </w:numPr>
      </w:pPr>
      <w:ins w:id="82" w:author="PR Preview" w:date="2024-01-01T00:00:00Z">
        <w:r>
          <w:rPr>
            <w:b/>
            <w:bCs/>
          </w:rPr>
          <w:t xml:space="preserve">Consistency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(well-defined counterfactuals) concerns arrows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rPr>
            <w:b/>
            <w:bCs/>
          </w:rPr>
          <w:t xml:space="preserve">out of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treatment nodes:</w:t>
        </w:r>
      </w:ins>
      <w:ins w:id="82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→</m:t>
        </m:r>
        <m:r>
          <m:t>Y</m:t>
        </m:r>
      </m:oMath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must correspond to a possibly hypothetical but relatively unambiguous intervention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(or, if</w:t>
        </w:r>
      </w:ins>
      <w:ins w:id="82" w:author="PR Preview" w:date="2024-01-01T00:00:00Z">
        <w:r>
          <w:t xml:space="preserve"> </w:t>
        </w:r>
      </w:ins>
      <m:oMath>
        <m:r>
          <m:t>A</m:t>
        </m:r>
      </m:oMath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is a state, to well-defined interventions that affect</w:t>
        </w:r>
      </w:ins>
      <w:ins w:id="82" w:author="PR Preview" w:date="2024-01-01T00:00:00Z">
        <w:r>
          <w:t xml:space="preserve"> </w:t>
        </w:r>
      </w:ins>
      <m:oMath>
        <m:r>
          <m:t>Y</m:t>
        </m:r>
      </m:oMath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only through</w:t>
        </w:r>
      </w:ins>
      <w:ins w:id="82" w:author="PR Preview" w:date="2024-01-01T00:00:00Z">
        <w:r>
          <w:t xml:space="preserve"> </w:t>
        </w:r>
      </w:ins>
      <m:oMath>
        <m:r>
          <m:t>A</m:t>
        </m:r>
      </m:oMath>
      <w:ins w:id="82" w:author="PR Preview" w:date="2024-01-01T00:00:00Z">
        <w:r>
          <w:t xml:space="preserve">; Fine Point 6.4).</w:t>
        </w:r>
      </w:ins>
    </w:p>
    <w:p>
      <w:pPr>
        <w:pStyle w:val="FirstParagraph"/>
      </w:pPr>
      <w:ins w:id="83" w:author="PR Preview" w:date="2024-01-01T00:00:00Z">
        <w:r>
          <w:t xml:space="preserve">In the book’s diagrams, positivity is implicit unless stated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and consistency is embedded in the notation.</w:t>
        </w:r>
      </w:ins>
    </w:p>
    <w:p>
      <w:pPr>
        <w:pStyle w:val="BodyText"/>
      </w:pPr>
      <w:ins w:id="84" w:author="PR Preview" w:date="2024-01-01T00:00:00Z">
        <w:r>
          <w:t xml:space="preserve">Treatment nodes thus have a special status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(Hernán and Robins 2020, 83–84)</w:t>
        </w:r>
      </w:ins>
      <w:ins w:id="84" w:author="PR Preview" w:date="2024-01-01T00:00:00Z">
        <w:r>
          <w:t xml:space="preserve">.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Some authors draw it explicitly with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rPr>
            <w:b/>
            <w:bCs/>
          </w:rPr>
          <w:t xml:space="preserve">decision nodes</w:t>
        </w:r>
      </w:ins>
      <w:ins w:id="84" w:author="PR Preview" w:date="2024-01-01T00:00:00Z">
        <w:r>
          <w:t xml:space="preserve">;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influence diagrams are causal diagrams augmented with decision nodes (Dawid 2000, 2002).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The book omits them, because it is always explicit about the interventions on</w:t>
        </w:r>
      </w:ins>
      <w:ins w:id="84" w:author="PR Preview" w:date="2024-01-01T00:00:00Z">
        <w:r>
          <w:t xml:space="preserve"> </w:t>
        </w:r>
      </w:ins>
      <m:oMath>
        <m:r>
          <m:t>A</m:t>
        </m:r>
      </m:oMath>
      <w:ins w:id="84" w:author="PR Preview" w:date="2024-01-01T00:00:00Z">
        <w:r>
          <w:t xml:space="preserve">,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but gives treatment nodes a distinct status in SWIGs later.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The causal trees of Chapter 2 and the sufficient-cause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“pies”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of Chapter 5 also distinguished treatments from other variables.</w:t>
        </w:r>
      </w:ins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ins w:id="86" w:author="PR Preview" w:date="2024-01-01T00:00:00Z">
        <w:r>
          <w:t xml:space="preserve">4.4 Treatment Nodes Need Well-Defined Interventions</w:t>
        </w:r>
      </w:ins>
    </w:p>
    <w:p>
      <w:pPr>
        <w:pStyle w:val="FirstParagraph"/>
      </w:pPr>
      <w:ins w:id="87" w:author="PR Preview" w:date="2024-01-01T00:00:00Z">
        <w:r>
          <w:t xml:space="preserve">Diagrams read as NPSEMs with independent errors seem to give all variables equal status,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which can mislead when some nodes correspond to ill-defined interventions.</w:t>
        </w:r>
      </w:ins>
    </w:p>
    <w:p>
      <w:pPr>
        <w:pStyle w:val="Compact"/>
        <w:numPr>
          <w:ilvl w:val="0"/>
          <w:numId w:val="1014"/>
        </w:numPr>
      </w:pPr>
      <w:ins w:id="88" w:author="PR Preview" w:date="2024-01-01T00:00:00Z">
        <w:r>
          <w:t xml:space="preserve">A node for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“obesity”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may be acceptable as an outcome</w:t>
        </w:r>
      </w:ins>
      <w:ins w:id="88" w:author="PR Preview" w:date="2024-01-01T00:00:00Z">
        <w:r>
          <w:t xml:space="preserve"> </w:t>
        </w:r>
      </w:ins>
      <m:oMath>
        <m:r>
          <m:t>Y</m:t>
        </m:r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or a covariate</w:t>
        </w:r>
      </w:ins>
      <w:ins w:id="88" w:author="PR Preview" w:date="2024-01-01T00:00:00Z">
        <w:r>
          <w:t xml:space="preserve"> </w:t>
        </w:r>
      </w:ins>
      <m:oMath>
        <m:r>
          <m:t>L</m:t>
        </m:r>
      </m:oMath>
      <w:ins w:id="88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89" w:author="PR Preview" w:date="2024-01-01T00:00:00Z">
        <w:r>
          <w:t xml:space="preserve">It is generally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rPr>
            <w:b/>
            <w:bCs/>
          </w:rPr>
          <w:t xml:space="preserve">not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acceptable as a treatment</w:t>
        </w:r>
      </w:ins>
      <w:ins w:id="89" w:author="PR Preview" w:date="2024-01-01T00:00:00Z">
        <w:r>
          <w:t xml:space="preserve"> </w:t>
        </w:r>
      </w:ins>
      <m:oMath>
        <m:r>
          <m:t>A</m:t>
        </m:r>
      </m:oMath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(Chapter 3).</w:t>
        </w:r>
      </w:ins>
    </w:p>
    <w:p>
      <w:pPr>
        <w:pStyle w:val="FirstParagraph"/>
      </w:pPr>
      <w:ins w:id="90" w:author="PR Preview" w:date="2024-01-01T00:00:00Z">
        <w:r>
          <w:t xml:space="preserve">Pearl (2018, 2019) has proposed a concept of causation based on variables that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“listen to others”</w:t>
        </w:r>
      </w:ins>
      <w:ins w:id="90" w:author="PR Preview" w:date="2024-01-01T00:00:00Z">
        <w:r>
          <w:t xml:space="preserve">,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which still assumes well-defined counterfactuals for every variable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(Hernán and Robins 2020, 84, margin note)</w:t>
        </w:r>
      </w:ins>
      <w:ins w:id="90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ins w:id="92" w:author="PR Preview" w:date="2024-01-01T00:00:00Z">
        <w:r>
          <w:t xml:space="preserve">When there are several ways to intervene on</w:t>
        </w:r>
      </w:ins>
      <w:ins w:id="92" w:author="PR Preview" w:date="2024-01-01T00:00:00Z">
        <w:r>
          <w:t xml:space="preserve"> </w:t>
        </w:r>
      </w:ins>
      <m:oMath>
        <m:r>
          <m:t>A</m:t>
        </m:r>
      </m:oMath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and some of them affect</w:t>
        </w:r>
      </w:ins>
      <w:ins w:id="92" w:author="PR Preview" w:date="2024-01-01T00:00:00Z">
        <w:r>
          <w:t xml:space="preserve"> </w:t>
        </w:r>
      </w:ins>
      <m:oMath>
        <m:r>
          <m:t>Y</m:t>
        </m:r>
      </m:oMath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directly,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“the effect of</w:t>
        </w:r>
      </w:ins>
      <w:ins w:id="92" w:author="PR Preview" w:date="2024-01-01T00:00:00Z">
        <w:r>
          <w:t xml:space="preserve"> </w:t>
        </w:r>
      </w:ins>
      <m:oMath>
        <m:r>
          <m:t>A</m:t>
        </m:r>
      </m:oMath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on</w:t>
        </w:r>
      </w:ins>
      <w:ins w:id="92" w:author="PR Preview" w:date="2024-01-01T00:00:00Z">
        <w:r>
          <w:t xml:space="preserve"> </w:t>
        </w:r>
      </w:ins>
      <m:oMath>
        <m:r>
          <m:t>Y</m:t>
        </m:r>
      </m:oMath>
      <w:ins w:id="92" w:author="PR Preview" w:date="2024-01-01T00:00:00Z">
        <w:r>
          <w:t xml:space="preserve">”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is unclear: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losing weight by caloric restriction, by exercise, or by genetic manipulation would lead to different mortality.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Being explicit about the intervention is a step toward a well-defined effect,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relevant data, and the right adjustment variables.</w:t>
        </w:r>
      </w:ins>
    </w:p>
    <w:p>
      <w:ins w:id="93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ins w:id="9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ins w:id="95" w:author="PR Preview" w:date="2024-01-01T00:00:00Z">
        <w:r>
          <w:t xml:space="preserve">Why: a direct arrow</w:t>
        </w:r>
      </w:ins>
      <w:ins w:id="95" w:author="PR Preview" w:date="2024-01-01T00:00:00Z">
        <w:r>
          <w:t xml:space="preserve"> </w:t>
        </w:r>
      </w:ins>
      <m:oMath>
        <m:r>
          <m:t>Z</m:t>
        </m:r>
        <m:r>
          <m:rPr>
            <m:sty m:val="p"/>
          </m:rPr>
          <m:t>→</m:t>
        </m:r>
        <m:r>
          <m:t>Y</m:t>
        </m:r>
      </m:oMath>
      <w:ins w:id="95" w:author="PR Preview" w:date="2024-01-01T00:00:00Z">
        <w:r>
          <w:t xml:space="preserve">, a common cause of</w:t>
        </w:r>
      </w:ins>
      <w:ins w:id="95" w:author="PR Preview" w:date="2024-01-01T00:00:00Z">
        <w:r>
          <w:t xml:space="preserve"> </w:t>
        </w:r>
      </w:ins>
      <m:oMath>
        <m:r>
          <m:t>Z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and</w:t>
        </w:r>
      </w:ins>
      <w:ins w:id="95" w:author="PR Preview" w:date="2024-01-01T00:00:00Z">
        <w:r>
          <w:t xml:space="preserve"> </w:t>
        </w:r>
      </w:ins>
      <m:oMath>
        <m:r>
          <m:t>Y</m:t>
        </m:r>
      </m:oMath>
      <w:ins w:id="95" w:author="PR Preview" w:date="2024-01-01T00:00:00Z">
        <w:r>
          <w:t xml:space="preserve">, or an unmeasured common cause of</w:t>
        </w:r>
      </w:ins>
      <w:ins w:id="95" w:author="PR Preview" w:date="2024-01-01T00:00:00Z">
        <w:r>
          <w:t xml:space="preserve"> </w:t>
        </w:r>
      </w:ins>
      <m:oMath>
        <m:r>
          <m:t>A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and</w:t>
        </w:r>
      </w:ins>
      <w:ins w:id="95" w:author="PR Preview" w:date="2024-01-01T00:00:00Z">
        <w:r>
          <w:t xml:space="preserve"> </w:t>
        </w:r>
      </w:ins>
      <m:oMath>
        <m:r>
          <m:t>Y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would each make</w:t>
        </w:r>
      </w:ins>
      <w:ins w:id="95" w:author="PR Preview" w:date="2024-01-01T00:00:00Z">
        <w:r>
          <w:t xml:space="preserve"> </w:t>
        </w:r>
      </w:ins>
      <m:oMath>
        <m:r>
          <m:t>Z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and</w:t>
        </w:r>
      </w:ins>
      <w:ins w:id="95" w:author="PR Preview" w:date="2024-01-01T00:00:00Z">
        <w:r>
          <w:t xml:space="preserve"> </w:t>
        </w:r>
      </w:ins>
      <m:oMath>
        <m:r>
          <m:t>Y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dependent given</w:t>
        </w:r>
      </w:ins>
      <w:ins w:id="95" w:author="PR Preview" w:date="2024-01-01T00:00:00Z">
        <w:r>
          <w:t xml:space="preserve"> </w:t>
        </w:r>
      </w:ins>
      <m:oMath>
        <m:r>
          <m:t>A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(assuming faithfulness);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the marginal association of</w:t>
        </w:r>
      </w:ins>
      <w:ins w:id="95" w:author="PR Preview" w:date="2024-01-01T00:00:00Z">
        <w:r>
          <w:t xml:space="preserve"> </w:t>
        </w:r>
      </w:ins>
      <m:oMath>
        <m:r>
          <m:t>A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and</w:t>
        </w:r>
      </w:ins>
      <w:ins w:id="95" w:author="PR Preview" w:date="2024-01-01T00:00:00Z">
        <w:r>
          <w:t xml:space="preserve"> </w:t>
        </w:r>
      </w:ins>
      <m:oMath>
        <m:r>
          <m:t>Y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then requires an arrow</w:t>
        </w:r>
      </w:ins>
      <w:ins w:id="95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→</m:t>
        </m:r>
        <m:r>
          <m:t>Y</m:t>
        </m:r>
      </m:oMath>
      <w:ins w:id="95" w:author="PR Preview" w:date="2024-01-01T00:00:00Z">
        <w:r>
          <w:t xml:space="preserve">.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If an unmeasured common cause of</w:t>
        </w:r>
      </w:ins>
      <w:ins w:id="95" w:author="PR Preview" w:date="2024-01-01T00:00:00Z">
        <w:r>
          <w:t xml:space="preserve"> </w:t>
        </w:r>
      </w:ins>
      <m:oMath>
        <m:r>
          <m:t>A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and</w:t>
        </w:r>
      </w:ins>
      <w:ins w:id="95" w:author="PR Preview" w:date="2024-01-01T00:00:00Z">
        <w:r>
          <w:t xml:space="preserve"> </w:t>
        </w:r>
      </w:ins>
      <m:oMath>
        <m:r>
          <m:t>Y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existed, no conditional independence would be found,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and discovery could not tell whether</w:t>
        </w:r>
      </w:ins>
      <w:ins w:id="95" w:author="PR Preview" w:date="2024-01-01T00:00:00Z">
        <w:r>
          <w:t xml:space="preserve"> </w:t>
        </w:r>
      </w:ins>
      <m:oMath>
        <m:r>
          <m:t>A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causes</w:t>
        </w:r>
      </w:ins>
      <w:ins w:id="95" w:author="PR Preview" w:date="2024-01-01T00:00:00Z">
        <w:r>
          <w:t xml:space="preserve"> </w:t>
        </w:r>
      </w:ins>
      <m:oMath>
        <m:r>
          <m:t>Y</m:t>
        </m:r>
      </m:oMath>
      <w:ins w:id="95" w:author="PR Preview" w:date="2024-01-01T00:00:00Z">
        <w:r>
          <w:t xml:space="preserve">.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Approaches to discovery are described by Spirtes et al. (2000) and Peters et al. (2017);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finite samples are discussed in the book’s Technical Point 10.7.</w:t>
        </w:r>
      </w:ins>
    </w:p>
    <w:bookmarkEnd w:id="72"/>
    <w:bookmarkEnd w:id="73"/>
    <w:bookmarkStart w:id="78" w:name="Xaf0f38fc31ee514d087e6edcbb55c4fc05c8893"/>
    <w:p>
      <w:pPr>
        <w:pStyle w:val="Heading2"/>
      </w:pPr>
      <w:ins w:id="96" w:author="PR Preview" w:date="2024-01-01T00:00:00Z">
        <w:r>
          <w:t xml:space="preserve">5 6.5 A Structural Classification of Bias (pp. 85-87)</w:t>
        </w:r>
      </w:ins>
    </w:p>
    <w:p>
      <w:ins w:id="97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ins w:id="98" w:author="PR Preview" w:date="2024-01-01T00:00:00Z">
        <w:r>
          <w:rPr>
            <w:b/>
            <w:bCs/>
          </w:rPr>
          <w:t xml:space="preserve">Unconditional bias</w:t>
        </w:r>
      </w:ins>
      <w:ins w:id="98" w:author="PR Preview" w:date="2024-01-01T00:00:00Z">
        <w:r>
          <w:t xml:space="preserve">:</w:t>
        </w:r>
      </w:ins>
      <w:ins w:id="98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98" w:author="PR Preview" w:date="2024-01-01T00:00:00Z">
        <w:r>
          <w:t xml:space="preserve">,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the case when</w:t>
        </w:r>
      </w:ins>
      <w:ins w:id="9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fails.</w:t>
        </w:r>
      </w:ins>
    </w:p>
    <w:p>
      <w:pPr>
        <w:pStyle w:val="Compact"/>
        <w:numPr>
          <w:ilvl w:val="0"/>
          <w:numId w:val="1015"/>
        </w:numPr>
      </w:pPr>
      <w:ins w:id="99" w:author="PR Preview" w:date="2024-01-01T00:00:00Z">
        <w:r>
          <w:rPr>
            <w:b/>
            <w:bCs/>
          </w:rPr>
          <w:t xml:space="preserve">Conditional bias</w:t>
        </w:r>
      </w:ins>
      <w:ins w:id="99" w:author="PR Preview" w:date="2024-01-01T00:00:00Z">
        <w:r>
          <w:t xml:space="preserve">:</w:t>
        </w:r>
      </w:ins>
      <w:ins w:id="99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for at least one</w:t>
        </w:r>
      </w:ins>
      <w:ins w:id="99" w:author="PR Preview" w:date="2024-01-01T00:00:00Z">
        <w:r>
          <w:t xml:space="preserve"> </w:t>
        </w:r>
      </w:ins>
      <m:oMath>
        <m:r>
          <m:t>l</m:t>
        </m:r>
      </m:oMath>
      <w:ins w:id="99" w:author="PR Preview" w:date="2024-01-01T00:00:00Z">
        <w:r>
          <w:t xml:space="preserve">, generally the case when</w:t>
        </w:r>
      </w:ins>
      <w:ins w:id="99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fails for some</w:t>
        </w:r>
      </w:ins>
      <w:ins w:id="99" w:author="PR Preview" w:date="2024-01-01T00:00:00Z">
        <w:r>
          <w:t xml:space="preserve"> </w:t>
        </w:r>
      </w:ins>
      <m:oMath>
        <m:r>
          <m:t>a</m:t>
        </m:r>
      </m:oMath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and</w:t>
        </w:r>
      </w:ins>
      <w:ins w:id="99" w:author="PR Preview" w:date="2024-01-01T00:00:00Z">
        <w:r>
          <w:t xml:space="preserve"> </w:t>
        </w:r>
      </w:ins>
      <m:oMath>
        <m:r>
          <m:t>l</m:t>
        </m:r>
      </m:oMath>
      <w:ins w:id="99" w:author="PR Preview" w:date="2024-01-01T00:00:00Z">
        <w:r>
          <w:t xml:space="preserve">.</w:t>
        </w:r>
      </w:ins>
    </w:p>
    <w:p>
      <w:pPr>
        <w:pStyle w:val="FirstParagraph"/>
      </w:pPr>
      <w:ins w:id="100" w:author="PR Preview" w:date="2024-01-01T00:00:00Z">
        <w:r>
          <w:t xml:space="preserve">With systematic bias no estimator can be consistent (see Chapter 1 for consistent estimators).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Absence of unconditional bias means the association measure in the population is a consistent estimate of the corresponding effect measure.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In this chapter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“bias”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means systematic bias, because the sample size is assumed infinite.</w:t>
        </w:r>
      </w:ins>
    </w:p>
    <w:p>
      <w:ins w:id="101" w:author="PR Preview" w:date="2024-01-01T00:00:00Z">
        <w:r>
          <w:pict>
            <v:rect style="width:0;height:1.5pt" o:hralign="center" o:hrstd="t" o:hr="t"/>
          </w:pict>
        </w:r>
      </w:ins>
    </w:p>
    <w:bookmarkStart w:id="76" w:name="bias-under-the-null"/>
    <w:p>
      <w:pPr>
        <w:pStyle w:val="Heading3"/>
      </w:pPr>
      <w:ins w:id="102" w:author="PR Preview" w:date="2024-01-01T00:00:00Z">
        <w:r>
          <w:t xml:space="preserve">5.1 Bias Under the Null</w:t>
        </w:r>
      </w:ins>
    </w:p>
    <w:p>
      <w:pPr>
        <w:pStyle w:val="FirstParagraph"/>
      </w:pPr>
      <w:ins w:id="103" w:author="PR Preview" w:date="2024-01-01T00:00:00Z">
        <w:r>
          <w:t xml:space="preserve">Lack of exchangeability causes bias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rPr>
            <w:b/>
            <w:bCs/>
          </w:rPr>
          <w:t xml:space="preserve">even when treatment has no effect</w:t>
        </w:r>
      </w:ins>
      <w:ins w:id="103" w:author="PR Preview" w:date="2024-01-01T00:00:00Z">
        <w:r>
          <w:t xml:space="preserve">: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rPr>
            <w:b/>
            <w:bCs/>
          </w:rPr>
          <w:t xml:space="preserve">bias under the null</w:t>
        </w:r>
      </w:ins>
      <w:ins w:id="103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ins w:id="104" w:author="PR Preview" w:date="2024-01-01T00:00:00Z">
        <w:r>
          <w:t xml:space="preserve">Any structure that causes bias under the null also causes bias under the alternative (a non-null effect);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the converse is false.</w:t>
        </w:r>
      </w:ins>
    </w:p>
    <w:p>
      <w:pPr>
        <w:pStyle w:val="BodyText"/>
      </w:pPr>
      <w:ins w:id="105" w:author="PR Preview" w:date="2024-01-01T00:00:00Z">
        <w:r>
          <w:t xml:space="preserve">For example, conditioning on some variables may cause selection bias under the alternative but not under the null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(Greenland 1977; Hernán 2017; see also Chapter 18)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(Hernán and Robins 2020, 86, margin note)</w:t>
        </w:r>
      </w:ins>
      <w:ins w:id="105" w:author="PR Preview" w:date="2024-01-01T00:00:00Z">
        <w:r>
          <w:t xml:space="preserve">.</w:t>
        </w:r>
      </w:ins>
    </w:p>
    <w:p>
      <w:ins w:id="106" w:author="PR Preview" w:date="2024-01-01T00:00:00Z">
        <w:r>
          <w:pict>
            <v:rect style="width:0;height:1.5pt" o:hralign="center" o:hrstd="t" o:hr="t"/>
          </w:pict>
        </w:r>
      </w:ins>
    </w:p>
    <w:bookmarkEnd w:id="76"/>
    <w:bookmarkStart w:id="77" w:name="Xb82aae02d87e644a334d0e8fdae2797fa82a0bd"/>
    <w:p>
      <w:pPr>
        <w:pStyle w:val="Heading3"/>
      </w:pPr>
      <w:ins w:id="107" w:author="PR Preview" w:date="2024-01-01T00:00:00Z">
        <w:r>
          <w:t xml:space="preserve">5.2 Two Structures That Break Exchangeability</w:t>
        </w:r>
      </w:ins>
    </w:p>
    <w:p>
      <w:pPr>
        <w:pStyle w:val="Compact"/>
        <w:numPr>
          <w:ilvl w:val="0"/>
          <w:numId w:val="1016"/>
        </w:numPr>
      </w:pPr>
      <w:ins w:id="108" w:author="PR Preview" w:date="2024-01-01T00:00:00Z">
        <w:r>
          <w:rPr>
            <w:b/>
            <w:bCs/>
          </w:rPr>
          <w:t xml:space="preserve">Common causes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of treatment and outcome: what many epidemiologists call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rPr>
            <w:b/>
            <w:bCs/>
          </w:rPr>
          <w:t xml:space="preserve">confounding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(Chapter 7).</w:t>
        </w:r>
      </w:ins>
    </w:p>
    <w:p>
      <w:pPr>
        <w:pStyle w:val="Compact"/>
        <w:numPr>
          <w:ilvl w:val="0"/>
          <w:numId w:val="1016"/>
        </w:numPr>
      </w:pPr>
      <w:ins w:id="109" w:author="PR Preview" w:date="2024-01-01T00:00:00Z">
        <w:r>
          <w:rPr>
            <w:b/>
            <w:bCs/>
          </w:rPr>
          <w:t xml:space="preserve">Conditioning on common effects</w:t>
        </w:r>
      </w:ins>
      <w:ins w:id="109" w:author="PR Preview" w:date="2024-01-01T00:00:00Z">
        <w:r>
          <w:t xml:space="preserve">: what many epidemiologists call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rPr>
            <w:b/>
            <w:bCs/>
          </w:rPr>
          <w:t xml:space="preserve">selection bias under the null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(Chapter 8).</w:t>
        </w:r>
      </w:ins>
    </w:p>
    <w:p>
      <w:pPr>
        <w:pStyle w:val="FirstParagraph"/>
      </w:pPr>
      <w:ins w:id="110" w:author="PR Preview" w:date="2024-01-01T00:00:00Z">
        <w:r>
          <w:t xml:space="preserve">A third source is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rPr>
            <w:b/>
            <w:bCs/>
          </w:rPr>
          <w:t xml:space="preserve">measurement bias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(information bias), from mismeasured treatment, outcome, or covariates;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some types also cause bias under the null (Chapter 9).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Random variability is a separate, nonstructural source (Chapter 10).</w:t>
        </w:r>
      </w:ins>
    </w:p>
    <w:p>
      <w:pPr>
        <w:pStyle w:val="BodyText"/>
      </w:pPr>
      <w:ins w:id="111" w:author="PR Preview" w:date="2024-01-01T00:00:00Z">
        <w:r>
          <w:t xml:space="preserve">All three biases can arise in observational studies</w:t>
        </w:r>
      </w:ins>
      <w:ins w:id="111" w:author="PR Preview" w:date="2024-01-01T00:00:00Z">
        <w:r>
          <w:t xml:space="preserve"> </w:t>
        </w:r>
      </w:ins>
      <w:ins w:id="111" w:author="PR Preview" w:date="2024-01-01T00:00:00Z">
        <w:r>
          <w:rPr>
            <w:b/>
            <w:bCs/>
          </w:rPr>
          <w:t xml:space="preserve">and</w:t>
        </w:r>
      </w:ins>
      <w:ins w:id="111" w:author="PR Preview" w:date="2024-01-01T00:00:00Z">
        <w:r>
          <w:t xml:space="preserve"> </w:t>
        </w:r>
      </w:ins>
      <w:ins w:id="111" w:author="PR Preview" w:date="2024-01-01T00:00:00Z">
        <w:r>
          <w:t xml:space="preserve">in randomized experiments.</w:t>
        </w:r>
      </w:ins>
      <w:ins w:id="111" w:author="PR Preview" w:date="2024-01-01T00:00:00Z">
        <w:r>
          <w:t xml:space="preserve"> </w:t>
        </w:r>
      </w:ins>
      <w:ins w:id="111" w:author="PR Preview" w:date="2024-01-01T00:00:00Z">
        <w:r>
          <w:t xml:space="preserve">Earlier chapters used idealized experiments (no loss to follow-up, full adherence, blinded assignment),</w:t>
        </w:r>
      </w:ins>
      <w:ins w:id="111" w:author="PR Preview" w:date="2024-01-01T00:00:00Z">
        <w:r>
          <w:t xml:space="preserve"> </w:t>
        </w:r>
      </w:ins>
      <w:ins w:id="111" w:author="PR Preview" w:date="2024-01-01T00:00:00Z">
        <w:r>
          <w:t xml:space="preserve">but real experiments rarely look like that;</w:t>
        </w:r>
      </w:ins>
      <w:ins w:id="111" w:author="PR Preview" w:date="2024-01-01T00:00:00Z">
        <w:r>
          <w:t xml:space="preserve"> </w:t>
        </w:r>
      </w:ins>
      <w:ins w:id="111" w:author="PR Preview" w:date="2024-01-01T00:00:00Z">
        <w:r>
          <w:t xml:space="preserve">the remaining chapters of Part I examine the boundary between experimenting and observing</w:t>
        </w:r>
      </w:ins>
      <w:ins w:id="111" w:author="PR Preview" w:date="2024-01-01T00:00:00Z">
        <w:r>
          <w:t xml:space="preserve"> </w:t>
        </w:r>
      </w:ins>
      <w:ins w:id="111" w:author="PR Preview" w:date="2024-01-01T00:00:00Z">
        <w:r>
          <w:t xml:space="preserve">(Hernán and Robins 2020, 86–87)</w:t>
        </w:r>
      </w:ins>
      <w:ins w:id="111" w:author="PR Preview" w:date="2024-01-01T00:00:00Z">
        <w:r>
          <w:t xml:space="preserve">.</w:t>
        </w:r>
      </w:ins>
    </w:p>
    <w:bookmarkEnd w:id="77"/>
    <w:bookmarkEnd w:id="78"/>
    <w:bookmarkStart w:id="88" w:name="X833ea434be40859b550ebc4a913924df8b8edea"/>
    <w:p>
      <w:pPr>
        <w:pStyle w:val="Heading2"/>
      </w:pPr>
      <w:ins w:id="112" w:author="PR Preview" w:date="2024-01-01T00:00:00Z">
        <w:r>
          <w:t xml:space="preserve">6 6.6 The Structure of Effect Modification (pp. 87-89)</w:t>
        </w:r>
      </w:ins>
    </w:p>
    <w:p>
      <w:ins w:id="113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14" w:author="PR Preview" w:date="2024-01-01T00:00:00Z">
        <w:r>
          <w:t xml:space="preserve">Causal diagrams are good at locating sources of bias,</w:t>
        </w:r>
      </w:ins>
      <w:ins w:id="114" w:author="PR Preview" w:date="2024-01-01T00:00:00Z">
        <w:r>
          <w:t xml:space="preserve"> </w:t>
        </w:r>
      </w:ins>
      <w:ins w:id="114" w:author="PR Preview" w:date="2024-01-01T00:00:00Z">
        <w:r>
          <w:t xml:space="preserve">but less helpful for illustrating effect modification.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ins w:id="115" w:author="PR Preview" w:date="2024-01-01T00:00:00Z">
        <w:r>
          <w:t xml:space="preserve">Transplant</w:t>
        </w:r>
      </w:ins>
      <w:ins w:id="115" w:author="PR Preview" w:date="2024-01-01T00:00:00Z">
        <w:r>
          <w:t xml:space="preserve"> </w:t>
        </w:r>
      </w:ins>
      <m:oMath>
        <m:r>
          <m:t>A</m:t>
        </m:r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is randomized, so association is causation;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investigators stratify by quality of care</w:t>
        </w:r>
      </w:ins>
      <w:ins w:id="115" w:author="PR Preview" w:date="2024-01-01T00:00:00Z">
        <w:r>
          <w:t xml:space="preserve"> </w:t>
        </w:r>
      </w:ins>
      <m:oMath>
        <m:r>
          <m:t>V</m:t>
        </m:r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and find additive effect modification.</w:t>
        </w:r>
      </w:ins>
    </w:p>
    <w:p>
      <w:ins w:id="116" w:author="PR Preview" w:date="2024-01-01T00:00:00Z">
        <w:r>
          <w:pict>
            <v:rect style="width:0;height:1.5pt" o:hralign="center" o:hrstd="t" o:hr="t"/>
          </w:pict>
        </w:r>
      </w:ins>
    </w:p>
    <w:bookmarkStart w:id="83" w:name="two-caveats"/>
    <w:p>
      <w:pPr>
        <w:pStyle w:val="Heading3"/>
      </w:pPr>
      <w:ins w:id="117" w:author="PR Preview" w:date="2024-01-01T00:00:00Z">
        <w:r>
          <w:t xml:space="preserve">6.1 Two Caveats</w:t>
        </w:r>
      </w:ins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would be valid</w:t>
        </w:r>
      </w:ins>
      <w:ins w:id="118" w:author="PR Preview" w:date="2024-01-01T00:00:00Z">
        <w:r>
          <w:t xml:space="preserve"> </w:t>
        </w:r>
      </w:ins>
      <w:ins w:id="118" w:author="PR Preview" w:date="2024-01-01T00:00:00Z">
        <w:r>
          <w:rPr>
            <w:b/>
            <w:bCs/>
          </w:rPr>
          <w:t xml:space="preserve">without</w:t>
        </w:r>
      </w:ins>
      <w:ins w:id="118" w:author="PR Preview" w:date="2024-01-01T00:00:00Z">
        <w:r>
          <w:t xml:space="preserve"> </w:t>
        </w:r>
      </w:ins>
      <m:oMath>
        <m:r>
          <m:t>V</m:t>
        </m:r>
      </m:oMath>
      <w:ins w:id="118" w:author="PR Preview" w:date="2024-01-01T00:00:00Z">
        <w:r>
          <w:t xml:space="preserve">, since</w:t>
        </w:r>
      </w:ins>
      <w:ins w:id="118" w:author="PR Preview" w:date="2024-01-01T00:00:00Z">
        <w:r>
          <w:t xml:space="preserve"> </w:t>
        </w:r>
      </w:ins>
      <m:oMath>
        <m:r>
          <m:t>V</m:t>
        </m:r>
      </m:oMath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is not a common cause of</w:t>
        </w:r>
      </w:ins>
      <w:ins w:id="118" w:author="PR Preview" w:date="2024-01-01T00:00:00Z">
        <w:r>
          <w:t xml:space="preserve"> </w:t>
        </w:r>
      </w:ins>
      <m:oMath>
        <m:r>
          <m:t>A</m:t>
        </m:r>
      </m:oMath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and</w:t>
        </w:r>
      </w:ins>
      <w:ins w:id="118" w:author="PR Preview" w:date="2024-01-01T00:00:00Z">
        <w:r>
          <w:t xml:space="preserve"> </w:t>
        </w:r>
      </w:ins>
      <m:oMath>
        <m:r>
          <m:t>Y</m:t>
        </m:r>
      </m:oMath>
      <w:ins w:id="118" w:author="PR Preview" w:date="2024-01-01T00:00:00Z">
        <w:r>
          <w:t xml:space="preserve">;</w:t>
        </w:r>
      </w:ins>
      <w:ins w:id="118" w:author="PR Preview" w:date="2024-01-01T00:00:00Z">
        <w:r>
          <w:t xml:space="preserve"> </w:t>
        </w:r>
      </w:ins>
      <m:oMath>
        <m:r>
          <m:t>V</m:t>
        </m:r>
      </m:oMath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appears only because the question refers to it.</w:t>
        </w:r>
      </w:ins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Variables on the path from</w:t>
        </w:r>
      </w:ins>
      <w:ins w:id="118" w:author="PR Preview" w:date="2024-01-01T00:00:00Z">
        <w:r>
          <w:t xml:space="preserve"> </w:t>
        </w:r>
      </w:ins>
      <m:oMath>
        <m:r>
          <m:t>V</m:t>
        </m:r>
      </m:oMath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to</w:t>
        </w:r>
      </w:ins>
      <w:ins w:id="118" w:author="PR Preview" w:date="2024-01-01T00:00:00Z">
        <w:r>
          <w:t xml:space="preserve"> </w:t>
        </w:r>
      </w:ins>
      <m:oMath>
        <m:r>
          <m:t>Y</m:t>
        </m:r>
      </m:oMath>
      <w:ins w:id="118" w:author="PR Preview" w:date="2024-01-01T00:00:00Z">
        <w:r>
          <w:t xml:space="preserve">, such as therapy complications</w:t>
        </w:r>
      </w:ins>
      <w:ins w:id="118" w:author="PR Preview" w:date="2024-01-01T00:00:00Z">
        <w:r>
          <w:t xml:space="preserve"> </w:t>
        </w:r>
      </w:ins>
      <m:oMath>
        <m:r>
          <m:t>N</m:t>
        </m:r>
      </m:oMath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(book Figure 6.13), could also be effect modifiers.</w:t>
        </w:r>
      </w:ins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does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rPr>
            <w:b/>
            <w:bCs/>
          </w:rPr>
          <w:t xml:space="preserve">not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show whether, or how,</w:t>
        </w:r>
      </w:ins>
      <w:ins w:id="119" w:author="PR Preview" w:date="2024-01-01T00:00:00Z">
        <w:r>
          <w:t xml:space="preserve"> </w:t>
        </w:r>
      </w:ins>
      <m:oMath>
        <m:r>
          <m:t>V</m:t>
        </m:r>
      </m:oMath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modifies the effect of</w:t>
        </w:r>
      </w:ins>
      <w:ins w:id="119" w:author="PR Preview" w:date="2024-01-01T00:00:00Z">
        <w:r>
          <w:t xml:space="preserve"> </w:t>
        </w:r>
      </w:ins>
      <m:oMath>
        <m:r>
          <m:t>A</m:t>
        </m:r>
      </m:oMath>
      <w:ins w:id="119" w:author="PR Preview" w:date="2024-01-01T00:00:00Z">
        <w:r>
          <w:t xml:space="preserve">.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It cannot distinguish:</w:t>
        </w:r>
      </w:ins>
    </w:p>
    <w:p>
      <w:pPr>
        <w:pStyle w:val="Compact"/>
        <w:numPr>
          <w:ilvl w:val="1"/>
          <w:numId w:val="1018"/>
        </w:numPr>
      </w:pPr>
      <w:ins w:id="120" w:author="PR Preview" w:date="2024-01-01T00:00:00Z">
        <w:r>
          <w:t xml:space="preserve">effects in the same direction in both strata of</w:t>
        </w:r>
      </w:ins>
      <w:ins w:id="120" w:author="PR Preview" w:date="2024-01-01T00:00:00Z">
        <w:r>
          <w:t xml:space="preserve"> </w:t>
        </w:r>
      </w:ins>
      <m:oMath>
        <m:r>
          <m:t>V</m:t>
        </m:r>
      </m:oMath>
      <w:ins w:id="120" w:author="PR Preview" w:date="2024-01-01T00:00:00Z">
        <w:r>
          <w:t xml:space="preserve">;</w:t>
        </w:r>
      </w:ins>
    </w:p>
    <w:p>
      <w:pPr>
        <w:pStyle w:val="Compact"/>
        <w:numPr>
          <w:ilvl w:val="1"/>
          <w:numId w:val="1018"/>
        </w:numPr>
      </w:pPr>
      <w:ins w:id="121" w:author="PR Preview" w:date="2024-01-01T00:00:00Z">
        <w:r>
          <w:t xml:space="preserve">effects in opposite directions (</w:t>
        </w:r>
      </w:ins>
      <w:ins w:id="121" w:author="PR Preview" w:date="2024-01-01T00:00:00Z">
        <w:r>
          <w:rPr>
            <w:b/>
            <w:bCs/>
          </w:rPr>
          <w:t xml:space="preserve">qualitative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effect modification);</w:t>
        </w:r>
      </w:ins>
    </w:p>
    <w:p>
      <w:pPr>
        <w:pStyle w:val="Compact"/>
        <w:numPr>
          <w:ilvl w:val="1"/>
          <w:numId w:val="1018"/>
        </w:numPr>
      </w:pPr>
      <w:ins w:id="122" w:author="PR Preview" w:date="2024-01-01T00:00:00Z">
        <w:r>
          <w:t xml:space="preserve">an effect in one stratum only (e.g.,</w:t>
        </w:r>
      </w:ins>
      <w:ins w:id="122" w:author="PR Preview" w:date="2024-01-01T00:00:00Z">
        <w:r>
          <w:t xml:space="preserve"> </w:t>
        </w:r>
      </w:ins>
      <m:oMath>
        <m:r>
          <m:t>A</m:t>
        </m:r>
      </m:oMath>
      <w:ins w:id="122" w:author="PR Preview" w:date="2024-01-01T00:00:00Z">
        <w:r>
          <w:t xml:space="preserve"> </w:t>
        </w:r>
      </w:ins>
      <w:ins w:id="122" w:author="PR Preview" w:date="2024-01-01T00:00:00Z">
        <w:r>
          <w:t xml:space="preserve">kills only those with</w:t>
        </w:r>
      </w:ins>
      <w:ins w:id="122" w:author="PR Preview" w:date="2024-01-01T00:00:00Z">
        <w:r>
          <w:t xml:space="preserve"> </w:t>
        </w:r>
      </w:ins>
      <m:oMath>
        <m:r>
          <m:t>V</m:t>
        </m:r>
        <m:r>
          <m:rPr>
            <m:sty m:val="p"/>
          </m:rPr>
          <m:t>=</m:t>
        </m:r>
        <m:r>
          <m:t>0</m:t>
        </m:r>
      </m:oMath>
      <w:ins w:id="122" w:author="PR Preview" w:date="2024-01-01T00:00:00Z">
        <w:r>
          <w:t xml:space="preserve">).</w:t>
        </w:r>
      </w:ins>
    </w:p>
    <w:p>
      <w:ins w:id="123" w:author="PR Preview" w:date="2024-01-01T00:00:00Z">
        <w:r>
          <w:pict>
            <v:rect style="width:0;height:1.5pt" o:hralign="center" o:hrstd="t" o:hr="t"/>
          </w:pict>
        </w:r>
      </w:ins>
    </w:p>
    <w:bookmarkEnd w:id="83"/>
    <w:bookmarkStart w:id="84" w:name="surrogate-effect-modifiers"/>
    <w:p>
      <w:pPr>
        <w:pStyle w:val="Heading3"/>
      </w:pPr>
      <w:ins w:id="124" w:author="PR Preview" w:date="2024-01-01T00:00:00Z">
        <w:r>
          <w:t xml:space="preserve">6.2 Surrogate Effect Modifiers</w:t>
        </w:r>
      </w:ins>
    </w:p>
    <w:p>
      <w:pPr>
        <w:pStyle w:val="FirstParagraph"/>
      </w:pPr>
      <w:ins w:id="125" w:author="PR Preview" w:date="2024-01-01T00:00:00Z">
        <w:r>
          <w:t xml:space="preserve">A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rPr>
            <w:b/>
            <w:bCs/>
          </w:rPr>
          <w:t xml:space="preserve">surrogate effect modifier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is associated with the causal effect modifier</w:t>
        </w:r>
      </w:ins>
      <w:ins w:id="125" w:author="PR Preview" w:date="2024-01-01T00:00:00Z">
        <w:r>
          <w:t xml:space="preserve"> </w:t>
        </w:r>
      </w:ins>
      <m:oMath>
        <m:r>
          <m:t>V</m:t>
        </m:r>
      </m:oMath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but does not affect</w:t>
        </w:r>
      </w:ins>
      <w:ins w:id="125" w:author="PR Preview" w:date="2024-01-01T00:00:00Z">
        <w:r>
          <w:t xml:space="preserve"> </w:t>
        </w:r>
      </w:ins>
      <m:oMath>
        <m:r>
          <m:t>Y</m:t>
        </m:r>
      </m:oMath>
      <w:ins w:id="125" w:author="PR Preview" w:date="2024-01-01T00:00:00Z">
        <w:r>
          <w:t xml:space="preserve">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The association can come from any structure: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ins w:id="126" w:author="PR Preview" w:date="2024-01-01T00:00:00Z">
        <w:r>
          <w:t xml:space="preserve">Causal and surrogate effect modifiers are often indistinguishable in practice,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so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“effect modification”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covers both (Section 4.2);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some prefer the neutral term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“heterogeneity of causal effects”</w:t>
        </w:r>
      </w:ins>
      <w:ins w:id="126" w:author="PR Preview" w:date="2024-01-01T00:00:00Z">
        <w:r>
          <w:t xml:space="preserve">.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Reading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“cost modifies the effect of transplant”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causally could suggest raising prices without raising quality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(Hernán and Robins 2020, 88)</w:t>
        </w:r>
      </w:ins>
      <w:ins w:id="126" w:author="PR Preview" w:date="2024-01-01T00:00:00Z">
        <w:r>
          <w:t xml:space="preserve">.</w:t>
        </w:r>
      </w:ins>
    </w:p>
    <w:p>
      <w:pPr>
        <w:pStyle w:val="BodyText"/>
      </w:pPr>
      <w:ins w:id="127" w:author="PR Preview" w:date="2024-01-01T00:00:00Z">
        <w:r>
          <w:t xml:space="preserve">Intuition for the mineral-water example (book margin note, p. 88):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low-cost hospitals that buy mineral water must spend less on care that lowers mortality,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so among low-cost hospitals, mineral water use is inversely associated with quality of care.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VanderWeele and Robins (2007b) give a finer classification of effect modification via causal diagrams.</w:t>
        </w:r>
      </w:ins>
    </w:p>
    <w:p>
      <w:ins w:id="128" w:author="PR Preview" w:date="2024-01-01T00:00:00Z">
        <w:r>
          <w:pict>
            <v:rect style="width:0;height:1.5pt" o:hralign="center" o:hrstd="t" o:hr="t"/>
          </w:pict>
        </w:r>
      </w:ins>
    </w:p>
    <w:bookmarkEnd w:id="84"/>
    <w:bookmarkStart w:id="87" w:name="interaction-in-causal-diagrams"/>
    <w:p>
      <w:pPr>
        <w:pStyle w:val="Heading3"/>
      </w:pPr>
      <w:ins w:id="129" w:author="PR Preview" w:date="2024-01-01T00:00:00Z">
        <w:r>
          <w:t xml:space="preserve">6.3 Interaction in Causal Diagrams</w:t>
        </w:r>
      </w:ins>
    </w:p>
    <w:p>
      <w:pPr>
        <w:pStyle w:val="FirstParagraph"/>
      </w:pPr>
      <w:ins w:id="130" w:author="PR Preview" w:date="2024-01-01T00:00:00Z">
        <w:r>
          <w:t xml:space="preserve">Causal diagrams are agnostic about interaction between two treatments</w:t>
        </w:r>
      </w:ins>
      <w:ins w:id="130" w:author="PR Preview" w:date="2024-01-01T00:00:00Z">
        <w:r>
          <w:t xml:space="preserve"> </w:t>
        </w:r>
      </w:ins>
      <m:oMath>
        <m:r>
          <m:t>A</m:t>
        </m:r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and</w:t>
        </w:r>
      </w:ins>
      <w:ins w:id="130" w:author="PR Preview" w:date="2024-01-01T00:00:00Z">
        <w:r>
          <w:t xml:space="preserve"> </w:t>
        </w:r>
      </w:ins>
      <m:oMath>
        <m:r>
          <m:t>E</m:t>
        </m:r>
      </m:oMath>
      <w:ins w:id="130" w:author="PR Preview" w:date="2024-01-01T00:00:00Z">
        <w:r>
          <w:t xml:space="preserve">.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They can encode it if augmented with nodes for sufficient-component causes (Chapter 5),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with deterministic arrows from the treatments to those nodes;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the book develops such diagrams in Chapter 8.</w:t>
        </w:r>
      </w:ins>
    </w:p>
    <w:p>
      <w:ins w:id="131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ins w:id="134" w:author="PR Preview" w:date="2024-01-01T00:00:00Z">
        <w:r>
          <w:t xml:space="preserve">A</w:t>
        </w:r>
      </w:ins>
      <w:ins w:id="134" w:author="PR Preview" w:date="2024-01-01T00:00:00Z">
        <w:r>
          <w:t xml:space="preserve"> </w:t>
        </w:r>
      </w:ins>
      <w:ins w:id="134" w:author="PR Preview" w:date="2024-01-01T00:00:00Z">
        <w:r>
          <w:rPr>
            <w:b/>
            <w:bCs/>
          </w:rPr>
          <w:t xml:space="preserve">causal DAG</w:t>
        </w:r>
      </w:ins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encodes qualitative causal knowledge:</w:t>
        </w:r>
      </w:ins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an arrow means a direct effect for at least one individual;</w:t>
        </w:r>
      </w:ins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a missing arrow means none for anyone;</w:t>
        </w:r>
      </w:ins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all common causes of variables on the graph must be on the graph (causal Markov assumption).</w:t>
        </w:r>
      </w:ins>
    </w:p>
    <w:p>
      <w:pPr>
        <w:pStyle w:val="Compact"/>
        <w:numPr>
          <w:ilvl w:val="0"/>
          <w:numId w:val="1020"/>
        </w:numPr>
      </w:pPr>
      <w:ins w:id="135" w:author="PR Preview" w:date="2024-01-01T00:00:00Z">
        <w:r>
          <w:t xml:space="preserve">Each causal DAG represents a counterfactual model (by default an FFRCISTG).</w:t>
        </w:r>
      </w:ins>
    </w:p>
    <w:p>
      <w:pPr>
        <w:pStyle w:val="Compact"/>
        <w:numPr>
          <w:ilvl w:val="0"/>
          <w:numId w:val="1020"/>
        </w:numPr>
      </w:pPr>
      <w:ins w:id="136" w:author="PR Preview" w:date="2024-01-01T00:00:00Z">
        <w:r>
          <w:t xml:space="preserve">Association flows along open paths:</w:t>
        </w:r>
      </w:ins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marginally, causal chains and common causes transmit association, colliders block it;</w:t>
        </w:r>
      </w:ins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conditioning on a non-collider blocks a path, conditioning on a collider or its descendant opens it (</w:t>
        </w:r>
      </w:ins>
      <w:ins w:id="136" w:author="PR Preview" w:date="2024-01-01T00:00:00Z">
        <w:r>
          <w:rPr>
            <w:b/>
            <w:bCs/>
          </w:rPr>
          <w:t xml:space="preserve">d-separation</w:t>
        </w:r>
      </w:ins>
      <w:ins w:id="136" w:author="PR Preview" w:date="2024-01-01T00:00:00Z">
        <w:r>
          <w:t xml:space="preserve">).</w:t>
        </w:r>
      </w:ins>
    </w:p>
    <w:p>
      <w:pPr>
        <w:pStyle w:val="Compact"/>
        <w:numPr>
          <w:ilvl w:val="0"/>
          <w:numId w:val="1020"/>
        </w:numPr>
      </w:pPr>
      <w:ins w:id="137" w:author="PR Preview" w:date="2024-01-01T00:00:00Z">
        <w:r>
          <w:rPr>
            <w:b/>
            <w:bCs/>
          </w:rPr>
          <w:t xml:space="preserve">Faithfulness</w:t>
        </w:r>
      </w:ins>
      <w:ins w:id="137" w:author="PR Preview" w:date="2024-01-01T00:00:00Z">
        <w:r>
          <w:t xml:space="preserve">, assumed throughout the book, lets us equate d-connection with association.</w:t>
        </w:r>
      </w:ins>
    </w:p>
    <w:p>
      <w:pPr>
        <w:pStyle w:val="Compact"/>
        <w:numPr>
          <w:ilvl w:val="0"/>
          <w:numId w:val="1020"/>
        </w:numPr>
      </w:pPr>
      <w:ins w:id="138" w:author="PR Preview" w:date="2024-01-01T00:00:00Z">
        <w:r>
          <w:t xml:space="preserve">Graphs rarely show</w:t>
        </w:r>
      </w:ins>
      <w:ins w:id="138" w:author="PR Preview" w:date="2024-01-01T00:00:00Z">
        <w:r>
          <w:t xml:space="preserve"> </w:t>
        </w:r>
      </w:ins>
      <w:ins w:id="138" w:author="PR Preview" w:date="2024-01-01T00:00:00Z">
        <w:r>
          <w:rPr>
            <w:b/>
            <w:bCs/>
          </w:rPr>
          <w:t xml:space="preserve">positivity</w:t>
        </w:r>
      </w:ins>
      <w:ins w:id="138" w:author="PR Preview" w:date="2024-01-01T00:00:00Z">
        <w:r>
          <w:t xml:space="preserve"> </w:t>
        </w:r>
      </w:ins>
      <w:ins w:id="138" w:author="PR Preview" w:date="2024-01-01T00:00:00Z">
        <w:r>
          <w:t xml:space="preserve">violations;</w:t>
        </w:r>
      </w:ins>
      <w:ins w:id="138" w:author="PR Preview" w:date="2024-01-01T00:00:00Z">
        <w:r>
          <w:t xml:space="preserve"> </w:t>
        </w:r>
      </w:ins>
      <w:ins w:id="138" w:author="PR Preview" w:date="2024-01-01T00:00:00Z">
        <w:r>
          <w:rPr>
            <w:b/>
            <w:bCs/>
          </w:rPr>
          <w:t xml:space="preserve">consistency</w:t>
        </w:r>
      </w:ins>
      <w:ins w:id="138" w:author="PR Preview" w:date="2024-01-01T00:00:00Z">
        <w:r>
          <w:t xml:space="preserve"> </w:t>
        </w:r>
      </w:ins>
      <w:ins w:id="138" w:author="PR Preview" w:date="2024-01-01T00:00:00Z">
        <w:r>
          <w:t xml:space="preserve">requires treatment nodes with well-defined interventions.</w:t>
        </w:r>
      </w:ins>
    </w:p>
    <w:p>
      <w:pPr>
        <w:pStyle w:val="Compact"/>
        <w:numPr>
          <w:ilvl w:val="0"/>
          <w:numId w:val="1020"/>
        </w:numPr>
      </w:pPr>
      <w:ins w:id="139" w:author="PR Preview" w:date="2024-01-01T00:00:00Z">
        <w:r>
          <w:rPr>
            <w:b/>
            <w:bCs/>
          </w:rPr>
          <w:t xml:space="preserve">Systematic bias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from lack of exchangeability has two structures: common causes (confounding) and conditioning on common effects (selection bias);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measurement bias is a third type.</w:t>
        </w:r>
      </w:ins>
    </w:p>
    <w:p>
      <w:pPr>
        <w:pStyle w:val="Compact"/>
        <w:numPr>
          <w:ilvl w:val="0"/>
          <w:numId w:val="1020"/>
        </w:numPr>
      </w:pPr>
      <w:ins w:id="140" w:author="PR Preview" w:date="2024-01-01T00:00:00Z">
        <w:r>
          <w:t xml:space="preserve">Causal diagrams do not show whether or how a variable modifies an effect, and cannot separate causal from surrogate effect modifiers.</w:t>
        </w:r>
      </w:ins>
    </w:p>
    <w:p>
      <w:pPr>
        <w:pStyle w:val="FirstParagraph"/>
      </w:pPr>
      <w:ins w:id="141" w:author="PR Preview" w:date="2024-01-01T00:00:00Z">
        <w:r>
          <w:rPr>
            <w:b/>
            <w:bCs/>
          </w:rPr>
          <w:t xml:space="preserve">Looking ahead</w:t>
        </w:r>
      </w:ins>
      <w:ins w:id="141" w:author="PR Preview" w:date="2024-01-01T00:00:00Z">
        <w:r>
          <w:t xml:space="preserve">: Chapter 7 (confounding), Chapter 8 (selection bias), Chapter 9 (measurement bias), Chapter 10 (random variability).</w:t>
        </w:r>
      </w:ins>
    </w:p>
    <w:p>
      <w:pPr>
        <w:pStyle w:val="BodyText"/>
      </w:pPr>
      <w:ins w:id="142" w:author="PR Preview" w:date="2024-01-01T00:00:00Z">
        <w:r>
          <w:t xml:space="preserve">The diagrams in this chapter are drawn with the R packages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rPr>
            <w:rStyle w:val="VerbatimChar"/>
          </w:rPr>
          <w:t xml:space="preserve">dagitty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and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rPr>
            <w:rStyle w:val="VerbatimChar"/>
          </w:rPr>
          <w:t xml:space="preserve">ggdag</w:t>
        </w:r>
      </w:ins>
      <w:ins w:id="142" w:author="PR Preview" w:date="2024-01-01T00:00:00Z">
        <w:r>
          <w:t xml:space="preserve">.</w:t>
        </w:r>
      </w:ins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2026-10-01T22:47:33Z</dcterms:created>
  <dcterms:modified xsi:type="dcterms:W3CDTF">2026-10-01T22:47:33Z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