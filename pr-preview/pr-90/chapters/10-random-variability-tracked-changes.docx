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So far we have treated study populations as if they were effectively infinite,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so that the only obstacles to causal inference were the systematic biases of the previous chapters: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confounding, selection bias, and measurement bias.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Real studies are finite, and random variability is a second, qualitatively different reason why causal inferences may be wrong.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This chapter, the last of Part I, introduces random variability and the problems it raises for causal inference.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10, pp. 137-150)</w:t>
        </w:r>
      </w:ins>
      <w:ins w:id="2" w:author="PR Preview" w:date="2024-01-01T00:00:00Z">
        <w:r>
          <w:t xml:space="preserve">.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It closes Part I (Causal inference without models) and motivates Part II (Causal inference with models).</w:t>
        </w:r>
      </w:ins>
    </w:p>
    <w:p>
      <w:pPr>
        <w:pStyle w:val="BodyText"/>
      </w:pPr>
      <w:ins w:id="3" w:author="PR Preview" w:date="2024-01-01T00:00:00Z">
        <w:r>
          <w:t xml:space="preserve">The book opens with a toy randomized experiment (</w:t>
        </w:r>
      </w:ins>
      <w:ins w:id="3" w:author="PR Preview" w:date="2024-01-01T00:00:00Z">
        <w:r>
          <w:t xml:space="preserve">“does my looking up make other pedestrians look up?”</w:t>
        </w:r>
      </w:ins>
      <w:ins w:id="3" w:author="PR Preview" w:date="2024-01-01T00:00:00Z">
        <w:r>
          <w:t xml:space="preserve">) with only 4 pedestrians, 2 per arm.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By chance, 1 of the 2 pedestrians in the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“looking up”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arm, and neither in the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“looking straight”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arm, was blind,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so half of the treated group could not respond to treatment and the estimated effect was diluted.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Nothing about this study is systematically biased: no confounding (randomized), no selection bias (all responses recorded), no measurement bias.</w:t>
        </w:r>
      </w:ins>
      <w:ins w:id="3" w:author="PR Preview" w:date="2024-01-01T00:00:00Z">
        <w:r>
          <w:t xml:space="preserve"> </w:t>
        </w:r>
      </w:ins>
      <w:ins w:id="3" w:author="PR Preview" w:date="2024-01-01T00:00:00Z">
        <w:r>
          <w:t xml:space="preserve">The problem is purely the small size of the study population.</w:t>
        </w:r>
      </w:ins>
    </w:p>
    <w:bookmarkStart w:id="24" w:name="Xe0946ee45d7438c7a159f381172a4786aae0d26"/>
    <w:p>
      <w:pPr>
        <w:pStyle w:val="Heading2"/>
      </w:pPr>
      <w:ins w:id="4" w:author="PR Preview" w:date="2024-01-01T00:00:00Z">
        <w:r>
          <w:t xml:space="preserve">1 10.1 Identification Versus Estimation (pp. 137-139)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6" w:author="PR Preview" w:date="2024-01-01T00:00:00Z">
        <w:r>
          <w:rPr>
            <w:b/>
            <w:bCs/>
          </w:rPr>
          <w:t xml:space="preserve">Identification problems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are problems in which we can act as if the study population were effectively infinite.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Part I reduced causal inference to an identification problem: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under exchangeability, positivity, and consistency, can the average causal effect be computed from the data?</w:t>
        </w:r>
      </w:ins>
    </w:p>
    <w:p>
      <w:pPr>
        <w:pStyle w:val="BodyText"/>
      </w:pPr>
      <w:ins w:id="7" w:author="PR Preview" w:date="2024-01-01T00:00:00Z">
        <w:r>
          <w:rPr>
            <w:b/>
            <w:bCs/>
          </w:rPr>
          <w:t xml:space="preserve">Estimation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asks how to learn about that effect from a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rPr>
            <w:i/>
            <w:iCs/>
          </w:rPr>
          <w:t xml:space="preserve">finite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sample, in the presence of random variability.</w:t>
        </w:r>
      </w:ins>
    </w:p>
    <w:p>
      <w:pPr>
        <w:pStyle w:val="BodyText"/>
      </w:pPr>
      <w:ins w:id="8" w:author="PR Preview" w:date="2024-01-01T00:00:00Z">
        <w:r>
          <w:t xml:space="preserve">In Chapter 2 the twenty-person heart transplant study was treated as if each individual stood for 1 billion identical individuals.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That device let us ignore random fluctuations and concentrate on systematic biases,</w:t>
        </w:r>
      </w:ins>
      <w:ins w:id="8" w:author="PR Preview" w:date="2024-01-01T00:00:00Z">
        <w:r>
          <w:t xml:space="preserve"> </w:t>
        </w:r>
      </w:ins>
      <w:ins w:id="8" w:author="PR Preview" w:date="2024-01-01T00:00:00Z">
        <w:r>
          <w:t xml:space="preserve">but it is unrealistic: real study populations are not effectively infinite.</w:t>
        </w:r>
      </w:ins>
    </w:p>
    <w:p>
      <w:pPr>
        <w:pStyle w:val="BodyText"/>
      </w:pPr>
      <w:ins w:id="9" w:author="PR Preview" w:date="2024-01-01T00:00:00Z">
        <w:r>
          <w:t xml:space="preserve">Identifiability was introduced in Section 3.1 and revisited in Sections 7.2 and 8.4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(Hernán and Robins 2020, chap. 10, p. 137)</w:t>
        </w:r>
      </w:ins>
      <w:ins w:id="9" w:author="PR Preview" w:date="2024-01-01T00:00:00Z">
        <w:r>
          <w:t xml:space="preserve">.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For background on statistics, the book points to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Wasserman (2004)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and</w:t>
        </w:r>
      </w:ins>
      <w:ins w:id="9" w:author="PR Preview" w:date="2024-01-01T00:00:00Z">
        <w:r>
          <w:t xml:space="preserve"> </w:t>
        </w:r>
      </w:ins>
      <w:ins w:id="9" w:author="PR Preview" w:date="2024-01-01T00:00:00Z">
        <w:r>
          <w:t xml:space="preserve">Casella and Berger (2002)</w:t>
        </w:r>
      </w:ins>
      <w:ins w:id="9" w:author="PR Preview" w:date="2024-01-01T00:00:00Z">
        <w:r>
          <w:t xml:space="preserve">.</w:t>
        </w:r>
      </w:ins>
    </w:p>
    <w:p>
      <w:ins w:id="10" w:author="PR Preview" w:date="2024-01-01T00:00:00Z">
        <w:r>
          <w:pict>
            <v:rect style="width:0;height:1.5pt" o:hralign="center" o:hrstd="t" o:hr="t"/>
          </w:pict>
        </w:r>
      </w:ins>
    </w:p>
    <w:bookmarkStart w:id="11" w:name="estimands-estimators-and-estimates"/>
    <w:p>
      <w:pPr>
        <w:pStyle w:val="Heading3"/>
      </w:pPr>
      <w:ins w:id="11" w:author="PR Preview" w:date="2024-01-01T00:00:00Z">
        <w:r>
          <w:t xml:space="preserve">1.1 Estimands, Estimators, and Estimates</w:t>
        </w:r>
      </w:ins>
    </w:p>
    <w:p>
      <w:pPr>
        <w:pStyle w:val="FirstParagraph"/>
      </w:pPr>
      <w:ins w:id="12" w:author="PR Preview" w:date="2024-01-01T00:00:00Z">
        <w:r>
          <w:t xml:space="preserve">Suppose the 20 study individuals are a random sample from a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rPr>
            <w:b/>
            <w:bCs/>
          </w:rPr>
          <w:t xml:space="preserve">super-population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so large that we can regard it as infinite,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and we want to make inferences about that super-population.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ins w:id="13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ins w:id="14" w:author="PR Preview" w:date="2024-01-01T00:00:00Z">
        <w:r>
          <w:pict>
            <v:rect style="width:0;height:1.5pt" o:hralign="center" o:hrstd="t" o:hr="t"/>
          </w:pict>
        </w:r>
      </w:ins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ins w:id="16" w:author="PR Preview" w:date="2024-01-01T00:00:00Z">
        <w:r>
          <w:t xml:space="preserve">An estimator is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rPr>
            <w:b/>
            <w:bCs/>
          </w:rPr>
          <w:t xml:space="preserve">consistent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for an estimand if its estimates get arbitrarily close to the estimand as the sample size</w:t>
        </w:r>
      </w:ins>
      <w:ins w:id="16" w:author="PR Preview" w:date="2024-01-01T00:00:00Z">
        <w:r>
          <w:t xml:space="preserve"> </w:t>
        </w:r>
      </w:ins>
      <m:oMath>
        <m:r>
          <m:t>n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grows.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For example, the sample proportion</w:t>
        </w:r>
      </w:ins>
      <w:ins w:id="16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is consistent for</w:t>
        </w:r>
      </w:ins>
      <w:ins w:id="16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16" w:author="PR Preview" w:date="2024-01-01T00:00:00Z">
        <w:r>
          <w:t xml:space="preserve">:</w:t>
        </w:r>
      </w:ins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the larger</w:t>
        </w:r>
      </w:ins>
      <w:ins w:id="16" w:author="PR Preview" w:date="2024-01-01T00:00:00Z">
        <w:r>
          <w:t xml:space="preserve"> </w:t>
        </w:r>
      </w:ins>
      <m:oMath>
        <m:r>
          <m:t>n</m:t>
        </m:r>
      </m:oMath>
      <w:ins w:id="16" w:author="PR Preview" w:date="2024-01-01T00:00:00Z">
        <w:r>
          <w:t xml:space="preserve">, the smaller we expect</w:t>
        </w:r>
      </w:ins>
      <w:ins w:id="16" w:author="PR Preview" w:date="2024-01-01T00:00:00Z">
        <w:r>
          <w:t xml:space="preserve"> </w:t>
        </w:r>
      </w:ins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to be.</w:t>
        </w:r>
      </w:ins>
    </w:p>
    <w:p>
      <w:pPr>
        <w:pStyle w:val="BodyText"/>
      </w:pPr>
      <w:ins w:id="17" w:author="PR Preview" w:date="2024-01-01T00:00:00Z">
        <w:r>
          <w:t xml:space="preserve">Even a consistent estimator can produce a point estimate far from the super-population value, especially in small samples.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So we should have more confidence in estimates from larger studies, and we quantify that confidence with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rPr>
            <w:b/>
            <w:bCs/>
          </w:rPr>
          <w:t xml:space="preserve">confidence intervals</w:t>
        </w:r>
      </w:ins>
      <w:ins w:id="17" w:author="PR Preview" w:date="2024-01-01T00:00:00Z">
        <w:r>
          <w:t xml:space="preserve">.</w:t>
        </w:r>
      </w:ins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ins w:id="19" w:author="PR Preview" w:date="2024-01-01T00:00:00Z">
        <w:r>
          <w:t xml:space="preserve">1.3 Wald Confidence Intervals</w:t>
        </w:r>
      </w:ins>
    </w:p>
    <w:p>
      <w:pPr>
        <w:pStyle w:val="FirstParagraph"/>
      </w:pPr>
      <w:ins w:id="20" w:author="PR Preview" w:date="2024-01-01T00:00:00Z">
        <w:r>
          <w:t xml:space="preserve">A 95%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rPr>
            <w:b/>
            <w:bCs/>
          </w:rPr>
          <w:t xml:space="preserve">Wald confidence interval</w:t>
        </w:r>
      </w:ins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for a parameter</w:t>
        </w:r>
      </w:ins>
      <w:ins w:id="20" w:author="PR Preview" w:date="2024-01-01T00:00:00Z">
        <w:r>
          <w:t xml:space="preserve"> </w:t>
        </w:r>
      </w:ins>
      <m:oMath>
        <m:r>
          <m:t>θ</m:t>
        </m:r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based on an estimator</w:t>
        </w:r>
      </w:ins>
      <w:ins w:id="2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0" w:author="PR Preview" w:date="2024-01-01T00:00:00Z">
        <w:r>
          <w:t xml:space="preserve"> </w:t>
        </w:r>
      </w:ins>
      <w:ins w:id="20" w:author="PR Preview" w:date="2024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2" w:author="PR Preview" w:date="2024-01-01T00:00:00Z">
        <w:r>
          <w:t xml:space="preserve">where</w:t>
        </w:r>
      </w:ins>
      <w:ins w:id="2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estimates the (exact or large-sample) standard error of</w:t>
        </w:r>
      </w:ins>
      <w:ins w:id="22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2" w:author="PR Preview" w:date="2024-01-01T00:00:00Z">
        <w:r>
          <w:t xml:space="preserve">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 1.96 is the upper 97.5% quantile of the standard normal distribution.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ins w:id="24" w:author="PR Preview" w:date="2024-01-01T00:00:00Z">
        <w:r>
          <w:t xml:space="preserve">1.4 Calibrated, Conservative, and Valid Intervals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ins w:id="25" w:author="PR Preview" w:date="2024-01-01T00:00:00Z">
        <w:r>
          <w:rPr>
            <w:b/>
            <w:bCs/>
          </w:rPr>
          <w:t xml:space="preserve">Small-sample valid</w:t>
        </w:r>
      </w:ins>
      <w:ins w:id="25" w:author="PR Preview" w:date="2024-01-01T00:00:00Z">
        <w:r>
          <w:t xml:space="preserve">: valid at every sample size for which it is defined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t xml:space="preserve">(small-sample calibrated intervals are sometimes called</w:t>
        </w:r>
      </w:ins>
      <w:ins w:id="25" w:author="PR Preview" w:date="2024-01-01T00:00:00Z">
        <w:r>
          <w:t xml:space="preserve"> </w:t>
        </w:r>
      </w:ins>
      <w:ins w:id="25" w:author="PR Preview" w:date="2024-01-01T00:00:00Z">
        <w:r>
          <w:rPr>
            <w:b/>
            <w:bCs/>
          </w:rPr>
          <w:t xml:space="preserve">exact</w:t>
        </w:r>
      </w:ins>
      <w:ins w:id="25" w:author="PR Preview" w:date="2024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w:ins w:id="26" w:author="PR Preview" w:date="2024-01-01T00:00:00Z">
        <w:r>
          <w:rPr>
            <w:b/>
            <w:bCs/>
          </w:rPr>
          <w:t xml:space="preserve">Large-sample (asymptotically) valid</w:t>
        </w:r>
      </w:ins>
      <w:ins w:id="26" w:author="PR Preview" w:date="2024-01-01T00:00:00Z">
        <w:r>
          <w:t xml:space="preserve">: valid only in large samples.</w:t>
        </w:r>
      </w:ins>
    </w:p>
    <w:p>
      <w:pPr>
        <w:pStyle w:val="FirstParagraph"/>
      </w:pPr>
      <w:ins w:id="27" w:author="PR Preview" w:date="2024-01-01T00:00:00Z">
        <w:r>
          <w:t xml:space="preserve">The Wald interval for</w:t>
        </w:r>
      </w:ins>
      <w:ins w:id="27" w:author="PR Preview" w:date="2024-01-01T00:00:00Z">
        <w:r>
          <w:t xml:space="preserve"> </w:t>
        </w:r>
      </w:ins>
      <m:oMath>
        <m:r>
          <m:t>p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in</w:t>
        </w:r>
      </w:ins>
      <w:ins w:id="27" w:author="PR Preview" w:date="2024-01-01T00:00:00Z">
        <w:r>
          <w:t xml:space="preserve"> </w:t>
        </w:r>
      </w:ins>
      <w:hyperlink w:anchor="exm-wald-binomial">
        <w:r>
          <w:rPr>
            <w:rStyle w:val="Hyperlink"/>
          </w:rPr>
          <w:t xml:space="preserve">Example 2</w:t>
        </w:r>
      </w:hyperlink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is large-sample calibrated but not small-sample valid.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In the book,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“95% confidence interval”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means a large-sample valid interval, such as a Wald interval, unless stated otherwise.</w:t>
        </w:r>
      </w:ins>
    </w:p>
    <w:p>
      <w:pPr>
        <w:pStyle w:val="BodyText"/>
      </w:pPr>
      <w:ins w:id="28" w:author="PR Preview" w:date="2024-01-01T00:00:00Z">
        <w:r>
          <w:t xml:space="preserve">The Wald interval centered at</w:t>
        </w:r>
      </w:ins>
      <w:ins w:id="28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is only guaranteed to be valid in large samples, and it can be badly anticonservative in small samples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(Brown et al. 2001)</w:t>
        </w:r>
      </w:ins>
      <w:ins w:id="28" w:author="PR Preview" w:date="2024-01-01T00:00:00Z">
        <w:r>
          <w:t xml:space="preserve">.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The book assumes, for simplicity, that the sample is large enough for the Wald interval in the example to be valid.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Small-sample valid intervals for</w:t>
        </w:r>
      </w:ins>
      <w:ins w:id="28" w:author="PR Preview" w:date="2024-01-01T00:00:00Z">
        <w:r>
          <w:t xml:space="preserve"> </w:t>
        </w:r>
      </w:ins>
      <m:oMath>
        <m:r>
          <m:t>p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exist but are not often used in practice.</w:t>
        </w:r>
      </w:ins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ins w:id="30" w:author="PR Preview" w:date="2024-01-01T00:00:00Z">
        <w:r>
          <w:t xml:space="preserve">1.5 Interpreting a Confidence Interval</w:t>
        </w:r>
      </w:ins>
    </w:p>
    <w:p>
      <w:pPr>
        <w:pStyle w:val="FirstParagraph"/>
      </w:pPr>
      <w:ins w:id="31" w:author="PR Preview" w:date="2024-01-01T00:00:00Z">
        <w:r>
          <w:t xml:space="preserve">Validity is a statement about coverage over repeated samples from the super-population.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If we and our colleagues construct valid 95% intervals in every study we ever conduct,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then the parameters of interest will be covered in at least 95% of those studies,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though we cannot tell which (up to) 5% of the intervals missed.</w:t>
        </w:r>
      </w:ins>
    </w:p>
    <w:p>
      <w:pPr>
        <w:pStyle w:val="BodyText"/>
      </w:pPr>
      <w:ins w:id="32" w:author="PR Preview" w:date="2024-01-01T00:00:00Z">
        <w:r>
          <w:t xml:space="preserve">A single 95% interval does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b/>
            <w:bCs/>
          </w:rPr>
          <w:t xml:space="preserve">not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mean there is a 95% probability that the estimand lies in it.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estimand is fixed, so the probability that it lies in</w:t>
        </w:r>
      </w:ins>
      <w:ins w:id="32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is either 0 or 1.</w:t>
        </w:r>
      </w:ins>
    </w:p>
    <w:p>
      <w:pPr>
        <w:pStyle w:val="BodyText"/>
      </w:pPr>
      <w:ins w:id="33" w:author="PR Preview" w:date="2024-01-01T00:00:00Z">
        <w:r>
          <w:t xml:space="preserve">A frequentist confidence level refers to how often the interval traps the unknown super-population quantity across a collection of studies, or across hypothetical repetitions of one study.</w:t>
        </w:r>
      </w:ins>
    </w:p>
    <w:p>
      <w:pPr>
        <w:pStyle w:val="BodyText"/>
      </w:pPr>
      <w:ins w:id="34" w:author="PR Preview" w:date="2024-01-01T00:00:00Z">
        <w:r>
          <w:t xml:space="preserve">In contrast, a Bayesian 95%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rPr>
            <w:b/>
            <w:bCs/>
          </w:rPr>
          <w:t xml:space="preserve">credible interval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can be interpreted as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“there is a 95% probability that the estimand is in the interval”</w:t>
        </w:r>
      </w:ins>
      <w:ins w:id="34" w:author="PR Preview" w:date="2024-01-01T00:00:00Z">
        <w:r>
          <w:t xml:space="preserve">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because for a Bayesian, probability is a degree of belief rather than a frequency.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The book adopts the frequency definition of probability (see its Fine Point 11.2 for Bayesian intervals).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ins w:id="36" w:author="PR Preview" w:date="2024-01-01T00:00:00Z">
        <w:r>
          <w:t xml:space="preserve">1.6 Bias Means Failing to Center a Valid Wald Interval</w:t>
        </w:r>
      </w:ins>
    </w:p>
    <w:p>
      <w:pPr>
        <w:pStyle w:val="FirstParagraph"/>
      </w:pPr>
      <w:ins w:id="37" w:author="PR Preview" w:date="2024-01-01T00:00:00Z">
        <w:r>
          <w:t xml:space="preserve">Not every consistent estimator can center a valid Wald interval, even in large samples.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Most users of statistics call an estimator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rPr>
            <w:b/>
            <w:bCs/>
          </w:rPr>
          <w:t xml:space="preserve">unbiased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if it can center a valid Wald interval and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rPr>
            <w:b/>
            <w:bCs/>
          </w:rPr>
          <w:t xml:space="preserve">biased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if it cannot,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and the book adopts that definition for now.</w:t>
        </w:r>
      </w:ins>
    </w:p>
    <w:p>
      <w:pPr>
        <w:pStyle w:val="BodyText"/>
      </w:pPr>
      <w:ins w:id="38" w:author="PR Preview" w:date="2024-01-01T00:00:00Z">
        <w:r>
          <w:t xml:space="preserve">Confidence intervals quantify only random error, so they can overstate our confidence when systematic biases may be present (Fine Point 10.2).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ins w:id="39" w:author="PR Preview" w:date="2024-01-01T00:00:00Z">
        <w:r>
          <w:t xml:space="preserve">2 10.2 Estimation of Causal Effects (pp. 140-141)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41" w:author="PR Preview" w:date="2024-01-01T00:00:00Z">
        <w:r>
          <w:t xml:space="preserve">Suppose the heart transplant study were a marginally randomized experiment in which</w:t>
        </w:r>
      </w:ins>
    </w:p>
    <w:p>
      <w:pPr>
        <w:pStyle w:val="Compact"/>
        <w:numPr>
          <w:ilvl w:val="0"/>
          <w:numId w:val="1006"/>
        </w:numPr>
      </w:pPr>
      <w:ins w:id="42" w:author="PR Preview" w:date="2024-01-01T00:00:00Z">
        <w:r>
          <w:t xml:space="preserve">the 20 individuals are a random sample from a near-infinite super-population,</w:t>
        </w:r>
      </w:ins>
    </w:p>
    <w:p>
      <w:pPr>
        <w:pStyle w:val="Compact"/>
        <w:numPr>
          <w:ilvl w:val="0"/>
          <w:numId w:val="1006"/>
        </w:numPr>
      </w:pPr>
      <w:ins w:id="43" w:author="PR Preview" w:date="2024-01-01T00:00:00Z">
        <w:r>
          <w:rPr>
            <w:i/>
            <w:iCs/>
          </w:rPr>
          <w:t xml:space="preserve">everyone in the super-population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was randomly assigned to</w:t>
        </w:r>
      </w:ins>
      <w:ins w:id="4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1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or</w:t>
        </w:r>
      </w:ins>
      <w:ins w:id="43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43" w:author="PR Preview" w:date="2024-01-01T00:00:00Z">
        <w:r>
          <w:t xml:space="preserve">, and</w:t>
        </w:r>
      </w:ins>
    </w:p>
    <w:p>
      <w:pPr>
        <w:pStyle w:val="Compact"/>
        <w:numPr>
          <w:ilvl w:val="0"/>
          <w:numId w:val="1006"/>
        </w:numPr>
      </w:pPr>
      <w:ins w:id="44" w:author="PR Preview" w:date="2024-01-01T00:00:00Z">
        <w:r>
          <w:t xml:space="preserve">everyone adhered to their assigned treatment.</w:t>
        </w:r>
      </w:ins>
    </w:p>
    <w:p>
      <w:pPr>
        <w:pStyle w:val="FirstParagraph"/>
      </w:pPr>
      <w:ins w:id="45" w:author="PR Preview" w:date="2024-01-01T00:00:00Z">
        <w:r>
          <w:t xml:space="preserve">Then exchangeability holds in the super-population,</w:t>
        </w:r>
      </w:ins>
      <w:ins w:id="45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45" w:author="PR Preview" w:date="2024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7" w:author="PR Preview" w:date="2024-01-01T00:00:00Z">
        <w:r>
          <w:t xml:space="preserve">Because the study population is a random sample,</w:t>
        </w:r>
      </w:ins>
      <w:ins w:id="47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is an unbiased estimator of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47" w:author="PR Preview" w:date="2024-01-01T00:00:00Z">
        <w:r>
          <w:t xml:space="preserve">,</w:t>
        </w:r>
      </w:ins>
      <w:ins w:id="47" w:author="PR Preview" w:date="2024-01-01T00:00:00Z">
        <w:r>
          <w:t xml:space="preserve"> </w:t>
        </w:r>
      </w:ins>
      <w:ins w:id="47" w:author="PR Preview" w:date="2024-01-01T00:00:00Z">
        <w:r>
          <w:t xml:space="preserve">and, by exchangeability in the super-population, also of</w:t>
        </w:r>
      </w:ins>
      <w:ins w:id="4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47" w:author="PR Preview" w:date="2024-01-01T00:00:00Z">
        <w:r>
          <w:t xml:space="preserve">.</w:t>
        </w:r>
      </w:ins>
    </w:p>
    <w:p>
      <w:ins w:id="48" w:author="PR Preview" w:date="2024-01-01T00:00:00Z">
        <w:r>
          <w:pict>
            <v:rect style="width:0;height:1.5pt" o:hralign="center" o:hrstd="t" o:hr="t"/>
          </w:pict>
        </w:r>
      </w:ins>
    </w:p>
    <w:bookmarkStart w:id="25" w:name="Xe6606a1800eebe976bf00f5fde4f8ae42d37c45"/>
    <w:p>
      <w:pPr>
        <w:pStyle w:val="Heading3"/>
      </w:pPr>
      <w:ins w:id="49" w:author="PR Preview" w:date="2024-01-01T00:00:00Z">
        <w:r>
          <w:t xml:space="preserve">2.1 Testing and Estimation in the Randomized Experiment</w:t>
        </w:r>
      </w:ins>
    </w:p>
    <w:p>
      <w:pPr>
        <w:pStyle w:val="FirstParagraph"/>
      </w:pPr>
      <w:ins w:id="50" w:author="PR Preview" w:date="2024-01-01T00:00:00Z">
        <w:r>
          <w:t xml:space="preserve">Testing the causal null hypothesis</w:t>
        </w:r>
      </w:ins>
      <w:ins w:id="50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reduces to comparing the sample proportions</w:t>
        </w:r>
      </w:ins>
      <w:ins w:id="5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and</w:t>
        </w:r>
      </w:ins>
      <w:ins w:id="50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ins w:id="50" w:author="PR Preview" w:date="2024-01-01T00:00:00Z">
        <w:r>
          <w:t xml:space="preserve">.</w:t>
        </w:r>
      </w:ins>
    </w:p>
    <w:p>
      <w:pPr>
        <w:pStyle w:val="BodyText"/>
      </w:pPr>
      <w:ins w:id="51" w:author="PR Preview" w:date="2024-01-01T00:00:00Z">
        <w:r>
          <w:t xml:space="preserve">Standard methods give confidence intervals for the causal effects in the super-population, estimated by</w:t>
        </w:r>
      </w:ins>
    </w:p>
    <w:p>
      <w:pPr>
        <w:pStyle w:val="Compact"/>
        <w:numPr>
          <w:ilvl w:val="0"/>
          <w:numId w:val="1007"/>
        </w:numPr>
      </w:pPr>
      <w:ins w:id="52" w:author="PR Preview" w:date="2024-01-01T00:00:00Z">
        <w:r>
          <w:t xml:space="preserve">causal risk difference:</w:t>
        </w:r>
      </w:ins>
      <w:ins w:id="52" w:author="PR Preview" w:date="2024-01-01T00:00:00Z">
        <w:r>
          <w:t xml:space="preserve"> </w:t>
        </w:r>
      </w:ins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ins w:id="52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7"/>
        </w:numPr>
      </w:pPr>
      <w:ins w:id="53" w:author="PR Preview" w:date="2024-01-01T00:00:00Z">
        <w:r>
          <w:t xml:space="preserve">causal risk ratio:</w:t>
        </w:r>
      </w:ins>
      <w:ins w:id="53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ins w:id="53" w:author="PR Preview" w:date="2024-01-01T00:00:00Z">
        <w:r>
          <w:t xml:space="preserve">.</w:t>
        </w:r>
      </w:ins>
    </w:p>
    <w:p>
      <w:pPr>
        <w:pStyle w:val="FirstParagraph"/>
      </w:pPr>
      <w:ins w:id="54" w:author="PR Preview" w:date="2024-01-01T00:00:00Z">
        <w:r>
          <w:t xml:space="preserve">In observational studies, slightly more involved but standard procedures give confidence intervals for standardized, IP weighted, or stratified association measures.</w:t>
        </w:r>
      </w:ins>
    </w:p>
    <w:p>
      <w:ins w:id="55" w:author="PR Preview" w:date="2024-01-01T00:00:00Z">
        <w:r>
          <w:pict>
            <v:rect style="width:0;height:1.5pt" o:hralign="center" o:hrstd="t" o:hr="t"/>
          </w:pict>
        </w:r>
      </w:ins>
    </w:p>
    <w:bookmarkEnd w:id="25"/>
    <w:bookmarkStart w:id="29" w:name="Xe8cfa1f852d321aafe717583f193e426ebfe142"/>
    <w:p>
      <w:pPr>
        <w:pStyle w:val="Heading3"/>
      </w:pPr>
      <w:ins w:id="56" w:author="PR Preview" w:date="2024-01-01T00:00:00Z">
        <w:r>
          <w:t xml:space="preserve">2.2 Randomizing the Sample Instead of the Super-Population</w:t>
        </w:r>
      </w:ins>
    </w:p>
    <w:p>
      <w:pPr>
        <w:pStyle w:val="FirstParagraph"/>
      </w:pPr>
      <w:ins w:id="57" w:author="PR Preview" w:date="2024-01-01T00:00:00Z">
        <w:r>
          <w:t xml:space="preserve">Now suppose only the 20 study individuals, not the whole super-population, were randomized.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Because of sampling variability, exchangeability need not hold exactly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i/>
            <w:iCs/>
          </w:rPr>
          <w:t xml:space="preserve">in the sample</w:t>
        </w:r>
      </w:ins>
      <w:ins w:id="57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ins w:id="58" w:author="PR Preview" w:date="2024-01-01T00:00:00Z">
        <w:r>
          <w:t xml:space="preserve">There are then two possible targets of inference:</w:t>
        </w:r>
      </w:ins>
    </w:p>
    <w:p>
      <w:pPr>
        <w:pStyle w:val="Compact"/>
        <w:numPr>
          <w:ilvl w:val="0"/>
          <w:numId w:val="1008"/>
        </w:numPr>
      </w:pPr>
      <w:ins w:id="59" w:author="PR Preview" w:date="2024-01-01T00:00:00Z">
        <w:r>
          <w:rPr>
            <w:b/>
            <w:bCs/>
          </w:rPr>
          <w:t xml:space="preserve">The randomized sample itself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(agnostic about any super-population):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rPr>
            <w:b/>
            <w:bCs/>
          </w:rPr>
          <w:t xml:space="preserve">randomization-based inference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(Robins 1988)</w:t>
        </w:r>
      </w:ins>
      <w:ins w:id="59" w:author="PR Preview" w:date="2024-01-01T00:00:00Z">
        <w:r>
          <w:t xml:space="preserve">, whose technicalities are beyond the book’s scope.</w:t>
        </w:r>
      </w:ins>
    </w:p>
    <w:p>
      <w:pPr>
        <w:pStyle w:val="Compact"/>
        <w:numPr>
          <w:ilvl w:val="0"/>
          <w:numId w:val="1008"/>
        </w:numPr>
      </w:pPr>
      <w:ins w:id="60" w:author="PR Preview" w:date="2024-01-01T00:00:00Z">
        <w:r>
          <w:rPr>
            <w:b/>
            <w:bCs/>
          </w:rPr>
          <w:t xml:space="preserve">The super-population from which the sample was drawn</w:t>
        </w:r>
      </w:ins>
      <w:ins w:id="60" w:author="PR Preview" w:date="2024-01-01T00:00:00Z">
        <w:r>
          <w:t xml:space="preserve">: mathematically equivalent to the first conceptualization in this section.</w:t>
        </w:r>
      </w:ins>
      <w:ins w:id="60" w:author="PR Preview" w:date="2024-01-01T00:00:00Z">
        <w:r>
          <w:t xml:space="preserve"> </w:t>
        </w:r>
      </w:ins>
      <w:ins w:id="60" w:author="PR Preview" w:date="2024-01-01T00:00:00Z">
        <w:r>
          <w:t xml:space="preserve">Randomization followed by random sampling is equivalent to random sampling followed by randomization.</w:t>
        </w:r>
      </w:ins>
    </w:p>
    <w:p>
      <w:pPr>
        <w:pStyle w:val="FirstParagraph"/>
      </w:pPr>
      <w:ins w:id="61" w:author="PR Preview" w:date="2024-01-01T00:00:00Z">
        <w:r>
          <w:t xml:space="preserve">We are often not interested in the first target.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In a trial comparing two first-line cancer treatments, learning which is better comes too late to help the trial participants;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the study is meant to guide treatment for a larger group of individuals similar to those studied.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So far we have assumed that this larger group is a super-population from which participants were randomly sampled.</w:t>
        </w:r>
      </w:ins>
      <w:ins w:id="61" w:author="PR Preview" w:date="2024-01-01T00:00:00Z">
        <w:r>
          <w:t xml:space="preserve"> </w:t>
        </w:r>
      </w:ins>
      <w:ins w:id="61" w:author="PR Preview" w:date="2024-01-01T00:00:00Z">
        <w:r>
          <w:t xml:space="preserve">Section 10.3 examines that assumption.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ins w:id="62" w:author="PR Preview" w:date="2024-01-01T00:00:00Z">
        <w:r>
          <w:t xml:space="preserve">3 10.3 The Myth of the Super-Population (pp. 142-143)</w:t>
        </w:r>
      </w:ins>
    </w:p>
    <w:p>
      <w:ins w:id="6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64" w:author="PR Preview" w:date="2024-01-01T00:00:00Z">
        <w:r>
          <w:t xml:space="preserve">Chapter 1 named two sources of randomness: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b/>
            <w:bCs/>
          </w:rPr>
          <w:t xml:space="preserve">sampling variability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and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b/>
            <w:bCs/>
          </w:rPr>
          <w:t xml:space="preserve">nondeterministic counterfactuals</w:t>
        </w:r>
      </w:ins>
      <w:ins w:id="64" w:author="PR Preview" w:date="2024-01-01T00:00:00Z">
        <w:r>
          <w:t xml:space="preserve">.</w:t>
        </w:r>
      </w:ins>
    </w:p>
    <w:p>
      <w:pPr>
        <w:pStyle w:val="BodyText"/>
      </w:pPr>
      <w:ins w:id="65" w:author="PR Preview" w:date="2024-01-01T00:00:00Z">
        <w:r>
          <w:t xml:space="preserve">Nearly every investigator would report the binomial interval</w:t>
        </w:r>
      </w:ins>
      <w:ins w:id="6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for</w:t>
        </w:r>
      </w:ins>
      <w:ins w:id="65" w:author="PR Preview" w:date="2024-01-01T00:00:00Z">
        <w:r>
          <w:t xml:space="preserve"> </w:t>
        </w:r>
      </w:ins>
      <m:oMath>
        <m:r>
          <m:t>p</m:t>
        </m:r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from</w:t>
        </w:r>
      </w:ins>
      <w:ins w:id="6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ins w:id="65" w:author="PR Preview" w:date="2024-01-01T00:00:00Z">
        <w:r>
          <w:t xml:space="preserve">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But this interval is justified only if</w:t>
        </w:r>
      </w:ins>
      <w:ins w:id="65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t>p</m:t>
            </m:r>
          </m:e>
        </m:acc>
      </m:oMath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has a binomial sampling distribution.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When does that happen?</w:t>
        </w:r>
      </w:ins>
    </w:p>
    <w:p>
      <w:ins w:id="66" w:author="PR Preview" w:date="2024-01-01T00:00:00Z">
        <w:r>
          <w:pict>
            <v:rect style="width:0;height:1.5pt" o:hralign="center" o:hrstd="t" o:hr="t"/>
          </w:pict>
        </w:r>
      </w:ins>
    </w:p>
    <w:bookmarkStart w:id="31" w:name="Xddf45318dbaccb51995095a97585c411495c575"/>
    <w:p>
      <w:pPr>
        <w:pStyle w:val="Heading3"/>
      </w:pPr>
      <w:ins w:id="67" w:author="PR Preview" w:date="2024-01-01T00:00:00Z">
        <w:r>
          <w:t xml:space="preserve">3.1 Two Scenarios That Give a Binomial Distribution</w:t>
        </w:r>
      </w:ins>
    </w:p>
    <w:p>
      <w:pPr>
        <w:pStyle w:val="FirstParagraph"/>
      </w:pPr>
      <w:ins w:id="68" w:author="PR Preview" w:date="2024-01-01T00:00:00Z">
        <w:r>
          <w:rPr>
            <w:b/>
            <w:bCs/>
          </w:rPr>
          <w:t xml:space="preserve">Scenario 1 (super-population).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The study population is a random sample from an essentially infinite super-population (sometimes called the source or target population),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and the estimand is</w:t>
        </w:r>
      </w:ins>
      <w:ins w:id="68" w:author="PR Preview" w:date="2024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in that super-population.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Then, across repeated random samples of 13 treated individuals, the number who develop the outcome is binomial with success probability</w:t>
        </w:r>
      </w:ins>
      <w:ins w:id="68" w:author="PR Preview" w:date="2024-01-01T00:00:00Z">
        <w:r>
          <w:t xml:space="preserve"> </w:t>
        </w:r>
      </w:ins>
      <m:oMath>
        <m:r>
          <m:t>p</m:t>
        </m:r>
      </m:oMath>
      <w:ins w:id="68" w:author="PR Preview" w:date="2024-01-01T00:00:00Z">
        <w:r>
          <w:t xml:space="preserve">,</w:t>
        </w:r>
      </w:ins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and the Wald interval from</w:t>
        </w:r>
      </w:ins>
      <w:ins w:id="68" w:author="PR Preview" w:date="2024-01-01T00:00:00Z">
        <w:r>
          <w:t xml:space="preserve"> </w:t>
        </w:r>
      </w:ins>
      <w:hyperlink w:anchor="exm-wald-binomial">
        <w:r>
          <w:rPr>
            <w:rStyle w:val="Hyperlink"/>
          </w:rPr>
          <w:t xml:space="preserve">Example 2</w:t>
        </w:r>
      </w:hyperlink>
      <w:ins w:id="68" w:author="PR Preview" w:date="2024-01-01T00:00:00Z">
        <w:r>
          <w:t xml:space="preserve"> </w:t>
        </w:r>
      </w:ins>
      <w:ins w:id="68" w:author="PR Preview" w:date="2024-01-01T00:00:00Z">
        <w:r>
          <w:t xml:space="preserve">is asymptotically calibrated for</w:t>
        </w:r>
      </w:ins>
      <w:ins w:id="68" w:author="PR Preview" w:date="2024-01-01T00:00:00Z">
        <w:r>
          <w:t xml:space="preserve"> </w:t>
        </w:r>
      </w:ins>
      <m:oMath>
        <m:r>
          <m:t>p</m:t>
        </m:r>
      </m:oMath>
      <w:ins w:id="68" w:author="PR Preview" w:date="2024-01-01T00:00:00Z">
        <w:r>
          <w:t xml:space="preserve">.</w:t>
        </w:r>
      </w:ins>
    </w:p>
    <w:p>
      <w:pPr>
        <w:pStyle w:val="BodyText"/>
      </w:pPr>
      <w:ins w:id="69" w:author="PR Preview" w:date="2024-01-01T00:00:00Z">
        <w:r>
          <w:rPr>
            <w:b/>
            <w:bCs/>
          </w:rPr>
          <w:t xml:space="preserve">Scenario 2 (stochastic counterfactuals, no super-population).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Each of the 13 treated individuals</w:t>
        </w:r>
      </w:ins>
      <w:ins w:id="69" w:author="PR Preview" w:date="2024-01-01T00:00:00Z">
        <w:r>
          <w:t xml:space="preserve"> </w:t>
        </w:r>
      </w:ins>
      <m:oMath>
        <m:r>
          <m:t>i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has a nondeterministic counterfactual probability</w:t>
        </w:r>
      </w:ins>
      <w:ins w:id="69" w:author="PR Preview" w:date="2024-01-01T00:00:00Z">
        <w:r>
          <w:t xml:space="preserve"> </w:t>
        </w:r>
      </w:ins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ins w:id="69" w:author="PR Preview" w:date="2024-01-01T00:00:00Z">
        <w:r>
          <w:t xml:space="preserve">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the observed outcome</w:t>
        </w:r>
      </w:ins>
      <w:ins w:id="69" w:author="PR Preview" w:date="2024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occurs with probability</w:t>
        </w:r>
      </w:ins>
      <w:ins w:id="69" w:author="PR Preview" w:date="2024-01-01T00:00:00Z">
        <w:r>
          <w:t xml:space="preserve"> </w:t>
        </w:r>
      </w:ins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ins w:id="69" w:author="PR Preview" w:date="2024-01-01T00:00:00Z">
        <w:r>
          <w:t xml:space="preserve">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and</w:t>
        </w:r>
      </w:ins>
      <w:ins w:id="69" w:author="PR Preview" w:date="2024-01-01T00:00:00Z">
        <w:r>
          <w:t xml:space="preserve"> </w:t>
        </w:r>
      </w:ins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equals the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rPr>
            <w:i/>
            <w:iCs/>
          </w:rPr>
          <w:t xml:space="preserve">same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value</w:t>
        </w:r>
      </w:ins>
      <w:ins w:id="69" w:author="PR Preview" w:date="2024-01-01T00:00:00Z">
        <w:r>
          <w:t xml:space="preserve"> </w:t>
        </w:r>
      </w:ins>
      <m:oMath>
        <m:r>
          <m:t>p</m:t>
        </m:r>
      </m:oMath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for all 13.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Then the number of treated with the outcome is binomial with success probability</w:t>
        </w:r>
      </w:ins>
      <w:ins w:id="69" w:author="PR Preview" w:date="2024-01-01T00:00:00Z">
        <w:r>
          <w:t xml:space="preserve"> </w:t>
        </w:r>
      </w:ins>
      <m:oMath>
        <m:r>
          <m:t>p</m:t>
        </m:r>
      </m:oMath>
      <w:ins w:id="69" w:author="PR Preview" w:date="2024-01-01T00:00:00Z">
        <w:r>
          <w:t xml:space="preserve">,</w:t>
        </w:r>
      </w:ins>
      <w:ins w:id="69" w:author="PR Preview" w:date="2024-01-01T00:00:00Z">
        <w:r>
          <w:t xml:space="preserve"> </w:t>
        </w:r>
      </w:ins>
      <w:ins w:id="69" w:author="PR Preview" w:date="2024-01-01T00:00:00Z">
        <w:r>
          <w:t xml:space="preserve">and the interval is again asymptotically calibrated for</w:t>
        </w:r>
      </w:ins>
      <w:ins w:id="69" w:author="PR Preview" w:date="2024-01-01T00:00:00Z">
        <w:r>
          <w:t xml:space="preserve"> </w:t>
        </w:r>
      </w:ins>
      <m:oMath>
        <m:r>
          <m:t>p</m:t>
        </m:r>
      </m:oMath>
      <w:ins w:id="69" w:author="PR Preview" w:date="2024-01-01T00:00:00Z">
        <w:r>
          <w:t xml:space="preserve">.</w:t>
        </w:r>
      </w:ins>
    </w:p>
    <w:p>
      <w:pPr>
        <w:pStyle w:val="BodyText"/>
      </w:pPr>
      <w:ins w:id="70" w:author="PR Preview" w:date="2024-01-01T00:00:00Z">
        <w:r>
          <w:t xml:space="preserve">“i.i.d.”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in Technical Point 10.1 means that the data were a random sample of size</w:t>
        </w:r>
      </w:ins>
      <w:ins w:id="70" w:author="PR Preview" w:date="2024-01-01T00:00:00Z">
        <w:r>
          <w:t xml:space="preserve"> </w:t>
        </w:r>
      </w:ins>
      <m:oMath>
        <m:r>
          <m:t>n</m:t>
        </m:r>
      </m:oMath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from a super-population, i.e., Scenario 1.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The book credits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Robins (1988)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with a more detailed discussion of the two scenarios.</w:t>
        </w:r>
      </w:ins>
    </w:p>
    <w:p>
      <w:ins w:id="71" w:author="PR Preview" w:date="2024-01-01T00:00:00Z">
        <w:r>
          <w:pict>
            <v:rect style="width:0;height:1.5pt" o:hralign="center" o:hrstd="t" o:hr="t"/>
          </w:pict>
        </w:r>
      </w:ins>
    </w:p>
    <w:bookmarkEnd w:id="31"/>
    <w:bookmarkStart w:id="32" w:name="scenario-2-is-untenable"/>
    <w:p>
      <w:pPr>
        <w:pStyle w:val="Heading3"/>
      </w:pPr>
      <w:ins w:id="72" w:author="PR Preview" w:date="2024-01-01T00:00:00Z">
        <w:r>
          <w:t xml:space="preserve">3.2 Scenario 2 Is Untenable</w:t>
        </w:r>
      </w:ins>
    </w:p>
    <w:p>
      <w:pPr>
        <w:pStyle w:val="FirstParagraph"/>
      </w:pPr>
      <w:ins w:id="73" w:author="PR Preview" w:date="2024-01-01T00:00:00Z">
        <w:r>
          <w:t xml:space="preserve">The risks</w:t>
        </w:r>
      </w:ins>
      <w:ins w:id="73" w:author="PR Preview" w:date="2024-01-01T00:00:00Z">
        <w:r>
          <w:t xml:space="preserve"> </w:t>
        </w:r>
      </w:ins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almost certainly vary between individuals (for example, with genetic make-up).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If they are not constant, the natural estimand for the study population is their average, say</w:t>
        </w:r>
      </w:ins>
      <w:ins w:id="73" w:author="PR Preview" w:date="2024-01-01T00:00:00Z">
        <w:r>
          <w:t xml:space="preserve"> </w:t>
        </w:r>
      </w:ins>
      <m:oMath>
        <m:r>
          <m:t>p</m:t>
        </m:r>
      </m:oMath>
      <w:ins w:id="73" w:author="PR Preview" w:date="2024-01-01T00:00:00Z">
        <w:r>
          <w:t xml:space="preserve">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but the number of treated with the outcome is then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rPr>
            <w:b/>
            <w:bCs/>
          </w:rPr>
          <w:t xml:space="preserve">not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binomial with success probability</w:t>
        </w:r>
      </w:ins>
      <w:ins w:id="73" w:author="PR Preview" w:date="2024-01-01T00:00:00Z">
        <w:r>
          <w:t xml:space="preserve"> </w:t>
        </w:r>
      </w:ins>
      <m:oMath>
        <m:r>
          <m:t>p</m:t>
        </m:r>
      </m:oMath>
      <w:ins w:id="73" w:author="PR Preview" w:date="2024-01-01T00:00:00Z">
        <w:r>
          <w:t xml:space="preserve">,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t xml:space="preserve">and the binomial interval is not calibrated but</w:t>
        </w:r>
      </w:ins>
      <w:ins w:id="73" w:author="PR Preview" w:date="2024-01-01T00:00:00Z">
        <w:r>
          <w:t xml:space="preserve"> </w:t>
        </w:r>
      </w:ins>
      <w:ins w:id="73" w:author="PR Preview" w:date="2024-01-01T00:00:00Z">
        <w:r>
          <w:rPr>
            <w:b/>
            <w:bCs/>
          </w:rPr>
          <w:t xml:space="preserve">conservative</w:t>
        </w:r>
      </w:ins>
      <w:ins w:id="73" w:author="PR Preview" w:date="2024-01-01T00:00:00Z">
        <w:r>
          <w:t xml:space="preserve">.</w:t>
        </w:r>
      </w:ins>
    </w:p>
    <w:p>
      <w:pPr>
        <w:pStyle w:val="BodyText"/>
      </w:pPr>
      <w:ins w:id="74" w:author="PR Preview" w:date="2024-01-01T00:00:00Z">
        <w:r>
          <w:t xml:space="preserve">So anyone who reports a binomial interval for</w:t>
        </w:r>
      </w:ins>
      <w:ins w:id="7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while acknowledging between-individual variation in risk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is implicitly assuming Scenario 1.</w:t>
        </w:r>
      </w:ins>
      <w:ins w:id="74" w:author="PR Preview" w:date="2024-01-01T00:00:00Z">
        <w:r>
          <w:t xml:space="preserve"> </w:t>
        </w:r>
      </w:ins>
      <w:ins w:id="74" w:author="PR Preview" w:date="2024-01-01T00:00:00Z">
        <w:r>
          <w:t xml:space="preserve">Under Scenario 1 the count is binomial whether the counterfactuals are deterministic or stochastic.</w:t>
        </w:r>
      </w:ins>
    </w:p>
    <w:p>
      <w:pPr>
        <w:pStyle w:val="BodyText"/>
      </w:pPr>
      <w:ins w:id="75" w:author="PR Preview" w:date="2024-01-01T00:00:00Z">
        <w:r>
          <w:t xml:space="preserve">Why the interval is conservative rather than anticonservative: if the outcomes are independent Bernoulli(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</m:oMath>
      <w:ins w:id="75" w:author="PR Preview" w:date="2024-01-01T00:00:00Z">
        <w:r>
          <w:t xml:space="preserve">) with unequal</w:t>
        </w:r>
      </w:ins>
      <w:ins w:id="75" w:author="PR Preview" w:date="2024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i</m:t>
            </m:r>
          </m:sub>
        </m:sSub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(a Poisson-binomial count),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their sum has variance</w:t>
        </w:r>
      </w:ins>
      <w:ins w:id="75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75" w:author="PR Preview" w:date="2024-01-01T00:00:00Z">
        <w:r>
          <w:t xml:space="preserve">, which is smaller than the binomial variance</w:t>
        </w:r>
      </w:ins>
      <w:ins w:id="75" w:author="PR Preview" w:date="2024-01-01T00:00:00Z">
        <w:r>
          <w:t xml:space="preserve"> </w:t>
        </w:r>
      </w:ins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at the same mean</w:t>
        </w:r>
      </w:ins>
      <w:ins w:id="75" w:author="PR Preview" w:date="2024-01-01T00:00:00Z">
        <w:r>
          <w:t xml:space="preserve"> </w:t>
        </w:r>
      </w:ins>
      <m:oMath>
        <m:acc>
          <m:accPr>
            <m:chr m:val="‾"/>
          </m:accPr>
          <m:e>
            <m:r>
              <m:t>p</m:t>
            </m:r>
          </m:e>
        </m:acc>
      </m:oMath>
      <w:ins w:id="75" w:author="PR Preview" w:date="2024-01-01T00:00:00Z">
        <w:r>
          <w:t xml:space="preserve">.</w:t>
        </w:r>
      </w:ins>
      <w:ins w:id="75" w:author="PR Preview" w:date="2024-01-01T00:00:00Z">
        <w:r>
          <w:t xml:space="preserve"> </w:t>
        </w:r>
      </w:ins>
      <w:ins w:id="75" w:author="PR Preview" w:date="2024-01-01T00:00:00Z">
        <w:r>
          <w:t xml:space="preserve">To see this, write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77" w:author="PR Preview" w:date="2024-01-01T00:00:00Z">
        <w:r>
          <w:t xml:space="preserve">using</w:t>
        </w:r>
      </w:ins>
      <w:ins w:id="77" w:author="PR Preview" w:date="2024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7" w:author="PR Preview" w:date="2024-01-01T00:00:00Z">
        <w:r>
          <w:t xml:space="preserve">.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The binomial formula therefore overstates the variance, so the interval is too wide.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(This derivation is ours, added to explain the book’s statement.)</w:t>
        </w:r>
      </w:ins>
    </w:p>
    <w:p>
      <w:ins w:id="78" w:author="PR Preview" w:date="2024-01-01T00:00:00Z">
        <w:r>
          <w:pict>
            <v:rect style="width:0;height:1.5pt" o:hralign="center" o:hrstd="t" o:hr="t"/>
          </w:pict>
        </w:r>
      </w:ins>
    </w:p>
    <w:bookmarkEnd w:id="32"/>
    <w:bookmarkStart w:id="33" w:name="why-does-the-myth-endure"/>
    <w:p>
      <w:pPr>
        <w:pStyle w:val="Heading3"/>
      </w:pPr>
      <w:ins w:id="79" w:author="PR Preview" w:date="2024-01-01T00:00:00Z">
        <w:r>
          <w:t xml:space="preserve">3.3 Why Does the Myth Endure?</w:t>
        </w:r>
      </w:ins>
    </w:p>
    <w:p>
      <w:pPr>
        <w:pStyle w:val="FirstParagraph"/>
      </w:pPr>
      <w:ins w:id="80" w:author="PR Preview" w:date="2024-01-01T00:00:00Z">
        <w:r>
          <w:t xml:space="preserve">Advantage of the super-population: nothing hinges on whether the world is deterministic.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Yet it is usually a fiction;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individuals are rarely sampled at random from any near-infinite population.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It endures because</w:t>
        </w:r>
      </w:ins>
    </w:p>
    <w:p>
      <w:pPr>
        <w:pStyle w:val="Compact"/>
        <w:numPr>
          <w:ilvl w:val="0"/>
          <w:numId w:val="1009"/>
        </w:numPr>
      </w:pPr>
      <w:ins w:id="81" w:author="PR Preview" w:date="2024-01-01T00:00:00Z">
        <w:r>
          <w:t xml:space="preserve">it leads to simple statistical methods, and</w:t>
        </w:r>
      </w:ins>
    </w:p>
    <w:p>
      <w:pPr>
        <w:pStyle w:val="Compact"/>
        <w:numPr>
          <w:ilvl w:val="0"/>
          <w:numId w:val="1009"/>
        </w:numPr>
      </w:pPr>
      <w:ins w:id="82" w:author="PR Preview" w:date="2024-01-01T00:00:00Z">
        <w:r>
          <w:t xml:space="preserve">it gives a simple route to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rPr>
            <w:b/>
            <w:bCs/>
          </w:rPr>
          <w:t xml:space="preserve">generalization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from the study population (e.g., our 20 individuals) to a large target population (e.g., all immortals in the Greek pantheon).</w:t>
        </w:r>
      </w:ins>
    </w:p>
    <w:p>
      <w:pPr>
        <w:pStyle w:val="FirstParagraph"/>
      </w:pPr>
      <w:ins w:id="83" w:author="PR Preview" w:date="2024-01-01T00:00:00Z">
        <w:r>
          <w:t xml:space="preserve">Because the random sampling is fictional, a 95% interval computed under Scenario 1 should be read as a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rPr>
            <w:b/>
            <w:bCs/>
          </w:rPr>
          <w:t xml:space="preserve">what-if statement</w:t>
        </w:r>
      </w:ins>
      <w:ins w:id="83" w:author="PR Preview" w:date="2024-01-01T00:00:00Z">
        <w:r>
          <w:t xml:space="preserve">: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it covers the super-population parameter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rPr>
            <w:i/>
            <w:iCs/>
          </w:rPr>
          <w:t xml:space="preserve">had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the study individuals been randomly sampled from a near-infinite super-population.</w:t>
        </w:r>
      </w:ins>
    </w:p>
    <w:p>
      <w:pPr>
        <w:pStyle w:val="BodyText"/>
      </w:pPr>
      <w:ins w:id="84" w:author="PR Preview" w:date="2024-01-01T00:00:00Z">
        <w:r>
          <w:t xml:space="preserve">An investigator might reject Scenario 1 if the pool of potential treatment recipients is not much larger than the study population,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or if the target population is believed to differ from the study population in ways that sampling variability cannot explain.</w:t>
        </w:r>
      </w:ins>
      <w:ins w:id="84" w:author="PR Preview" w:date="2024-01-01T00:00:00Z">
        <w:r>
          <w:t xml:space="preserve"> </w:t>
        </w:r>
      </w:ins>
      <w:ins w:id="84" w:author="PR Preview" w:date="2024-01-01T00:00:00Z">
        <w:r>
          <w:t xml:space="preserve">The rest of the chapter accepts that individuals were randomly sampled from a super-population, and studies the consequences of random variability for causal inference, starting with a simple randomized experiment.</w:t>
        </w:r>
      </w:ins>
    </w:p>
    <w:bookmarkEnd w:id="33"/>
    <w:bookmarkEnd w:id="34"/>
    <w:bookmarkStart w:id="49" w:name="the-conditionality-principle-pp.-144-147"/>
    <w:p>
      <w:pPr>
        <w:pStyle w:val="Heading2"/>
      </w:pPr>
      <w:ins w:id="85" w:author="PR Preview" w:date="2024-01-01T00:00:00Z">
        <w:r>
          <w:t xml:space="preserve">4 10.4 The Conditionality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“Principle”</w:t>
        </w:r>
      </w:ins>
      <w:ins w:id="85" w:author="PR Preview" w:date="2024-01-01T00:00:00Z">
        <w:r>
          <w:t xml:space="preserve"> </w:t>
        </w:r>
      </w:ins>
      <w:ins w:id="85" w:author="PR Preview" w:date="2024-01-01T00:00:00Z">
        <w:r>
          <w:t xml:space="preserve">(pp. 144-147)</w:t>
        </w:r>
      </w:ins>
    </w:p>
    <w:p>
      <w:ins w:id="8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ins w:id="87" w:author="PR Preview" w:date="2024-01-01T00:00:00Z">
        <w:r>
          <w:t xml:space="preserve">In a near-infinite super-population, randomization would make the arms exchangeable,</w:t>
        </w:r>
      </w:ins>
      <w:ins w:id="87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ins w:id="87" w:author="PR Preview" w:date="2024-01-01T00:00:00Z">
        <w:r>
          <w:t xml:space="preserve">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and the associational risk difference would equal the causal risk difference</w:t>
        </w:r>
      </w:ins>
      <w:ins w:id="8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87" w:author="PR Preview" w:date="2024-01-01T00:00:00Z">
        <w:r>
          <w:t xml:space="preserve">.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With only 240 individuals, randomization guarantees only that departures from exchangeability are due to chance, not that they are absent.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Our ignorance of chance correlations between unmeasured baseline risk factors and</w:t>
        </w:r>
      </w:ins>
      <w:ins w:id="87" w:author="PR Preview" w:date="2024-01-01T00:00:00Z">
        <w:r>
          <w:t xml:space="preserve"> </w:t>
        </w:r>
      </w:ins>
      <m:oMath>
        <m:r>
          <m:t>A</m:t>
        </m:r>
      </m:oMath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in the sample contributes to the length (0.22) of the interval.</w:t>
        </w:r>
      </w:ins>
    </w:p>
    <w:p>
      <w:ins w:id="88" w:author="PR Preview" w:date="2024-01-01T00:00:00Z">
        <w:r>
          <w:pict>
            <v:rect style="width:0;height:1.5pt" o:hralign="center" o:hrstd="t" o:hr="t"/>
          </w:pict>
        </w:r>
      </w:ins>
    </w:p>
    <w:bookmarkStart w:id="37" w:name="a-chance-imbalance-on-smoking"/>
    <w:p>
      <w:pPr>
        <w:pStyle w:val="Heading3"/>
      </w:pPr>
      <w:ins w:id="89" w:author="PR Preview" w:date="2024-01-01T00:00:00Z">
        <w:r>
          <w:t xml:space="preserve">4.1 A Chance Imbalance on Smoking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ins w:id="90" w:author="PR Preview" w:date="2024-01-01T00:00:00Z">
        <w:r>
          <w:t xml:space="preserve">Malfeasance is ruled out, so the imbalance is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“very very bad luck”</w:t>
        </w:r>
      </w:ins>
      <w:ins w:id="90" w:author="PR Preview" w:date="2024-01-01T00:00:00Z">
        <w:r>
          <w:t xml:space="preserve">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Should the article be retracted?</w:t>
        </w:r>
      </w:ins>
    </w:p>
    <w:p>
      <w:pPr>
        <w:pStyle w:val="Compact"/>
        <w:numPr>
          <w:ilvl w:val="0"/>
          <w:numId w:val="1011"/>
        </w:numPr>
      </w:pPr>
      <w:ins w:id="91" w:author="PR Preview" w:date="2024-01-01T00:00:00Z">
        <w:r>
          <w:t xml:space="preserve">Investigator 1: no.</w:t>
        </w:r>
      </w:ins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Imbalances on unmeasured factors</w:t>
        </w:r>
      </w:ins>
      <w:ins w:id="91" w:author="PR Preview" w:date="2024-01-01T00:00:00Z">
        <w:r>
          <w:t xml:space="preserve"> </w:t>
        </w:r>
      </w:ins>
      <m:oMath>
        <m:r>
          <m:t>U</m:t>
        </m:r>
      </m:oMath>
      <w:ins w:id="91" w:author="PR Preview" w:date="2024-01-01T00:00:00Z">
        <w:r>
          <w:t xml:space="preserve"> </w:t>
        </w:r>
      </w:ins>
      <w:ins w:id="91" w:author="PR Preview" w:date="2024-01-01T00:00:00Z">
        <w:r>
          <w:t xml:space="preserve">may cancel the imbalance on</w:t>
        </w:r>
      </w:ins>
      <w:ins w:id="91" w:author="PR Preview" w:date="2024-01-01T00:00:00Z">
        <w:r>
          <w:t xml:space="preserve"> </w:t>
        </w:r>
      </w:ins>
      <m:oMath>
        <m:r>
          <m:t>L</m:t>
        </m:r>
      </m:oMath>
      <w:ins w:id="91" w:author="PR Preview" w:date="2024-01-01T00:00:00Z">
        <w:r>
          <w:t xml:space="preserve">, so the unadjusted estimate may still be closer to the truth.</w:t>
        </w:r>
      </w:ins>
    </w:p>
    <w:p>
      <w:pPr>
        <w:pStyle w:val="Compact"/>
        <w:numPr>
          <w:ilvl w:val="0"/>
          <w:numId w:val="1011"/>
        </w:numPr>
      </w:pPr>
      <w:ins w:id="92" w:author="PR Preview" w:date="2024-01-01T00:00:00Z">
        <w:r>
          <w:t xml:space="preserve">Investigator 2: yes.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The strong</w:t>
        </w:r>
      </w:ins>
      <w:ins w:id="92" w:author="PR Preview" w:date="2024-01-01T00:00:00Z">
        <w:r>
          <w:t xml:space="preserve"> </w:t>
        </w:r>
      </w:ins>
      <m:oMath>
        <m:r>
          <m:t>L</m:t>
        </m:r>
      </m:oMath>
      <w:ins w:id="92" w:author="PR Preview" w:date="2024-01-01T00:00:00Z">
        <w:r>
          <w:t xml:space="preserve">-</w:t>
        </w:r>
      </w:ins>
      <m:oMath>
        <m:r>
          <m:t>A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association confounds the estimate;</w:t>
        </w:r>
      </w:ins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within levels of</w:t>
        </w:r>
      </w:ins>
      <w:ins w:id="92" w:author="PR Preview" w:date="2024-01-01T00:00:00Z">
        <w:r>
          <w:t xml:space="preserve"> </w:t>
        </w:r>
      </w:ins>
      <m:oMath>
        <m:r>
          <m:t>L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we have mini randomized trials, whose intervals reflect possible</w:t>
        </w:r>
      </w:ins>
      <w:ins w:id="92" w:author="PR Preview" w:date="2024-01-01T00:00:00Z">
        <w:r>
          <w:t xml:space="preserve"> </w:t>
        </w:r>
      </w:ins>
      <m:oMath>
        <m:r>
          <m:t>U</m:t>
        </m:r>
      </m:oMath>
      <w:ins w:id="92" w:author="PR Preview" w:date="2024-01-01T00:00:00Z">
        <w:r>
          <w:t xml:space="preserve">-</w:t>
        </w:r>
      </w:ins>
      <m:oMath>
        <m:r>
          <m:t>A</m:t>
        </m:r>
      </m:oMath>
      <w:ins w:id="92" w:author="PR Preview" w:date="2024-01-01T00:00:00Z">
        <w:r>
          <w:t xml:space="preserve"> </w:t>
        </w:r>
      </w:ins>
      <w:ins w:id="92" w:author="PR Preview" w:date="2024-01-01T00:00:00Z">
        <w:r>
          <w:t xml:space="preserve">associations given</w:t>
        </w:r>
      </w:ins>
      <w:ins w:id="92" w:author="PR Preview" w:date="2024-01-01T00:00:00Z">
        <w:r>
          <w:t xml:space="preserve"> </w:t>
        </w:r>
      </w:ins>
      <m:oMath>
        <m:r>
          <m:t>L</m:t>
        </m:r>
      </m:oMath>
      <w:ins w:id="92" w:author="PR Preview" w:date="2024-01-01T00:00:00Z">
        <w:r>
          <w:t xml:space="preserve">.</w:t>
        </w:r>
      </w:ins>
    </w:p>
    <w:p>
      <w:ins w:id="93" w:author="PR Preview" w:date="2024-01-01T00:00:00Z">
        <w:r>
          <w:pict>
            <v:rect style="width:0;height:1.5pt" o:hralign="center" o:hrstd="t" o:hr="t"/>
          </w:pict>
        </w:r>
      </w:ins>
    </w:p>
    <w:bookmarkEnd w:id="37"/>
    <w:bookmarkStart w:id="38" w:name="settling-the-debate"/>
    <w:p>
      <w:pPr>
        <w:pStyle w:val="Heading3"/>
      </w:pPr>
      <w:ins w:id="94" w:author="PR Preview" w:date="2024-01-01T00:00:00Z">
        <w:r>
          <w:t xml:space="preserve">4.2 Settling the Debate</w:t>
        </w:r>
      </w:ins>
    </w:p>
    <w:p>
      <w:pPr>
        <w:pStyle w:val="FirstParagraph"/>
      </w:pPr>
      <w:ins w:id="95" w:author="PR Preview" w:date="2024-01-01T00:00:00Z">
        <w:r>
          <w:t xml:space="preserve">Assume a constant causal risk difference across strata of</w:t>
        </w:r>
      </w:ins>
      <w:ins w:id="95" w:author="PR Preview" w:date="2024-01-01T00:00:00Z">
        <w:r>
          <w:t xml:space="preserve"> </w:t>
        </w:r>
      </w:ins>
      <m:oMath>
        <m:r>
          <m:t>L</m:t>
        </m:r>
      </m:oMath>
      <w:ins w:id="95" w:author="PR Preview" w:date="2024-01-01T00:00:00Z">
        <w:r>
          <w:t xml:space="preserve">, and imagine running the trial trillions of times.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rPr>
            <w:b/>
            <w:bCs/>
          </w:rPr>
          <w:t xml:space="preserve">Condition on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the runs in which</w:t>
        </w:r>
      </w:ins>
      <w:ins w:id="95" w:author="PR Preview" w:date="2024-01-01T00:00:00Z">
        <w:r>
          <w:t xml:space="preserve"> </w:t>
        </w:r>
      </w:ins>
      <m:oMath>
        <m:r>
          <m:t>L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are as strongly positively associated as observed.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Within each level of</w:t>
        </w:r>
      </w:ins>
      <w:ins w:id="95" w:author="PR Preview" w:date="2024-01-01T00:00:00Z">
        <w:r>
          <w:t xml:space="preserve"> </w:t>
        </w:r>
      </w:ins>
      <m:oMath>
        <m:r>
          <m:t>L</m:t>
        </m:r>
      </m:oMath>
      <w:ins w:id="95" w:author="PR Preview" w:date="2024-01-01T00:00:00Z">
        <w:r>
          <w:t xml:space="preserve">, any pre-treatment risk factor</w:t>
        </w:r>
      </w:ins>
      <w:ins w:id="95" w:author="PR Preview" w:date="2024-01-01T00:00:00Z">
        <w:r>
          <w:t xml:space="preserve"> </w:t>
        </w:r>
      </w:ins>
      <m:oMath>
        <m:r>
          <m:t>U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is positively associated with</w:t>
        </w:r>
      </w:ins>
      <w:ins w:id="95" w:author="PR Preview" w:date="2024-01-01T00:00:00Z">
        <w:r>
          <w:t xml:space="preserve"> </w:t>
        </w:r>
      </w:ins>
      <m:oMath>
        <m:r>
          <m:t>A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in essentially as many of these runs as it is negatively associated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(even if</w:t>
        </w:r>
      </w:ins>
      <w:ins w:id="95" w:author="PR Preview" w:date="2024-01-01T00:00:00Z">
        <w:r>
          <w:t xml:space="preserve"> </w:t>
        </w:r>
      </w:ins>
      <m:oMath>
        <m:r>
          <m:t>U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</w:t>
        </w:r>
      </w:ins>
      <w:ins w:id="95" w:author="PR Preview" w:date="2024-01-01T00:00:00Z">
        <w:r>
          <w:t xml:space="preserve"> </w:t>
        </w:r>
      </w:ins>
      <m:oMath>
        <m:r>
          <m:t>L</m:t>
        </m:r>
      </m:oMath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are highly correlated).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Therefore:</w:t>
        </w:r>
      </w:ins>
    </w:p>
    <w:p>
      <w:pPr>
        <w:pStyle w:val="Compact"/>
        <w:numPr>
          <w:ilvl w:val="0"/>
          <w:numId w:val="1012"/>
        </w:numPr>
      </w:pPr>
      <w:ins w:id="96" w:author="PR Preview" w:date="2024-01-01T00:00:00Z">
        <w:r>
          <w:rPr>
            <w:b/>
            <w:bCs/>
          </w:rPr>
          <w:t xml:space="preserve">Conditionally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(over those runs): the adjusted estimate is unbiased;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the unadjusted estimate is greatly biased.</w:t>
        </w:r>
      </w:ins>
    </w:p>
    <w:p>
      <w:pPr>
        <w:pStyle w:val="Compact"/>
        <w:numPr>
          <w:ilvl w:val="0"/>
          <w:numId w:val="1012"/>
        </w:numPr>
      </w:pPr>
      <w:ins w:id="97" w:author="PR Preview" w:date="2024-01-01T00:00:00Z">
        <w:r>
          <w:rPr>
            <w:b/>
            <w:bCs/>
          </w:rPr>
          <w:t xml:space="preserve">Unconditionally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(over all runs): both are unbiased, but the adjusted estimate has smaller variance.</w:t>
        </w:r>
      </w:ins>
    </w:p>
    <w:p>
      <w:pPr>
        <w:pStyle w:val="FirstParagraph"/>
      </w:pPr>
      <w:ins w:id="98" w:author="PR Preview" w:date="2024-01-01T00:00:00Z">
        <w:r>
          <w:t xml:space="preserve">Either way, the Wald interval centered on the adjusted estimator is the better analysis.</w:t>
        </w:r>
      </w:ins>
      <w:ins w:id="98" w:author="PR Preview" w:date="2024-01-01T00:00:00Z">
        <w:r>
          <w:t xml:space="preserve"> </w:t>
        </w:r>
      </w:ins>
      <w:ins w:id="98" w:author="PR Preview" w:date="2024-01-01T00:00:00Z">
        <w:r>
          <w:rPr>
            <w:b/>
            <w:bCs/>
          </w:rPr>
          <w:t xml:space="preserve">Investigator 2 is right; the article should be retracted.</w:t>
        </w:r>
      </w:ins>
    </w:p>
    <w:p>
      <w:pPr>
        <w:pStyle w:val="BodyText"/>
      </w:pPr>
      <w:ins w:id="99" w:author="PR Preview" w:date="2024-01-01T00:00:00Z">
        <w:r>
          <w:t xml:space="preserve">The adjusted estimator is unconditionally more efficient because it is the maximum likelihood estimator (MLE) of the risk difference when data on</w:t>
        </w:r>
      </w:ins>
      <w:ins w:id="99" w:author="PR Preview" w:date="2024-01-01T00:00:00Z">
        <w:r>
          <w:t xml:space="preserve"> </w:t>
        </w:r>
      </w:ins>
      <m:oMath>
        <m:r>
          <m:t>L</m:t>
        </m:r>
      </m:oMath>
      <w:ins w:id="99" w:author="PR Preview" w:date="2024-01-01T00:00:00Z">
        <w:r>
          <w:t xml:space="preserve"> </w:t>
        </w:r>
      </w:ins>
      <w:ins w:id="99" w:author="PR Preview" w:date="2024-01-01T00:00:00Z">
        <w:r>
          <w:t xml:space="preserve">are available.</w:t>
        </w:r>
      </w:ins>
    </w:p>
    <w:p>
      <w:ins w:id="100" w:author="PR Preview" w:date="2024-01-01T00:00:00Z">
        <w:r>
          <w:pict>
            <v:rect style="width:0;height:1.5pt" o:hralign="center" o:hrstd="t" o:hr="t"/>
          </w:pict>
        </w:r>
      </w:ins>
    </w:p>
    <w:bookmarkEnd w:id="38"/>
    <w:bookmarkStart w:id="48" w:name="the-conditionality-principle"/>
    <w:p>
      <w:pPr>
        <w:pStyle w:val="Heading3"/>
      </w:pPr>
      <w:ins w:id="101" w:author="PR Preview" w:date="2024-01-01T00:00:00Z">
        <w:r>
          <w:t xml:space="preserve">4.3 The Conditionality Principle</w:t>
        </w:r>
      </w:ins>
    </w:p>
    <w:p>
      <w:pPr>
        <w:pStyle w:val="FirstParagraph"/>
      </w:pPr>
      <w:ins w:id="102" w:author="PR Preview" w:date="2024-01-01T00:00:00Z">
        <w:r>
          <w:t xml:space="preserve">The observed</w:t>
        </w:r>
      </w:ins>
      <w:ins w:id="102" w:author="PR Preview" w:date="2024-01-01T00:00:00Z">
        <w:r>
          <w:t xml:space="preserve"> </w:t>
        </w:r>
      </w:ins>
      <m:oMath>
        <m:r>
          <m:t>L</m:t>
        </m:r>
      </m:oMath>
      <w:ins w:id="102" w:author="PR Preview" w:date="2024-01-01T00:00:00Z">
        <w:r>
          <w:t xml:space="preserve">-</w:t>
        </w:r>
      </w:ins>
      <m:oMath>
        <m:r>
          <m:t>A</m:t>
        </m:r>
      </m:oMath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association is an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rPr>
            <w:b/>
            <w:bCs/>
          </w:rPr>
          <w:t xml:space="preserve">ancillary statistic</w:t>
        </w:r>
      </w:ins>
      <w:ins w:id="102" w:author="PR Preview" w:date="2024-01-01T00:00:00Z">
        <w:r>
          <w:t xml:space="preserve"> </w:t>
        </w:r>
      </w:ins>
      <w:ins w:id="102" w:author="PR Preview" w:date="2024-01-01T00:00:00Z">
        <w:r>
          <w:t xml:space="preserve">for the causal risk difference.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ins w:id="103" w:author="PR Preview" w:date="2024-01-01T00:00:00Z">
        <w:r>
          <w:t xml:space="preserve">Investigators who intuitively follow this principle call an estimator unbiased only if it can center a valid Wald interval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rPr>
            <w:i/>
            <w:iCs/>
          </w:rPr>
          <w:t xml:space="preserve">conditional on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ancillary statistics,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 stricter definition than in Section 10.1.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To the frequentist objection that the unadjusted estimate is unbiased over all runs, they reply: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why should</w:t>
        </w:r>
      </w:ins>
      <w:ins w:id="103" w:author="PR Preview" w:date="2024-01-01T00:00:00Z">
        <w:r>
          <w:t xml:space="preserve"> </w:t>
        </w:r>
      </w:ins>
      <m:oMath>
        <m:r>
          <m:t>L</m:t>
        </m:r>
      </m:oMath>
      <w:ins w:id="103" w:author="PR Preview" w:date="2024-01-01T00:00:00Z">
        <w:r>
          <w:t xml:space="preserve">-</w:t>
        </w:r>
      </w:ins>
      <m:oMath>
        <m:r>
          <m:t>A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associations in hypothetical other studies matter, when in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rPr>
            <w:i/>
            <w:iCs/>
          </w:rPr>
          <w:t xml:space="preserve">my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study</w:t>
        </w:r>
      </w:ins>
      <w:ins w:id="103" w:author="PR Preview" w:date="2024-01-01T00:00:00Z">
        <w:r>
          <w:t xml:space="preserve"> </w:t>
        </w:r>
      </w:ins>
      <m:oMath>
        <m:r>
          <m:t>L</m:t>
        </m:r>
      </m:oMath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is a confounder?</w:t>
        </w:r>
      </w:ins>
    </w:p>
    <w:p>
      <w:pPr>
        <w:pStyle w:val="BodyText"/>
      </w:pPr>
      <w:ins w:id="104" w:author="PR Preview" w:date="2024-01-01T00:00:00Z">
        <w:r>
          <w:t xml:space="preserve">That reply is convincing in randomized and observational studies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rPr>
            <w:b/>
            <w:bCs/>
          </w:rPr>
          <w:t xml:space="preserve">as long as the number of measured confounders is not large</w:t>
        </w:r>
      </w:ins>
      <w:ins w:id="104" w:author="PR Preview" w:date="2024-01-01T00:00:00Z">
        <w:r>
          <w:t xml:space="preserve">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With many confounders, strictly following the conditionality principle stops being wise (Section 10.5).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The quotation marks around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“principle”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in the section title anticipate this point.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ins w:id="105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06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ins w:id="107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ins w:id="108" w:author="PR Preview" w:date="2024-01-01T00:00:00Z">
        <w:r>
          <w:rPr>
            <w:b/>
            <w:bCs/>
          </w:rPr>
          <w:t xml:space="preserve">Checking the adjusted interval</w:t>
        </w:r>
      </w:ins>
      <w:ins w:id="108" w:author="PR Preview" w:date="2024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(our arithmetic, using</w:t>
        </w:r>
      </w:ins>
      <w:ins w:id="108" w:author="PR Preview" w:date="2024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in both strata):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sRD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10" w:author="PR Preview" w:date="2024-01-01T00:00:00Z">
        <w:r>
          <w:t xml:space="preserve">With point estimate 0, the interval is</w:t>
        </w:r>
      </w:ins>
      <w:ins w:id="110" w:author="PR Preview" w:date="2024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ins w:id="110" w:author="PR Preview" w:date="2024-01-01T00:00:00Z">
        <w:r>
          <w:t xml:space="preserve">, matching the book.</w:t>
        </w:r>
      </w:ins>
    </w:p>
    <w:bookmarkEnd w:id="48"/>
    <w:bookmarkEnd w:id="49"/>
    <w:bookmarkStart w:id="57" w:name="the-curse-of-dimensionality-pp.-148-150"/>
    <w:p>
      <w:pPr>
        <w:pStyle w:val="Heading2"/>
      </w:pPr>
      <w:ins w:id="111" w:author="PR Preview" w:date="2024-01-01T00:00:00Z">
        <w:r>
          <w:t xml:space="preserve">5 10.5 The Curse of Dimensionality (pp. 148-150)</w:t>
        </w:r>
      </w:ins>
    </w:p>
    <w:p>
      <w:ins w:id="112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3" w:author="PR Preview" w:date="2024-01-01T00:00:00Z">
        <w:r>
          <w:t xml:space="preserve">The arguments of Section 10.4 rely on asymptotic theory in which the number of strata of</w:t>
        </w:r>
      </w:ins>
      <w:ins w:id="113" w:author="PR Preview" w:date="2024-01-01T00:00:00Z">
        <w:r>
          <w:t xml:space="preserve"> </w:t>
        </w:r>
      </w:ins>
      <m:oMath>
        <m:r>
          <m:t>L</m:t>
        </m:r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is small relative to the sample size.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Now suppose the investigators had measured 100 binary pre-treatment variables,</w:t>
        </w:r>
      </w:ins>
      <w:ins w:id="113" w:author="PR Preview" w:date="2024-01-01T00:00:00Z">
        <w:r>
          <w:t xml:space="preserve"> </w:t>
        </w:r>
      </w:ins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ins w:id="113" w:author="PR Preview" w:date="2024-01-01T00:00:00Z">
        <w:r>
          <w:t xml:space="preserve">, with</w:t>
        </w:r>
      </w:ins>
      <w:ins w:id="113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100</m:t>
            </m:r>
          </m:sup>
        </m:sSup>
      </m:oMath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strata: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rPr>
            <w:b/>
            <w:bCs/>
          </w:rPr>
          <w:t xml:space="preserve">high-dimensional</w:t>
        </w:r>
      </w:ins>
      <w:ins w:id="113" w:author="PR Preview" w:date="2024-01-01T00:00:00Z">
        <w:r>
          <w:t xml:space="preserve"> </w:t>
        </w:r>
      </w:ins>
      <w:ins w:id="113" w:author="PR Preview" w:date="2024-01-01T00:00:00Z">
        <w:r>
          <w:t xml:space="preserve">data.</w:t>
        </w:r>
      </w:ins>
    </w:p>
    <w:p>
      <w:pPr>
        <w:pStyle w:val="BodyText"/>
      </w:pPr>
      <w:ins w:id="114" w:author="PR Preview" w:date="2024-01-01T00:00:00Z">
        <w:r>
          <w:t xml:space="preserve">For simplicity, assume no additive effect modification by</w:t>
        </w:r>
      </w:ins>
      <w:ins w:id="114" w:author="PR Preview" w:date="2024-01-01T00:00:00Z">
        <w:r>
          <w:t xml:space="preserve"> </w:t>
        </w:r>
      </w:ins>
      <m:oMath>
        <m:r>
          <m:t>L</m:t>
        </m:r>
      </m:oMath>
      <w:ins w:id="114" w:author="PR Preview" w:date="2024-01-01T00:00:00Z">
        <w:r>
          <w:t xml:space="preserve">: the super-population risk difference</w:t>
        </w:r>
      </w:ins>
      <w:ins w:id="114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is constant, and equal to 0, across all</w:t>
        </w:r>
      </w:ins>
      <w:ins w:id="114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100</m:t>
            </m:r>
          </m:sup>
        </m:sSup>
      </m:oMath>
      <w:ins w:id="114" w:author="PR Preview" w:date="2024-01-01T00:00:00Z">
        <w:r>
          <w:t xml:space="preserve"> </w:t>
        </w:r>
      </w:ins>
      <w:ins w:id="114" w:author="PR Preview" w:date="2024-01-01T00:00:00Z">
        <w:r>
          <w:t xml:space="preserve">strata.</w:t>
        </w:r>
      </w:ins>
    </w:p>
    <w:p>
      <w:ins w:id="115" w:author="PR Preview" w:date="2024-01-01T00:00:00Z">
        <w:r>
          <w:pict>
            <v:rect style="width:0;height:1.5pt" o:hralign="center" o:hrstd="t" o:hr="t"/>
          </w:pict>
        </w:r>
      </w:ins>
    </w:p>
    <w:bookmarkStart w:id="51" w:name="Xf799770a045201e61c82f47223593f6409ddaa6"/>
    <w:p>
      <w:pPr>
        <w:pStyle w:val="Heading3"/>
      </w:pPr>
      <w:ins w:id="116" w:author="PR Preview" w:date="2024-01-01T00:00:00Z">
        <w:r>
          <w:t xml:space="preserve">5.1 The Adjusted Interval Becomes Uninformative</w:t>
        </w:r>
      </w:ins>
    </w:p>
    <w:p>
      <w:pPr>
        <w:pStyle w:val="Compact"/>
        <w:numPr>
          <w:ilvl w:val="0"/>
          <w:numId w:val="1014"/>
        </w:numPr>
      </w:pPr>
      <w:ins w:id="117" w:author="PR Preview" w:date="2024-01-01T00:00:00Z">
        <w:r>
          <w:t xml:space="preserve">The investigators now accept the conditionality principle, so they consider the unadjusted</w:t>
        </w:r>
      </w:ins>
      <w:ins w:id="117" w:author="PR Preview" w:date="2024-01-01T00:00:00Z">
        <w:r>
          <w:t xml:space="preserve"> </w:t>
        </w:r>
      </w:ins>
      <m:oMath>
        <m:r>
          <m:rPr>
            <m:sty m:val="p"/>
          </m:rPr>
          <m:t>−</m:t>
        </m:r>
        <m:r>
          <m:t>0.15</m:t>
        </m:r>
      </m:oMath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conditionally biased.</w:t>
        </w:r>
      </w:ins>
    </w:p>
    <w:p>
      <w:pPr>
        <w:pStyle w:val="Compact"/>
        <w:numPr>
          <w:ilvl w:val="0"/>
          <w:numId w:val="1014"/>
        </w:numPr>
      </w:pPr>
      <w:ins w:id="118" w:author="PR Preview" w:date="2024-01-01T00:00:00Z">
        <w:r>
          <w:t xml:space="preserve">But with</w:t>
        </w:r>
      </w:ins>
      <w:ins w:id="118" w:author="PR Preview" w:date="2024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100</m:t>
            </m:r>
          </m:sup>
        </m:sSup>
      </m:oMath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strata, far more than the 240 individuals, at most a few strata contain both a treated and an untreated individual.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ins w:id="119" w:author="PR Preview" w:date="2024-01-01T00:00:00Z">
        <w:r>
          <w:t xml:space="preserve">This is the reverse of the one-covariate case.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The adjusted estimator is guaranteed to be more efficient only when the ratio of individuals to unknown parameters is large</w:t>
        </w:r>
      </w:ins>
      <w:ins w:id="119" w:author="PR Preview" w:date="2024-01-01T00:00:00Z">
        <w:r>
          <w:t xml:space="preserve"> </w:t>
        </w:r>
      </w:ins>
      <w:ins w:id="119" w:author="PR Preview" w:date="2024-01-01T00:00:00Z">
        <w:r>
          <w:t xml:space="preserve">(a common rule of thumb is at least 10, though the minimum depends on the data).</w:t>
        </w:r>
      </w:ins>
    </w:p>
    <w:p>
      <w:ins w:id="120" w:author="PR Preview" w:date="2024-01-01T00:00:00Z">
        <w:r>
          <w:pict>
            <v:rect style="width:0;height:1.5pt" o:hralign="center" o:hrstd="t" o:hr="t"/>
          </w:pict>
        </w:r>
      </w:ins>
    </w:p>
    <w:bookmarkEnd w:id="51"/>
    <w:bookmarkStart w:id="56" w:name="conditionality-should-not-be-a-principle"/>
    <w:p>
      <w:pPr>
        <w:pStyle w:val="Heading3"/>
      </w:pPr>
      <w:ins w:id="121" w:author="PR Preview" w:date="2024-01-01T00:00:00Z">
        <w:r>
          <w:t xml:space="preserve">5.2 Conditionality Should Not Be a Principle</w:t>
        </w:r>
      </w:ins>
    </w:p>
    <w:p>
      <w:pPr>
        <w:pStyle w:val="FirstParagraph"/>
      </w:pPr>
      <w:ins w:id="122" w:author="PR Preview" w:date="2024-01-01T00:00:00Z">
        <w:r>
          <w:t xml:space="preserve">The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rPr>
            <w:b/>
            <w:bCs/>
          </w:rPr>
          <w:t xml:space="preserve">curse of dimensionality</w:t>
        </w:r>
      </w:ins>
      <w:ins w:id="122" w:author="PR Preview" w:date="2024-01-01T00:00:00Z">
        <w:r>
          <w:t xml:space="preserve">: conditional on all 100 covariates, the marginal estimator is still biased, but the conditional estimator is now uninformative.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Conditionality is compelling in simple examples, but it cannot be carried through in high-dimensional models, so it should not be raised to a principle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(Robins and Ritov 1997)</w:t>
        </w:r>
      </w:ins>
      <w:ins w:id="122" w:author="PR Preview" w:date="2024-01-01T00:00:00Z">
        <w:r>
          <w:t xml:space="preserve">.</w:t>
        </w:r>
      </w:ins>
      <w:ins w:id="122" w:author="PR Preview" w:date="2024-01-01T00:00:00Z">
        <w:r>
          <w:t xml:space="preserve"> </w:t>
        </w:r>
      </w:ins>
      <w:ins w:id="122" w:author="PR Preview" w:date="2024-01-01T00:00:00Z">
        <w:r>
          <w:t xml:space="preserve">The same applies to observational studies.</w:t>
        </w:r>
      </w:ins>
    </w:p>
    <w:p>
      <w:pPr>
        <w:pStyle w:val="BodyText"/>
      </w:pPr>
      <w:ins w:id="123" w:author="PR Preview" w:date="2024-01-01T00:00:00Z">
        <w:r>
          <w:t xml:space="preserve">Solving the curse of dimensionality is hard and an active research area;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Chapter 18 reviews it.</w:t>
        </w:r>
      </w:ins>
      <w:ins w:id="123" w:author="PR Preview" w:date="2024-01-01T00:00:00Z">
        <w:r>
          <w:t xml:space="preserve"> </w:t>
        </w:r>
      </w:ins>
      <w:ins w:id="123" w:author="PR Preview" w:date="2024-01-01T00:00:00Z">
        <w:r>
          <w:t xml:space="preserve">Chapters 11 through 17 supply the background on models for causal inference.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ins w:id="124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ins w:id="127" w:author="PR Preview" w:date="2024-01-01T00:00:00Z">
        <w:r>
          <w:rPr>
            <w:b/>
            <w:bCs/>
          </w:rPr>
          <w:t xml:space="preserve">Identification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(Part I) assumes effectively infinite data;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rPr>
            <w:b/>
            <w:bCs/>
          </w:rPr>
          <w:t xml:space="preserve">estimation</w:t>
        </w:r>
      </w:ins>
      <w:ins w:id="127" w:author="PR Preview" w:date="2024-01-01T00:00:00Z">
        <w:r>
          <w:t xml:space="preserve"> </w:t>
        </w:r>
      </w:ins>
      <w:ins w:id="127" w:author="PR Preview" w:date="2024-01-01T00:00:00Z">
        <w:r>
          <w:t xml:space="preserve">deals with random variability in finite samples.</w:t>
        </w:r>
      </w:ins>
    </w:p>
    <w:p>
      <w:pPr>
        <w:pStyle w:val="Compact"/>
        <w:numPr>
          <w:ilvl w:val="0"/>
          <w:numId w:val="1015"/>
        </w:numPr>
      </w:pPr>
      <w:ins w:id="128" w:author="PR Preview" w:date="2024-01-01T00:00:00Z">
        <w:r>
          <w:t xml:space="preserve">Estimands, estimators, and estimates;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consistency;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Wald confidence intervals and their calibration, validity, and (frequentist) interpretation.</w:t>
        </w:r>
      </w:ins>
    </w:p>
    <w:p>
      <w:pPr>
        <w:pStyle w:val="Compact"/>
        <w:numPr>
          <w:ilvl w:val="0"/>
          <w:numId w:val="1015"/>
        </w:numPr>
      </w:pPr>
      <w:ins w:id="129" w:author="PR Preview" w:date="2024-01-01T00:00:00Z">
        <w:r>
          <w:t xml:space="preserve">In the book, an estimator is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rPr>
            <w:b/>
            <w:bCs/>
          </w:rPr>
          <w:t xml:space="preserve">unbiased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if it can center a valid Wald interval (formally, UANU);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confidence intervals ignore systematic bias.</w:t>
        </w:r>
      </w:ins>
    </w:p>
    <w:p>
      <w:pPr>
        <w:pStyle w:val="Compact"/>
        <w:numPr>
          <w:ilvl w:val="0"/>
          <w:numId w:val="1015"/>
        </w:numPr>
      </w:pPr>
      <w:ins w:id="130" w:author="PR Preview" w:date="2024-01-01T00:00:00Z">
        <w:r>
          <w:t xml:space="preserve">Standard binomial intervals implicitly assume random sampling from a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rPr>
            <w:b/>
            <w:bCs/>
          </w:rPr>
          <w:t xml:space="preserve">super-population</w:t>
        </w:r>
      </w:ins>
      <w:ins w:id="130" w:author="PR Preview" w:date="2024-01-01T00:00:00Z">
        <w:r>
          <w:t xml:space="preserve">, usually a fiction, so they are what-if statements.</w:t>
        </w:r>
      </w:ins>
    </w:p>
    <w:p>
      <w:pPr>
        <w:pStyle w:val="Compact"/>
        <w:numPr>
          <w:ilvl w:val="0"/>
          <w:numId w:val="1015"/>
        </w:numPr>
      </w:pPr>
      <w:ins w:id="131" w:author="PR Preview" w:date="2024-01-01T00:00:00Z">
        <w:r>
          <w:t xml:space="preserve">In a trial with a chance imbalance on a measured prognostic factor</w:t>
        </w:r>
      </w:ins>
      <w:ins w:id="131" w:author="PR Preview" w:date="2024-01-01T00:00:00Z">
        <w:r>
          <w:t xml:space="preserve"> </w:t>
        </w:r>
      </w:ins>
      <m:oMath>
        <m:r>
          <m:t>L</m:t>
        </m:r>
      </m:oMath>
      <w:ins w:id="131" w:author="PR Preview" w:date="2024-01-01T00:00:00Z">
        <w:r>
          <w:t xml:space="preserve">, the adjusted estimator is conditionally unbiased and unconditionally more efficient: the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rPr>
            <w:b/>
            <w:bCs/>
          </w:rPr>
          <w:t xml:space="preserve">conditionality principle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t xml:space="preserve">favors adjustment.</w:t>
        </w:r>
      </w:ins>
    </w:p>
    <w:p>
      <w:pPr>
        <w:pStyle w:val="Compact"/>
        <w:numPr>
          <w:ilvl w:val="0"/>
          <w:numId w:val="1015"/>
        </w:numPr>
      </w:pPr>
      <w:ins w:id="132" w:author="PR Preview" w:date="2024-01-01T00:00:00Z">
        <w:r>
          <w:t xml:space="preserve">With high-dimensional</w:t>
        </w:r>
      </w:ins>
      <w:ins w:id="132" w:author="PR Preview" w:date="2024-01-01T00:00:00Z">
        <w:r>
          <w:t xml:space="preserve"> </w:t>
        </w:r>
      </w:ins>
      <m:oMath>
        <m:r>
          <m:t>L</m:t>
        </m:r>
      </m:oMath>
      <w:ins w:id="132" w:author="PR Preview" w:date="2024-01-01T00:00:00Z">
        <w:r>
          <w:t xml:space="preserve">, conditioning makes estimates uninformative while the unadjusted estimator stays conditionally biased: the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rPr>
            <w:b/>
            <w:bCs/>
          </w:rPr>
          <w:t xml:space="preserve">curse of dimensionality</w:t>
        </w:r>
      </w:ins>
      <w:ins w:id="132" w:author="PR Preview" w:date="2024-01-01T00:00:00Z">
        <w:r>
          <w:t xml:space="preserve">, which motivates the models of Part II.</w:t>
        </w:r>
      </w:ins>
    </w:p>
    <w:p>
      <w:pPr>
        <w:pStyle w:val="FirstParagraph"/>
      </w:pPr>
      <w:ins w:id="133" w:author="PR Preview" w:date="2024-01-01T00:00:00Z">
        <w:r>
          <w:t xml:space="preserve">Part I established when causal effects are identified (under exchangeability, positivity, and consistency).</w:t>
        </w:r>
      </w:ins>
      <w:ins w:id="133" w:author="PR Preview" w:date="2024-01-01T00:00:00Z">
        <w:r>
          <w:t xml:space="preserve"> </w:t>
        </w:r>
      </w:ins>
      <w:ins w:id="133" w:author="PR Preview" w:date="2024-01-01T00:00:00Z">
        <w:r>
  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  </w:r>
      </w:ins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ins w:id="1136" w:author="PR Preview" w:date="2024-01-01T00:00:00Z">
        <w:r>
          <w:t xml:space="preserve">Amrhein, V, S Greenland, and B McShane. 2019.</w:t>
        </w:r>
      </w:ins>
      <w:ins w:id="1136" w:author="PR Preview" w:date="2024-01-01T00:00:00Z">
        <w:r>
          <w:t xml:space="preserve"> </w:t>
        </w:r>
      </w:ins>
      <w:ins w:id="1136" w:author="PR Preview" w:date="2024-01-01T00:00:00Z">
        <w:r>
          <w:t xml:space="preserve">“Scientists Rise up Against Statistical Significance.”</w:t>
        </w:r>
      </w:ins>
      <w:ins w:id="1136" w:author="PR Preview" w:date="2024-01-01T00:00:00Z">
        <w:r>
          <w:t xml:space="preserve"> </w:t>
        </w:r>
      </w:ins>
      <w:ins w:id="1136" w:author="PR Preview" w:date="2024-01-01T00:00:00Z">
        <w:r>
          <w:rPr>
            <w:i/>
            <w:iCs/>
          </w:rPr>
          <w:t xml:space="preserve">Nature</w:t>
        </w:r>
      </w:ins>
      <w:ins w:id="1136" w:author="PR Preview" w:date="2024-01-01T00:00:00Z">
        <w:r>
          <w:t xml:space="preserve"> </w:t>
        </w:r>
      </w:ins>
      <w:ins w:id="1136" w:author="PR Preview" w:date="2024-01-01T00:00:00Z">
        <w:r>
          <w:t xml:space="preserve">567: 305–7.</w:t>
        </w:r>
      </w:ins>
    </w:p>
    <w:bookmarkEnd w:id="59"/>
    <w:bookmarkStart w:id="60" w:name="ref-brown2001interval"/>
    <w:p>
      <w:pPr>
        <w:pStyle w:val="Bibliography"/>
      </w:pPr>
      <w:ins w:id="1137" w:author="PR Preview" w:date="2024-01-01T00:00:00Z">
        <w:r>
          <w:t xml:space="preserve">Brown, LD, T Cai, and A DasGupta. 2001.</w:t>
        </w:r>
      </w:ins>
      <w:ins w:id="1137" w:author="PR Preview" w:date="2024-01-01T00:00:00Z">
        <w:r>
          <w:t xml:space="preserve"> </w:t>
        </w:r>
      </w:ins>
      <w:ins w:id="1137" w:author="PR Preview" w:date="2024-01-01T00:00:00Z">
        <w:r>
          <w:t xml:space="preserve">“Interval Estimation for a Binomial Proportion (with Discussion).”</w:t>
        </w:r>
      </w:ins>
      <w:ins w:id="1137" w:author="PR Preview" w:date="2024-01-01T00:00:00Z">
        <w:r>
          <w:t xml:space="preserve"> </w:t>
        </w:r>
      </w:ins>
      <w:ins w:id="1137" w:author="PR Preview" w:date="2024-01-01T00:00:00Z">
        <w:r>
          <w:rPr>
            <w:i/>
            <w:iCs/>
          </w:rPr>
          <w:t xml:space="preserve">Statistical Science</w:t>
        </w:r>
      </w:ins>
      <w:ins w:id="1137" w:author="PR Preview" w:date="2024-01-01T00:00:00Z">
        <w:r>
          <w:t xml:space="preserve"> </w:t>
        </w:r>
      </w:ins>
      <w:ins w:id="1137" w:author="PR Preview" w:date="2024-01-01T00:00:00Z">
        <w:r>
          <w:t xml:space="preserve">16: 101–33.</w:t>
        </w:r>
      </w:ins>
    </w:p>
    <w:bookmarkEnd w:id="60"/>
    <w:bookmarkStart w:id="61" w:name="ref-buehler1982some"/>
    <w:p>
      <w:pPr>
        <w:pStyle w:val="Bibliography"/>
      </w:pPr>
      <w:ins w:id="1138" w:author="PR Preview" w:date="2024-01-01T00:00:00Z">
        <w:r>
          <w:t xml:space="preserve">Buehler, RJ. 1982.</w:t>
        </w:r>
      </w:ins>
      <w:ins w:id="1138" w:author="PR Preview" w:date="2024-01-01T00:00:00Z">
        <w:r>
          <w:t xml:space="preserve"> </w:t>
        </w:r>
      </w:ins>
      <w:ins w:id="1138" w:author="PR Preview" w:date="2024-01-01T00:00:00Z">
        <w:r>
          <w:t xml:space="preserve">“Some Ancillary Statistics and Their Properties. Rejoinder.”</w:t>
        </w:r>
      </w:ins>
      <w:ins w:id="1138" w:author="PR Preview" w:date="2024-01-01T00:00:00Z">
        <w:r>
          <w:t xml:space="preserve"> </w:t>
        </w:r>
      </w:ins>
      <w:ins w:id="1138" w:author="PR Preview" w:date="2024-01-01T00:00:00Z">
        <w:r>
          <w:rPr>
            <w:i/>
            <w:iCs/>
          </w:rPr>
          <w:t xml:space="preserve">Journal of the American Statistical Association</w:t>
        </w:r>
      </w:ins>
      <w:ins w:id="1138" w:author="PR Preview" w:date="2024-01-01T00:00:00Z">
        <w:r>
          <w:t xml:space="preserve"> </w:t>
        </w:r>
      </w:ins>
      <w:ins w:id="1138" w:author="PR Preview" w:date="2024-01-01T00:00:00Z">
        <w:r>
          <w:t xml:space="preserve">77: 593–94.</w:t>
        </w:r>
      </w:ins>
    </w:p>
    <w:bookmarkEnd w:id="61"/>
    <w:bookmarkStart w:id="62" w:name="ref-casella2002statistical"/>
    <w:p>
      <w:pPr>
        <w:pStyle w:val="Bibliography"/>
      </w:pPr>
      <w:ins w:id="1139" w:author="PR Preview" w:date="2024-01-01T00:00:00Z">
        <w:r>
          <w:t xml:space="preserve">Casella, G, and RL Berger. 2002.</w:t>
        </w:r>
      </w:ins>
      <w:ins w:id="1139" w:author="PR Preview" w:date="2024-01-01T00:00:00Z">
        <w:r>
          <w:t xml:space="preserve"> </w:t>
        </w:r>
      </w:ins>
      <w:ins w:id="1139" w:author="PR Preview" w:date="2024-01-01T00:00:00Z">
        <w:r>
          <w:rPr>
            <w:i/>
            <w:iCs/>
          </w:rPr>
          <w:t xml:space="preserve">Statistical Inference</w:t>
        </w:r>
      </w:ins>
      <w:ins w:id="1139" w:author="PR Preview" w:date="2024-01-01T00:00:00Z">
        <w:r>
          <w:t xml:space="preserve">. 2nd ed. Duxbury Press.</w:t>
        </w:r>
      </w:ins>
    </w:p>
    <w:bookmarkEnd w:id="62"/>
    <w:bookmarkStart w:id="63" w:name="ref-efron1978assessing"/>
    <w:p>
      <w:pPr>
        <w:pStyle w:val="Bibliography"/>
      </w:pPr>
      <w:ins w:id="1140" w:author="PR Preview" w:date="2024-01-01T00:00:00Z">
        <w:r>
          <w:t xml:space="preserve">Efron, B, and DV Hinkley. 1978.</w:t>
        </w:r>
      </w:ins>
      <w:ins w:id="1140" w:author="PR Preview" w:date="2024-01-01T00:00:00Z">
        <w:r>
          <w:t xml:space="preserve"> </w:t>
        </w:r>
      </w:ins>
      <w:ins w:id="1140" w:author="PR Preview" w:date="2024-01-01T00:00:00Z">
        <w:r>
          <w:t xml:space="preserve">“Assessing the Accuracy of the Maximum Likelihood Estimator: Observed Versus Expected</w:t>
        </w:r>
      </w:ins>
      <w:ins w:id="1140" w:author="PR Preview" w:date="2024-01-01T00:00:00Z">
        <w:r>
          <w:t xml:space="preserve"> </w:t>
        </w:r>
      </w:ins>
      <w:ins w:id="1140" w:author="PR Preview" w:date="2024-01-01T00:00:00Z">
        <w:r>
          <w:t xml:space="preserve">F</w:t>
        </w:r>
      </w:ins>
      <w:ins w:id="1140" w:author="PR Preview" w:date="2024-01-01T00:00:00Z">
        <w:r>
          <w:t xml:space="preserve">isher Information.”</w:t>
        </w:r>
      </w:ins>
      <w:ins w:id="1140" w:author="PR Preview" w:date="2024-01-01T00:00:00Z">
        <w:r>
          <w:t xml:space="preserve"> </w:t>
        </w:r>
      </w:ins>
      <w:ins w:id="1140" w:author="PR Preview" w:date="2024-01-01T00:00:00Z">
        <w:r>
          <w:rPr>
            <w:i/>
            <w:iCs/>
          </w:rPr>
          <w:t xml:space="preserve">Biometrika</w:t>
        </w:r>
      </w:ins>
      <w:ins w:id="1140" w:author="PR Preview" w:date="2024-01-01T00:00:00Z">
        <w:r>
          <w:t xml:space="preserve"> </w:t>
        </w:r>
      </w:ins>
      <w:ins w:id="1140" w:author="PR Preview" w:date="2024-01-01T00:00:00Z">
        <w:r>
          <w:t xml:space="preserve">65: 457–87.</w:t>
        </w:r>
      </w:ins>
    </w:p>
    <w:bookmarkEnd w:id="63"/>
    <w:bookmarkStart w:id="64" w:name="ref-greenland2019some"/>
    <w:p>
      <w:pPr>
        <w:pStyle w:val="Bibliography"/>
      </w:pPr>
      <w:ins w:id="1141" w:author="PR Preview" w:date="2024-01-01T00:00:00Z">
        <w:r>
          <w:t xml:space="preserve">Greenland, S. 2019.</w:t>
        </w:r>
      </w:ins>
      <w:ins w:id="1141" w:author="PR Preview" w:date="2024-01-01T00:00:00Z">
        <w:r>
          <w:t xml:space="preserve"> </w:t>
        </w:r>
      </w:ins>
      <w:ins w:id="1141" w:author="PR Preview" w:date="2024-01-01T00:00:00Z">
        <w:r>
          <w:t xml:space="preserve">“Valid</w:t>
        </w:r>
      </w:ins>
      <w:ins w:id="1141" w:author="PR Preview" w:date="2024-01-01T00:00:00Z">
        <w:r>
          <w:t xml:space="preserve"> </w:t>
        </w:r>
      </w:ins>
      <w:ins w:id="1141" w:author="PR Preview" w:date="2024-01-01T00:00:00Z">
        <w:r>
          <w:t xml:space="preserve">P</w:t>
        </w:r>
      </w:ins>
      <w:ins w:id="1141" w:author="PR Preview" w:date="2024-01-01T00:00:00Z">
        <w:r>
          <w:t xml:space="preserve">-Values Behave Exactly as They Should: Some Misleading Criticisms of</w:t>
        </w:r>
      </w:ins>
      <w:ins w:id="1141" w:author="PR Preview" w:date="2024-01-01T00:00:00Z">
        <w:r>
          <w:t xml:space="preserve"> </w:t>
        </w:r>
      </w:ins>
      <w:ins w:id="1141" w:author="PR Preview" w:date="2024-01-01T00:00:00Z">
        <w:r>
          <w:t xml:space="preserve">P</w:t>
        </w:r>
      </w:ins>
      <w:ins w:id="1141" w:author="PR Preview" w:date="2024-01-01T00:00:00Z">
        <w:r>
          <w:t xml:space="preserve">-Values and Their Resolution with</w:t>
        </w:r>
      </w:ins>
      <w:ins w:id="1141" w:author="PR Preview" w:date="2024-01-01T00:00:00Z">
        <w:r>
          <w:t xml:space="preserve"> </w:t>
        </w:r>
      </w:ins>
      <w:ins w:id="1141" w:author="PR Preview" w:date="2024-01-01T00:00:00Z">
        <w:r>
          <w:t xml:space="preserve">S</w:t>
        </w:r>
      </w:ins>
      <w:ins w:id="1141" w:author="PR Preview" w:date="2024-01-01T00:00:00Z">
        <w:r>
          <w:t xml:space="preserve">-Values.”</w:t>
        </w:r>
      </w:ins>
      <w:ins w:id="1141" w:author="PR Preview" w:date="2024-01-01T00:00:00Z">
        <w:r>
          <w:t xml:space="preserve"> </w:t>
        </w:r>
      </w:ins>
      <w:ins w:id="1141" w:author="PR Preview" w:date="2024-01-01T00:00:00Z">
        <w:r>
          <w:rPr>
            <w:i/>
            <w:iCs/>
          </w:rPr>
          <w:t xml:space="preserve">The American Statistician</w:t>
        </w:r>
      </w:ins>
      <w:ins w:id="1141" w:author="PR Preview" w:date="2024-01-01T00:00:00Z">
        <w:r>
          <w:t xml:space="preserve"> </w:t>
        </w:r>
      </w:ins>
      <w:ins w:id="1141" w:author="PR Preview" w:date="2024-01-01T00:00:00Z">
        <w:r>
          <w:t xml:space="preserve">73 (supplement 1): 106–14.</w:t>
        </w:r>
      </w:ins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ins w:id="1143" w:author="PR Preview" w:date="2024-01-01T00:00:00Z">
        <w:r>
          <w:t xml:space="preserve">Lash, TL, MP Fox, and AK Fink. 2009.</w:t>
        </w:r>
      </w:ins>
      <w:ins w:id="1143" w:author="PR Preview" w:date="2024-01-01T00:00:00Z">
        <w:r>
          <w:t xml:space="preserve"> </w:t>
        </w:r>
      </w:ins>
      <w:ins w:id="1143" w:author="PR Preview" w:date="2024-01-01T00:00:00Z">
        <w:r>
          <w:rPr>
            <w:i/>
            <w:iCs/>
          </w:rPr>
          <w:t xml:space="preserve">Applying Quantitative Bias Analysis to Epidemiologic Data</w:t>
        </w:r>
      </w:ins>
      <w:ins w:id="1143" w:author="PR Preview" w:date="2024-01-01T00:00:00Z">
        <w:r>
          <w:t xml:space="preserve">. Springer.</w:t>
        </w:r>
      </w:ins>
    </w:p>
    <w:bookmarkEnd w:id="67"/>
    <w:bookmarkStart w:id="68" w:name="ref-robins1988confidence"/>
    <w:p>
      <w:pPr>
        <w:pStyle w:val="Bibliography"/>
      </w:pPr>
      <w:ins w:id="1144" w:author="PR Preview" w:date="2024-01-01T00:00:00Z">
        <w:r>
          <w:t xml:space="preserve">Robins, JM. 1988.</w:t>
        </w:r>
      </w:ins>
      <w:ins w:id="1144" w:author="PR Preview" w:date="2024-01-01T00:00:00Z">
        <w:r>
          <w:t xml:space="preserve"> </w:t>
        </w:r>
      </w:ins>
      <w:ins w:id="1144" w:author="PR Preview" w:date="2024-01-01T00:00:00Z">
        <w:r>
          <w:t xml:space="preserve">“Confidence Intervals for Causal Parameters.”</w:t>
        </w:r>
      </w:ins>
      <w:ins w:id="1144" w:author="PR Preview" w:date="2024-01-01T00:00:00Z">
        <w:r>
          <w:t xml:space="preserve"> </w:t>
        </w:r>
      </w:ins>
      <w:ins w:id="1144" w:author="PR Preview" w:date="2024-01-01T00:00:00Z">
        <w:r>
          <w:rPr>
            <w:i/>
            <w:iCs/>
          </w:rPr>
          <w:t xml:space="preserve">Statistics in Medicine</w:t>
        </w:r>
      </w:ins>
      <w:ins w:id="1144" w:author="PR Preview" w:date="2024-01-01T00:00:00Z">
        <w:r>
          <w:t xml:space="preserve"> </w:t>
        </w:r>
      </w:ins>
      <w:ins w:id="1144" w:author="PR Preview" w:date="2024-01-01T00:00:00Z">
        <w:r>
          <w:t xml:space="preserve">7: 773–85.</w:t>
        </w:r>
      </w:ins>
    </w:p>
    <w:bookmarkEnd w:id="68"/>
    <w:bookmarkStart w:id="69" w:name="ref-robins1987foundations"/>
    <w:p>
      <w:pPr>
        <w:pStyle w:val="Bibliography"/>
      </w:pPr>
      <w:ins w:id="1145" w:author="PR Preview" w:date="2024-01-01T00:00:00Z">
        <w:r>
          <w:t xml:space="preserve">Robins, JM, and H Morgenstern. 1987.</w:t>
        </w:r>
      </w:ins>
      <w:ins w:id="1145" w:author="PR Preview" w:date="2024-01-01T00:00:00Z">
        <w:r>
          <w:t xml:space="preserve"> </w:t>
        </w:r>
      </w:ins>
      <w:ins w:id="1145" w:author="PR Preview" w:date="2024-01-01T00:00:00Z">
        <w:r>
          <w:t xml:space="preserve">“The Foundations of Confounding in Epidemiology.”</w:t>
        </w:r>
      </w:ins>
      <w:ins w:id="1145" w:author="PR Preview" w:date="2024-01-01T00:00:00Z">
        <w:r>
          <w:t xml:space="preserve"> </w:t>
        </w:r>
      </w:ins>
      <w:ins w:id="1145" w:author="PR Preview" w:date="2024-01-01T00:00:00Z">
        <w:r>
          <w:rPr>
            <w:i/>
            <w:iCs/>
          </w:rPr>
          <w:t xml:space="preserve">Computers &amp; Mathematics with Applications</w:t>
        </w:r>
      </w:ins>
      <w:ins w:id="1145" w:author="PR Preview" w:date="2024-01-01T00:00:00Z">
        <w:r>
          <w:t xml:space="preserve"> </w:t>
        </w:r>
      </w:ins>
      <w:ins w:id="1145" w:author="PR Preview" w:date="2024-01-01T00:00:00Z">
        <w:r>
          <w:t xml:space="preserve">14 (9-12): 869–916.</w:t>
        </w:r>
      </w:ins>
    </w:p>
    <w:bookmarkEnd w:id="69"/>
    <w:bookmarkStart w:id="70" w:name="ref-robins1997toward"/>
    <w:p>
      <w:pPr>
        <w:pStyle w:val="Bibliography"/>
      </w:pPr>
      <w:ins w:id="1146" w:author="PR Preview" w:date="2024-01-01T00:00:00Z">
        <w:r>
          <w:t xml:space="preserve">Robins, JM, and Y Ritov. 1997.</w:t>
        </w:r>
      </w:ins>
      <w:ins w:id="1146" w:author="PR Preview" w:date="2024-01-01T00:00:00Z">
        <w:r>
          <w:t xml:space="preserve"> </w:t>
        </w:r>
      </w:ins>
      <w:ins w:id="1146" w:author="PR Preview" w:date="2024-01-01T00:00:00Z">
        <w:r>
          <w:t xml:space="preserve">“Toward a Curse of Dimensionality Appropriate (</w:t>
        </w:r>
      </w:ins>
      <w:ins w:id="1146" w:author="PR Preview" w:date="2024-01-01T00:00:00Z">
        <w:r>
          <w:t xml:space="preserve">CODA</w:t>
        </w:r>
      </w:ins>
      <w:ins w:id="1146" w:author="PR Preview" w:date="2024-01-01T00:00:00Z">
        <w:r>
          <w:t xml:space="preserve">) Asymptotic Theory for Semiparametric Models.”</w:t>
        </w:r>
      </w:ins>
      <w:ins w:id="1146" w:author="PR Preview" w:date="2024-01-01T00:00:00Z">
        <w:r>
          <w:t xml:space="preserve"> </w:t>
        </w:r>
      </w:ins>
      <w:ins w:id="1146" w:author="PR Preview" w:date="2024-01-01T00:00:00Z">
        <w:r>
          <w:rPr>
            <w:i/>
            <w:iCs/>
          </w:rPr>
          <w:t xml:space="preserve">Statistics in Medicine</w:t>
        </w:r>
      </w:ins>
      <w:ins w:id="1146" w:author="PR Preview" w:date="2024-01-01T00:00:00Z">
        <w:r>
          <w:t xml:space="preserve"> </w:t>
        </w:r>
      </w:ins>
      <w:ins w:id="1146" w:author="PR Preview" w:date="2024-01-01T00:00:00Z">
        <w:r>
          <w:t xml:space="preserve">16: 285–319.</w:t>
        </w:r>
      </w:ins>
    </w:p>
    <w:bookmarkEnd w:id="70"/>
    <w:bookmarkStart w:id="71" w:name="ref-robins2003uniform"/>
    <w:p>
      <w:pPr>
        <w:pStyle w:val="Bibliography"/>
      </w:pPr>
      <w:ins w:id="1147" w:author="PR Preview" w:date="2024-01-01T00:00:00Z">
        <w:r>
          <w:t xml:space="preserve">Robins, JM, R Scheines, P Spirtes, and L Wasserman. 2003.</w:t>
        </w:r>
      </w:ins>
      <w:ins w:id="1147" w:author="PR Preview" w:date="2024-01-01T00:00:00Z">
        <w:r>
          <w:t xml:space="preserve"> </w:t>
        </w:r>
      </w:ins>
      <w:ins w:id="1147" w:author="PR Preview" w:date="2024-01-01T00:00:00Z">
        <w:r>
          <w:t xml:space="preserve">“Uniform Consistency in Causal Inference.”</w:t>
        </w:r>
      </w:ins>
      <w:ins w:id="1147" w:author="PR Preview" w:date="2024-01-01T00:00:00Z">
        <w:r>
          <w:t xml:space="preserve"> </w:t>
        </w:r>
      </w:ins>
      <w:ins w:id="1147" w:author="PR Preview" w:date="2024-01-01T00:00:00Z">
        <w:r>
          <w:rPr>
            <w:i/>
            <w:iCs/>
          </w:rPr>
          <w:t xml:space="preserve">Biometrika</w:t>
        </w:r>
      </w:ins>
      <w:ins w:id="1147" w:author="PR Preview" w:date="2024-01-01T00:00:00Z">
        <w:r>
          <w:t xml:space="preserve"> </w:t>
        </w:r>
      </w:ins>
      <w:ins w:id="1147" w:author="PR Preview" w:date="2024-01-01T00:00:00Z">
        <w:r>
          <w:t xml:space="preserve">90 (3): 491–515.</w:t>
        </w:r>
      </w:ins>
    </w:p>
    <w:bookmarkEnd w:id="71"/>
    <w:bookmarkStart w:id="72" w:name="ref-wasserman2004all"/>
    <w:p>
      <w:pPr>
        <w:pStyle w:val="Bibliography"/>
      </w:pPr>
      <w:ins w:id="1148" w:author="PR Preview" w:date="2024-01-01T00:00:00Z">
        <w:r>
          <w:t xml:space="preserve">Wasserman, L. 2004.</w:t>
        </w:r>
      </w:ins>
      <w:ins w:id="1148" w:author="PR Preview" w:date="2024-01-01T00:00:00Z">
        <w:r>
          <w:t xml:space="preserve"> </w:t>
        </w:r>
      </w:ins>
      <w:ins w:id="1148" w:author="PR Preview" w:date="2024-01-01T00:00:00Z">
        <w:r>
          <w:rPr>
            <w:i/>
            <w:iCs/>
          </w:rPr>
          <w:t xml:space="preserve">All of Statistics: A Concise Course in Statistical Inference</w:t>
        </w:r>
      </w:ins>
      <w:ins w:id="1148" w:author="PR Preview" w:date="2024-01-01T00:00:00Z">
        <w:r>
          <w:t xml:space="preserve">. Springer.</w:t>
        </w:r>
      </w:ins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6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2026-10-01T22:30:46Z</dcterms:created>
  <dcterms:modified xsi:type="dcterms:W3CDTF">2026-10-01T22:30:46Z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