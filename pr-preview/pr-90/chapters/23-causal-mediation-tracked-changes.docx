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Part III asked how outcomes would change under sustained treatment strategies;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it did not ask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i/>
            <w:iCs/>
          </w:rPr>
          <w:t xml:space="preserve">how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treatment produces its effect.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Causal mediation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studies the causal pathways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through which a treatment</w:t>
        </w:r>
      </w:ins>
      <w:ins w:id="1" w:author="PR Preview" w:date="2024-01-01T00:00:00Z">
        <w:r>
          <w:t xml:space="preserve"> </w:t>
        </w:r>
      </w:ins>
      <m:oMath>
        <m:r>
          <m:t>A</m:t>
        </m:r>
      </m:oMath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affects an outcome</w:t>
        </w:r>
      </w:ins>
      <w:ins w:id="1" w:author="PR Preview" w:date="2024-01-01T00:00:00Z">
        <w:r>
          <w:t xml:space="preserve"> </w:t>
        </w:r>
      </w:ins>
      <m:oMath>
        <m:r>
          <m:t>Y</m:t>
        </m:r>
      </m:oMath>
      <w:ins w:id="1" w:author="PR Preview" w:date="2024-01-01T00:00:00Z">
        <w:r>
          <w:t xml:space="preserve">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in particular the pathways that run through an intermediate variable,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mediator</w:t>
        </w:r>
      </w:ins>
      <w:ins w:id="1" w:author="PR Preview" w:date="2024-01-01T00:00:00Z">
        <w:r>
          <w:t xml:space="preserve"> </w:t>
        </w:r>
      </w:ins>
      <m:oMath>
        <m:r>
          <m:t>M</m:t>
        </m:r>
      </m:oMath>
      <w:ins w:id="1" w:author="PR Preview" w:date="2024-01-01T00:00:00Z">
        <w:r>
          <w:t xml:space="preserve">.</w:t>
        </w:r>
      </w:ins>
    </w:p>
    <w:p>
      <w:pPr>
        <w:pStyle w:val="BodyText"/>
      </w:pPr>
      <w:ins w:id="2" w:author="PR Preview" w:date="2024-01-01T00:00:00Z">
        <w:r>
          <w:t xml:space="preserve">Mediation can be viewed as a special case of causal inference with time-varying treatments: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instead of one treatment taking values at several times,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we have two different variables, the treatment and the mediator, at different times.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This chapter develops a framework for mediation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based on hypothetical interventions that can be mapped into a target trial.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Unlike approaches built on pure direct and total indirect effects,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this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rPr>
            <w:b/>
            <w:bCs/>
          </w:rPr>
          <w:t xml:space="preserve">interventionist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framework allows the causal estimates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to be checked empirically, at least in principle.</w:t>
        </w:r>
      </w:ins>
    </w:p>
    <w:p>
      <w:pPr>
        <w:pStyle w:val="BodyText"/>
      </w:pPr>
      <w:ins w:id="3" w:author="PR Preview" w:date="2024-01-01T00:00:00Z">
        <w:r>
          <w:t xml:space="preserve">This chapter is based on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Hernán and Robins (2020, chap. 23, pp. 323-331)</w:t>
        </w:r>
      </w:ins>
      <w:ins w:id="3" w:author="PR Preview" w:date="2024-01-01T00:00:00Z">
        <w:r>
          <w:t xml:space="preserve">.</w:t>
        </w:r>
      </w:ins>
    </w:p>
    <w:p>
      <w:pPr>
        <w:pStyle w:val="BodyText"/>
      </w:pPr>
      <w:ins w:id="4" w:author="PR Preview" w:date="2024-01-01T00:00:00Z">
        <w:r>
          <w:rPr>
            <w:b/>
            <w:bCs/>
          </w:rPr>
          <w:t xml:space="preserve">Key message</w:t>
        </w:r>
      </w:ins>
      <w:ins w:id="4" w:author="PR Preview" w:date="2024-01-01T00:00:00Z">
        <w:r>
          <w:t xml:space="preserve">: the standard decomposition of a total effect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into a pure direct effect and a total indirect effect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relies on cross-world counterfactuals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whose identifying assumptions no experiment can check.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The interventionist alternative reframes the mediation question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as a question about separately intervenable components of treatment.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When the identifying assumptions hold,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the resulting g-formula is the same mediation formula,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but now it estimates the effect of an intervention that could be carried out,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and its assumptions can be refuted by a future randomized trial.</w:t>
        </w:r>
      </w:ins>
    </w:p>
    <w:bookmarkStart w:id="16" w:name="Xc702663f81defde78f9c2bce89bf00782d06430"/>
    <w:p>
      <w:pPr>
        <w:pStyle w:val="Heading2"/>
      </w:pPr>
      <w:ins w:id="5" w:author="PR Preview" w:date="2024-01-01T00:00:00Z">
        <w:r>
          <w:t xml:space="preserve">1 23.1 Mediation Analysis Under Attack (pp. 323-325)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ins w:id="7" w:author="PR Preview" w:date="2024-01-01T00:00:00Z">
        <w:r>
          <w:t xml:space="preserve">Decomposing the total effect of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on</w:t>
        </w:r>
      </w:ins>
      <w:ins w:id="7" w:author="PR Preview" w:date="2024-01-01T00:00:00Z">
        <w:r>
          <w:t xml:space="preserve"> 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into a part through</w:t>
        </w:r>
      </w:ins>
      <w:ins w:id="7" w:author="PR Preview" w:date="2024-01-01T00:00:00Z">
        <w:r>
          <w:t xml:space="preserve"> </w:t>
        </w:r>
      </w:ins>
      <m:oMath>
        <m:r>
          <m:t>M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(indirect) and a part not through</w:t>
        </w:r>
      </w:ins>
      <w:ins w:id="7" w:author="PR Preview" w:date="2024-01-01T00:00:00Z">
        <w:r>
          <w:t xml:space="preserve"> </w:t>
        </w:r>
      </w:ins>
      <m:oMath>
        <m:r>
          <m:t>M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(direct)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is a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b/>
            <w:bCs/>
          </w:rPr>
          <w:t xml:space="preserve">causal mediation analysis</w:t>
        </w:r>
      </w:ins>
      <w:ins w:id="7" w:author="PR Preview" w:date="2024-01-01T00:00:00Z">
        <w:r>
          <w:t xml:space="preserve">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Chapter 22 formalized direct effects (Technical Points 22.1 and 22.2)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but not indirect effects.</w:t>
        </w:r>
      </w:ins>
    </w:p>
    <w:p>
      <w:pPr>
        <w:pStyle w:val="BodyText"/>
      </w:pPr>
      <w:ins w:id="8" w:author="PR Preview" w:date="2024-01-01T00:00:00Z">
        <w:r>
          <w:t xml:space="preserve">Hernán and Robins (2020, 323)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attributes the pure direct effect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and the total indirect effect to Robins and Greenland (1992).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Pearl (2001) called the same quantities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the natural direct effect and the natural indirect effect.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ins w:id="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ins w:id="11" w:author="PR Preview" w:date="2024-01-01T00:00:00Z">
        <w:r>
          <w:t xml:space="preserve">In the smoking example,</w:t>
        </w:r>
      </w:ins>
      <w:ins w:id="11" w:author="PR Preview" w:date="2024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is known for those who actually quit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but unknown for those who kept smoking.</w:t>
        </w:r>
      </w:ins>
      <w:ins w:id="11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is a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rPr>
            <w:b/>
            <w:bCs/>
          </w:rPr>
          <w:t xml:space="preserve">cross-world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quantity: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it is indexed by two treatment values,</w:t>
        </w:r>
      </w:ins>
      <w:ins w:id="1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and</w:t>
        </w:r>
      </w:ins>
      <w:ins w:id="1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" w:author="PR Preview" w:date="2024-01-01T00:00:00Z">
        <w:r>
          <w:t xml:space="preserve">,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that cannot occur simultaneously for the same individual in the same world.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Both the pure direct effect and the total indirect effect are cross-world quantities.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ins w:id="15" w:author="PR Preview" w:date="2024-01-01T00:00:00Z">
        <w:r>
          <w:t xml:space="preserve">1.1 Identification: the mediation formula</w:t>
        </w:r>
      </w:ins>
    </w:p>
    <w:p>
      <w:pPr>
        <w:pStyle w:val="FirstParagraph"/>
      </w:pPr>
      <w:ins w:id="16" w:author="PR Preview" w:date="2024-01-01T00:00:00Z">
        <w:r>
          <w:t xml:space="preserve">Figure 23.1 has no unmeasured common causes of</w:t>
        </w:r>
      </w:ins>
      <w:ins w:id="16" w:author="PR Preview" w:date="2024-01-01T00:00:00Z">
        <w:r>
          <w:t xml:space="preserve"> </w:t>
        </w:r>
      </w:ins>
      <m:oMath>
        <m:r>
          <m:t>M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and</w:t>
        </w:r>
      </w:ins>
      <w:ins w:id="16" w:author="PR Preview" w:date="2024-01-01T00:00:00Z">
        <w:r>
          <w:t xml:space="preserve"> </w:t>
        </w:r>
      </w:ins>
      <m:oMath>
        <m:r>
          <m:t>Y</m:t>
        </m:r>
      </m:oMath>
      <w:ins w:id="16" w:author="PR Preview" w:date="2024-01-01T00:00:00Z">
        <w:r>
          <w:t xml:space="preserve">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If such common causes existed,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no direct effect could be identified: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neither controlled direct effects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nor the pure direct and total indirect effects.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Identifying the mediation effects requires identifying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the cross-world mean</w:t>
        </w:r>
      </w:ins>
      <w:ins w:id="1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16" w:author="PR Preview" w:date="2024-01-01T00:00:00Z">
        <w:r>
          <w:t xml:space="preserve">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which the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mediation formula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does: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ins w:id="1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ins w:id="20" w:author="PR Preview" w:date="2024-01-01T00:00:00Z">
        <w:r>
          <w:t xml:space="preserve">1.2 Why the mediation formula is under attack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4-01-01T00:00:00Z">
        <w:r>
          <w:t xml:space="preserve">The mediation formula identifies a cross-world quantity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whose value cannot be confirmed by any experiment that intervenes on</w:t>
        </w:r>
      </w:ins>
      <w:ins w:id="21" w:author="PR Preview" w:date="2024-01-01T00:00:00Z">
        <w:r>
          <w:t xml:space="preserve"> </w:t>
        </w:r>
      </w:ins>
      <m:oMath>
        <m:r>
          <m:t>A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and</w:t>
        </w:r>
      </w:ins>
      <w:ins w:id="21" w:author="PR Preview" w:date="2024-01-01T00:00:00Z">
        <w:r>
          <w:t xml:space="preserve"> </w:t>
        </w:r>
      </w:ins>
      <m:oMath>
        <m:r>
          <m:t>M</m:t>
        </m:r>
      </m:oMath>
      <w:ins w:id="21" w:author="PR Preview" w:date="2024-01-01T00:00:00Z">
        <w:r>
          <w:t xml:space="preserve">,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not even in principle.</w:t>
        </w:r>
      </w:ins>
    </w:p>
    <w:p>
      <w:pPr>
        <w:pStyle w:val="Compact"/>
        <w:numPr>
          <w:ilvl w:val="0"/>
          <w:numId w:val="1001"/>
        </w:numPr>
      </w:pPr>
      <w:ins w:id="22" w:author="PR Preview" w:date="2024-01-01T00:00:00Z">
        <w:r>
          <w:t xml:space="preserve">Its proof needs the cross-world independence</w:t>
        </w:r>
      </w:ins>
      <w:ins w:id="2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22" w:author="PR Preview" w:date="2024-01-01T00:00:00Z">
        <w:r>
          <w:t xml:space="preserve">.</w:t>
        </w:r>
      </w:ins>
      <w:ins w:id="2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</w:t>
        </w:r>
      </w:ins>
      <w:ins w:id="22" w:author="PR Preview" w:date="2024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can never be observed together for the same individual,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so no trial randomizing</w:t>
        </w:r>
      </w:ins>
      <w:ins w:id="22" w:author="PR Preview" w:date="2024-01-01T00:00:00Z">
        <w:r>
          <w:t xml:space="preserve"> </w:t>
        </w:r>
      </w:ins>
      <m:oMath>
        <m:r>
          <m:t>A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</w:t>
        </w:r>
      </w:ins>
      <w:ins w:id="22" w:author="PR Preview" w:date="2024-01-01T00:00:00Z">
        <w:r>
          <w:t xml:space="preserve"> </w:t>
        </w:r>
      </w:ins>
      <m:oMath>
        <m:r>
          <m:t>M</m:t>
        </m:r>
      </m:oMath>
      <w:ins w:id="22" w:author="PR Preview" w:date="2024-01-01T00:00:00Z">
        <w:r>
          <w:t xml:space="preserve">, singly or jointly,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can check their independence.</w:t>
        </w:r>
      </w:ins>
    </w:p>
    <w:p>
      <w:pPr>
        <w:pStyle w:val="Compact"/>
        <w:numPr>
          <w:ilvl w:val="0"/>
          <w:numId w:val="1001"/>
        </w:numPr>
      </w:pPr>
      <w:ins w:id="23" w:author="PR Preview" w:date="2024-01-01T00:00:00Z">
        <w:r>
          <w:t xml:space="preserve">That independence holds under an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rPr>
            <w:b/>
            <w:bCs/>
          </w:rPr>
          <w:t xml:space="preserve">NPSEM-IE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but not under an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rPr>
            <w:b/>
            <w:bCs/>
          </w:rPr>
          <w:t xml:space="preserve">FFRCISTG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model,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the counterfactual model used throughout the book (Technical Point 6.2).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This is one reason the book prefers the FFRCISTG: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it wants methods whose results are, in principle, verifiable.</w:t>
        </w:r>
      </w:ins>
    </w:p>
    <w:p>
      <w:pPr>
        <w:pStyle w:val="Compact"/>
        <w:numPr>
          <w:ilvl w:val="0"/>
          <w:numId w:val="1001"/>
        </w:numPr>
      </w:pPr>
      <w:ins w:id="24" w:author="PR Preview" w:date="2024-01-01T00:00:00Z">
        <w:r>
          <w:t xml:space="preserve">Skeptical policy makers may regard the pure direct effect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as having no policy relevance, because it corresponds to no intervention.</w:t>
        </w:r>
      </w:ins>
    </w:p>
    <w:p>
      <w:pPr>
        <w:pStyle w:val="FirstParagraph"/>
      </w:pPr>
      <w:ins w:id="25" w:author="PR Preview" w:date="2024-01-01T00:00:00Z">
        <w:r>
          <w:t xml:space="preserve">Under an FFRCISTG model, the pure direct and total indirect effects are not point identified,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but sharp bounds exist (Robins and Richardson 2010, cited in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Hernán and Robins (2020, 325)</w:t>
        </w:r>
      </w:ins>
      <w:ins w:id="25" w:author="PR Preview" w:date="2024-01-01T00:00:00Z">
        <w:r>
          <w:t xml:space="preserve">).</w:t>
        </w:r>
      </w:ins>
    </w:p>
    <w:p>
      <w:pPr>
        <w:pStyle w:val="BodyText"/>
      </w:pPr>
      <w:ins w:id="26" w:author="PR Preview" w:date="2024-01-01T00:00:00Z">
        <w:r>
          <w:t xml:space="preserve">In very unusual settings, a crossover trial could identify the cross-world quantity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(Fine Points 2.1 and 3.2)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(Hernán and Robins 2020, 324)</w:t>
        </w:r>
      </w:ins>
      <w:ins w:id="26" w:author="PR Preview" w:date="2024-01-01T00:00:00Z">
        <w:r>
          <w:t xml:space="preserve">.</w:t>
        </w:r>
      </w:ins>
    </w:p>
    <w:bookmarkEnd w:id="15"/>
    <w:bookmarkEnd w:id="16"/>
    <w:bookmarkStart w:id="22" w:name="X11e17d1b8335cc41160e129d1f8527a77d3cf89"/>
    <w:p>
      <w:pPr>
        <w:pStyle w:val="Heading2"/>
      </w:pPr>
      <w:ins w:id="27" w:author="PR Preview" w:date="2024-01-01T00:00:00Z">
        <w:r>
          <w:t xml:space="preserve">2 23.2 A Defense of Mediation Analysis (pp. 325-327)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9" w:author="PR Preview" w:date="2024-01-01T00:00:00Z">
        <w:r>
          <w:t xml:space="preserve">The trial investigators, as advocates of the NPSEM-IE,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defend the pure direct effect with a policy story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(Pearl 2001 gave a similar argument):</w:t>
        </w:r>
      </w:ins>
    </w:p>
    <w:p>
      <w:pPr>
        <w:pStyle w:val="Compact"/>
        <w:numPr>
          <w:ilvl w:val="0"/>
          <w:numId w:val="1002"/>
        </w:numPr>
      </w:pPr>
      <w:ins w:id="30" w:author="PR Preview" w:date="2024-01-01T00:00:00Z">
        <w:r>
          <w:t xml:space="preserve">Nicotine-free cigarettes will become available in a year,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and policy makers want to learn their benefits as soon as possible.</w:t>
        </w:r>
      </w:ins>
    </w:p>
    <w:p>
      <w:pPr>
        <w:pStyle w:val="Compact"/>
        <w:numPr>
          <w:ilvl w:val="0"/>
          <w:numId w:val="1002"/>
        </w:numPr>
      </w:pPr>
      <w:ins w:id="31" w:author="PR Preview" w:date="2024-01-01T00:00:00Z">
        <w:r>
          <w:t xml:space="preserve">Suppose strong experimental evidence shows</w:t>
        </w:r>
      </w:ins>
    </w:p>
    <w:p>
      <w:pPr>
        <w:pStyle w:val="Compact"/>
        <w:numPr>
          <w:ilvl w:val="1"/>
          <w:numId w:val="1003"/>
        </w:numPr>
      </w:pPr>
      <w:ins w:id="32" w:author="PR Preview" w:date="2024-01-01T00:00:00Z">
        <w:r>
          <w:t xml:space="preserve">nicotine affects heart disease</w:t>
        </w:r>
      </w:ins>
      <w:ins w:id="32" w:author="PR Preview" w:date="2024-01-01T00:00:00Z">
        <w:r>
          <w:t xml:space="preserve"> </w:t>
        </w:r>
      </w:ins>
      <m:oMath>
        <m:r>
          <m:t>Y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only through hypertension</w:t>
        </w:r>
      </w:ins>
      <w:ins w:id="32" w:author="PR Preview" w:date="2024-01-01T00:00:00Z">
        <w:r>
          <w:t xml:space="preserve"> </w:t>
        </w:r>
      </w:ins>
      <m:oMath>
        <m:r>
          <m:t>M</m:t>
        </m:r>
      </m:oMath>
      <w:ins w:id="32" w:author="PR Preview" w:date="2024-01-01T00:00:00Z">
        <w:r>
          <w:t xml:space="preserve">, and</w:t>
        </w:r>
      </w:ins>
    </w:p>
    <w:p>
      <w:pPr>
        <w:pStyle w:val="Compact"/>
        <w:numPr>
          <w:ilvl w:val="1"/>
          <w:numId w:val="1003"/>
        </w:numPr>
      </w:pPr>
      <w:ins w:id="33" w:author="PR Preview" w:date="2024-01-01T00:00:00Z">
        <w:r>
          <w:t xml:space="preserve">the non-nicotine components of cigarettes have no effect on hypertension</w:t>
        </w:r>
      </w:ins>
      <w:ins w:id="33" w:author="PR Preview" w:date="2024-01-01T00:00:00Z">
        <w:r>
          <w:t xml:space="preserve"> </w:t>
        </w:r>
      </w:ins>
      <m:oMath>
        <m:r>
          <m:t>M</m:t>
        </m:r>
      </m:oMath>
      <w:ins w:id="3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34" w:author="PR Preview" w:date="2024-01-01T00:00:00Z">
        <w:r>
          <w:t xml:space="preserve">Then a smoker of nicotine-free cigarettes would have the hypertension status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she would have had without cigarettes,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so</w:t>
        </w:r>
      </w:ins>
      <w:ins w:id="3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is the risk of heart disease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if all smokers switched to nicotine-free cigarettes,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which the mediation formula computes from the existing trial.</w:t>
        </w:r>
      </w:ins>
    </w:p>
    <w:p>
      <w:pPr>
        <w:pStyle w:val="FirstParagraph"/>
      </w:pPr>
      <w:ins w:id="35" w:author="PR Preview" w:date="2024-01-01T00:00:00Z">
        <w:r>
          <w:t xml:space="preserve">The book observes two oddities in this defense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(Hernán and Robins 2020, 325)</w:t>
        </w:r>
      </w:ins>
      <w:ins w:id="35" w:author="PR Preview" w:date="2024-01-01T00:00:00Z">
        <w:r>
          <w:t xml:space="preserve">: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the story is about an intervention on the nicotine content of cigarettes,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which makes no reference to the mediator</w:t>
        </w:r>
      </w:ins>
      <w:ins w:id="35" w:author="PR Preview" w:date="2024-01-01T00:00:00Z">
        <w:r>
          <w:t xml:space="preserve"> </w:t>
        </w:r>
      </w:ins>
      <m:oMath>
        <m:r>
          <m:t>M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at all;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 assumptions (i) and (ii) concern direct effects of variables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that do not even appear in Figure 23.1.</w:t>
        </w:r>
      </w:ins>
    </w:p>
    <w:p>
      <w:ins w:id="36" w:author="PR Preview" w:date="2024-01-01T00:00:00Z">
        <w:r>
          <w:pict>
            <v:rect style="width:0;height:1.5pt" o:hralign="center" o:hrstd="t" o:hr="t"/>
          </w:pict>
        </w:r>
      </w:ins>
    </w:p>
    <w:bookmarkStart w:id="18" w:name="separable-components-of-treatment"/>
    <w:p>
      <w:pPr>
        <w:pStyle w:val="Heading3"/>
      </w:pPr>
      <w:ins w:id="37" w:author="PR Preview" w:date="2024-01-01T00:00:00Z">
        <w:r>
          <w:t xml:space="preserve">2.1 Separable components of treatment</w:t>
        </w:r>
      </w:ins>
    </w:p>
    <w:p>
      <w:pPr>
        <w:pStyle w:val="FirstParagraph"/>
      </w:pPr>
      <w:ins w:id="38" w:author="PR Preview" w:date="2024-01-01T00:00:00Z">
        <w:r>
          <w:t xml:space="preserve">The story decomposes treatment</w:t>
        </w:r>
      </w:ins>
      <w:ins w:id="38" w:author="PR Preview" w:date="2024-01-01T00:00:00Z">
        <w:r>
          <w:t xml:space="preserve"> </w:t>
        </w:r>
      </w:ins>
      <m:oMath>
        <m:r>
          <m:t>A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into two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rPr>
            <w:b/>
            <w:bCs/>
          </w:rPr>
          <w:t xml:space="preserve">separable components</w:t>
        </w:r>
      </w:ins>
      <w:ins w:id="38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ins w:id="39" w:author="PR Preview" w:date="2024-01-01T00:00:00Z">
        <w:r>
          <w:t xml:space="preserve">: nicotine exposure, which affects</w:t>
        </w:r>
      </w:ins>
      <w:ins w:id="39" w:author="PR Preview" w:date="2024-01-01T00:00:00Z">
        <w:r>
          <w:t xml:space="preserve"> </w:t>
        </w:r>
      </w:ins>
      <m:oMath>
        <m:r>
          <m:t>M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but not</w:t>
        </w:r>
      </w:ins>
      <w:ins w:id="39" w:author="PR Preview" w:date="2024-01-01T00:00:00Z">
        <w:r>
          <w:t xml:space="preserve"> </w:t>
        </w:r>
      </w:ins>
      <m:oMath>
        <m:r>
          <m:t>Y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directly;</w:t>
        </w:r>
      </w:ins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ins w:id="40" w:author="PR Preview" w:date="2024-01-01T00:00:00Z">
        <w:r>
          <w:t xml:space="preserve">: exposure to the other, non-nicotine components, which affects</w:t>
        </w:r>
      </w:ins>
      <w:ins w:id="40" w:author="PR Preview" w:date="2024-01-01T00:00:00Z">
        <w:r>
          <w:t xml:space="preserve"> </w:t>
        </w:r>
      </w:ins>
      <m:oMath>
        <m:r>
          <m:t>Y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but not</w:t>
        </w:r>
      </w:ins>
      <w:ins w:id="40" w:author="PR Preview" w:date="2024-01-01T00:00:00Z">
        <w:r>
          <w:t xml:space="preserve"> </w:t>
        </w:r>
      </w:ins>
      <m:oMath>
        <m:r>
          <m:t>M</m:t>
        </m:r>
      </m:oMath>
      <w:ins w:id="40" w:author="PR Preview" w:date="2024-01-01T00:00:00Z">
        <w:r>
          <w:t xml:space="preserve">.</w:t>
        </w:r>
      </w:ins>
    </w:p>
    <w:p>
      <w:pPr>
        <w:pStyle w:val="FirstParagraph"/>
      </w:pPr>
      <w:ins w:id="41" w:author="PR Preview" w:date="2024-01-01T00:00:00Z">
        <w:r>
          <w:t xml:space="preserve">Each component can, in principle, be intervened on separately.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For example,</w:t>
        </w:r>
      </w:ins>
      <w:ins w:id="41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is the outcome under an intervention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that removes only the nicotine from cigarettes.</w:t>
        </w:r>
      </w:ins>
    </w:p>
    <w:p>
      <w:pPr>
        <w:pStyle w:val="BodyText"/>
      </w:pPr>
      <w:ins w:id="42" w:author="PR Preview" w:date="2024-01-01T00:00:00Z">
        <w:r>
          <w:t xml:space="preserve">The book’s Figure 23.2 is the FFRCISTG causal DAG for this story: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bold (deterministic) arrows</w:t>
        </w:r>
      </w:ins>
      <w:ins w:id="4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N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</w:t>
        </w:r>
      </w:ins>
      <w:ins w:id="4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O</m:t>
        </m:r>
      </m:oMath>
      <w:ins w:id="42" w:author="PR Preview" w:date="2024-01-01T00:00:00Z">
        <w:r>
          <w:t xml:space="preserve">,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 arrows</w:t>
        </w:r>
      </w:ins>
      <w:ins w:id="42" w:author="PR Preview" w:date="2024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t>M</m:t>
        </m:r>
      </m:oMath>
      <w:ins w:id="42" w:author="PR Preview" w:date="2024-01-01T00:00:00Z">
        <w:r>
          <w:t xml:space="preserve">,</w:t>
        </w:r>
      </w:ins>
      <w:ins w:id="42" w:author="PR Preview" w:date="2024-01-01T00:00:00Z">
        <w:r>
          <w:t xml:space="preserve"> </w:t>
        </w:r>
      </w:ins>
      <m:oMath>
        <m:r>
          <m:t>M</m:t>
        </m:r>
        <m:r>
          <m:rPr>
            <m:sty m:val="p"/>
          </m:rPr>
          <m:t>→</m:t>
        </m:r>
        <m:r>
          <m:t>Y</m:t>
        </m:r>
      </m:oMath>
      <w:ins w:id="42" w:author="PR Preview" w:date="2024-01-01T00:00:00Z">
        <w:r>
          <w:t xml:space="preserve">, and</w:t>
        </w:r>
      </w:ins>
      <w:ins w:id="42" w:author="PR Preview" w:date="2024-01-01T00:00:00Z">
        <w:r>
          <w:t xml:space="preserve"> </w:t>
        </w:r>
      </w:ins>
      <m:oMath>
        <m:r>
          <m:t>O</m:t>
        </m:r>
        <m:r>
          <m:rPr>
            <m:sty m:val="p"/>
          </m:rPr>
          <m:t>→</m:t>
        </m:r>
        <m:r>
          <m:t>Y</m:t>
        </m:r>
      </m:oMath>
      <w:ins w:id="42" w:author="PR Preview" w:date="2024-01-01T00:00:00Z">
        <w:r>
          <w:t xml:space="preserve">.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The arrows from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are deterministic because in the trial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either</w:t>
        </w:r>
      </w:ins>
      <w:ins w:id="4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(kept smoking regular cigarettes)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or</w:t>
        </w:r>
      </w:ins>
      <w:ins w:id="4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(quit).</w:t>
        </w:r>
      </w:ins>
    </w:p>
    <w:p>
      <w:pPr>
        <w:pStyle w:val="Compact"/>
        <w:numPr>
          <w:ilvl w:val="0"/>
          <w:numId w:val="1005"/>
        </w:numPr>
      </w:pPr>
      <w:ins w:id="43" w:author="PR Preview" w:date="2024-01-01T00:00:00Z">
        <w:r>
          <w:t xml:space="preserve">No arrow</w:t>
        </w:r>
      </w:ins>
      <w:ins w:id="43" w:author="PR Preview" w:date="2024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t>Y</m:t>
        </m:r>
      </m:oMath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encodes assumption (i).</w:t>
        </w:r>
      </w:ins>
    </w:p>
    <w:p>
      <w:pPr>
        <w:pStyle w:val="Compact"/>
        <w:numPr>
          <w:ilvl w:val="0"/>
          <w:numId w:val="1005"/>
        </w:numPr>
      </w:pPr>
      <w:ins w:id="44" w:author="PR Preview" w:date="2024-01-01T00:00:00Z">
        <w:r>
          <w:t xml:space="preserve">No arrow</w:t>
        </w:r>
      </w:ins>
      <w:ins w:id="44" w:author="PR Preview" w:date="2024-01-01T00:00:00Z">
        <w:r>
          <w:t xml:space="preserve"> </w:t>
        </w:r>
      </w:ins>
      <m:oMath>
        <m:r>
          <m:t>O</m:t>
        </m:r>
        <m:r>
          <m:rPr>
            <m:sty m:val="p"/>
          </m:rPr>
          <m:t>→</m:t>
        </m:r>
        <m:r>
          <m:t>M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encodes assumption (ii).</w:t>
        </w:r>
      </w:ins>
    </w:p>
    <w:p>
      <w:pPr>
        <w:pStyle w:val="FirstParagraph"/>
      </w:pPr>
      <w:ins w:id="45" w:author="PR Preview" w:date="2024-01-01T00:00:00Z">
        <w:r>
          <w:t xml:space="preserve">Figure 23.3 is the corresponding SWIG.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If</w:t>
        </w:r>
      </w:ins>
      <w:ins w:id="45" w:author="PR Preview" w:date="2024-01-01T00:00:00Z">
        <w:r>
          <w:t xml:space="preserve"> </w:t>
        </w:r>
      </w:ins>
      <m:oMath>
        <m:r>
          <m:t>O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causes</w:t>
        </w:r>
      </w:ins>
      <w:ins w:id="45" w:author="PR Preview" w:date="2024-01-01T00:00:00Z">
        <w:r>
          <w:t xml:space="preserve"> </w:t>
        </w:r>
      </w:ins>
      <m:oMath>
        <m:r>
          <m:t>M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for no individual, we may write</w:t>
        </w:r>
      </w:ins>
      <w:ins w:id="45" w:author="PR Preview" w:date="2024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as</w:t>
        </w:r>
      </w:ins>
      <w:ins w:id="45" w:author="PR Preview" w:date="2024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n</m:t>
            </m:r>
          </m:sup>
        </m:sSup>
      </m:oMath>
      <w:ins w:id="45" w:author="PR Preview" w:date="2024-01-01T00:00:00Z">
        <w:r>
          <w:t xml:space="preserve">.</w:t>
        </w:r>
      </w:ins>
    </w:p>
    <w:p>
      <w:pPr>
        <w:pStyle w:val="BodyText"/>
      </w:pPr>
      <w:ins w:id="46" w:author="PR Preview" w:date="2024-01-01T00:00:00Z">
        <w:r>
          <w:t xml:space="preserve">Assumptions (i) and (ii) are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“no controlled direct effect”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assumptions.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For example, (i) says that</w:t>
        </w:r>
      </w:ins>
      <w:ins w:id="46" w:author="PR Preview" w:date="2024-01-01T00:00:00Z">
        <w:r>
          <w:t xml:space="preserve"> </w:t>
        </w:r>
      </w:ins>
      <m:oMath>
        <m:r>
          <m:t>N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has no direct effect on</w:t>
        </w:r>
      </w:ins>
      <w:ins w:id="46" w:author="PR Preview" w:date="2024-01-01T00:00:00Z">
        <w:r>
          <w:t xml:space="preserve"> </w:t>
        </w:r>
      </w:ins>
      <m:oMath>
        <m:r>
          <m:t>Y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when the value of</w:t>
        </w:r>
      </w:ins>
      <w:ins w:id="46" w:author="PR Preview" w:date="2024-01-01T00:00:00Z">
        <w:r>
          <w:t xml:space="preserve"> </w:t>
        </w:r>
      </w:ins>
      <m:oMath>
        <m:r>
          <m:t>M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is set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(Hernán and Robins 2020, 326)</w:t>
        </w:r>
      </w:ins>
      <w:ins w:id="46" w:author="PR Preview" w:date="2024-01-01T00:00:00Z">
        <w:r>
          <w:t xml:space="preserve">.</w:t>
        </w:r>
      </w:ins>
    </w:p>
    <w:p>
      <w:ins w:id="47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ins w:id="4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ins w:id="49" w:author="PR Preview" w:date="2024-01-01T00:00:00Z">
        <w:r>
          <w:t xml:space="preserve">The book calls this derivation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“somewhat heuristic”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because determinism between</w:t>
        </w:r>
      </w:ins>
      <w:ins w:id="49" w:author="PR Preview" w:date="2024-01-01T00:00:00Z">
        <w:r>
          <w:t xml:space="preserve"> </w:t>
        </w:r>
      </w:ins>
      <m:oMath>
        <m:r>
          <m:t>A</m:t>
        </m:r>
      </m:oMath>
      <w:ins w:id="49" w:author="PR Preview" w:date="2024-01-01T00:00:00Z">
        <w:r>
          <w:t xml:space="preserve">,</w:t>
        </w:r>
      </w:ins>
      <w:ins w:id="49" w:author="PR Preview" w:date="2024-01-01T00:00:00Z">
        <w:r>
          <w:t xml:space="preserve"> </w:t>
        </w:r>
      </w:ins>
      <m:oMath>
        <m:r>
          <m:t>N</m:t>
        </m:r>
      </m:oMath>
      <w:ins w:id="49" w:author="PR Preview" w:date="2024-01-01T00:00:00Z">
        <w:r>
          <w:t xml:space="preserve">, and</w:t>
        </w:r>
      </w:ins>
      <w:ins w:id="49" w:author="PR Preview" w:date="2024-01-01T00:00:00Z">
        <w:r>
          <w:t xml:space="preserve"> </w:t>
        </w:r>
      </w:ins>
      <m:oMath>
        <m:r>
          <m:t>O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creates null sets;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Robins et al. (2022) give a rigorous proof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using the SWIG Markov property of Technical Point 21.12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(Hernán and Robins 2020, 326)</w:t>
        </w:r>
      </w:ins>
      <w:ins w:id="49" w:author="PR Preview" w:date="2024-01-01T00:00:00Z">
        <w:r>
          <w:t xml:space="preserve">.</w:t>
        </w:r>
      </w:ins>
    </w:p>
    <w:p>
      <w:ins w:id="50" w:author="PR Preview" w:date="2024-01-01T00:00:00Z">
        <w:r>
          <w:pict>
            <v:rect style="width:0;height:1.5pt" o:hralign="center" o:hrstd="t" o:hr="t"/>
          </w:pict>
        </w:r>
      </w:ins>
    </w:p>
    <w:bookmarkEnd w:id="18"/>
    <w:bookmarkStart w:id="19" w:name="X138abfad7204cfd9ce0e21953c5612cbd33ceae"/>
    <w:p>
      <w:pPr>
        <w:pStyle w:val="Heading3"/>
      </w:pPr>
      <w:ins w:id="51" w:author="PR Preview" w:date="2024-01-01T00:00:00Z">
        <w:r>
          <w:t xml:space="preserve">2.2 Lessons from the separable-components story</w:t>
        </w:r>
      </w:ins>
    </w:p>
    <w:p>
      <w:pPr>
        <w:pStyle w:val="Compact"/>
        <w:numPr>
          <w:ilvl w:val="0"/>
          <w:numId w:val="1006"/>
        </w:numPr>
      </w:pPr>
      <w:ins w:id="52" w:author="PR Preview" w:date="2024-01-01T00:00:00Z">
        <w:r>
          <w:t xml:space="preserve">For an NPSEM-IE advocate,</w:t>
        </w:r>
      </w:ins>
      <w:ins w:id="5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was already identified;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the story only shows that this parameter,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and hence the pure direct and total indirect effects,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encodes</w:t>
        </w:r>
      </w:ins>
      <w:ins w:id="5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52" w:author="PR Preview" w:date="2024-01-01T00:00:00Z">
        <w:r>
          <w:t xml:space="preserve">, a parameter of public health interest.</w:t>
        </w:r>
      </w:ins>
    </w:p>
    <w:p>
      <w:pPr>
        <w:pStyle w:val="Compact"/>
        <w:numPr>
          <w:ilvl w:val="0"/>
          <w:numId w:val="1006"/>
        </w:numPr>
      </w:pPr>
      <w:ins w:id="53" w:author="PR Preview" w:date="2024-01-01T00:00:00Z">
        <w:r>
          <w:t xml:space="preserve">For an FFRCISTG user, the story gives</w:t>
        </w:r>
      </w:ins>
      <w:ins w:id="5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an interventional interpretation as</w:t>
        </w:r>
      </w:ins>
      <w:ins w:id="5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53" w:author="PR Preview" w:date="2024-01-01T00:00:00Z">
        <w:r>
          <w:t xml:space="preserve">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rPr>
            <w:i/>
            <w:iCs/>
          </w:rPr>
          <w:t xml:space="preserve">and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makes both identifiable by the g-formula (the mediation formula).</w:t>
        </w:r>
      </w:ins>
    </w:p>
    <w:p>
      <w:pPr>
        <w:pStyle w:val="Compact"/>
        <w:numPr>
          <w:ilvl w:val="0"/>
          <w:numId w:val="1006"/>
        </w:numPr>
      </w:pPr>
      <w:ins w:id="54" w:author="PR Preview" w:date="2024-01-01T00:00:00Z">
        <w:r>
          <w:t xml:space="preserve">If absent arrows mean absent direct effects for every individual,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then</w:t>
        </w:r>
      </w:ins>
      <w:ins w:id="5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for every individual.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ins w:id="55" w:author="PR Preview" w:date="2024-01-01T00:00:00Z">
        <w:r>
          <w:pict>
            <v:rect style="width:0;height:1.5pt" o:hralign="center" o:hrstd="t" o:hr="t"/>
          </w:pict>
        </w:r>
      </w:ins>
    </w:p>
    <w:bookmarkEnd w:id="19"/>
    <w:bookmarkStart w:id="21" w:name="separable-effects"/>
    <w:p>
      <w:pPr>
        <w:pStyle w:val="Heading3"/>
      </w:pPr>
      <w:ins w:id="56" w:author="PR Preview" w:date="2024-01-01T00:00:00Z">
        <w:r>
          <w:t xml:space="preserve">2.3 Separable effects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ins w:id="57" w:author="PR Preview" w:date="2024-01-01T00:00:00Z">
        <w:r>
          <w:t xml:space="preserve">It equals the total indirect effect: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9" w:author="PR Preview" w:date="2024-01-01T00:00:00Z">
        <w:r>
          <w:t xml:space="preserve">Likewise the separable effect of</w:t>
        </w:r>
      </w:ins>
      <w:ins w:id="59" w:author="PR Preview" w:date="2024-01-01T00:00:00Z">
        <w:r>
          <w:t xml:space="preserve"> </w:t>
        </w:r>
      </w:ins>
      <m:oMath>
        <m:r>
          <m:t>O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with nicotine removed equals the pure direct effect: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1" w:author="PR Preview" w:date="2024-01-01T00:00:00Z">
        <w:r>
          <w:rPr>
            <w:b/>
            <w:bCs/>
          </w:rPr>
          <w:t xml:space="preserve">A note on p. 327.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The book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(Hernán and Robins 2020, 327)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writes the pure direct effect</w:t>
        </w:r>
      </w:ins>
      <w:ins w:id="6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as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“analogously”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equal to</w:t>
        </w:r>
      </w:ins>
      <w:ins w:id="6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1" w:author="PR Preview" w:date="2024-01-01T00:00:00Z">
        <w:r>
          <w:t xml:space="preserve">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The same argument as in the proof above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3" w:author="PR Preview" w:date="2024-01-01T00:00:00Z">
        <w:r>
          <w:t xml:space="preserve">So that contrast equals</w:t>
        </w:r>
      </w:ins>
      <w:ins w:id="6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(the effect of</w:t>
        </w:r>
      </w:ins>
      <w:ins w:id="63" w:author="PR Preview" w:date="2024-01-01T00:00:00Z">
        <w:r>
          <w:t xml:space="preserve"> </w:t>
        </w:r>
      </w:ins>
      <m:oMath>
        <m:r>
          <m:t>O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with nicotine present),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which differs from the pure direct effect in general.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For a counterexample, let</w:t>
        </w:r>
      </w:ins>
      <w:ins w:id="63" w:author="PR Preview" w:date="2024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and</w:t>
        </w:r>
      </w:ins>
      <w:ins w:id="63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ins w:id="63" w:author="PR Preview" w:date="2024-01-01T00:00:00Z">
        <w:r>
          <w:t xml:space="preserve">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Then the book’s contrast is</w:t>
        </w:r>
      </w:ins>
      <w:ins w:id="6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63" w:author="PR Preview" w:date="2024-01-01T00:00:00Z">
        <w:r>
          <w:t xml:space="preserve">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but the pure direct effect is</w:t>
        </w:r>
      </w:ins>
      <w:ins w:id="6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63" w:author="PR Preview" w:date="2024-01-01T00:00:00Z">
        <w:r>
          <w:t xml:space="preserve">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Also, the book’s pairing does not sum with the total indirect effect to the total effect,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whereas the pairing in these notes does:</w:t>
        </w:r>
      </w:ins>
      <w:ins w:id="6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is the pure direct effect,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and it adds to the total indirect effect</w:t>
        </w:r>
      </w:ins>
      <w:ins w:id="6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to give</w:t>
        </w:r>
      </w:ins>
      <w:ins w:id="6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3" w:author="PR Preview" w:date="2024-01-01T00:00:00Z">
        <w:r>
          <w:t xml:space="preserve">.</w:t>
        </w:r>
      </w:ins>
    </w:p>
    <w:bookmarkEnd w:id="21"/>
    <w:bookmarkEnd w:id="22"/>
    <w:bookmarkStart w:id="30" w:name="X83f6068c0ab5817911004bb9a2008a7d099c38b"/>
    <w:p>
      <w:pPr>
        <w:pStyle w:val="Heading2"/>
      </w:pPr>
      <w:ins w:id="64" w:author="PR Preview" w:date="2024-01-01T00:00:00Z">
        <w:r>
          <w:t xml:space="preserve">3 23.3 Empirically Verifiable Mediation (pp. 327-329)</w:t>
        </w:r>
      </w:ins>
    </w:p>
    <w:p>
      <w:ins w:id="65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66" w:author="PR Preview" w:date="2024-01-01T00:00:00Z">
        <w:r>
          <w:t xml:space="preserve">The interventional reading of</w:t>
        </w:r>
      </w:ins>
      <w:ins w:id="6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as</w:t>
        </w:r>
      </w:ins>
      <w:ins w:id="6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is valid only if the separable-components story is correct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and Figure 23.3 represents an FFRCISTG.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Its advantage is that the story can be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rPr>
            <w:b/>
            <w:bCs/>
          </w:rPr>
          <w:t xml:space="preserve">refuted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by a randomized trial.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ins w:id="67" w:author="PR Preview" w:date="2024-01-01T00:00:00Z">
        <w:r>
          <w:pict>
            <v:rect style="width:0;height:1.5pt" o:hralign="center" o:hrstd="t" o:hr="t"/>
          </w:pict>
        </w:r>
      </w:ins>
    </w:p>
    <w:bookmarkStart w:id="27" w:name="if-the-prediction-fails"/>
    <w:p>
      <w:pPr>
        <w:pStyle w:val="Heading3"/>
      </w:pPr>
      <w:ins w:id="68" w:author="PR Preview" w:date="2024-01-01T00:00:00Z">
        <w:r>
          <w:t xml:space="preserve">3.1 If the prediction fails</w:t>
        </w:r>
      </w:ins>
    </w:p>
    <w:p>
      <w:pPr>
        <w:pStyle w:val="FirstParagraph"/>
      </w:pPr>
      <w:ins w:id="69" w:author="PR Preview" w:date="2024-01-01T00:00:00Z">
        <w:r>
          <w:t xml:space="preserve">If</w:t>
        </w:r>
      </w:ins>
      <w:ins w:id="6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differs from the mediation formula,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at least one assumption is false:</w:t>
        </w:r>
      </w:ins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ins w:id="71" w:author="PR Preview" w:date="2024-01-01T00:00:00Z">
        <w:r>
          <w:t xml:space="preserve">no direct effect of nicotine on</w:t>
        </w:r>
      </w:ins>
      <w:ins w:id="71" w:author="PR Preview" w:date="2024-01-01T00:00:00Z">
        <w:r>
          <w:t xml:space="preserve"> </w:t>
        </w:r>
      </w:ins>
      <m:oMath>
        <m:r>
          <m:t>Y</m:t>
        </m:r>
      </m:oMath>
      <w:ins w:id="71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ins w:id="73" w:author="PR Preview" w:date="2024-01-01T00:00:00Z">
        <w:r>
          <w:t xml:space="preserve">no direct effect of the non-nicotine components on</w:t>
        </w:r>
      </w:ins>
      <w:ins w:id="73" w:author="PR Preview" w:date="2024-01-01T00:00:00Z">
        <w:r>
          <w:t xml:space="preserve"> </w:t>
        </w:r>
      </w:ins>
      <m:oMath>
        <m:r>
          <m:t>M</m:t>
        </m:r>
      </m:oMath>
      <w:ins w:id="73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ins w:id="75" w:author="PR Preview" w:date="2024-01-01T00:00:00Z">
        <w:r>
          <w:t xml:space="preserve">no unmeasured common cause</w:t>
        </w:r>
      </w:ins>
      <w:ins w:id="75" w:author="PR Preview" w:date="2024-01-01T00:00:00Z">
        <w:r>
          <w:t xml:space="preserve"> </w:t>
        </w:r>
      </w:ins>
      <m:oMath>
        <m:r>
          <m:t>U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of</w:t>
        </w:r>
      </w:ins>
      <w:ins w:id="75" w:author="PR Preview" w:date="2024-01-01T00:00:00Z">
        <w:r>
          <w:t xml:space="preserve"> </w:t>
        </w:r>
      </w:ins>
      <m:oMath>
        <m:r>
          <m:t>M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and</w:t>
        </w:r>
      </w:ins>
      <w:ins w:id="75" w:author="PR Preview" w:date="2024-01-01T00:00:00Z">
        <w:r>
          <w:t xml:space="preserve"> </w:t>
        </w:r>
      </w:ins>
      <m:oMath>
        <m:r>
          <m:t>Y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in Figure 23.2.</w:t>
        </w:r>
      </w:ins>
    </w:p>
    <w:p>
      <w:pPr>
        <w:pStyle w:val="FirstParagraph"/>
      </w:pPr>
      <w:ins w:id="76" w:author="PR Preview" w:date="2024-01-01T00:00:00Z">
        <w:r>
          <w:t xml:space="preserve">The new trial’s data help locate the failure:</w:t>
        </w:r>
      </w:ins>
    </w:p>
    <w:p>
      <w:pPr>
        <w:pStyle w:val="Compact"/>
        <w:numPr>
          <w:ilvl w:val="0"/>
          <w:numId w:val="1012"/>
        </w:numPr>
      </w:pPr>
      <w:ins w:id="77" w:author="PR Preview" w:date="2024-01-01T00:00:00Z">
        <w:r>
          <w:t xml:space="preserve">If</w:t>
        </w:r>
      </w:ins>
      <w:ins w:id="7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ins w:id="77" w:author="PR Preview" w:date="2024-01-01T00:00:00Z">
        <w:r>
          <w:t xml:space="preserve">,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then</w:t>
        </w:r>
      </w:ins>
      <w:ins w:id="77" w:author="PR Preview" w:date="2024-01-01T00:00:00Z">
        <w:r>
          <w:t xml:space="preserve"> </w:t>
        </w:r>
      </w:ins>
      <m:oMath>
        <m:r>
          <m:t>O</m:t>
        </m:r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and</w:t>
        </w:r>
      </w:ins>
      <w:ins w:id="77" w:author="PR Preview" w:date="2024-01-01T00:00:00Z">
        <w:r>
          <w:t xml:space="preserve"> </w:t>
        </w:r>
      </w:ins>
      <m:oMath>
        <m:r>
          <m:t>M</m:t>
        </m:r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are associated given</w:t>
        </w:r>
      </w:ins>
      <w:ins w:id="77" w:author="PR Preview" w:date="2024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77" w:author="PR Preview" w:date="2024-01-01T00:00:00Z">
        <w:r>
          <w:t xml:space="preserve">,</w:t>
        </w:r>
      </w:ins>
    </w:p>
    <w:p>
      <w:pPr>
        <w:pStyle w:val="Compact"/>
        <w:numPr>
          <w:ilvl w:val="1"/>
          <w:numId w:val="1013"/>
        </w:numPr>
      </w:pPr>
      <w:ins w:id="78" w:author="PR Preview" w:date="2024-01-01T00:00:00Z">
        <w:r>
          <w:t xml:space="preserve">is refuted, and an arrow</w:t>
        </w:r>
      </w:ins>
      <w:ins w:id="78" w:author="PR Preview" w:date="2024-01-01T00:00:00Z">
        <w:r>
          <w:t xml:space="preserve"> </w:t>
        </w:r>
      </w:ins>
      <m:oMath>
        <m:r>
          <m:t>O</m:t>
        </m:r>
        <m:r>
          <m:rPr>
            <m:sty m:val="p"/>
          </m:rPr>
          <m:t>→</m:t>
        </m:r>
        <m:r>
          <m:t>M</m:t>
        </m:r>
      </m:oMath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must be added.</w:t>
        </w:r>
      </w:ins>
    </w:p>
    <w:p>
      <w:pPr>
        <w:pStyle w:val="Compact"/>
        <w:numPr>
          <w:ilvl w:val="0"/>
          <w:numId w:val="1012"/>
        </w:numPr>
      </w:pPr>
      <w:ins w:id="79" w:author="PR Preview" w:date="2024-01-01T00:00:00Z">
        <w:r>
          <w:t xml:space="preserve">If</w:t>
        </w:r>
      </w:ins>
      <w:ins w:id="7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for some</w:t>
        </w:r>
      </w:ins>
      <w:ins w:id="79" w:author="PR Preview" w:date="2024-01-01T00:00:00Z">
        <w:r>
          <w:t xml:space="preserve"> </w:t>
        </w:r>
      </w:ins>
      <m:oMath>
        <m:r>
          <m:t>m</m:t>
        </m:r>
      </m:oMath>
      <w:ins w:id="79" w:author="PR Preview" w:date="2024-01-01T00:00:00Z">
        <w:r>
          <w:t xml:space="preserve">,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then either (i) is false (add</w:t>
        </w:r>
      </w:ins>
      <w:ins w:id="79" w:author="PR Preview" w:date="2024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t>Y</m:t>
        </m:r>
      </m:oMath>
      <w:ins w:id="79" w:author="PR Preview" w:date="2024-01-01T00:00:00Z">
        <w:r>
          <w:t xml:space="preserve">)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or an unmeasured common cause</w:t>
        </w:r>
      </w:ins>
      <w:ins w:id="79" w:author="PR Preview" w:date="2024-01-01T00:00:00Z">
        <w:r>
          <w:t xml:space="preserve"> </w:t>
        </w:r>
      </w:ins>
      <m:oMath>
        <m:r>
          <m:t>U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of</w:t>
        </w:r>
      </w:ins>
      <w:ins w:id="79" w:author="PR Preview" w:date="2024-01-01T00:00:00Z">
        <w:r>
          <w:t xml:space="preserve"> </w:t>
        </w:r>
      </w:ins>
      <m:oMath>
        <m:r>
          <m:t>M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and</w:t>
        </w:r>
      </w:ins>
      <w:ins w:id="79" w:author="PR Preview" w:date="2024-01-01T00:00:00Z">
        <w:r>
          <w:t xml:space="preserve"> </w:t>
        </w:r>
      </w:ins>
      <m:oMath>
        <m:r>
          <m:t>Y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exists (add</w:t>
        </w:r>
      </w:ins>
      <w:ins w:id="79" w:author="PR Preview" w:date="2024-01-01T00:00:00Z">
        <w:r>
          <w:t xml:space="preserve"> </w:t>
        </w:r>
      </w:ins>
      <m:oMath>
        <m:r>
          <m:t>U</m:t>
        </m:r>
      </m:oMath>
      <w:ins w:id="79" w:author="PR Preview" w:date="2024-01-01T00:00:00Z">
        <w:r>
          <w:t xml:space="preserve">),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or both.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ins w:id="80" w:author="PR Preview" w:date="2024-01-01T00:00:00Z">
        <w:r>
          <w:pict>
            <v:rect style="width:0;height:1.5pt" o:hralign="center" o:hrstd="t" o:hr="t"/>
          </w:pict>
        </w:r>
      </w:ins>
    </w:p>
    <w:bookmarkEnd w:id="27"/>
    <w:bookmarkStart w:id="28" w:name="how-different-analysts-react"/>
    <w:p>
      <w:pPr>
        <w:pStyle w:val="Heading3"/>
      </w:pPr>
      <w:ins w:id="81" w:author="PR Preview" w:date="2024-01-01T00:00:00Z">
        <w:r>
          <w:t xml:space="preserve">3.2 How different analysts react</w:t>
        </w:r>
      </w:ins>
    </w:p>
    <w:p>
      <w:pPr>
        <w:pStyle w:val="FirstParagraph"/>
      </w:pPr>
      <w:ins w:id="82" w:author="PR Preview" w:date="2024-01-01T00:00:00Z">
        <w:r>
          <w:t xml:space="preserve">Suppose the new trial reproduces the original arms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but its nicotine-free arm differs from the mediation formula.</w:t>
        </w:r>
      </w:ins>
    </w:p>
    <w:p>
      <w:pPr>
        <w:pStyle w:val="Compact"/>
        <w:numPr>
          <w:ilvl w:val="0"/>
          <w:numId w:val="1015"/>
        </w:numPr>
      </w:pPr>
      <w:ins w:id="83" w:author="PR Preview" w:date="2024-01-01T00:00:00Z">
        <w:r>
          <w:rPr>
            <w:b/>
            <w:bCs/>
          </w:rPr>
          <w:t xml:space="preserve">Everyone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agrees the separable-components story was wrong,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and that</w:t>
        </w:r>
      </w:ins>
      <w:ins w:id="8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is estimated by the third arm,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not by the mediation formula.</w:t>
        </w:r>
      </w:ins>
    </w:p>
    <w:p>
      <w:pPr>
        <w:pStyle w:val="Compact"/>
        <w:numPr>
          <w:ilvl w:val="0"/>
          <w:numId w:val="1015"/>
        </w:numPr>
      </w:pPr>
      <w:ins w:id="84" w:author="PR Preview" w:date="2024-01-01T00:00:00Z">
        <w:r>
          <w:rPr>
            <w:b/>
            <w:bCs/>
          </w:rPr>
          <w:t xml:space="preserve">NPSEM-IE advocates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may still believe</w:t>
        </w:r>
      </w:ins>
      <w:ins w:id="8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equals the mediation formula,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but can no longer justify the pure direct effect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as the effect of switching to nicotine-free cigarettes.</w:t>
        </w:r>
      </w:ins>
    </w:p>
    <w:p>
      <w:pPr>
        <w:pStyle w:val="Compact"/>
        <w:numPr>
          <w:ilvl w:val="0"/>
          <w:numId w:val="1015"/>
        </w:numPr>
      </w:pPr>
      <w:ins w:id="85" w:author="PR Preview" w:date="2024-01-01T00:00:00Z">
        <w:r>
          <w:rPr>
            <w:b/>
            <w:bCs/>
          </w:rPr>
          <w:t xml:space="preserve">FFRCISTG users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may lose interest in the mediation formula,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and instead value what the three-arm trial taught them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about nicotine-free cigarettes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and about which of assumptions (i)-(iii) failed.</w:t>
        </w:r>
      </w:ins>
    </w:p>
    <w:p>
      <w:ins w:id="86" w:author="PR Preview" w:date="2024-01-01T00:00:00Z">
        <w:r>
          <w:pict>
            <v:rect style="width:0;height:1.5pt" o:hralign="center" o:hrstd="t" o:hr="t"/>
          </w:pict>
        </w:r>
      </w:ins>
    </w:p>
    <w:bookmarkEnd w:id="28"/>
    <w:bookmarkStart w:id="29" w:name="can-treatment-always-be-decomposed"/>
    <w:p>
      <w:pPr>
        <w:pStyle w:val="Heading3"/>
      </w:pPr>
      <w:ins w:id="87" w:author="PR Preview" w:date="2024-01-01T00:00:00Z">
        <w:r>
          <w:t xml:space="preserve">3.3 Can treatment always be decomposed?</w:t>
        </w:r>
      </w:ins>
    </w:p>
    <w:p>
      <w:pPr>
        <w:pStyle w:val="FirstParagraph"/>
      </w:pPr>
      <w:ins w:id="88" w:author="PR Preview" w:date="2024-01-01T00:00:00Z">
        <w:r>
          <w:t xml:space="preserve">Keep assuming Figure 23.1 is an FFRCISTG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and that the nicotine-free arm differs from the mediation formula.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Could</w:t>
        </w:r>
      </w:ins>
      <w:ins w:id="88" w:author="PR Preview" w:date="2024-01-01T00:00:00Z">
        <w:r>
          <w:t xml:space="preserve"> </w:t>
        </w:r>
      </w:ins>
      <m:oMath>
        <m:r>
          <m:t>A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always be split into other, possibly unknown, components</w:t>
        </w:r>
      </w:ins>
      <w:ins w:id="88" w:author="PR Preview" w:date="2024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and</w:t>
        </w:r>
      </w:ins>
      <w:ins w:id="88" w:author="PR Preview" w:date="2024-01-01T00:00:00Z">
        <w:r>
          <w:t xml:space="preserve"> </w:t>
        </w:r>
      </w:ins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for which Figure 23.2 is an FFRCISTG and (i) and (ii) hold,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so that</w:t>
        </w:r>
      </w:ins>
      <w:ins w:id="8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= the mediation formula?</w:t>
        </w:r>
      </w:ins>
    </w:p>
    <w:p>
      <w:pPr>
        <w:pStyle w:val="BodyText"/>
      </w:pPr>
      <w:ins w:id="89" w:author="PR Preview" w:date="2024-01-01T00:00:00Z">
        <w:r>
          <w:rPr>
            <w:b/>
            <w:bCs/>
          </w:rPr>
          <w:t xml:space="preserve">No.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Otherwise</w:t>
        </w:r>
      </w:ins>
      <w:ins w:id="8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would always be point identified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by the mediation formula, which it is not;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this would contradict the sharp bounds of Robins and Richardson (2010)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(Hernán and Robins 2020, 329)</w:t>
        </w:r>
      </w:ins>
      <w:ins w:id="89" w:author="PR Preview" w:date="2024-01-01T00:00:00Z">
        <w:r>
          <w:t xml:space="preserve">.</w:t>
        </w:r>
      </w:ins>
    </w:p>
    <w:bookmarkEnd w:id="29"/>
    <w:bookmarkEnd w:id="30"/>
    <w:bookmarkStart w:id="39" w:name="X53bef0f14a6bd0689f9637b3488ba543eedc12b"/>
    <w:p>
      <w:pPr>
        <w:pStyle w:val="Heading2"/>
      </w:pPr>
      <w:ins w:id="90" w:author="PR Preview" w:date="2024-01-01T00:00:00Z">
        <w:r>
          <w:t xml:space="preserve">4 23.4 An Interventionist Theory of Mediation (pp. 329-331)</w:t>
        </w:r>
      </w:ins>
    </w:p>
    <w:p>
      <w:ins w:id="91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92" w:author="PR Preview" w:date="2024-01-01T00:00:00Z">
        <w:r>
          <w:t xml:space="preserve">The chapter’s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rPr>
            <w:b/>
            <w:bCs/>
          </w:rPr>
          <w:t xml:space="preserve">interventionist theory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of mediation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reframes the mediation question as a question about the effects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of interventions on substantively meaningful, separable components (</w:t>
        </w:r>
      </w:ins>
      <m:oMath>
        <m:r>
          <m:t>N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and</w:t>
        </w:r>
      </w:ins>
      <w:ins w:id="92" w:author="PR Preview" w:date="2024-01-01T00:00:00Z">
        <w:r>
          <w:t xml:space="preserve"> </w:t>
        </w:r>
      </w:ins>
      <m:oMath>
        <m:r>
          <m:t>O</m:t>
        </m:r>
      </m:oMath>
      <w:ins w:id="92" w:author="PR Preview" w:date="2024-01-01T00:00:00Z">
        <w:r>
          <w:t xml:space="preserve">) of</w:t>
        </w:r>
      </w:ins>
      <w:ins w:id="92" w:author="PR Preview" w:date="2024-01-01T00:00:00Z">
        <w:r>
          <w:t xml:space="preserve"> </w:t>
        </w:r>
      </w:ins>
      <m:oMath>
        <m:r>
          <m:t>A</m:t>
        </m:r>
      </m:oMath>
      <w:ins w:id="92" w:author="PR Preview" w:date="2024-01-01T00:00:00Z">
        <w:r>
          <w:t xml:space="preserve">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It can stand on its own,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without any reference to cross-world (nested) counterfactuals.</w:t>
        </w:r>
      </w:ins>
    </w:p>
    <w:p>
      <w:pPr>
        <w:pStyle w:val="BodyText"/>
      </w:pPr>
      <w:ins w:id="93" w:author="PR Preview" w:date="2024-01-01T00:00:00Z">
        <w:r>
          <w:t xml:space="preserve">If</w:t>
        </w:r>
      </w:ins>
      <w:ins w:id="93" w:author="PR Preview" w:date="2024-01-01T00:00:00Z">
        <w:r>
          <w:t xml:space="preserve"> </w:t>
        </w:r>
      </w:ins>
      <m:oMath>
        <m:r>
          <m:t>N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and</w:t>
        </w:r>
      </w:ins>
      <w:ins w:id="93" w:author="PR Preview" w:date="2024-01-01T00:00:00Z">
        <w:r>
          <w:t xml:space="preserve"> </w:t>
        </w:r>
      </w:ins>
      <m:oMath>
        <m:r>
          <m:t>O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are separable components of</w:t>
        </w:r>
      </w:ins>
      <w:ins w:id="93" w:author="PR Preview" w:date="2024-01-01T00:00:00Z">
        <w:r>
          <w:t xml:space="preserve"> </w:t>
        </w:r>
      </w:ins>
      <m:oMath>
        <m:r>
          <m:t>A</m:t>
        </m:r>
      </m:oMath>
      <w:ins w:id="93" w:author="PR Preview" w:date="2024-01-01T00:00:00Z">
        <w:r>
          <w:t xml:space="preserve">,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then in a future six-arm trial with arms</w:t>
        </w:r>
      </w:ins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ins w:id="94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ins w:id="95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ins w:id="96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ins w:id="97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ins w:id="98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ins w:id="99" w:author="PR Preview" w:date="2024-01-01T00:00:00Z">
        <w:r>
          <w:t xml:space="preserve">,</w:t>
        </w:r>
      </w:ins>
    </w:p>
    <w:p>
      <w:pPr>
        <w:pStyle w:val="FirstParagraph"/>
      </w:pPr>
      <w:ins w:id="100" w:author="PR Preview" w:date="2024-01-01T00:00:00Z">
        <w:r>
          <w:t xml:space="preserve">two statements hold:</w:t>
        </w:r>
      </w:ins>
    </w:p>
    <w:p>
      <w:pPr>
        <w:pStyle w:val="Compact"/>
        <w:numPr>
          <w:ilvl w:val="0"/>
          <w:numId w:val="1017"/>
        </w:numPr>
      </w:pPr>
      <w:ins w:id="101" w:author="PR Preview" w:date="2024-01-01T00:00:00Z">
        <w:r>
          <w:t xml:space="preserve">the mean of</w:t>
        </w:r>
      </w:ins>
      <w:ins w:id="101" w:author="PR Preview" w:date="2024-01-01T00:00:00Z">
        <w:r>
          <w:t xml:space="preserve"> </w:t>
        </w:r>
      </w:ins>
      <m:oMath>
        <m:r>
          <m:t>Y</m:t>
        </m:r>
      </m:oMath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in arm 1 equals that in arm 3,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and the mean in arm 2 equals that in arm 4;</w:t>
        </w:r>
      </w:ins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is the mean outcome in arm 5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and</w:t>
        </w:r>
      </w:ins>
      <w:ins w:id="10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the mean outcome in arm 6,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whether or not</w:t>
        </w:r>
      </w:ins>
      <w:ins w:id="10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is identified from the currently observed data.</w:t>
        </w:r>
      </w:ins>
    </w:p>
    <w:p>
      <w:pPr>
        <w:pStyle w:val="FirstParagraph"/>
      </w:pPr>
      <w:ins w:id="103" w:author="PR Preview" w:date="2024-01-01T00:00:00Z">
        <w:r>
          <w:t xml:space="preserve">The theory was presented by Robins and Richardson (2010)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and extended by Robins, Richardson, and Shpitser (2022).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Extensions cover survival analysis (Didelez 2019; Aalen et al. 2020),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competing risks (Stensrud et al. 2020, 2021),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and interference (Shpitser et al. 2021).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Stensrud et al. (2021) stressed the equalities of arm means across the six-arm trial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(Hernán and Robins 2020, 329)</w:t>
        </w:r>
      </w:ins>
      <w:ins w:id="103" w:author="PR Preview" w:date="2024-01-01T00:00:00Z">
        <w:r>
          <w:t xml:space="preserve">.</w:t>
        </w:r>
      </w:ins>
    </w:p>
    <w:p>
      <w:ins w:id="104" w:author="PR Preview" w:date="2024-01-01T00:00:00Z">
        <w:r>
          <w:pict>
            <v:rect style="width:0;height:1.5pt" o:hralign="center" o:hrstd="t" o:hr="t"/>
          </w:pict>
        </w:r>
      </w:ins>
    </w:p>
    <w:bookmarkStart w:id="31" w:name="identification-from-current-data"/>
    <w:p>
      <w:pPr>
        <w:pStyle w:val="Heading3"/>
      </w:pPr>
      <w:ins w:id="105" w:author="PR Preview" w:date="2024-01-01T00:00:00Z">
        <w:r>
          <w:t xml:space="preserve">4.1 Identification from current data</w:t>
        </w:r>
      </w:ins>
    </w:p>
    <w:p>
      <w:pPr>
        <w:pStyle w:val="FirstParagraph"/>
      </w:pPr>
      <w:ins w:id="106" w:author="PR Preview" w:date="2024-01-01T00:00:00Z">
        <w:r>
          <w:t xml:space="preserve">With data on</w:t>
        </w:r>
      </w:ins>
      <w:ins w:id="106" w:author="PR Preview" w:date="2024-01-01T00:00:00Z">
        <w:r>
          <w:t xml:space="preserve"> </w:t>
        </w:r>
      </w:ins>
      <m:oMath>
        <m:r>
          <m:t>A</m:t>
        </m:r>
      </m:oMath>
      <w:ins w:id="106" w:author="PR Preview" w:date="2024-01-01T00:00:00Z">
        <w:r>
          <w:t xml:space="preserve">,</w:t>
        </w:r>
      </w:ins>
      <w:ins w:id="106" w:author="PR Preview" w:date="2024-01-01T00:00:00Z">
        <w:r>
          <w:t xml:space="preserve"> </w:t>
        </w:r>
      </w:ins>
      <m:oMath>
        <m:r>
          <m:t>M</m:t>
        </m:r>
      </m:oMath>
      <w:ins w:id="106" w:author="PR Preview" w:date="2024-01-01T00:00:00Z">
        <w:r>
          <w:t xml:space="preserve">, and</w:t>
        </w:r>
      </w:ins>
      <w:ins w:id="106" w:author="PR Preview" w:date="2024-01-01T00:00:00Z">
        <w:r>
          <w:t xml:space="preserve"> </w:t>
        </w:r>
      </w:ins>
      <m:oMath>
        <m:r>
          <m:t>Y</m:t>
        </m:r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only,</w:t>
        </w:r>
      </w:ins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the separable effects of</w:t>
        </w:r>
      </w:ins>
      <w:ins w:id="106" w:author="PR Preview" w:date="2024-01-01T00:00:00Z">
        <w:r>
          <w:t xml:space="preserve"> </w:t>
        </w:r>
      </w:ins>
      <m:oMath>
        <m:r>
          <m:t>N</m:t>
        </m:r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and</w:t>
        </w:r>
      </w:ins>
      <w:ins w:id="106" w:author="PR Preview" w:date="2024-01-01T00:00:00Z">
        <w:r>
          <w:t xml:space="preserve"> </w:t>
        </w:r>
      </w:ins>
      <m:oMath>
        <m:r>
          <m:t>O</m:t>
        </m:r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are identified if</w:t>
        </w:r>
      </w:ins>
    </w:p>
    <w:p>
      <w:pPr>
        <w:pStyle w:val="Compact"/>
        <w:numPr>
          <w:ilvl w:val="0"/>
          <w:numId w:val="1018"/>
        </w:numPr>
      </w:pPr>
      <w:ins w:id="107" w:author="PR Preview" w:date="2024-01-01T00:00:00Z">
        <w:r>
          <w:t xml:space="preserve">there is no unmeasured common cause of</w:t>
        </w:r>
      </w:ins>
      <w:ins w:id="107" w:author="PR Preview" w:date="2024-01-01T00:00:00Z">
        <w:r>
          <w:t xml:space="preserve"> </w:t>
        </w:r>
      </w:ins>
      <m:oMath>
        <m:r>
          <m:t>M</m:t>
        </m:r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and</w:t>
        </w:r>
      </w:ins>
      <w:ins w:id="107" w:author="PR Preview" w:date="2024-01-01T00:00:00Z">
        <w:r>
          <w:t xml:space="preserve"> </w:t>
        </w:r>
      </w:ins>
      <m:oMath>
        <m:r>
          <m:t>Y</m:t>
        </m:r>
      </m:oMath>
      <w:ins w:id="107" w:author="PR Preview" w:date="2024-01-01T00:00:00Z">
        <w:r>
          <w:t xml:space="preserve">, and</w:t>
        </w:r>
      </w:ins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has no direct effect on</w:t>
        </w:r>
      </w:ins>
      <w:ins w:id="108" w:author="PR Preview" w:date="2024-01-01T00:00:00Z">
        <w:r>
          <w:t xml:space="preserve"> </w:t>
        </w:r>
      </w:ins>
      <m:oMath>
        <m:r>
          <m:t>M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and</w:t>
        </w:r>
      </w:ins>
      <w:ins w:id="108" w:author="PR Preview" w:date="2024-01-01T00:00:00Z">
        <w:r>
          <w:t xml:space="preserve"> </w:t>
        </w:r>
      </w:ins>
      <m:oMath>
        <m:r>
          <m:t>N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has no direct effect on</w:t>
        </w:r>
      </w:ins>
      <w:ins w:id="108" w:author="PR Preview" w:date="2024-01-01T00:00:00Z">
        <w:r>
          <w:t xml:space="preserve"> </w:t>
        </w:r>
      </w:ins>
      <m:oMath>
        <m:r>
          <m:t>Y</m:t>
        </m:r>
      </m:oMath>
      <w:ins w:id="108" w:author="PR Preview" w:date="2024-01-01T00:00:00Z">
        <w:r>
          <w:t xml:space="preserve">.</w:t>
        </w:r>
      </w:ins>
    </w:p>
    <w:p>
      <w:pPr>
        <w:pStyle w:val="FirstParagraph"/>
      </w:pPr>
      <w:ins w:id="109" w:author="PR Preview" w:date="2024-01-01T00:00:00Z">
        <w:r>
          <w:t xml:space="preserve">In particular,</w:t>
        </w:r>
      </w:ins>
      <w:ins w:id="10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then equals the mediation formula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(</w:t>
        </w:r>
      </w:ins>
      <w:hyperlink w:anchor="thm-mediation-g-formula">
        <w:r>
          <w:rPr>
            <w:rStyle w:val="Hyperlink"/>
          </w:rPr>
          <w:t xml:space="preserve">Theorem 3</w:t>
        </w:r>
      </w:hyperlink>
      <w:ins w:id="109" w:author="PR Preview" w:date="2024-01-01T00:00:00Z">
        <w:r>
          <w:t xml:space="preserve">).</w:t>
        </w:r>
      </w:ins>
    </w:p>
    <w:p>
      <w:ins w:id="110" w:author="PR Preview" w:date="2024-01-01T00:00:00Z">
        <w:r>
          <w:pict>
            <v:rect style="width:0;height:1.5pt" o:hralign="center" o:hrstd="t" o:hr="t"/>
          </w:pict>
        </w:r>
      </w:ins>
    </w:p>
    <w:bookmarkEnd w:id="31"/>
    <w:bookmarkStart w:id="34" w:name="X33fa9543c0add6574c31bb10fe7d567f566d1a1"/>
    <w:p>
      <w:pPr>
        <w:pStyle w:val="Heading3"/>
      </w:pPr>
      <w:ins w:id="111" w:author="PR Preview" w:date="2024-01-01T00:00:00Z">
        <w:r>
          <w:t xml:space="preserve">4.2 When interventions on the mediator are not well defined</w:t>
        </w:r>
      </w:ins>
    </w:p>
    <w:p>
      <w:pPr>
        <w:pStyle w:val="FirstParagraph"/>
      </w:pPr>
      <w:ins w:id="112" w:author="PR Preview" w:date="2024-01-01T00:00:00Z">
        <w:r>
          <w:t xml:space="preserve">Often interventions on the putative mediator</w:t>
        </w:r>
      </w:ins>
      <w:ins w:id="112" w:author="PR Preview" w:date="2024-01-01T00:00:00Z">
        <w:r>
          <w:t xml:space="preserve"> </w:t>
        </w:r>
      </w:ins>
      <m:oMath>
        <m:r>
          <m:t>M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are not well defined,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so counterfactuals like</w:t>
        </w:r>
      </w:ins>
      <w:ins w:id="11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are not meaningful.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Then neither the pure direct effect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nor the controlled direct effects based on</w:t>
        </w:r>
      </w:ins>
      <w:ins w:id="112" w:author="PR Preview" w:date="2024-01-01T00:00:00Z">
        <w:r>
          <w:t xml:space="preserve"> </w:t>
        </w:r>
      </w:ins>
      <m:oMath>
        <m:r>
          <m:t>M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(Technical Point 22.1) exist.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The interventionist effects still exist,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as long as meaningful separable components</w:t>
        </w:r>
      </w:ins>
      <w:ins w:id="112" w:author="PR Preview" w:date="2024-01-01T00:00:00Z">
        <w:r>
          <w:t xml:space="preserve"> </w:t>
        </w:r>
      </w:ins>
      <m:oMath>
        <m:r>
          <m:t>N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and</w:t>
        </w:r>
      </w:ins>
      <w:ins w:id="112" w:author="PR Preview" w:date="2024-01-01T00:00:00Z">
        <w:r>
          <w:t xml:space="preserve"> </w:t>
        </w:r>
      </w:ins>
      <m:oMath>
        <m:r>
          <m:t>O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can be intervened on.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ins w:id="113" w:author="PR Preview" w:date="2024-01-01T00:00:00Z">
        <w:r>
          <w:pict>
            <v:rect style="width:0;height:1.5pt" o:hralign="center" o:hrstd="t" o:hr="t"/>
          </w:pict>
        </w:r>
      </w:ins>
    </w:p>
    <w:bookmarkEnd w:id="34"/>
    <w:bookmarkStart w:id="37" w:name="summary-of-the-interventionist-approach"/>
    <w:p>
      <w:pPr>
        <w:pStyle w:val="Heading3"/>
      </w:pPr>
      <w:ins w:id="114" w:author="PR Preview" w:date="2024-01-01T00:00:00Z">
        <w:r>
          <w:t xml:space="preserve">4.3 Summary of the interventionist approach</w:t>
        </w:r>
      </w:ins>
    </w:p>
    <w:p>
      <w:pPr>
        <w:pStyle w:val="Compact"/>
        <w:numPr>
          <w:ilvl w:val="0"/>
          <w:numId w:val="1020"/>
        </w:numPr>
      </w:pPr>
      <w:ins w:id="115" w:author="PR Preview" w:date="2024-01-01T00:00:00Z">
        <w:r>
          <w:t xml:space="preserve">Treatment</w:t>
        </w:r>
      </w:ins>
      <w:ins w:id="115" w:author="PR Preview" w:date="2024-01-01T00:00:00Z">
        <w:r>
          <w:t xml:space="preserve"> </w:t>
        </w:r>
      </w:ins>
      <m:oMath>
        <m:r>
          <m:t>A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is hypothesized to decompose into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multiple substantively meaningful separable components,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each contributing to the overall effect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 each, in principle, independently intervenable.</w:t>
        </w:r>
      </w:ins>
    </w:p>
    <w:p>
      <w:pPr>
        <w:pStyle w:val="Compact"/>
        <w:numPr>
          <w:ilvl w:val="0"/>
          <w:numId w:val="1020"/>
        </w:numPr>
      </w:pPr>
      <w:ins w:id="116" w:author="PR Preview" w:date="2024-01-01T00:00:00Z">
        <w:r>
          <w:t xml:space="preserve">The assumptions that identify the separable effects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are, in principle, verifiable in future randomized trials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that intervene on the components.</w:t>
        </w:r>
      </w:ins>
    </w:p>
    <w:p>
      <w:pPr>
        <w:pStyle w:val="Compact"/>
        <w:numPr>
          <w:ilvl w:val="0"/>
          <w:numId w:val="1020"/>
        </w:numPr>
      </w:pPr>
      <w:ins w:id="117" w:author="PR Preview" w:date="2024-01-01T00:00:00Z">
        <w:r>
          <w:t xml:space="preserve">Well-defined interventions on the purported mediator need not exist.</w:t>
        </w:r>
      </w:ins>
    </w:p>
    <w:p>
      <w:pPr>
        <w:pStyle w:val="Compact"/>
        <w:numPr>
          <w:ilvl w:val="0"/>
          <w:numId w:val="1020"/>
        </w:numPr>
      </w:pPr>
      <w:ins w:id="118" w:author="PR Preview" w:date="2024-01-01T00:00:00Z">
        <w:r>
          <w:t xml:space="preserve">Specific separable components improve communication with subject-matter experts.</w:t>
        </w:r>
      </w:ins>
    </w:p>
    <w:p>
      <w:pPr>
        <w:pStyle w:val="Compact"/>
        <w:numPr>
          <w:ilvl w:val="0"/>
          <w:numId w:val="1020"/>
        </w:numPr>
      </w:pPr>
      <w:ins w:id="119" w:author="PR Preview" w:date="2024-01-01T00:00:00Z">
        <w:r>
          <w:t xml:space="preserve">When the identifying assumptions hold,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the identifying g-formula equals the mediation formula,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but the effects it identifies refer to interventions on the separable components.</w:t>
        </w:r>
      </w:ins>
    </w:p>
    <w:p>
      <w:pPr>
        <w:pStyle w:val="FirstParagraph"/>
      </w:pPr>
      <w:ins w:id="120" w:author="PR Preview" w:date="2024-01-01T00:00:00Z">
        <w:r>
          <w:t xml:space="preserve">The framework accommodates more than two components,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including components that vary over time.</w:t>
        </w:r>
      </w:ins>
    </w:p>
    <w:p>
      <w:ins w:id="121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ins w:id="122" w:author="PR Preview" w:date="2024-01-01T00:00:00Z">
        <w:r>
          <w:pict>
            <v:rect style="width:0;height:1.5pt" o:hralign="center" o:hrstd="t" o:hr="t"/>
          </w:pict>
        </w:r>
      </w:ins>
    </w:p>
    <w:bookmarkEnd w:id="37"/>
    <w:bookmarkStart w:id="38" w:name="practical-caveats"/>
    <w:p>
      <w:pPr>
        <w:pStyle w:val="Heading3"/>
      </w:pPr>
      <w:ins w:id="123" w:author="PR Preview" w:date="2024-01-01T00:00:00Z">
        <w:r>
          <w:t xml:space="preserve">4.4 Practical caveats</w:t>
        </w:r>
      </w:ins>
    </w:p>
    <w:p>
      <w:pPr>
        <w:pStyle w:val="Compact"/>
        <w:numPr>
          <w:ilvl w:val="0"/>
          <w:numId w:val="1021"/>
        </w:numPr>
      </w:pPr>
      <w:ins w:id="124" w:author="PR Preview" w:date="2024-01-01T00:00:00Z">
        <w:r>
          <w:t xml:space="preserve">The chapter treats theory, not the practice of estimating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pure direct effects and separable direct effects.</w:t>
        </w:r>
      </w:ins>
    </w:p>
    <w:p>
      <w:pPr>
        <w:pStyle w:val="Compact"/>
        <w:numPr>
          <w:ilvl w:val="0"/>
          <w:numId w:val="1021"/>
        </w:numPr>
      </w:pPr>
      <w:ins w:id="125" w:author="PR Preview" w:date="2024-01-01T00:00:00Z">
        <w:r>
          <w:t xml:space="preserve">Without trials that actually intervene on the mediator (controlled direct effects)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or on treatment components (separable direct effects),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these analyses rest on observational data and exchangeability: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valid mediation analyses must adjust for confounders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of both the treatment-outcome and the mediator-outcome relationships.</w:t>
        </w:r>
      </w:ins>
    </w:p>
    <w:p>
      <w:pPr>
        <w:pStyle w:val="Compact"/>
        <w:numPr>
          <w:ilvl w:val="0"/>
          <w:numId w:val="1021"/>
        </w:numPr>
      </w:pPr>
      <w:ins w:id="126" w:author="PR Preview" w:date="2024-01-01T00:00:00Z">
        <w:r>
          <w:t xml:space="preserve">The chapter’s simple diagram is a teaching device, not a realistic study.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In practice, causal mediation analyses are observational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and rely on more heroic assumptions than non-mediation analyses.</w:t>
        </w:r>
      </w:ins>
    </w:p>
    <w:p>
      <w:pPr>
        <w:pStyle w:val="FirstParagraph"/>
      </w:pPr>
      <w:ins w:id="127" w:author="PR Preview" w:date="2024-01-01T00:00:00Z">
        <w:r>
          <w:t xml:space="preserve">For separable effects, further issues arise when a measured common cause of</w:t>
        </w:r>
      </w:ins>
      <w:ins w:id="127" w:author="PR Preview" w:date="2024-01-01T00:00:00Z">
        <w:r>
          <w:t xml:space="preserve"> </w:t>
        </w:r>
      </w:ins>
      <m:oMath>
        <m:r>
          <m:t>M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and</w:t>
        </w:r>
      </w:ins>
      <w:ins w:id="127" w:author="PR Preview" w:date="2024-01-01T00:00:00Z">
        <w:r>
          <w:t xml:space="preserve"> </w:t>
        </w:r>
      </w:ins>
      <m:oMath>
        <m:r>
          <m:t>Y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is a child of</w:t>
        </w:r>
      </w:ins>
      <w:ins w:id="127" w:author="PR Preview" w:date="2024-01-01T00:00:00Z">
        <w:r>
          <w:t xml:space="preserve"> </w:t>
        </w:r>
      </w:ins>
      <m:oMath>
        <m:r>
          <m:t>N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and</w:t>
        </w:r>
      </w:ins>
      <w:ins w:id="127" w:author="PR Preview" w:date="2024-01-01T00:00:00Z">
        <w:r>
          <w:t xml:space="preserve"> </w:t>
        </w:r>
      </w:ins>
      <m:oMath>
        <m:r>
          <m:t>O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(Robins and Richardson 2010; Robins et al. 2022)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(Hernán and Robins 2020, 331)</w:t>
        </w:r>
      </w:ins>
      <w:ins w:id="127" w:author="PR Preview" w:date="2024-01-01T00:00:00Z">
        <w:r>
          <w:t xml:space="preserve">.</w:t>
        </w:r>
      </w:ins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ins w:id="130" w:author="PR Preview" w:date="2024-01-01T00:00:00Z">
        <w:r>
          <w:t xml:space="preserve">The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rPr>
            <w:b/>
            <w:bCs/>
          </w:rPr>
          <w:t xml:space="preserve">pure direct effect</w:t>
        </w:r>
      </w:ins>
      <w:ins w:id="13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and the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rPr>
            <w:b/>
            <w:bCs/>
          </w:rPr>
          <w:t xml:space="preserve">total indirect effect</w:t>
        </w:r>
      </w:ins>
      <w:ins w:id="13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sum to the total effect, but both are cross-world quantities.</w:t>
        </w:r>
      </w:ins>
    </w:p>
    <w:p>
      <w:pPr>
        <w:pStyle w:val="Compact"/>
        <w:numPr>
          <w:ilvl w:val="0"/>
          <w:numId w:val="1022"/>
        </w:numPr>
      </w:pPr>
      <w:ins w:id="131" w:author="PR Preview" w:date="2024-01-01T00:00:00Z">
        <w:r>
          <w:t xml:space="preserve">The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rPr>
            <w:b/>
            <w:bCs/>
          </w:rPr>
          <w:t xml:space="preserve">mediation formula</w:t>
        </w:r>
      </w:ins>
      <w:ins w:id="131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identifies</w:t>
        </w:r>
      </w:ins>
      <w:ins w:id="13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only under a cross-world independence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that holds under an NPSEM-IE, not an FFRCISTG, and that no experiment can check.</w:t>
        </w:r>
      </w:ins>
    </w:p>
    <w:p>
      <w:pPr>
        <w:pStyle w:val="Compact"/>
        <w:numPr>
          <w:ilvl w:val="0"/>
          <w:numId w:val="1022"/>
        </w:numPr>
      </w:pPr>
      <w:ins w:id="132" w:author="PR Preview" w:date="2024-01-01T00:00:00Z">
        <w:r>
          <w:t xml:space="preserve">Decomposing</w:t>
        </w:r>
      </w:ins>
      <w:ins w:id="132" w:author="PR Preview" w:date="2024-01-01T00:00:00Z">
        <w:r>
          <w:t xml:space="preserve"> </w:t>
        </w:r>
      </w:ins>
      <m:oMath>
        <m:r>
          <m:t>A</m:t>
        </m:r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into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rPr>
            <w:b/>
            <w:bCs/>
          </w:rPr>
          <w:t xml:space="preserve">separable components</w:t>
        </w:r>
      </w:ins>
      <w:ins w:id="132" w:author="PR Preview" w:date="2024-01-01T00:00:00Z">
        <w:r>
          <w:t xml:space="preserve"> </w:t>
        </w:r>
      </w:ins>
      <m:oMath>
        <m:r>
          <m:t>N</m:t>
        </m:r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and</w:t>
        </w:r>
      </w:ins>
      <w:ins w:id="132" w:author="PR Preview" w:date="2024-01-01T00:00:00Z">
        <w:r>
          <w:t xml:space="preserve"> </w:t>
        </w:r>
      </w:ins>
      <m:oMath>
        <m:r>
          <m:t>O</m:t>
        </m:r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gives the mediation formula an interventional meaning,</w:t>
        </w:r>
      </w:ins>
      <w:ins w:id="13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132" w:author="PR Preview" w:date="2024-01-01T00:00:00Z">
        <w:r>
          <w:t xml:space="preserve">,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identified by the g-formula under no-direct-effect assumptions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and no unmeasured</w:t>
        </w:r>
      </w:ins>
      <w:ins w:id="132" w:author="PR Preview" w:date="2024-01-01T00:00:00Z">
        <w:r>
          <w:t xml:space="preserve"> </w:t>
        </w:r>
      </w:ins>
      <m:oMath>
        <m:r>
          <m:t>M</m:t>
        </m:r>
      </m:oMath>
      <w:ins w:id="132" w:author="PR Preview" w:date="2024-01-01T00:00:00Z">
        <w:r>
          <w:t xml:space="preserve">-</w:t>
        </w:r>
      </w:ins>
      <m:oMath>
        <m:r>
          <m:t>Y</m:t>
        </m:r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confounding.</w:t>
        </w:r>
      </w:ins>
    </w:p>
    <w:p>
      <w:pPr>
        <w:pStyle w:val="Compact"/>
        <w:numPr>
          <w:ilvl w:val="0"/>
          <w:numId w:val="1022"/>
        </w:numPr>
      </w:pPr>
      <w:ins w:id="133" w:author="PR Preview" w:date="2024-01-01T00:00:00Z">
        <w:r>
          <w:t xml:space="preserve">Those assumptions can be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rPr>
            <w:b/>
            <w:bCs/>
          </w:rPr>
          <w:t xml:space="preserve">refuted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by a future trial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that intervenes on the components.</w:t>
        </w:r>
      </w:ins>
    </w:p>
    <w:p>
      <w:pPr>
        <w:pStyle w:val="Compact"/>
        <w:numPr>
          <w:ilvl w:val="0"/>
          <w:numId w:val="1022"/>
        </w:numPr>
      </w:pPr>
      <w:ins w:id="134" w:author="PR Preview" w:date="2024-01-01T00:00:00Z">
        <w:r>
          <w:t xml:space="preserve">The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rPr>
            <w:b/>
            <w:bCs/>
          </w:rPr>
          <w:t xml:space="preserve">interventionist theory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does not require well-defined interventions on</w:t>
        </w:r>
      </w:ins>
      <w:ins w:id="134" w:author="PR Preview" w:date="2024-01-01T00:00:00Z">
        <w:r>
          <w:t xml:space="preserve"> </w:t>
        </w:r>
      </w:ins>
      <m:oMath>
        <m:r>
          <m:t>M</m:t>
        </m:r>
      </m:oMath>
      <w:ins w:id="134" w:author="PR Preview" w:date="2024-01-01T00:00:00Z">
        <w:r>
          <w:t xml:space="preserve">.</w:t>
        </w:r>
      </w:ins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2026-10-02T01:59:26Z</dcterms:created>
  <dcterms:modified xsi:type="dcterms:W3CDTF">2026-10-02T01:59:26Z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