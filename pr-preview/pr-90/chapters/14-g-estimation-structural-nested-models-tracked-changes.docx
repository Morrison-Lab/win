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Chapters 12 and 13 estimated the average causal effect of smoking cessation on weight gain with IP weighting and standardization.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describes the third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g-method</w:t>
        </w:r>
      </w:ins>
      <w:ins w:id="1" w:author="PR Preview" w:date="2024-01-01T00:00:00Z">
        <w:r>
          <w:t xml:space="preserve">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g-estimation</w:t>
        </w:r>
      </w:ins>
      <w:ins w:id="1" w:author="PR Preview" w:date="2024-01-01T00:00:00Z">
        <w:r>
          <w:t xml:space="preserve">, applied to the same NHEFS data.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Models whose parameters are estimated by g-estimation are called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structural nested models</w:t>
        </w:r>
      </w:ins>
      <w:ins w:id="1" w:author="PR Preview" w:date="2024-01-01T00:00:00Z">
        <w:r>
          <w:t xml:space="preserve">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14, pp. 187-198)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Why g-methods?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IP weighting, standardization, and g-estimation are called g-methods because they are designed for generalized treatment contrasts involving time-varying treatments.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For time-fixed treatments they may be overkill, but the simple setting lets us focus on their main features before Part III.</w:t>
        </w:r>
      </w:ins>
    </w:p>
    <w:p>
      <w:pPr>
        <w:pStyle w:val="BodyText"/>
      </w:pPr>
      <w:ins w:id="4" w:author="PR Preview" w:date="2024-01-01T00:00:00Z">
        <w:r>
          <w:rPr>
            <w:b/>
            <w:bCs/>
          </w:rPr>
          <w:t xml:space="preserve">Why only now?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IP weighting and standardization appeared already in Part I (Chapter 2).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G-estimation waits until Part II because it is easiest to describe with a structural model, even a saturated one.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The three g-methods rest on different modeling assumptions.</w:t>
        </w:r>
      </w:ins>
    </w:p>
    <w:bookmarkStart w:id="10" w:name="Xdba069d4ca99f5b664c8e9e9aaa1e287d37bd50"/>
    <w:p>
      <w:pPr>
        <w:pStyle w:val="Heading2"/>
      </w:pPr>
      <w:ins w:id="5" w:author="PR Preview" w:date="2024-01-01T00:00:00Z">
        <w:r>
          <w:t xml:space="preserve">1 14.1 The Causal Question Revisited (pp. 187-188)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" w:author="PR Preview" w:date="2024-01-01T00:00:00Z">
        <w:r>
          <w:rPr>
            <w:b/>
            <w:bCs/>
          </w:rPr>
          <w:t xml:space="preserve">Setting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(as in Chapters 12-13): 1566 cigarette smokers aged 25-74 in NHEFS.</w:t>
        </w:r>
      </w:ins>
    </w:p>
    <w:p>
      <w:pPr>
        <w:pStyle w:val="Compact"/>
        <w:numPr>
          <w:ilvl w:val="0"/>
          <w:numId w:val="1001"/>
        </w:numPr>
      </w:pPr>
      <w:ins w:id="8" w:author="PR Preview" w:date="2024-01-01T00:00:00Z">
        <w:r>
          <w:t xml:space="preserve">Treatment</w:t>
        </w:r>
      </w:ins>
      <w:ins w:id="8" w:author="PR Preview" w:date="2024-01-01T00:00:00Z">
        <w:r>
          <w:t xml:space="preserve"> </w:t>
        </w:r>
      </w:ins>
      <m:oMath>
        <m:r>
          <m:t>A</m:t>
        </m:r>
      </m:oMath>
      <w:ins w:id="8" w:author="PR Preview" w:date="2024-01-01T00:00:00Z">
        <w:r>
          <w:t xml:space="preserve">: quitting smoking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8" w:author="PR Preview" w:date="2024-01-01T00:00:00Z">
        <w:r>
          <w:t xml:space="preserve">) vs. not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" w:author="PR Preview" w:date="2024-01-01T00:00:00Z">
        <w:r>
          <w:t xml:space="preserve">)</w:t>
        </w:r>
      </w:ins>
    </w:p>
    <w:p>
      <w:pPr>
        <w:pStyle w:val="Compact"/>
        <w:numPr>
          <w:ilvl w:val="0"/>
          <w:numId w:val="1001"/>
        </w:numPr>
      </w:pPr>
      <w:ins w:id="9" w:author="PR Preview" w:date="2024-01-01T00:00:00Z">
        <w:r>
          <w:t xml:space="preserve">Outcome</w:t>
        </w:r>
      </w:ins>
      <w:ins w:id="9" w:author="PR Preview" w:date="2024-01-01T00:00:00Z">
        <w:r>
          <w:t xml:space="preserve"> </w:t>
        </w:r>
      </w:ins>
      <m:oMath>
        <m:r>
          <m:t>Y</m:t>
        </m:r>
      </m:oMath>
      <w:ins w:id="9" w:author="PR Preview" w:date="2024-01-01T00:00:00Z">
        <w:r>
          <w:t xml:space="preserve">: weight gain (kg)</w:t>
        </w:r>
      </w:ins>
    </w:p>
    <w:p>
      <w:pPr>
        <w:pStyle w:val="Compact"/>
        <w:numPr>
          <w:ilvl w:val="0"/>
          <w:numId w:val="1001"/>
        </w:numPr>
      </w:pPr>
      <w:ins w:id="10" w:author="PR Preview" w:date="2024-01-01T00:00:00Z">
        <w:r>
          <w:t xml:space="preserve">Covariates</w:t>
        </w:r>
      </w:ins>
      <w:ins w:id="10" w:author="PR Preview" w:date="2024-01-01T00:00:00Z">
        <w:r>
          <w:t xml:space="preserve"> </w:t>
        </w:r>
      </w:ins>
      <m:oMath>
        <m:r>
          <m:t>L</m:t>
        </m:r>
      </m:oMath>
      <w:ins w:id="10" w:author="PR Preview" w:date="2024-01-01T00:00:00Z">
        <w:r>
          <w:t xml:space="preserve">: sex, age, race, education, intensity and duration of smoking, physical activity in daily life, recreational exercise, and weight</w:t>
        </w:r>
      </w:ins>
    </w:p>
    <w:p>
      <w:pPr>
        <w:pStyle w:val="Compact"/>
        <w:numPr>
          <w:ilvl w:val="0"/>
          <w:numId w:val="1001"/>
        </w:numPr>
      </w:pPr>
      <w:ins w:id="11" w:author="PR Preview" w:date="2024-01-01T00:00:00Z">
        <w:r>
          <w:t xml:space="preserve">Assumption: conditional exchangeability given</w:t>
        </w:r>
      </w:ins>
      <w:ins w:id="11" w:author="PR Preview" w:date="2024-01-01T00:00:00Z">
        <w:r>
          <w:t xml:space="preserve"> </w:t>
        </w:r>
      </w:ins>
      <m:oMath>
        <m:r>
          <m:t>L</m:t>
        </m:r>
      </m:oMath>
    </w:p>
    <w:p>
      <w:pPr>
        <w:pStyle w:val="FirstParagraph"/>
      </w:pPr>
      <w:ins w:id="12" w:author="PR Preview" w:date="2024-01-01T00:00:00Z">
        <w:r>
          <w:t xml:space="preserve">Chapters 12-13 targeted the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rPr>
            <w:b/>
            <w:bCs/>
          </w:rPr>
          <w:t xml:space="preserve">population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average causal effect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ins w:id="14" w:author="PR Preview" w:date="2024-01-01T00:00:00Z">
        <w:r>
          <w:t xml:space="preserve">the mean weight difference had everybody been treated and uncensored vs. untreated and uncensored.</w:t>
        </w:r>
      </w:ins>
    </w:p>
    <w:p>
      <w:pPr>
        <w:pStyle w:val="BodyText"/>
      </w:pPr>
      <w:ins w:id="15" w:author="PR Preview" w:date="2024-01-01T00:00:00Z">
        <w:r>
          <w:t xml:space="preserve">The analysis is restricted to individuals with known sex, age, race, weight, height, education, alcohol use, and smoking intensity at baseline (1971-75) and follow-up (1982), who answered the baseline medical history questionnaire.</w:t>
        </w:r>
      </w:ins>
    </w:p>
    <w:bookmarkStart w:id="9" w:name="effects-within-strata-of-l"/>
    <w:p>
      <w:pPr>
        <w:pStyle w:val="Heading3"/>
      </w:pPr>
      <w:ins w:id="16" w:author="PR Preview" w:date="2024-01-01T00:00:00Z">
        <w:r>
          <w:t xml:space="preserve">1.1 Effects Within Strata of</w:t>
        </w:r>
      </w:ins>
      <w:ins w:id="16" w:author="PR Preview" w:date="2024-01-01T00:00:00Z">
        <w:r>
          <w:t xml:space="preserve"> </w:t>
        </w:r>
      </w:ins>
      <m:oMath>
        <m:r>
          <m:t>L</m:t>
        </m:r>
      </m:oMath>
    </w:p>
    <w:p>
      <w:pPr>
        <w:pStyle w:val="FirstParagraph"/>
      </w:pPr>
      <w:ins w:id="17" w:author="PR Preview" w:date="2024-01-01T00:00:00Z">
        <w:r>
          <w:t xml:space="preserve">This chapter instead targets the effect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rPr>
            <w:b/>
            <w:bCs/>
          </w:rPr>
          <w:t xml:space="preserve">within each stratum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of</w:t>
        </w:r>
      </w:ins>
      <w:ins w:id="17" w:author="PR Preview" w:date="2024-01-01T00:00:00Z">
        <w:r>
          <w:t xml:space="preserve"> </w:t>
        </w:r>
      </w:ins>
      <m:oMath>
        <m:r>
          <m:t>L</m:t>
        </m:r>
      </m:oMath>
      <w:ins w:id="17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ins w:id="19" w:author="PR Preview" w:date="2024-01-01T00:00:00Z">
        <w:r>
          <w:t xml:space="preserve">With extremely large data, one could estimate the effect separately in every stratum</w:t>
        </w:r>
      </w:ins>
      <w:ins w:id="19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l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(Chapter 4), e.g., {non-quitter, female, white, age 26, college dropout, 15 cigarettes/day, 12 years of smoking, moderate exercise, very active, weight 112 kg}</w:t>
        </w:r>
      </w:ins>
    </w:p>
    <w:p>
      <w:pPr>
        <w:pStyle w:val="Compact"/>
        <w:numPr>
          <w:ilvl w:val="0"/>
          <w:numId w:val="1002"/>
        </w:numPr>
      </w:pPr>
      <w:ins w:id="20" w:author="PR Preview" w:date="2024-01-01T00:00:00Z">
        <w:r>
          <w:t xml:space="preserve">Alternatively, add all of</w:t>
        </w:r>
      </w:ins>
      <w:ins w:id="20" w:author="PR Preview" w:date="2024-01-01T00:00:00Z">
        <w:r>
          <w:t xml:space="preserve"> </w:t>
        </w:r>
      </w:ins>
      <m:oMath>
        <m:r>
          <m:t>L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and all</w:t>
        </w:r>
      </w:ins>
      <w:ins w:id="2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L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product terms to the marginal structural model (Section 12.5): then</w:t>
        </w:r>
      </w:ins>
      <w:ins w:id="2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and the unweighted outcome regression, if correctly specified, adjusts for all confounding by</w:t>
        </w:r>
      </w:ins>
      <w:ins w:id="20" w:author="PR Preview" w:date="2024-01-01T00:00:00Z">
        <w:r>
          <w:t xml:space="preserve"> </w:t>
        </w:r>
      </w:ins>
      <m:oMath>
        <m:r>
          <m:t>L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(Chapter 15)</w:t>
        </w:r>
      </w:ins>
    </w:p>
    <w:p>
      <w:pPr>
        <w:pStyle w:val="Compact"/>
        <w:numPr>
          <w:ilvl w:val="0"/>
          <w:numId w:val="1002"/>
        </w:numPr>
      </w:pPr>
      <w:ins w:id="21" w:author="PR Preview" w:date="2024-01-01T00:00:00Z">
        <w:r>
          <w:t xml:space="preserve">G-estimation of a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rPr>
            <w:b/>
            <w:bCs/>
          </w:rPr>
          <w:t xml:space="preserve">structural nested model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is a third route</w:t>
        </w:r>
      </w:ins>
    </w:p>
    <w:p>
      <w:pPr>
        <w:pStyle w:val="FirstParagraph"/>
      </w:pPr>
      <w:ins w:id="22" w:author="PR Preview" w:date="2024-01-01T00:00:00Z">
        <w:r>
          <w:t xml:space="preserve">For effects in a subset (e.g., individuals aged 45) one could also use marginal structural models with product terms (Chapter 12) or standardize to that subset only (Chapter 13).</w:t>
        </w:r>
      </w:ins>
    </w:p>
    <w:bookmarkEnd w:id="9"/>
    <w:bookmarkEnd w:id="10"/>
    <w:bookmarkStart w:id="12" w:name="exchangeability-revisited-pp.-188-189"/>
    <w:p>
      <w:pPr>
        <w:pStyle w:val="Heading2"/>
      </w:pPr>
      <w:ins w:id="23" w:author="PR Preview" w:date="2024-01-01T00:00:00Z">
        <w:r>
          <w:t xml:space="preserve">2 14.2 Exchangeability Revisited (pp. 188-189)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5" w:author="PR Preview" w:date="2024-01-01T00:00:00Z">
        <w:r>
          <w:t xml:space="preserve">Conditional exchangeability says that, within levels of</w:t>
        </w:r>
      </w:ins>
      <w:ins w:id="25" w:author="PR Preview" w:date="2024-01-01T00:00:00Z">
        <w:r>
          <w:t xml:space="preserve"> </w:t>
        </w:r>
      </w:ins>
      <m:oMath>
        <m:r>
          <m:t>L</m:t>
        </m:r>
      </m:oMath>
      <w:ins w:id="25" w:author="PR Preview" w:date="2024-01-01T00:00:00Z">
        <w:r>
          <w:t xml:space="preserve">, the treated and untreated would have the same outcome distribution under the same treatment level: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ins w:id="27" w:author="PR Preview" w:date="2024-01-01T00:00:00Z">
        <w:r>
          <w:t xml:space="preserve">For</w:t>
        </w:r>
      </w:ins>
      <w:ins w:id="2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27" w:author="PR Preview" w:date="2024-01-01T00:00:00Z">
        <w:r>
          <w:t xml:space="preserve">: knowing</w:t>
        </w:r>
      </w:ins>
      <w:ins w:id="2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does not help distinguish quitters from non-quitters with the same</w:t>
        </w:r>
      </w:ins>
      <w:ins w:id="27" w:author="PR Preview" w:date="2024-01-01T00:00:00Z">
        <w:r>
          <w:t xml:space="preserve"> </w:t>
        </w:r>
      </w:ins>
      <m:oMath>
        <m:r>
          <m:t>L</m:t>
        </m:r>
      </m:oMath>
      <w:ins w:id="27" w:author="PR Preview" w:date="2024-01-01T00:00:00Z">
        <w:r>
          <w:t xml:space="preserve">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For a dichotomous</w:t>
        </w:r>
      </w:ins>
      <w:ins w:id="27" w:author="PR Preview" w:date="2024-01-01T00:00:00Z">
        <w:r>
          <w:t xml:space="preserve"> </w:t>
        </w:r>
      </w:ins>
      <m:oMath>
        <m:r>
          <m:t>A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this is equivalent to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29" w:author="PR Preview" w:date="2024-01-01T00:00:00Z">
        <w:r>
          <w:t xml:space="preserve">The book’s margin note: if this paragraph feels repetitious given earlier discussions of exchangeability,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“we could not be happier”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(Hernán and Robins 2020, 188)</w:t>
        </w:r>
      </w:ins>
      <w:ins w:id="29" w:author="PR Preview" w:date="2024-01-01T00:00:00Z">
        <w:r>
          <w:t xml:space="preserve">.</w:t>
        </w:r>
      </w:ins>
    </w:p>
    <w:bookmarkStart w:id="11" w:name="X6038ab02ab73ff90e6b72a657888026113fba99"/>
    <w:p>
      <w:pPr>
        <w:pStyle w:val="Heading3"/>
      </w:pPr>
      <w:ins w:id="30" w:author="PR Preview" w:date="2024-01-01T00:00:00Z">
        <w:r>
          <w:t xml:space="preserve">2.1 A Logistic Model Including the Counterfactual</w:t>
        </w:r>
      </w:ins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for</w:t>
        </w:r>
      </w:ins>
      <w:ins w:id="3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ins w:id="33" w:author="PR Preview" w:date="2024-01-01T00:00:00Z">
        <w:r>
          <w:t xml:space="preserve">Same as the model for the IP weight denominator in Chapter 12, plus</w:t>
        </w:r>
      </w:ins>
      <w:ins w:id="3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as a covariate</w:t>
        </w:r>
      </w:ins>
    </w:p>
    <w:p>
      <w:pPr>
        <w:pStyle w:val="Compact"/>
        <w:numPr>
          <w:ilvl w:val="0"/>
          <w:numId w:val="1003"/>
        </w:numPr>
      </w:pPr>
      <w:ins w:id="34" w:author="PR Preview" w:date="2024-01-01T00:00:00Z">
        <w:r>
          <w:t xml:space="preserve">We cannot fit it, since</w:t>
        </w:r>
      </w:ins>
      <w:ins w:id="3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is unknown for the treated</w:t>
        </w:r>
      </w:ins>
    </w:p>
    <w:p>
      <w:pPr>
        <w:pStyle w:val="FirstParagraph"/>
      </w:pPr>
      <w:ins w:id="35" w:author="PR Preview" w:date="2024-01-01T00:00:00Z">
        <w:r>
          <w:rPr>
            <w:b/>
            <w:bCs/>
          </w:rPr>
          <w:t xml:space="preserve">Question</w:t>
        </w:r>
      </w:ins>
      <w:ins w:id="35" w:author="PR Preview" w:date="2024-01-01T00:00:00Z">
        <w:r>
          <w:t xml:space="preserve">: If we could fit it, and exchangeability held and the model were correct, what would</w:t>
        </w:r>
      </w:ins>
      <w:ins w:id="35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be?</w:t>
        </w:r>
      </w:ins>
    </w:p>
    <w:p>
      <w:pPr>
        <w:pStyle w:val="BodyText"/>
      </w:pPr>
      <w:ins w:id="36" w:author="PR Preview" w:date="2024-01-01T00:00:00Z">
        <w:r>
          <w:rPr>
            <w:b/>
            <w:bCs/>
          </w:rPr>
          <w:t xml:space="preserve">Answer</w:t>
        </w:r>
      </w:ins>
      <w:ins w:id="36" w:author="PR Preview" w:date="2024-01-01T00:00:00Z">
        <w:r>
          <w:t xml:space="preserve">: its expected value is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rPr>
            <w:b/>
            <w:bCs/>
          </w:rPr>
          <w:t xml:space="preserve">zero</w:t>
        </w:r>
      </w:ins>
      <w:ins w:id="36" w:author="PR Preview" w:date="2024-01-01T00:00:00Z">
        <w:r>
          <w:t xml:space="preserve">, because</w:t>
        </w:r>
      </w:ins>
      <w:ins w:id="3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does not predict</w:t>
        </w:r>
      </w:ins>
      <w:ins w:id="36" w:author="PR Preview" w:date="2024-01-01T00:00:00Z">
        <w:r>
          <w:t xml:space="preserve"> </w:t>
        </w:r>
      </w:ins>
      <m:oMath>
        <m:r>
          <m:t>A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given</w:t>
        </w:r>
      </w:ins>
      <w:ins w:id="36" w:author="PR Preview" w:date="2024-01-01T00:00:00Z">
        <w:r>
          <w:t xml:space="preserve"> </w:t>
        </w:r>
      </w:ins>
      <m:oMath>
        <m:r>
          <m:t>L</m:t>
        </m:r>
      </m:oMath>
      <w:ins w:id="36" w:author="PR Preview" w:date="2024-01-01T00:00:00Z">
        <w:r>
          <w:t xml:space="preserve">.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This is half of g-estimation; the other half is the structural model.</w:t>
        </w:r>
      </w:ins>
    </w:p>
    <w:bookmarkEnd w:id="11"/>
    <w:bookmarkEnd w:id="12"/>
    <w:bookmarkStart w:id="22" w:name="X11b66f3b9805495e3c97744062b7c2bc1291c5c"/>
    <w:p>
      <w:pPr>
        <w:pStyle w:val="Heading2"/>
      </w:pPr>
      <w:ins w:id="37" w:author="PR Preview" w:date="2024-01-01T00:00:00Z">
        <w:r>
          <w:t xml:space="preserve">3 14.3 Structural Nested Mean Models (pp. 189-191)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9" w:author="PR Preview" w:date="2024-01-01T00:00:00Z">
        <w:r>
          <w:t xml:space="preserve">Target:</w:t>
        </w:r>
      </w:ins>
      <w:ins w:id="3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(the difference of means equals the mean of differences).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Ignore censoring for now.</w:t>
        </w:r>
      </w:ins>
    </w:p>
    <w:p>
      <w:pPr>
        <w:pStyle w:val="BodyText"/>
      </w:pPr>
      <w:ins w:id="40" w:author="PR Preview" w:date="2024-01-01T00:00:00Z">
        <w:r>
          <w:rPr>
            <w:b/>
            <w:bCs/>
          </w:rPr>
          <w:t xml:space="preserve">No effect modification by</w:t>
        </w:r>
      </w:ins>
      <w:ins w:id="40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40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ins w:id="42" w:author="PR Preview" w:date="2024-01-01T00:00:00Z">
        <w:r>
          <w:t xml:space="preserve">No intercept</w:t>
        </w:r>
      </w:ins>
      <w:ins w:id="42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and no main effect of</w:t>
        </w:r>
      </w:ins>
      <w:ins w:id="42" w:author="PR Preview" w:date="2024-01-01T00:00:00Z">
        <w:r>
          <w:t xml:space="preserve"> </w:t>
        </w:r>
      </w:ins>
      <m:oMath>
        <m:r>
          <m:t>L</m:t>
        </m:r>
      </m:oMath>
      <w:ins w:id="42" w:author="PR Preview" w:date="2024-01-01T00:00:00Z">
        <w:r>
          <w:t xml:space="preserve">: these cancel in the difference</w:t>
        </w:r>
      </w:ins>
    </w:p>
    <w:p>
      <w:pPr>
        <w:pStyle w:val="FirstParagraph"/>
      </w:pPr>
      <w:ins w:id="43" w:author="PR Preview" w:date="2024-01-01T00:00:00Z">
        <w:r>
          <w:rPr>
            <w:b/>
            <w:bCs/>
          </w:rPr>
          <w:t xml:space="preserve">Effect modification by</w:t>
        </w:r>
      </w:ins>
      <w:ins w:id="43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(e.g., larger effect in heavy smokers):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ins w:id="45" w:author="PR Preview" w:date="2024-01-01T00:00:00Z">
        <w:r>
          <w:t xml:space="preserve">3.1 Conditioning on Treatment</w:t>
        </w:r>
      </w:ins>
    </w:p>
    <w:p>
      <w:pPr>
        <w:pStyle w:val="FirstParagraph"/>
      </w:pPr>
      <w:ins w:id="46" w:author="PR Preview" w:date="2024-01-01T00:00:00Z">
        <w:r>
          <w:t xml:space="preserve">Under</w:t>
        </w:r>
      </w:ins>
      <w:ins w:id="4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46" w:author="PR Preview" w:date="2024-01-01T00:00:00Z">
        <w:r>
          <w:t xml:space="preserve">, the treated and untreated are the same type of people within levels of</w:t>
        </w:r>
      </w:ins>
      <w:ins w:id="46" w:author="PR Preview" w:date="2024-01-01T00:00:00Z">
        <w:r>
          <w:t xml:space="preserve"> </w:t>
        </w:r>
      </w:ins>
      <m:oMath>
        <m:r>
          <m:t>L</m:t>
        </m:r>
      </m:oMath>
      <w:ins w:id="46" w:author="PR Preview" w:date="2024-01-01T00:00:00Z">
        <w:r>
          <w:t xml:space="preserve">, so the conditional effect is the same in both groups and we can write: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ins w:id="47" w:author="PR Preview" w:date="2024-01-01T00:00:00Z">
        <w:r>
          <w:t xml:space="preserve">Robins (1994) first described structural nested models.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They are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“nested”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when treatment is time-varying (Part III).</w:t>
        </w:r>
      </w:ins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ins w:id="49" w:author="PR Preview" w:date="2024-01-01T00:00:00Z">
        <w:r>
          <w:t xml:space="preserve">3.2 Why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“Semiparametric”</w:t>
        </w:r>
      </w:ins>
      <w:ins w:id="49" w:author="PR Preview" w:date="2024-01-01T00:00:00Z">
        <w:r>
          <w:t xml:space="preserve">?</w:t>
        </w:r>
      </w:ins>
    </w:p>
    <w:p>
      <w:pPr>
        <w:pStyle w:val="Compact"/>
        <w:numPr>
          <w:ilvl w:val="0"/>
          <w:numId w:val="1005"/>
        </w:numPr>
      </w:pPr>
      <w:ins w:id="50" w:author="PR Preview" w:date="2024-01-01T00:00:00Z">
        <w:r>
          <w:t xml:space="preserve">The parametric g-formula (Chapter 13) also models the outcome conditional on</w:t>
        </w:r>
      </w:ins>
      <w:ins w:id="50" w:author="PR Preview" w:date="2024-01-01T00:00:00Z">
        <w:r>
          <w:t xml:space="preserve"> </w:t>
        </w:r>
      </w:ins>
      <m:oMath>
        <m:r>
          <m:t>A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and</w:t>
        </w:r>
      </w:ins>
      <w:ins w:id="50" w:author="PR Preview" w:date="2024-01-01T00:00:00Z">
        <w:r>
          <w:t xml:space="preserve"> </w:t>
        </w:r>
      </w:ins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ins w:id="51" w:author="PR Preview" w:date="2024-01-01T00:00:00Z">
        <w:r>
          <w:t xml:space="preserve">But a structural nested model is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rPr>
            <w:b/>
            <w:bCs/>
          </w:rPr>
          <w:t xml:space="preserve">agnostic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about the intercept and the main effect of</w:t>
        </w:r>
      </w:ins>
      <w:ins w:id="51" w:author="PR Preview" w:date="2024-01-01T00:00:00Z">
        <w:r>
          <w:t xml:space="preserve"> </w:t>
        </w:r>
      </w:ins>
      <m:oMath>
        <m:r>
          <m:t>L</m:t>
        </m:r>
      </m:oMath>
      <w:ins w:id="51" w:author="PR Preview" w:date="2024-01-01T00:00:00Z">
        <w:r>
          <w:t xml:space="preserve">: there is no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 no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ins w:id="52" w:author="PR Preview" w:date="2024-01-01T00:00:00Z">
        <w:r>
          <w:t xml:space="preserve">Leaving these unspecified means fewer assumptions and possibly more robustness to model misspecification than the parametric g-formula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ins w:id="54" w:author="PR Preview" w:date="2024-01-01T00:00:00Z">
        <w:r>
          <w:t xml:space="preserve">3.3 Censoring</w:t>
        </w:r>
      </w:ins>
    </w:p>
    <w:p>
      <w:pPr>
        <w:pStyle w:val="FirstParagraph"/>
      </w:pPr>
      <w:ins w:id="55" w:author="PR Preview" w:date="2024-01-01T00:00:00Z">
        <w:r>
          <w:t xml:space="preserve">With censoring, the target is</w:t>
        </w:r>
      </w:ins>
      <w:ins w:id="5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ins w:id="55" w:author="PR Preview" w:date="2024-01-01T00:00:00Z">
        <w:r>
          <w:t xml:space="preserve">, which requires adjusting for both confounding and selection bias.</w:t>
        </w:r>
      </w:ins>
    </w:p>
    <w:p>
      <w:pPr>
        <w:pStyle w:val="Compact"/>
        <w:numPr>
          <w:ilvl w:val="0"/>
          <w:numId w:val="1008"/>
        </w:numPr>
      </w:pPr>
      <w:ins w:id="56" w:author="PR Preview" w:date="2024-01-01T00:00:00Z">
        <w:r>
          <w:t xml:space="preserve">G-estimation adjusts for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rPr>
            <w:b/>
            <w:bCs/>
          </w:rPr>
          <w:t xml:space="preserve">confounding only</w:t>
        </w:r>
      </w:ins>
      <w:ins w:id="56" w:author="PR Preview" w:date="2024-01-01T00:00:00Z">
        <w:r>
          <w:t xml:space="preserve">, not selection bias</w:t>
        </w:r>
      </w:ins>
    </w:p>
    <w:p>
      <w:pPr>
        <w:pStyle w:val="Compact"/>
        <w:numPr>
          <w:ilvl w:val="0"/>
          <w:numId w:val="1008"/>
        </w:numPr>
      </w:pPr>
      <w:ins w:id="57" w:author="PR Preview" w:date="2024-01-01T00:00:00Z">
        <w:r>
          <w:t xml:space="preserve">So first create a pseudo-population with nonstabilized IP weights for censoring,</w:t>
        </w:r>
      </w:ins>
      <w:ins w:id="57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(from Chapter 12), then g-estimate in that pseudo-population</w:t>
        </w:r>
      </w:ins>
    </w:p>
    <w:p>
      <w:pPr>
        <w:pStyle w:val="Compact"/>
        <w:numPr>
          <w:ilvl w:val="0"/>
          <w:numId w:val="1008"/>
        </w:numPr>
      </w:pPr>
      <w:ins w:id="58" w:author="PR Preview" w:date="2024-01-01T00:00:00Z">
        <w:r>
          <w:t xml:space="preserve">In the pseudo-population, the model is a structural model in the absence of censoring: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ins w:id="60" w:author="PR Preview" w:date="2024-01-01T00:00:00Z">
        <w:r>
          <w:t xml:space="preserve">The superscript</w:t>
        </w:r>
      </w:ins>
      <w:ins w:id="60" w:author="PR Preview" w:date="2024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is omitted hereafter.</w:t>
        </w:r>
      </w:ins>
    </w:p>
    <w:p>
      <w:pPr>
        <w:pStyle w:val="BodyText"/>
      </w:pPr>
      <w:ins w:id="61" w:author="PR Preview" w:date="2024-01-01T00:00:00Z">
        <w:r>
          <w:t xml:space="preserve">Technically, IP weighting for censoring is not necessary with g-estimation when treatment is time-fixed and does not affect any variable in</w:t>
        </w:r>
      </w:ins>
      <w:ins w:id="61" w:author="PR Preview" w:date="2024-01-01T00:00:00Z">
        <w:r>
          <w:t xml:space="preserve"> </w:t>
        </w:r>
      </w:ins>
      <m:oMath>
        <m:r>
          <m:t>L</m:t>
        </m:r>
      </m:oMath>
      <w:ins w:id="61" w:author="PR Preview" w:date="2024-01-01T00:00:00Z">
        <w:r>
          <w:t xml:space="preserve">, and the outcome is measured at a single time: if</w:t>
        </w:r>
      </w:ins>
      <w:ins w:id="61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ins w:id="61" w:author="PR Preview" w:date="2024-01-01T00:00:00Z">
        <w:r>
          <w:t xml:space="preserve">, g-estimation can be applied to the uncensored individuals without weights.</w:t>
        </w:r>
      </w:ins>
    </w:p>
    <w:p>
      <w:pPr>
        <w:pStyle w:val="BodyText"/>
      </w:pPr>
      <w:ins w:id="62" w:author="PR Preview" w:date="2024-01-01T00:00:00Z">
        <w:r>
          <w:rPr>
            <w:b/>
            <w:bCs/>
          </w:rPr>
          <w:t xml:space="preserve">Continuous treatments</w:t>
        </w:r>
      </w:ins>
      <w:ins w:id="62" w:author="PR Preview" w:date="2024-01-01T00:00:00Z">
        <w:r>
          <w:t xml:space="preserve">: the model must specify the dose-response function, e.g.,</w:t>
        </w:r>
      </w:ins>
      <w:ins w:id="6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ins w:id="62" w:author="PR Preview" w:date="2024-01-01T00:00:00Z">
        <w:r>
          <w:t xml:space="preserve">, or a smooth (e.g., spline) function of</w:t>
        </w:r>
      </w:ins>
      <w:ins w:id="62" w:author="PR Preview" w:date="2024-01-01T00:00:00Z">
        <w:r>
          <w:t xml:space="preserve"> </w:t>
        </w:r>
      </w:ins>
      <m:oMath>
        <m:r>
          <m:t>A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and</w:t>
        </w:r>
      </w:ins>
      <w:ins w:id="62" w:author="PR Preview" w:date="2024-01-01T00:00:00Z">
        <w:r>
          <w:t xml:space="preserve"> </w:t>
        </w:r>
      </w:ins>
      <m:oMath>
        <m:r>
          <m:t>L</m:t>
        </m:r>
      </m:oMath>
      <w:ins w:id="62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ins w:id="64" w:author="PR Preview" w:date="2024-01-01T00:00:00Z">
        <w:r>
          <w:t xml:space="preserve">4 14.4 Rank Preservation (pp. 191-193)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6" w:author="PR Preview" w:date="2024-01-01T00:00:00Z">
        <w:r>
          <w:t xml:space="preserve">Rank all individuals by their observed</w:t>
        </w:r>
      </w:ins>
      <w:ins w:id="66" w:author="PR Preview" w:date="2024-01-01T00:00:00Z">
        <w:r>
          <w:t xml:space="preserve"> </w:t>
        </w:r>
      </w:ins>
      <m:oMath>
        <m:r>
          <m:t>Y</m:t>
        </m:r>
      </m:oMath>
      <w:ins w:id="66" w:author="PR Preview" w:date="2024-01-01T00:00:00Z">
        <w:r>
          <w:t xml:space="preserve">: individual 23522 first (48.5 kg), 6928 second (47.5 kg), …, 23321 last (</w:t>
        </w:r>
      </w:ins>
      <m:oMath>
        <m:r>
          <m:rPr>
            <m:sty m:val="p"/>
          </m:rPr>
          <m:t>−</m:t>
        </m:r>
        <m:r>
          <m:t>41.3</m:t>
        </m:r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kg).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Now imagine ranking everyone by</w:t>
        </w:r>
      </w:ins>
      <w:ins w:id="6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and, separately, by</w:t>
        </w:r>
      </w:ins>
      <w:ins w:id="6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66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ins w:id="6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ins w:id="68" w:author="PR Preview" w:date="2024-01-01T00:00:00Z">
        <w:r>
          <w:rPr>
            <w:b/>
            <w:bCs/>
          </w:rPr>
          <w:t xml:space="preserve">Figures 14.1-14.3</w:t>
        </w:r>
      </w:ins>
      <w:ins w:id="68" w:author="PR Preview" w:date="2024-01-01T00:00:00Z">
        <w:r>
          <w:t xml:space="preserve">: In Figure 14.1 (stratum</w:t>
        </w:r>
      </w:ins>
      <w:ins w:id="68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l</m:t>
        </m:r>
      </m:oMath>
      <w:ins w:id="68" w:author="PR Preview" w:date="2024-01-01T00:00:00Z">
        <w:r>
          <w:t xml:space="preserve">) every individual’s outcome shifts by the same</w:t>
        </w:r>
      </w:ins>
      <w:ins w:id="68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from</w:t>
        </w:r>
      </w:ins>
      <w:ins w:id="6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to</w:t>
        </w:r>
      </w:ins>
      <w:ins w:id="6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68" w:author="PR Preview" w:date="2024-01-01T00:00:00Z">
        <w:r>
          <w:t xml:space="preserve">;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Figure 14.2 shows another stratum</w:t>
        </w:r>
      </w:ins>
      <w:ins w:id="68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with a different outcome distribution and shift</w:t>
        </w:r>
      </w:ins>
      <w:ins w:id="68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8" w:author="PR Preview" w:date="2024-01-01T00:00:00Z">
        <w:r>
          <w:t xml:space="preserve">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Figure 14.3 shows the realistic case: shifts vary across individuals with the same</w:t>
        </w:r>
      </w:ins>
      <w:ins w:id="68" w:author="PR Preview" w:date="2024-01-01T00:00:00Z">
        <w:r>
          <w:t xml:space="preserve"> </w:t>
        </w:r>
      </w:ins>
      <m:oMath>
        <m:r>
          <m:t>L</m:t>
        </m:r>
      </m:oMath>
      <w:ins w:id="68" w:author="PR Preview" w:date="2024-01-01T00:00:00Z">
        <w:r>
          <w:t xml:space="preserve">, and ranks are not preserved (individual</w:t>
        </w:r>
      </w:ins>
      <w:ins w:id="68" w:author="PR Preview" w:date="2024-01-01T00:00:00Z">
        <w:r>
          <w:t xml:space="preserve"> </w:t>
        </w:r>
      </w:ins>
      <m:oMath>
        <m:r>
          <m:t>i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is below</w:t>
        </w:r>
      </w:ins>
      <w:ins w:id="68" w:author="PR Preview" w:date="2024-01-01T00:00:00Z">
        <w:r>
          <w:t xml:space="preserve"> </w:t>
        </w:r>
      </w:ins>
      <m:oMath>
        <m:r>
          <m:t>j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under</w:t>
        </w:r>
      </w:ins>
      <w:ins w:id="6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but not under</w:t>
        </w:r>
      </w:ins>
      <w:ins w:id="6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68" w:author="PR Preview" w:date="2024-01-01T00:00:00Z">
        <w:r>
          <w:t xml:space="preserve">).</w:t>
        </w:r>
      </w:ins>
    </w:p>
    <w:bookmarkStart w:id="25" w:name="Xbee7f713871b04a70d4540ee8c7790c09916576"/>
    <w:p>
      <w:pPr>
        <w:pStyle w:val="Heading3"/>
      </w:pPr>
      <w:ins w:id="69" w:author="PR Preview" w:date="2024-01-01T00:00:00Z">
        <w:r>
          <w:t xml:space="preserve">4.1 Rank Preservation Is Implausible, and Not Needed</w:t>
        </w:r>
      </w:ins>
    </w:p>
    <w:p>
      <w:pPr>
        <w:pStyle w:val="Compact"/>
        <w:numPr>
          <w:ilvl w:val="0"/>
          <w:numId w:val="1012"/>
        </w:numPr>
      </w:pPr>
      <w:ins w:id="70" w:author="PR Preview" w:date="2024-01-01T00:00:00Z">
        <w:r>
          <w:t xml:space="preserve">Individual effects of quitting surely vary even within levels of</w:t>
        </w:r>
      </w:ins>
      <w:ins w:id="70" w:author="PR Preview" w:date="2024-01-01T00:00:00Z">
        <w:r>
          <w:t xml:space="preserve"> </w:t>
        </w:r>
      </w:ins>
      <m:oMath>
        <m:r>
          <m:t>L</m:t>
        </m:r>
      </m:oMath>
      <w:ins w:id="70" w:author="PR Preview" w:date="2024-01-01T00:00:00Z">
        <w:r>
          <w:t xml:space="preserve">: some gain a lot, some little, some may lose weight</w:t>
        </w:r>
      </w:ins>
    </w:p>
    <w:p>
      <w:pPr>
        <w:pStyle w:val="Compact"/>
        <w:numPr>
          <w:ilvl w:val="0"/>
          <w:numId w:val="1012"/>
        </w:numPr>
      </w:pPr>
      <w:ins w:id="71" w:author="PR Preview" w:date="2024-01-01T00:00:00Z">
        <w:r>
          <w:rPr>
            <w:b/>
            <w:bCs/>
          </w:rPr>
          <w:t xml:space="preserve">None of the methods in the book require rank preservation</w:t>
        </w:r>
      </w:ins>
      <w:ins w:id="71" w:author="PR Preview" w:date="2024-01-01T00:00:00Z">
        <w:r>
          <w:t xml:space="preserve">: the MSM of Chapter 12 (estimate 3.5 kg, 95% CI 2.5 to 4.5) and the structural nested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rPr>
            <w:b/>
            <w:bCs/>
          </w:rPr>
          <w:t xml:space="preserve">mean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model of Section 14.3 are models for average effects</w:t>
        </w:r>
      </w:ins>
    </w:p>
    <w:p>
      <w:pPr>
        <w:pStyle w:val="Compact"/>
        <w:numPr>
          <w:ilvl w:val="0"/>
          <w:numId w:val="1012"/>
        </w:numPr>
      </w:pPr>
      <w:ins w:id="72" w:author="PR Preview" w:date="2024-01-01T00:00:00Z">
        <w:r>
          <w:t xml:space="preserve">The rank-preserving model is used only to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rPr>
            <w:b/>
            <w:bCs/>
          </w:rPr>
          <w:t xml:space="preserve">introduce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g-estimation, because g-estimation is easier to understand for it and the procedure is the same for rank-preserving and non-rank-preserving models</w:t>
        </w:r>
      </w:ins>
    </w:p>
    <w:p>
      <w:pPr>
        <w:pStyle w:val="FirstParagraph"/>
      </w:pPr>
      <w:ins w:id="73" w:author="PR Preview" w:date="2024-01-01T00:00:00Z">
        <w:r>
          <w:t xml:space="preserve">A structural nested mean model is well defined without rank preservation;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for the setting of Figure 14.3, one can still model the average effect within strata of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.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The rank-preserving model is a special structural mean model: the mean of the individual shifts within levels of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equals each individual shift.</w:t>
        </w:r>
      </w:ins>
    </w:p>
    <w:bookmarkEnd w:id="25"/>
    <w:bookmarkEnd w:id="26"/>
    <w:bookmarkStart w:id="38" w:name="g-estimation-pp.-193-196"/>
    <w:p>
      <w:pPr>
        <w:pStyle w:val="Heading2"/>
      </w:pPr>
      <w:ins w:id="74" w:author="PR Preview" w:date="2024-01-01T00:00:00Z">
        <w:r>
          <w:t xml:space="preserve">5 14.5 G-Estimation (pp. 193-196)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6" w:author="PR Preview" w:date="2024-01-01T00:00:00Z">
        <w:r>
          <w:t xml:space="preserve">Goal: estimate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in</w:t>
        </w:r>
      </w:ins>
      <w:ins w:id="7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(no effect modification by</w:t>
        </w:r>
      </w:ins>
      <w:ins w:id="76" w:author="PR Preview" w:date="2024-01-01T00:00:00Z">
        <w:r>
          <w:t xml:space="preserve"> </w:t>
        </w:r>
      </w:ins>
      <m:oMath>
        <m:r>
          <m:t>L</m:t>
        </m:r>
      </m:oMath>
      <w:ins w:id="76" w:author="PR Preview" w:date="2024-01-01T00:00:00Z">
        <w:r>
          <w:t xml:space="preserve">).</w:t>
        </w:r>
      </w:ins>
    </w:p>
    <w:p>
      <w:pPr>
        <w:pStyle w:val="BodyText"/>
      </w:pPr>
      <w:ins w:id="77" w:author="PR Preview" w:date="2024-01-01T00:00:00Z">
        <w:r>
          <w:t xml:space="preserve">Temporarily assume the rank-preserving model</w:t>
        </w:r>
      </w:ins>
      <w:ins w:id="77" w:author="PR Preview" w:date="2024-01-01T00:00:00Z">
        <w:r>
          <w:t xml:space="preserve"> </w:t>
        </w:r>
      </w:ins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for all</w:t>
        </w:r>
      </w:ins>
      <w:ins w:id="77" w:author="PR Preview" w:date="2024-01-01T00:00:00Z">
        <w:r>
          <w:t xml:space="preserve"> </w:t>
        </w:r>
      </w:ins>
      <m:oMath>
        <m:r>
          <m:t>i</m:t>
        </m:r>
      </m:oMath>
      <w:ins w:id="77" w:author="PR Preview" w:date="2024-01-01T00:00:00Z">
        <w:r>
          <w:t xml:space="preserve">, so</w:t>
        </w:r>
      </w:ins>
      <w:ins w:id="77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ins w:id="77" w:author="PR Preview" w:date="2024-01-01T00:00:00Z">
        <w:r>
          <w:t xml:space="preserve">.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Rewrite it as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ins w:id="79" w:author="PR Preview" w:date="2024-01-01T00:00:00Z">
        <w:r>
          <w:t xml:space="preserve">5.1 Linking the Model to the Observed Data</w:t>
        </w:r>
      </w:ins>
    </w:p>
    <w:p>
      <w:pPr>
        <w:pStyle w:val="FirstParagraph"/>
      </w:pPr>
      <w:ins w:id="80" w:author="PR Preview" w:date="2024-01-01T00:00:00Z">
        <w:r>
          <w:t xml:space="preserve">By consistency,</w:t>
        </w:r>
      </w:ins>
      <w:ins w:id="80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ins w:id="80" w:author="PR Preview" w:date="2024-01-01T00:00:00Z">
        <w:r>
          <w:t xml:space="preserve">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Replacing</w:t>
        </w:r>
      </w:ins>
      <w:ins w:id="80" w:author="PR Preview" w:date="2024-01-01T00:00:00Z">
        <w:r>
          <w:t xml:space="preserve"> </w:t>
        </w:r>
      </w:ins>
      <m:oMath>
        <m:r>
          <m:t>a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by each individual’s observed</w:t>
        </w:r>
      </w:ins>
      <w:ins w:id="80" w:author="PR Preview" w:date="2024-01-01T00:00:00Z">
        <w:r>
          <w:t xml:space="preserve"> </w:t>
        </w:r>
      </w:ins>
      <m:oMath>
        <m:r>
          <m:t>A</m:t>
        </m:r>
      </m:oMath>
      <w:ins w:id="80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2" w:author="PR Preview" w:date="2024-01-01T00:00:00Z">
        <w:r>
          <w:t xml:space="preserve">If we knew</w:t>
        </w:r>
      </w:ins>
      <w:ins w:id="82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we could compute</w:t>
        </w:r>
      </w:ins>
      <w:ins w:id="8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for everyone.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We don’t.</w:t>
        </w:r>
      </w:ins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ins w:id="84" w:author="PR Preview" w:date="2024-01-01T00:00:00Z">
        <w:r>
          <w:t xml:space="preserve">5.2 The Guessing Game</w:t>
        </w:r>
      </w:ins>
    </w:p>
    <w:p>
      <w:pPr>
        <w:pStyle w:val="FirstParagraph"/>
      </w:pPr>
      <w:ins w:id="85" w:author="PR Preview" w:date="2024-01-01T00:00:00Z">
        <w:r>
          <w:t xml:space="preserve">A friend says</w:t>
        </w:r>
      </w:ins>
      <w:ins w:id="85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</m:oMath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is one of</w:t>
        </w:r>
      </w:ins>
      <w:ins w:id="85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ins w:id="85" w:author="PR Preview" w:date="2024-01-01T00:00:00Z">
        <w:r>
          <w:t xml:space="preserve">.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For each candidate compute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only when</w:t>
        </w:r>
      </w:ins>
      <w:ins w:id="87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ins w:id="88" w:author="PR Preview" w:date="2024-01-01T00:00:00Z">
        <w:r>
          <w:t xml:space="preserve">Under conditional exchangeability,</w:t>
        </w:r>
      </w:ins>
      <w:ins w:id="8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does not predict</w:t>
        </w:r>
      </w:ins>
      <w:ins w:id="88" w:author="PR Preview" w:date="2024-01-01T00:00:00Z">
        <w:r>
          <w:t xml:space="preserve"> </w:t>
        </w:r>
      </w:ins>
      <m:oMath>
        <m:r>
          <m:t>A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given</w:t>
        </w:r>
      </w:ins>
      <w:ins w:id="88" w:author="PR Preview" w:date="2024-01-01T00:00:00Z">
        <w:r>
          <w:t xml:space="preserve"> </w:t>
        </w:r>
      </w:ins>
      <m:oMath>
        <m:r>
          <m:t>L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(Section 14.2)</w:t>
        </w:r>
      </w:ins>
    </w:p>
    <w:p>
      <w:pPr>
        <w:pStyle w:val="Compact"/>
        <w:numPr>
          <w:ilvl w:val="0"/>
          <w:numId w:val="1013"/>
        </w:numPr>
      </w:pPr>
      <w:ins w:id="89" w:author="PR Preview" w:date="2024-01-01T00:00:00Z">
        <w:r>
          <w:t xml:space="preserve">So fit, for each candidate,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ins w:id="91" w:author="PR Preview" w:date="2024-01-01T00:00:00Z">
        <w:r>
          <w:t xml:space="preserve">The candidate with</w:t>
        </w:r>
      </w:ins>
      <w:ins w:id="91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is</w:t>
        </w:r>
      </w:ins>
      <w:ins w:id="91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91" w:author="PR Preview" w:date="2024-01-01T00:00:00Z">
        <w:r>
          <w:t xml:space="preserve">;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e.g., if</w:t>
        </w:r>
      </w:ins>
      <w:ins w:id="91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is unassociated with</w:t>
        </w:r>
      </w:ins>
      <w:ins w:id="91" w:author="PR Preview" w:date="2024-01-01T00:00:00Z">
        <w:r>
          <w:t xml:space="preserve"> </w:t>
        </w:r>
      </w:ins>
      <m:oMath>
        <m:r>
          <m:t>A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given</w:t>
        </w:r>
      </w:ins>
      <w:ins w:id="91" w:author="PR Preview" w:date="2024-01-01T00:00:00Z">
        <w:r>
          <w:t xml:space="preserve"> </w:t>
        </w:r>
      </w:ins>
      <m:oMath>
        <m:r>
          <m:t>L</m:t>
        </m:r>
      </m:oMath>
      <w:ins w:id="91" w:author="PR Preview" w:date="2024-01-01T00:00:00Z">
        <w:r>
          <w:t xml:space="preserve">, then</w:t>
        </w:r>
      </w:ins>
      <w:ins w:id="91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 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92" w:author="PR Preview" w:date="2024-01-01T00:00:00Z">
        <w:r>
          <w:t xml:space="preserve">Rosenbaum (1987) proposed a version of this procedure for non-time-varying treatments.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Without a friend, we search over many values</w:t>
        </w:r>
      </w:ins>
      <w:ins w:id="92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(e.g.,</w:t>
        </w:r>
      </w:ins>
      <w:ins w:id="92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20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to</w:t>
        </w:r>
      </w:ins>
      <w:ins w:id="92" w:author="PR Preview" w:date="2024-01-01T00:00:00Z">
        <w:r>
          <w:t xml:space="preserve"> </w:t>
        </w:r>
      </w:ins>
      <m:oMath>
        <m:r>
          <m:t>20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in steps of 0.01);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 finer search is closer to</w:t>
        </w:r>
      </w:ins>
      <w:ins w:id="92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but more computationally demanding.</w:t>
        </w:r>
      </w:ins>
    </w:p>
    <w:bookmarkEnd w:id="31"/>
    <w:bookmarkStart w:id="33" w:name="nhefs-results"/>
    <w:p>
      <w:pPr>
        <w:pStyle w:val="Heading3"/>
      </w:pPr>
      <w:ins w:id="93" w:author="PR Preview" w:date="2024-01-01T00:00:00Z">
        <w:r>
          <w:t xml:space="preserve">5.3 NHEFS Results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ins w:id="94" w:author="PR Preview" w:date="2024-01-01T00:00:00Z">
        <w:r>
          <w:t xml:space="preserve">5.4 Confidence Intervals by Test Inversion</w:t>
        </w:r>
      </w:ins>
    </w:p>
    <w:p>
      <w:pPr>
        <w:pStyle w:val="Compact"/>
        <w:numPr>
          <w:ilvl w:val="0"/>
          <w:numId w:val="1015"/>
        </w:numPr>
      </w:pPr>
      <w:ins w:id="95" w:author="PR Preview" w:date="2024-01-01T00:00:00Z">
        <w:r>
          <w:t xml:space="preserve">For each</w:t>
        </w:r>
      </w:ins>
      <w:ins w:id="95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95" w:author="PR Preview" w:date="2024-01-01T00:00:00Z">
        <w:r>
          <w:t xml:space="preserve">, test</w:t>
        </w:r>
      </w:ins>
      <w:ins w:id="95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(Wald test);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at</w:t>
        </w:r>
      </w:ins>
      <w:ins w:id="95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the P-value was 0.998</w:t>
        </w:r>
      </w:ins>
    </w:p>
    <w:p>
      <w:pPr>
        <w:pStyle w:val="Compact"/>
        <w:numPr>
          <w:ilvl w:val="0"/>
          <w:numId w:val="1015"/>
        </w:numPr>
      </w:pPr>
      <w:ins w:id="96" w:author="PR Preview" w:date="2024-01-01T00:00:00Z">
        <w:r>
          <w:t xml:space="preserve">The P-value exceeded 0.05 for</w:t>
        </w:r>
      </w:ins>
      <w:ins w:id="96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between about 2.5 and 4.5</w:t>
        </w:r>
      </w:ins>
    </w:p>
    <w:p>
      <w:pPr>
        <w:pStyle w:val="Compact"/>
        <w:numPr>
          <w:ilvl w:val="0"/>
          <w:numId w:val="1015"/>
        </w:numPr>
      </w:pPr>
      <w:ins w:id="97" w:author="PR Preview" w:date="2024-01-01T00:00:00Z">
        <w:r>
          <w:t xml:space="preserve">The 95% CI is the set of</w:t>
        </w:r>
      </w:ins>
      <w:ins w:id="97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with P-value</w:t>
        </w:r>
      </w:ins>
      <w:ins w:id="97" w:author="PR Preview" w:date="2024-01-01T00:00:00Z">
        <w:r>
          <w:t xml:space="preserve"> </w:t>
        </w:r>
      </w:ins>
      <m:oMath>
        <m:r>
          <m:rPr>
            <m:sty m:val="p"/>
          </m:rPr>
          <m:t>&gt;</m:t>
        </m:r>
        <m:r>
          <m:t>0.05</m:t>
        </m:r>
      </m:oMath>
      <w:ins w:id="97" w:author="PR Preview" w:date="2024-01-01T00:00:00Z">
        <w:r>
          <w:t xml:space="preserve">: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rPr>
            <w:b/>
            <w:bCs/>
          </w:rPr>
          <w:t xml:space="preserve">inversion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of the test</w:t>
        </w:r>
      </w:ins>
    </w:p>
    <w:p>
      <w:pPr>
        <w:pStyle w:val="Compact"/>
        <w:numPr>
          <w:ilvl w:val="0"/>
          <w:numId w:val="1016"/>
        </w:numPr>
      </w:pPr>
      <w:ins w:id="98" w:author="PR Preview" w:date="2024-01-01T00:00:00Z">
        <w:r>
          <w:t xml:space="preserve">Any valid test can be used;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 score test avoids fitting multiple models and is essentially equivalent to the Wald test in large samples.</w:t>
        </w:r>
      </w:ins>
    </w:p>
    <w:p>
      <w:pPr>
        <w:pStyle w:val="Compact"/>
        <w:numPr>
          <w:ilvl w:val="0"/>
          <w:numId w:val="1016"/>
        </w:numPr>
      </w:pPr>
      <w:ins w:id="99" w:author="PR Preview" w:date="2024-01-01T00:00:00Z">
        <w:r>
          <w:t xml:space="preserve">With censoring, the logistic models are fit to uncensored individuals (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99" w:author="PR Preview" w:date="2024-01-01T00:00:00Z">
        <w:r>
          <w:t xml:space="preserve">), each weighted by the estimated IP weight for censoring (Technical Point 14.2).</w:t>
        </w:r>
      </w:ins>
    </w:p>
    <w:p>
      <w:pPr>
        <w:pStyle w:val="Compact"/>
        <w:numPr>
          <w:ilvl w:val="0"/>
          <w:numId w:val="1016"/>
        </w:numPr>
      </w:pPr>
      <w:ins w:id="100" w:author="PR Preview" w:date="2024-01-01T00:00:00Z">
        <w:r>
          <w:t xml:space="preserve">Because the test used a robust variance estimator (due to the IP weights), the 95% CI is conservative in large samples: it traps the true value at least 95% of the time.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Bootstrapping the whole g-estimation procedure gives a non-conservative, possibly narrower, interval.</w:t>
        </w:r>
      </w:ins>
    </w:p>
    <w:bookmarkEnd w:id="34"/>
    <w:bookmarkStart w:id="37" w:name="back-to-non-rank-preserving-models"/>
    <w:p>
      <w:pPr>
        <w:pStyle w:val="Heading3"/>
      </w:pPr>
      <w:ins w:id="101" w:author="PR Preview" w:date="2024-01-01T00:00:00Z">
        <w:r>
          <w:t xml:space="preserve">5.5 Back to Non-Rank-Preserving Models</w:t>
        </w:r>
      </w:ins>
    </w:p>
    <w:p>
      <w:pPr>
        <w:pStyle w:val="FirstParagraph"/>
      </w:pPr>
      <w:ins w:id="102" w:author="PR Preview" w:date="2024-01-01T00:00:00Z">
        <w:r>
          <w:t xml:space="preserve">The g-estimation algorithm for</w:t>
        </w:r>
      </w:ins>
      <w:ins w:id="102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gives a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rPr>
            <w:b/>
            <w:bCs/>
          </w:rPr>
          <w:t xml:space="preserve">consistent estimate of</w:t>
        </w:r>
      </w:ins>
      <w:ins w:id="102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in the mean model whenever the mean model is correctly specified,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rPr>
            <w:b/>
            <w:bCs/>
          </w:rPr>
          <w:t xml:space="preserve">regardless of whether rank preservation holds</w:t>
        </w:r>
      </w:ins>
      <w:ins w:id="10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ins w:id="103" w:author="PR Preview" w:date="2024-01-01T00:00:00Z">
        <w:r>
          <w:t xml:space="preserve">It does not need</w:t>
        </w:r>
      </w:ins>
      <w:ins w:id="103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for every individual</w:t>
        </w:r>
      </w:ins>
    </w:p>
    <w:p>
      <w:pPr>
        <w:pStyle w:val="Compact"/>
        <w:numPr>
          <w:ilvl w:val="0"/>
          <w:numId w:val="1017"/>
        </w:numPr>
      </w:pPr>
      <w:ins w:id="104" w:author="PR Preview" w:date="2024-01-01T00:00:00Z">
        <w:r>
          <w:t xml:space="preserve">It only needs</w:t>
        </w:r>
      </w:ins>
      <w:ins w:id="104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and</w:t>
        </w:r>
      </w:ins>
      <w:ins w:id="10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to have the same conditional mean given</w:t>
        </w:r>
      </w:ins>
      <w:ins w:id="104" w:author="PR Preview" w:date="2024-01-01T00:00:00Z">
        <w:r>
          <w:t xml:space="preserve"> </w:t>
        </w:r>
      </w:ins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ins w:id="105" w:author="PR Preview" w:date="2024-01-01T00:00:00Z">
        <w:r>
          <w:t xml:space="preserve">6 14.6 Structural Nested Models with Two or More Parameters (pp. 196-197)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07" w:author="PR Preview" w:date="2024-01-01T00:00:00Z">
        <w:r>
          <w:t xml:space="preserve">Without the product term</w:t>
        </w:r>
      </w:ins>
      <w:ins w:id="107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ins w:id="107" w:author="PR Preview" w:date="2024-01-01T00:00:00Z">
        <w:r>
          <w:t xml:space="preserve">, the model assumes no effect modification by</w:t>
        </w:r>
      </w:ins>
      <w:ins w:id="107" w:author="PR Preview" w:date="2024-01-01T00:00:00Z">
        <w:r>
          <w:t xml:space="preserve"> </w:t>
        </w:r>
      </w:ins>
      <m:oMath>
        <m:r>
          <m:t>L</m:t>
        </m:r>
      </m:oMath>
      <w:ins w:id="10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9"/>
        </w:numPr>
      </w:pPr>
      <w:ins w:id="108" w:author="PR Preview" w:date="2024-01-01T00:00:00Z">
        <w:r>
          <w:t xml:space="preserve">If some components</w:t>
        </w:r>
      </w:ins>
      <w:ins w:id="108" w:author="PR Preview" w:date="2024-01-01T00:00:00Z">
        <w:r>
          <w:t xml:space="preserve"> </w:t>
        </w:r>
      </w:ins>
      <m:oMath>
        <m:r>
          <m:t>V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of</w:t>
        </w:r>
      </w:ins>
      <w:ins w:id="108" w:author="PR Preview" w:date="2024-01-01T00:00:00Z">
        <w:r>
          <w:t xml:space="preserve"> </w:t>
        </w:r>
      </w:ins>
      <m:oMath>
        <m:r>
          <m:t>L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modify the effect and the term</w:t>
        </w:r>
      </w:ins>
      <w:ins w:id="108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is omitted, the structural nested model is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rPr>
            <w:b/>
            <w:bCs/>
          </w:rPr>
          <w:t xml:space="preserve">misspecified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and generally biased</w:t>
        </w:r>
      </w:ins>
    </w:p>
    <w:p>
      <w:pPr>
        <w:pStyle w:val="Compact"/>
        <w:numPr>
          <w:ilvl w:val="0"/>
          <w:numId w:val="1019"/>
        </w:numPr>
      </w:pPr>
      <w:ins w:id="109" w:author="PR Preview" w:date="2024-01-01T00:00:00Z">
        <w:r>
          <w:t xml:space="preserve">Contrast: the saturated MSM</w:t>
        </w:r>
      </w:ins>
      <w:ins w:id="10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is not misspecified when it omits</w:t>
        </w:r>
      </w:ins>
      <w:ins w:id="109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and</w:t>
        </w:r>
      </w:ins>
      <w:ins w:id="109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ins w:id="109" w:author="PR Preview" w:date="2024-01-01T00:00:00Z">
        <w:r>
          <w:t xml:space="preserve">, because it targets the population effect</w:t>
        </w:r>
      </w:ins>
    </w:p>
    <w:p>
      <w:pPr>
        <w:pStyle w:val="Compact"/>
        <w:numPr>
          <w:ilvl w:val="0"/>
          <w:numId w:val="1019"/>
        </w:numPr>
      </w:pPr>
      <w:ins w:id="110" w:author="PR Preview" w:date="2024-01-01T00:00:00Z">
        <w:r>
          <w:t xml:space="preserve">Structural nested models, by definition, target effects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rPr>
            <w:b/>
            <w:bCs/>
          </w:rPr>
          <w:t xml:space="preserve">within levels of</w:t>
        </w:r>
      </w:ins>
      <w:ins w:id="110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</w:p>
    <w:p>
      <w:pPr>
        <w:pStyle w:val="FirstParagraph"/>
      </w:pPr>
      <w:ins w:id="111" w:author="PR Preview" w:date="2024-01-01T00:00:00Z">
        <w:r>
          <w:rPr>
            <w:b/>
            <w:bCs/>
          </w:rPr>
          <w:t xml:space="preserve">Null preservation</w:t>
        </w:r>
      </w:ins>
      <w:ins w:id="111" w:author="PR Preview" w:date="2024-01-01T00:00:00Z">
        <w:r>
          <w:t xml:space="preserve">: when the null of no average causal effect is true, marginal structural models (Chapter 12) and structural nested models are never misspecified.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The parametric g-formula preserves the null for time-fixed treatments but not in the time-varying setting (Part III).</w:t>
        </w:r>
      </w:ins>
    </w:p>
    <w:bookmarkStart w:id="39" w:name="two-parameters"/>
    <w:p>
      <w:pPr>
        <w:pStyle w:val="Heading3"/>
      </w:pPr>
      <w:ins w:id="112" w:author="PR Preview" w:date="2024-01-01T00:00:00Z">
        <w:r>
          <w:t xml:space="preserve">6.1 Two Parameters</w:t>
        </w:r>
      </w:ins>
    </w:p>
    <w:p>
      <w:pPr>
        <w:pStyle w:val="FirstParagraph"/>
      </w:pPr>
      <w:ins w:id="113" w:author="PR Preview" w:date="2024-01-01T00:00:00Z">
        <w:r>
          <w:t xml:space="preserve">Suppose the effect depends on baseline smoking intensity</w:t>
        </w:r>
      </w:ins>
      <w:ins w:id="113" w:author="PR Preview" w:date="2024-01-01T00:00:00Z">
        <w:r>
          <w:t xml:space="preserve"> </w:t>
        </w:r>
      </w:ins>
      <m:oMath>
        <m:r>
          <m:t>V</m:t>
        </m:r>
      </m:oMath>
      <w:ins w:id="113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ins w:id="115" w:author="PR Preview" w:date="2024-01-01T00:00:00Z">
        <w:r>
          <w:t xml:space="preserve">Candidate:</w:t>
        </w:r>
      </w:ins>
      <w:ins w:id="115" w:author="PR Preview" w:date="2024-01-01T00:00:00Z">
        <w:r>
          <w:t xml:space="preserve"> </w:t>
        </w:r>
      </w:ins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</w:t>
        </w:r>
      </w:ins>
      <w:ins w:id="115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ins w:id="116" w:author="PR Preview" w:date="2024-01-01T00:00:00Z">
        <w:r>
          <w:t xml:space="preserve">Fit the IP-weighted logistic model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ins w:id="118" w:author="PR Preview" w:date="2024-01-01T00:00:00Z">
        <w:r>
          <w:t xml:space="preserve">Find</w:t>
        </w:r>
      </w:ins>
      <w:ins w:id="118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making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rPr>
            <w:b/>
            <w:bCs/>
          </w:rPr>
          <w:t xml:space="preserve">both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and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2</m:t>
            </m:r>
          </m:sub>
        </m:sSub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zero: a two-dimensional search</w:t>
        </w:r>
      </w:ins>
    </w:p>
    <w:bookmarkEnd w:id="39"/>
    <w:bookmarkStart w:id="41" w:name="no-search-needed-in-general"/>
    <w:p>
      <w:pPr>
        <w:pStyle w:val="Heading3"/>
      </w:pPr>
      <w:ins w:id="119" w:author="PR Preview" w:date="2024-01-01T00:00:00Z">
        <w:r>
          <w:t xml:space="preserve">6.2 No Search Needed in General</w:t>
        </w:r>
      </w:ins>
    </w:p>
    <w:p>
      <w:pPr>
        <w:pStyle w:val="Compact"/>
        <w:numPr>
          <w:ilvl w:val="0"/>
          <w:numId w:val="1021"/>
        </w:numPr>
      </w:pPr>
      <w:ins w:id="120" w:author="PR Preview" w:date="2024-01-01T00:00:00Z">
        <w:r>
          <w:t xml:space="preserve">For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rPr>
            <w:b/>
            <w:bCs/>
          </w:rPr>
          <w:t xml:space="preserve">linear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structural nested mean models the estimator has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rPr>
            <w:b/>
            <w:bCs/>
          </w:rPr>
          <w:t xml:space="preserve">closed form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(Technical Point 14.2)</w:t>
        </w:r>
      </w:ins>
    </w:p>
    <w:p>
      <w:pPr>
        <w:pStyle w:val="Compact"/>
        <w:numPr>
          <w:ilvl w:val="0"/>
          <w:numId w:val="1021"/>
        </w:numPr>
      </w:pPr>
      <w:ins w:id="121" w:author="PR Preview" w:date="2024-01-01T00:00:00Z">
        <w:r>
          <w:t xml:space="preserve">For nonlinear models, g-estimation solves an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rPr>
            <w:b/>
            <w:bCs/>
          </w:rPr>
          <w:t xml:space="preserve">estimating equation</w:t>
        </w:r>
      </w:ins>
      <w:ins w:id="121" w:author="PR Preview" w:date="2024-01-01T00:00:00Z">
        <w:r>
          <w:t xml:space="preserve">, so derivative-based methods (e.g., Newton-Raphson) apply</w:t>
        </w:r>
      </w:ins>
    </w:p>
    <w:p>
      <w:pPr>
        <w:pStyle w:val="Compact"/>
        <w:numPr>
          <w:ilvl w:val="0"/>
          <w:numId w:val="1021"/>
        </w:numPr>
      </w:pPr>
      <w:ins w:id="122" w:author="PR Preview" w:date="2024-01-01T00:00:00Z">
        <w:r>
          <w:t xml:space="preserve">Some structural nested survival models need a search, because their estimating equation is not differentiable (Chapter 17)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ins w:id="124" w:author="PR Preview" w:date="2024-01-01T00:00:00Z">
        <w:r>
          <w:t xml:space="preserve">6.3 Effect Modification by All of</w:t>
        </w:r>
      </w:ins>
      <w:ins w:id="124" w:author="PR Preview" w:date="2024-01-01T00:00:00Z">
        <w:r>
          <w:t xml:space="preserve"> </w:t>
        </w:r>
      </w:ins>
      <m:oMath>
        <m:r>
          <m:t>L</m:t>
        </m:r>
      </m:oMath>
    </w:p>
    <w:p>
      <w:pPr>
        <w:pStyle w:val="FirstParagraph"/>
      </w:pPr>
      <w:ins w:id="125" w:author="PR Preview" w:date="2024-01-01T00:00:00Z">
        <w:r>
          <w:t xml:space="preserve">For dichotomous</w:t>
        </w:r>
      </w:ins>
      <w:ins w:id="125" w:author="PR Preview" w:date="2024-01-01T00:00:00Z">
        <w:r>
          <w:t xml:space="preserve"> </w:t>
        </w:r>
      </w:ins>
      <m:oMath>
        <m:r>
          <m:t>A</m:t>
        </m:r>
      </m:oMath>
      <w:ins w:id="125" w:author="PR Preview" w:date="2024-01-01T00:00:00Z">
        <w:r>
          <w:t xml:space="preserve">, the unsaturated model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ins w:id="127" w:author="PR Preview" w:date="2024-01-01T00:00:00Z">
        <w:r>
          <w:t xml:space="preserve">has</w:t>
        </w:r>
      </w:ins>
      <w:ins w:id="127" w:author="PR Preview" w:date="2024-01-01T00:00:00Z">
        <w:r>
          <w:t xml:space="preserve"> </w:t>
        </w:r>
      </w:ins>
      <m:oMath>
        <m:r>
          <m:t>p</m:t>
        </m:r>
        <m:r>
          <m:rPr>
            <m:sty m:val="p"/>
          </m:rPr>
          <m:t>+</m:t>
        </m:r>
        <m:r>
          <m:t>1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parameters.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The average causal effect in the study population is then estimated by averaging the stratum-specific effect over the</w:t>
        </w:r>
      </w:ins>
      <w:ins w:id="127" w:author="PR Preview" w:date="2024-01-01T00:00:00Z">
        <w:r>
          <w:t xml:space="preserve"> </w:t>
        </w:r>
      </w:ins>
      <m:oMath>
        <m:r>
          <m:t>n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individuals: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ins w:id="129" w:author="PR Preview" w:date="2024-01-01T00:00:00Z">
        <w:r>
          <w:t xml:space="preserve">The book writes the left-hand side of this model as</w:t>
        </w:r>
      </w:ins>
      <w:ins w:id="12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129" w:author="PR Preview" w:date="2024-01-01T00:00:00Z">
        <w:r>
          <w:t xml:space="preserve">; the conditioning on</w:t>
        </w:r>
      </w:ins>
      <w:ins w:id="129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is implied by the right-hand side depending on</w:t>
        </w:r>
      </w:ins>
      <w:ins w:id="129" w:author="PR Preview" w:date="2024-01-01T00:00:00Z">
        <w:r>
          <w:t xml:space="preserve"> </w:t>
        </w:r>
      </w:ins>
      <m:oMath>
        <m:r>
          <m:t>L</m:t>
        </m:r>
      </m:oMath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(Hernán and Robins 2020, 197)</w:t>
        </w:r>
      </w:ins>
      <w:ins w:id="129" w:author="PR Preview" w:date="2024-01-01T00:00:00Z">
        <w:r>
          <w:t xml:space="preserve">.</w:t>
        </w:r>
      </w:ins>
    </w:p>
    <w:p>
      <w:pPr>
        <w:pStyle w:val="BodyText"/>
      </w:pPr>
      <w:ins w:id="130" w:author="PR Preview" w:date="2024-01-01T00:00:00Z">
        <w:r>
          <w:rPr>
            <w:b/>
            <w:bCs/>
          </w:rPr>
          <w:t xml:space="preserve">Next</w:t>
        </w:r>
      </w:ins>
      <w:ins w:id="130" w:author="PR Preview" w:date="2024-01-01T00:00:00Z">
        <w:r>
          <w:t xml:space="preserve">: after the three g-methods, Chapter 15 reviews arguably the most common approaches to confounding adjustment: outcome regression and propensity scores.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ins w:id="132" w:author="PR Preview" w:date="2024-01-01T00:00:00Z">
        <w:r>
          <w:t xml:space="preserve">7 Summary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ins w:id="134" w:author="PR Preview" w:date="2024-01-01T00:00:00Z">
        <w:r>
          <w:rPr>
            <w:b/>
            <w:bCs/>
          </w:rPr>
          <w:t xml:space="preserve">Structural nested mean models</w:t>
        </w:r>
      </w:ins>
      <w:ins w:id="13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model the effect within levels of</w:t>
        </w:r>
      </w:ins>
      <w:ins w:id="134" w:author="PR Preview" w:date="2024-01-01T00:00:00Z">
        <w:r>
          <w:t xml:space="preserve"> </w:t>
        </w:r>
      </w:ins>
      <m:oMath>
        <m:r>
          <m:t>L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and leave</w:t>
        </w:r>
      </w:ins>
      <w:ins w:id="13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unspecified (semiparametric).</w:t>
        </w:r>
      </w:ins>
    </w:p>
    <w:p>
      <w:pPr>
        <w:pStyle w:val="Compact"/>
        <w:numPr>
          <w:ilvl w:val="0"/>
          <w:numId w:val="1022"/>
        </w:numPr>
      </w:pPr>
      <w:ins w:id="135" w:author="PR Preview" w:date="2024-01-01T00:00:00Z">
        <w:r>
          <w:rPr>
            <w:b/>
            <w:bCs/>
          </w:rPr>
          <w:t xml:space="preserve">Exchangeability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can be written as:</w:t>
        </w:r>
      </w:ins>
      <w:ins w:id="13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does not predict</w:t>
        </w:r>
      </w:ins>
      <w:ins w:id="135" w:author="PR Preview" w:date="2024-01-01T00:00:00Z">
        <w:r>
          <w:t xml:space="preserve"> </w:t>
        </w:r>
      </w:ins>
      <m:oMath>
        <m:r>
          <m:t>A</m:t>
        </m:r>
      </m:oMath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given</w:t>
        </w:r>
      </w:ins>
      <w:ins w:id="135" w:author="PR Preview" w:date="2024-01-01T00:00:00Z">
        <w:r>
          <w:t xml:space="preserve"> </w:t>
        </w:r>
      </w:ins>
      <m:oMath>
        <m:r>
          <m:t>L</m:t>
        </m:r>
      </m:oMath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(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35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22"/>
        </w:numPr>
      </w:pPr>
      <w:ins w:id="136" w:author="PR Preview" w:date="2024-01-01T00:00:00Z">
        <w:r>
          <w:rPr>
            <w:b/>
            <w:bCs/>
          </w:rPr>
          <w:t xml:space="preserve">G-estimation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finds the parameter value whose candidate counterfactual</w:t>
        </w:r>
      </w:ins>
      <w:ins w:id="136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is unassociated with</w:t>
        </w:r>
      </w:ins>
      <w:ins w:id="136" w:author="PR Preview" w:date="2024-01-01T00:00:00Z">
        <w:r>
          <w:t xml:space="preserve"> </w:t>
        </w:r>
      </w:ins>
      <m:oMath>
        <m:r>
          <m:t>A</m:t>
        </m:r>
      </m:oMath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given</w:t>
        </w:r>
      </w:ins>
      <w:ins w:id="136" w:author="PR Preview" w:date="2024-01-01T00:00:00Z">
        <w:r>
          <w:t xml:space="preserve"> </w:t>
        </w:r>
      </w:ins>
      <m:oMath>
        <m:r>
          <m:t>L</m:t>
        </m:r>
      </m:oMath>
      <w:ins w:id="136" w:author="PR Preview" w:date="2024-01-01T00:00:00Z">
        <w:r>
          <w:t xml:space="preserve">;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NHEFS: 3.4 kg (95% CI 2.5, 4.5).</w:t>
        </w:r>
      </w:ins>
    </w:p>
    <w:p>
      <w:pPr>
        <w:pStyle w:val="Compact"/>
        <w:numPr>
          <w:ilvl w:val="0"/>
          <w:numId w:val="1022"/>
        </w:numPr>
      </w:pPr>
      <w:ins w:id="137" w:author="PR Preview" w:date="2024-01-01T00:00:00Z">
        <w:r>
          <w:rPr>
            <w:b/>
            <w:bCs/>
          </w:rPr>
          <w:t xml:space="preserve">Rank preservation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is implausible and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rPr>
            <w:b/>
            <w:bCs/>
          </w:rPr>
          <w:t xml:space="preserve">not required</w:t>
        </w:r>
      </w:ins>
      <w:ins w:id="137" w:author="PR Preview" w:date="2024-01-01T00:00:00Z">
        <w:r>
          <w:t xml:space="preserve">: it only simplifies the explanation.</w:t>
        </w:r>
      </w:ins>
    </w:p>
    <w:p>
      <w:pPr>
        <w:pStyle w:val="Compact"/>
        <w:numPr>
          <w:ilvl w:val="0"/>
          <w:numId w:val="1022"/>
        </w:numPr>
      </w:pPr>
      <w:ins w:id="138" w:author="PR Preview" w:date="2024-01-01T00:00:00Z">
        <w:r>
          <w:rPr>
            <w:b/>
            <w:bCs/>
          </w:rPr>
          <w:t xml:space="preserve">Censoring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is handled by IP weights;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g-estimation itself adjusts only for confounding.</w:t>
        </w:r>
      </w:ins>
    </w:p>
    <w:p>
      <w:pPr>
        <w:pStyle w:val="Compact"/>
        <w:numPr>
          <w:ilvl w:val="0"/>
          <w:numId w:val="1022"/>
        </w:numPr>
      </w:pPr>
      <w:ins w:id="139" w:author="PR Preview" w:date="2024-01-01T00:00:00Z">
        <w:r>
          <w:t xml:space="preserve">Models with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rPr>
            <w:b/>
            <w:bCs/>
          </w:rPr>
          <w:t xml:space="preserve">effect modification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need product terms;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linear models have a closed-form g-estimator, which can be made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rPr>
            <w:b/>
            <w:bCs/>
          </w:rPr>
          <w:t xml:space="preserve">doubly robust</w:t>
        </w:r>
      </w:ins>
      <w:ins w:id="139" w:author="PR Preview" w:date="2024-01-01T00:00:00Z">
        <w:r>
          <w:t xml:space="preserve">.</w:t>
        </w:r>
      </w:ins>
    </w:p>
    <w:bookmarkEnd w:id="46"/>
    <w:bookmarkStart w:id="50" w:name="references"/>
    <w:p>
      <w:pPr>
        <w:pStyle w:val="Heading2"/>
      </w:pPr>
      <w:ins w:id="140" w:author="PR Preview" w:date="2024-01-01T00:00:00Z">
        <w:r>
          <w:t xml:space="preserve">8 References</w:t>
        </w:r>
      </w:ins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2026-10-01T22:50:06Z</dcterms:created>
  <dcterms:modified xsi:type="dcterms:W3CDTF">2026-10-01T22:50:06Z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