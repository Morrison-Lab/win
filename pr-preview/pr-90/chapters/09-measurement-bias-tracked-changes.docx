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0" w:author="PR Preview" w:date="2024-01-01T00:00:00Z">
        <w:r>
          <w:t xml:space="preserve">Chapter 9: Measurement Bias and</w:t>
        </w:r>
      </w:ins>
      <w:ins w:id="0" w:author="PR Preview" w:date="2024-01-01T00:00:00Z">
        <w:r>
          <w:t xml:space="preserve"> </w:t>
        </w:r>
      </w:ins>
      <w:ins w:id="0" w:author="PR Preview" w:date="2024-01-01T00:00:00Z">
        <w:r>
          <w:t xml:space="preserve">“Noncausal”</w:t>
        </w:r>
      </w:ins>
      <w:ins w:id="0" w:author="PR Preview" w:date="2024-01-01T00:00:00Z">
        <w:r>
          <w:t xml:space="preserve"> </w:t>
        </w:r>
      </w:ins>
      <w:ins w:id="0" w:author="PR Preview" w:date="2024-01-01T00:00:00Z">
        <w:r>
          <w:t xml:space="preserve">Diagrams</w:t>
        </w:r>
      </w:ins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Suppose a randomized experiment of whether one’s looking up makes other pedestrians look up finds only a weak association.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Randomization rules out confounding, and every pedestrian’s response was recorded, so there is no selection bias.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But the collaborator who recorded the responses missed half of the instances in which a pedestrian looked up,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so even a strong effect would appear diluted.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There is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measurement bias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when the association between treatment and outcome is weakened or strengthened by the process by which the data are measured.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Because measurement errors occur in any study design, randomized or observational, measurement bias always needs to be considered.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describes the structure of measurement error and then asks what the arrows of a causal diagram mean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when some of its variables have no well-defined interventions (</w:t>
        </w:r>
      </w:ins>
      <w:ins w:id="1" w:author="PR Preview" w:date="2024-01-01T00:00:00Z">
        <w:r>
          <w:t xml:space="preserve">“noncausal”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diagrams).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9, pp. 125-136)</w:t>
        </w:r>
      </w:ins>
      <w:ins w:id="2" w:author="PR Preview" w:date="2024-01-01T00:00:00Z">
        <w:r>
          <w:t xml:space="preserve">, whose title in this revision is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“Measurement bias and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‘noncausal’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diagrams”</w:t>
        </w:r>
      </w:ins>
      <w:ins w:id="2" w:author="PR Preview" w:date="2024-01-01T00:00:00Z">
        <w:r>
          <w:t xml:space="preserve">.</w:t>
        </w:r>
      </w:ins>
    </w:p>
    <w:bookmarkStart w:id="15" w:name="measurement-error-pp.-125-126"/>
    <w:p>
      <w:pPr>
        <w:pStyle w:val="Heading2"/>
      </w:pPr>
      <w:ins w:id="3" w:author="PR Preview" w:date="2024-01-01T00:00:00Z">
        <w:r>
          <w:t xml:space="preserve">1 9.1 Measurement Error (pp. 125-126)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5" w:author="PR Preview" w:date="2024-01-01T00:00:00Z">
        <w:r>
          <w:t xml:space="preserve">Consider an observational study of a cholesterol-lowering drug</w:t>
        </w:r>
      </w:ins>
      <w:ins w:id="5" w:author="PR Preview" w:date="2024-01-01T00:00:00Z">
        <w:r>
          <w:t xml:space="preserve"> </w:t>
        </w:r>
      </w:ins>
      <m:oMath>
        <m:r>
          <m:t>A</m:t>
        </m:r>
      </m:oMath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on liver disease</w:t>
        </w:r>
      </w:ins>
      <w:ins w:id="5" w:author="PR Preview" w:date="2024-01-01T00:00:00Z">
        <w:r>
          <w:t xml:space="preserve"> </w:t>
        </w:r>
      </w:ins>
      <m:oMath>
        <m:r>
          <m:t>Y</m:t>
        </m:r>
      </m:oMath>
      <w:ins w:id="5" w:author="PR Preview" w:date="2024-01-01T00:00:00Z">
        <w:r>
          <w:t xml:space="preserve">.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If drug use is abstracted from medical records, the abstractor may make transcription errors,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the physician may forget to record the prescription, or the patient may not take the drug.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The analysis therefore uses the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rPr>
            <w:b/>
            <w:bCs/>
          </w:rPr>
          <w:t xml:space="preserve">measured treatment</w:t>
        </w:r>
      </w:ins>
      <w:ins w:id="5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(</w:t>
        </w:r>
      </w:ins>
      <w:ins w:id="5" w:author="PR Preview" w:date="2024-01-01T00:00:00Z">
        <w:r>
          <w:t xml:space="preserve">“A-star”</w:t>
        </w:r>
      </w:ins>
      <w:ins w:id="5" w:author="PR Preview" w:date="2024-01-01T00:00:00Z">
        <w:r>
          <w:t xml:space="preserve">), which need not equal the true treatment</w:t>
        </w:r>
      </w:ins>
      <w:ins w:id="5" w:author="PR Preview" w:date="2024-01-01T00:00:00Z">
        <w:r>
          <w:t xml:space="preserve"> </w:t>
        </w:r>
      </w:ins>
      <m:oMath>
        <m:r>
          <m:t>A</m:t>
        </m:r>
      </m:oMath>
      <w:ins w:id="5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ins w:id="6" w:author="PR Preview" w:date="2024-01-01T00:00:00Z">
        <w:r>
          <w:t xml:space="preserve">The causal diagram in Figure 9.1 has</w:t>
        </w:r>
      </w:ins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(no confounding or selection bias, for simplicity),</w:t>
        </w:r>
      </w:ins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(the true treatment affects its measurement),</w:t>
        </w:r>
      </w:ins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9" w:author="PR Preview" w:date="2024-01-01T00:00:00Z">
        <w:r>
          <w:t xml:space="preserve">, where</w:t>
        </w:r>
      </w:ins>
      <w:ins w:id="9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A</m:t>
            </m:r>
          </m:sub>
        </m:sSub>
      </m:oMath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stands for all factors other than</w:t>
        </w:r>
      </w:ins>
      <w:ins w:id="9" w:author="PR Preview" w:date="2024-01-01T00:00:00Z">
        <w:r>
          <w:t xml:space="preserve"> </w:t>
        </w:r>
      </w:ins>
      <m:oMath>
        <m:r>
          <m:t>A</m:t>
        </m:r>
      </m:oMath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that determine</w:t>
        </w:r>
      </w:ins>
      <w:ins w:id="9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9" w:author="PR Preview" w:date="2024-01-01T00:00:00Z">
        <w:r>
          <w:t xml:space="preserve">.</w:t>
        </w:r>
      </w:ins>
    </w:p>
    <w:p>
      <w:pPr>
        <w:pStyle w:val="FirstParagraph"/>
      </w:pPr>
      <w:ins w:id="10" w:author="PR Preview" w:date="2024-01-01T00:00:00Z">
        <w:r>
          <w:t xml:space="preserve">The factors in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A</m:t>
            </m:r>
          </m:sub>
        </m:sSub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determine the magnitude and direction of the measurement error.</w:t>
        </w:r>
      </w:ins>
    </w:p>
    <w:p>
      <w:pPr>
        <w:pStyle w:val="BodyText"/>
      </w:pPr>
      <w:ins w:id="11" w:author="PR Preview" w:date="2024-01-01T00:00:00Z">
        <w:r>
          <w:t xml:space="preserve">The psychological literature sometimes calls</w:t>
        </w:r>
      </w:ins>
      <w:ins w:id="11" w:author="PR Preview" w:date="2024-01-01T00:00:00Z">
        <w:r>
          <w:t xml:space="preserve"> </w:t>
        </w:r>
      </w:ins>
      <m:oMath>
        <m:r>
          <m:t>A</m:t>
        </m:r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the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“construct”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and</w:t>
        </w:r>
      </w:ins>
      <w:ins w:id="11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the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“measure”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or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“indicator”</w:t>
        </w:r>
      </w:ins>
      <w:ins w:id="11" w:author="PR Preview" w:date="2024-01-01T00:00:00Z">
        <w:r>
          <w:t xml:space="preserve">;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the challenge is to make inferences about the unobserved construct using the observed measure.</w:t>
        </w:r>
      </w:ins>
    </w:p>
    <w:p>
      <w:pPr>
        <w:pStyle w:val="BodyText"/>
      </w:pPr>
      <w:ins w:id="12" w:author="PR Preview" w:date="2024-01-01T00:00:00Z">
        <w:r>
          <w:t xml:space="preserve">Drawing</w:t>
        </w:r>
      </w:ins>
      <w:ins w:id="12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A</m:t>
            </m:r>
          </m:sub>
        </m:sSub>
      </m:oMath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is not strictly necessary, since it is neither a shared cause of other variables nor conditioned on.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The book includes it to make the sources of measurement error explicit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(Hernán and Robins 2020, 126)</w:t>
        </w:r>
      </w:ins>
      <w:ins w:id="12" w:author="PR Preview" w:date="2024-01-01T00:00:00Z">
        <w:r>
          <w:t xml:space="preserve">.</w:t>
        </w:r>
      </w:ins>
    </w:p>
    <w:bookmarkStart w:id="14" w:name="measurement-bias"/>
    <w:p>
      <w:pPr>
        <w:pStyle w:val="Heading3"/>
      </w:pPr>
      <w:ins w:id="13" w:author="PR Preview" w:date="2024-01-01T00:00:00Z">
        <w:r>
          <w:t xml:space="preserve">1.1 Measurement Bias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5" w:author="PR Preview" w:date="2024-01-01T00:00:00Z">
        <w:r>
          <w:t xml:space="preserve">Figure 9.2 adds the measured outcome</w:t>
        </w:r>
      </w:ins>
      <w:ins w:id="15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5" w:author="PR Preview" w:date="2024-01-01T00:00:00Z">
        <w:r>
          <w:t xml:space="preserve">, with</w:t>
        </w:r>
      </w:ins>
      <w:ins w:id="15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and</w:t>
        </w:r>
      </w:ins>
      <w:ins w:id="15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5" w:author="PR Preview" w:date="2024-01-01T00:00:00Z">
        <w:r>
          <w:t xml:space="preserve">.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With no confounding or selection bias, association is causation for the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rPr>
            <w:b/>
            <w:bCs/>
          </w:rPr>
          <w:t xml:space="preserve">true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variables: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ins w:id="17" w:author="PR Preview" w:date="2024-01-01T00:00:00Z">
        <w:r>
          <w:t xml:space="preserve">But only</w:t>
        </w:r>
      </w:ins>
      <w:ins w:id="17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and</w:t>
        </w:r>
      </w:ins>
      <w:ins w:id="17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are available, and in general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ins w:id="1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ins w:id="20" w:author="PR Preview" w:date="2024-01-01T00:00:00Z">
        <w:r>
          <w:t xml:space="preserve">2 9.2 The Structure of Measurement Error (pp. 126-128)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22" w:author="PR Preview" w:date="2024-01-01T00:00:00Z">
        <w:r>
          <w:t xml:space="preserve">Confounding has a single structure (common causes) and so does selection bias (conditioning on common effects),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but there is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rPr>
            <w:b/>
            <w:bCs/>
          </w:rPr>
          <w:t xml:space="preserve">no single structure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for measurement error.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The book classifies it by two properties: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rPr>
            <w:b/>
            <w:bCs/>
          </w:rPr>
          <w:t xml:space="preserve">independence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and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rPr>
            <w:b/>
            <w:bCs/>
          </w:rPr>
          <w:t xml:space="preserve">nondifferentiality</w:t>
        </w:r>
      </w:ins>
      <w:ins w:id="22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23" w:author="PR Preview" w:date="2024-01-01T00:00:00Z">
        <w:r>
          <w:rPr>
            <w:b/>
            <w:bCs/>
          </w:rPr>
          <w:t xml:space="preserve">Independent</w:t>
        </w:r>
      </w:ins>
      <w:ins w:id="23" w:author="PR Preview" w:date="2024-01-01T00:00:00Z">
        <w:r>
          <w:t xml:space="preserve">: in Figure 9.2 the errors</w:t>
        </w:r>
      </w:ins>
      <w:ins w:id="23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A</m:t>
            </m:r>
          </m:sub>
        </m:sSub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and</w:t>
        </w:r>
      </w:ins>
      <w:ins w:id="23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Y</m:t>
            </m:r>
          </m:sub>
        </m:sSub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are d-separated, because their only path runs through the colliders</w:t>
        </w:r>
      </w:ins>
      <w:ins w:id="23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and</w:t>
        </w:r>
      </w:ins>
      <w:ins w:id="2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23" w:author="PR Preview" w:date="2024-01-01T00:00:00Z">
        <w:r>
          <w:t xml:space="preserve">.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Example: drug use and liver toxicity both taken from electronic records with haphazard data-entry errors.</w:t>
        </w:r>
      </w:ins>
    </w:p>
    <w:p>
      <w:pPr>
        <w:pStyle w:val="Compact"/>
        <w:numPr>
          <w:ilvl w:val="0"/>
          <w:numId w:val="1003"/>
        </w:numPr>
      </w:pPr>
      <w:ins w:id="24" w:author="PR Preview" w:date="2024-01-01T00:00:00Z">
        <w:r>
          <w:rPr>
            <w:b/>
            <w:bCs/>
          </w:rPr>
          <w:t xml:space="preserve">Dependent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(Figure 9.3): a common factor</w:t>
        </w:r>
      </w:ins>
      <w:ins w:id="2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affects the measurement of both</w:t>
        </w:r>
      </w:ins>
      <w:ins w:id="24" w:author="PR Preview" w:date="2024-01-01T00:00:00Z">
        <w:r>
          <w:t xml:space="preserve"> </w:t>
        </w:r>
      </w:ins>
      <m:oMath>
        <m:r>
          <m:t>A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and</w:t>
        </w:r>
      </w:ins>
      <w:ins w:id="24" w:author="PR Preview" w:date="2024-01-01T00:00:00Z">
        <w:r>
          <w:t xml:space="preserve"> </w:t>
        </w:r>
      </w:ins>
      <m:oMath>
        <m:r>
          <m:t>Y</m:t>
        </m:r>
      </m:oMath>
      <w:ins w:id="24" w:author="PR Preview" w:date="2024-01-01T00:00:00Z">
        <w:r>
          <w:t xml:space="preserve">.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Example: both obtained by phone interview, where a person’s ability to recall her medical history affects both.</w:t>
        </w:r>
      </w:ins>
    </w:p>
    <w:p>
      <w:pPr>
        <w:pStyle w:val="Compact"/>
        <w:numPr>
          <w:ilvl w:val="0"/>
          <w:numId w:val="1003"/>
        </w:numPr>
      </w:pPr>
      <w:ins w:id="25" w:author="PR Preview" w:date="2024-01-01T00:00:00Z">
        <w:r>
          <w:rPr>
            <w:b/>
            <w:bCs/>
          </w:rPr>
          <w:t xml:space="preserve">Nondifferential</w:t>
        </w:r>
      </w:ins>
      <w:ins w:id="25" w:author="PR Preview" w:date="2024-01-01T00:00:00Z">
        <w:r>
          <w:t xml:space="preserve">:</w:t>
        </w:r>
      </w:ins>
      <w:ins w:id="25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A</m:t>
            </m:r>
          </m:sub>
        </m:sSub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is independent of the true</w:t>
        </w:r>
      </w:ins>
      <w:ins w:id="25" w:author="PR Preview" w:date="2024-01-01T00:00:00Z">
        <w:r>
          <w:t xml:space="preserve"> </w:t>
        </w:r>
      </w:ins>
      <m:oMath>
        <m:r>
          <m:t>Y</m:t>
        </m:r>
      </m:oMath>
      <w:ins w:id="25" w:author="PR Preview" w:date="2024-01-01T00:00:00Z">
        <w:r>
          <w:t xml:space="preserve">, and</w:t>
        </w:r>
      </w:ins>
      <w:ins w:id="25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Y</m:t>
            </m:r>
          </m:sub>
        </m:sSub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is independent of the true</w:t>
        </w:r>
      </w:ins>
      <w:ins w:id="25" w:author="PR Preview" w:date="2024-01-01T00:00:00Z">
        <w:r>
          <w:t xml:space="preserve"> </w:t>
        </w:r>
      </w:ins>
      <m:oMath>
        <m:r>
          <m:t>A</m:t>
        </m:r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(Figures 9.2 and 9.3).</w:t>
        </w:r>
      </w:ins>
    </w:p>
    <w:p>
      <w:pPr>
        <w:pStyle w:val="Compact"/>
        <w:numPr>
          <w:ilvl w:val="0"/>
          <w:numId w:val="1003"/>
        </w:numPr>
      </w:pPr>
      <w:ins w:id="26" w:author="PR Preview" w:date="2024-01-01T00:00:00Z">
        <w:r>
          <w:rPr>
            <w:b/>
            <w:bCs/>
          </w:rPr>
          <w:t xml:space="preserve">Differential</w:t>
        </w:r>
      </w:ins>
      <w:ins w:id="26" w:author="PR Preview" w:date="2024-01-01T00:00:00Z">
        <w:r>
          <w:t xml:space="preserve">: the true outcome affects the measurement of treatment (</w:t>
        </w:r>
      </w:ins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ins w:id="26" w:author="PR Preview" w:date="2024-01-01T00:00:00Z">
        <w:r>
          <w:t xml:space="preserve">, Figure 9.4), or the true treatment affects the measurement of the outcome (</w:t>
        </w:r>
      </w:ins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ins w:id="26" w:author="PR Preview" w:date="2024-01-01T00:00:00Z">
        <w:r>
          <w:t xml:space="preserve">, Figure 9.5).</w:t>
        </w:r>
      </w:ins>
    </w:p>
    <w:bookmarkStart w:id="18" w:name="examples-of-differential-error"/>
    <w:p>
      <w:pPr>
        <w:pStyle w:val="Heading3"/>
      </w:pPr>
      <w:ins w:id="27" w:author="PR Preview" w:date="2024-01-01T00:00:00Z">
        <w:r>
          <w:t xml:space="preserve">2.1 Examples of Differential Error</w:t>
        </w:r>
      </w:ins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ins w:id="29" w:author="PR Preview" w:date="2024-01-01T00:00:00Z">
        <w:r>
          <w:rPr>
            <w:b/>
            <w:bCs/>
          </w:rPr>
          <w:t xml:space="preserve">Recall bias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(</w:t>
        </w:r>
      </w:ins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ins w:id="29" w:author="PR Preview" w:date="2024-01-01T00:00:00Z">
        <w:r>
          <w:t xml:space="preserve">):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drug use ascertained by interview when the outcome is dementia, which affects recall;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or alcohol use in pregnancy</w:t>
        </w:r>
      </w:ins>
      <w:ins w:id="29" w:author="PR Preview" w:date="2024-01-01T00:00:00Z">
        <w:r>
          <w:t xml:space="preserve"> </w:t>
        </w:r>
      </w:ins>
      <m:oMath>
        <m:r>
          <m:t>A</m:t>
        </m:r>
      </m:oMath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ascertained after delivery, when recall may depend on whether there was a birth defect</w:t>
        </w:r>
      </w:ins>
      <w:ins w:id="29" w:author="PR Preview" w:date="2024-01-01T00:00:00Z">
        <w:r>
          <w:t xml:space="preserve"> </w:t>
        </w:r>
      </w:ins>
      <m:oMath>
        <m:r>
          <m:t>Y</m:t>
        </m:r>
      </m:oMath>
      <w:ins w:id="29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30" w:author="PR Preview" w:date="2024-01-01T00:00:00Z">
        <w:r>
          <w:rPr>
            <w:b/>
            <w:bCs/>
          </w:rPr>
          <w:t xml:space="preserve">Reverse causation bias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(</w:t>
        </w:r>
      </w:ins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ins w:id="30" w:author="PR Preview" w:date="2024-01-01T00:00:00Z">
        <w:r>
          <w:t xml:space="preserve">):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blood levels of the drug used as</w:t>
        </w:r>
      </w:ins>
      <w:ins w:id="30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but measured after liver toxicity</w:t>
        </w:r>
      </w:ins>
      <w:ins w:id="30" w:author="PR Preview" w:date="2024-01-01T00:00:00Z">
        <w:r>
          <w:t xml:space="preserve"> </w:t>
        </w:r>
      </w:ins>
      <m:oMath>
        <m:r>
          <m:t>Y</m:t>
        </m:r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has developed, since toxicity affects drug levels.</w:t>
        </w:r>
      </w:ins>
    </w:p>
    <w:p>
      <w:pPr>
        <w:pStyle w:val="Compact"/>
        <w:numPr>
          <w:ilvl w:val="0"/>
          <w:numId w:val="1004"/>
        </w:numPr>
      </w:pPr>
      <w:ins w:id="31" w:author="PR Preview" w:date="2024-01-01T00:00:00Z">
        <w:r>
          <w:rPr>
            <w:b/>
            <w:bCs/>
          </w:rPr>
          <w:t xml:space="preserve">Differential outcome ascertainment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(</w:t>
        </w:r>
      </w:ins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ins w:id="31" w:author="PR Preview" w:date="2024-01-01T00:00:00Z">
        <w:r>
          <w:t xml:space="preserve">):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physicians who suspect that the drug causes liver toxicity monitor treated patients more closely.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ins w:id="32" w:author="PR Preview" w:date="2024-01-01T00:00:00Z">
        <w:r>
          <w:rPr>
            <w:b/>
            <w:bCs/>
          </w:rPr>
          <w:t xml:space="preserve">Correcting for measurement error.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The structure of the error determines which correction methods apply;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there is a large literature for independent nondifferential error.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Correction methods generally combine modeling assumptions with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rPr>
            <w:b/>
            <w:bCs/>
          </w:rPr>
          <w:t xml:space="preserve">validation samples</w:t>
        </w:r>
      </w:ins>
      <w:ins w:id="32" w:author="PR Preview" w:date="2024-01-01T00:00:00Z">
        <w:r>
          <w:t xml:space="preserve">, subsets in which key variables are measured with little or no error.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The book does not cover them;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its point is that measuring variables, like selecting individuals, can introduce bias.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Realistic causal diagrams must represent confounding, selection, and measurement simultaneously,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and the best defense against measurement bias is better measurement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(Hernán and Robins 2020, 128)</w:t>
        </w:r>
      </w:ins>
      <w:ins w:id="32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ins w:id="33" w:author="PR Preview" w:date="2024-01-01T00:00:00Z">
        <w:r>
          <w:t xml:space="preserve">3 9.3 Mismeasured Confounders and Colliders (pp. 128-130)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5" w:author="PR Preview" w:date="2024-01-01T00:00:00Z">
        <w:r>
          <w:t xml:space="preserve">Mismeasured confounders can cause bias even when treatment and outcome are perfectly measured.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ins w:id="36" w:author="PR Preview" w:date="2024-01-01T00:00:00Z">
        <w:r>
          <w:t xml:space="preserve">The same holds in Figure 9.9, where the confounding path is</w:t>
        </w:r>
      </w:ins>
      <w:ins w:id="3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and</w:t>
        </w:r>
      </w:ins>
      <w:ins w:id="36" w:author="PR Preview" w:date="2024-01-01T00:00:00Z">
        <w:r>
          <w:t xml:space="preserve"> </w:t>
        </w:r>
      </w:ins>
      <m:oMath>
        <m:r>
          <m:t>L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is not itself a common cause of</w:t>
        </w:r>
      </w:ins>
      <w:ins w:id="36" w:author="PR Preview" w:date="2024-01-01T00:00:00Z">
        <w:r>
          <w:t xml:space="preserve"> </w:t>
        </w:r>
      </w:ins>
      <m:oMath>
        <m:r>
          <m:t>A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and</w:t>
        </w:r>
      </w:ins>
      <w:ins w:id="36" w:author="PR Preview" w:date="2024-01-01T00:00:00Z">
        <w:r>
          <w:t xml:space="preserve"> </w:t>
        </w:r>
      </w:ins>
      <m:oMath>
        <m:r>
          <m:t>Y</m:t>
        </m:r>
      </m:oMath>
      <w:ins w:id="36" w:author="PR Preview" w:date="2024-01-01T00:00:00Z">
        <w:r>
          <w:t xml:space="preserve">: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conditioning on</w:t>
        </w:r>
      </w:ins>
      <w:ins w:id="36" w:author="PR Preview" w:date="2024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does not generally block it.</w:t>
        </w:r>
      </w:ins>
    </w:p>
    <w:p>
      <w:pPr>
        <w:pStyle w:val="BodyText"/>
      </w:pPr>
      <w:ins w:id="37" w:author="PR Preview" w:date="2024-01-01T00:00:00Z">
        <w:r>
          <w:rPr>
            <w:b/>
            <w:bCs/>
          </w:rPr>
          <w:t xml:space="preserve">Measurement bias or unmeasured confounding?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Figure 9.8 is equivalent to Figure 7.8: one can view</w:t>
        </w:r>
      </w:ins>
      <w:ins w:id="37" w:author="PR Preview" w:date="2024-01-01T00:00:00Z">
        <w:r>
          <w:t xml:space="preserve"> </w:t>
        </w:r>
      </w:ins>
      <m:oMath>
        <m:r>
          <m:t>L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as unmeasured and</w:t>
        </w:r>
      </w:ins>
      <w:ins w:id="37" w:author="PR Preview" w:date="2024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as a surrogate confounder (Fine Point 7.3).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The choice of terminology is irrelevant for practical purposes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(Hernán and Robins 2020, 129)</w:t>
        </w:r>
      </w:ins>
      <w:ins w:id="37" w:author="PR Preview" w:date="2024-01-01T00:00:00Z">
        <w:r>
          <w:t xml:space="preserve">.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In some settings, however, mismeasured variables are enough to adjust for confounding (Fine Point 9.2).</w:t>
        </w:r>
      </w:ins>
    </w:p>
    <w:bookmarkStart w:id="21" w:name="apparent-effect-modification"/>
    <w:p>
      <w:pPr>
        <w:pStyle w:val="Heading3"/>
      </w:pPr>
      <w:ins w:id="38" w:author="PR Preview" w:date="2024-01-01T00:00:00Z">
        <w:r>
          <w:t xml:space="preserve">3.1 Apparent Effect Modification</w:t>
        </w:r>
      </w:ins>
    </w:p>
    <w:p>
      <w:ins w:id="39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40" w:author="PR Preview" w:date="2024-01-01T00:00:00Z">
        <w:r>
          <w:t xml:space="preserve">Mismeasured confounders can also create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rPr>
            <w:b/>
            <w:bCs/>
          </w:rPr>
          <w:t xml:space="preserve">apparent effect modification</w:t>
        </w:r>
      </w:ins>
      <w:ins w:id="40" w:author="PR Preview" w:date="2024-01-01T00:00:00Z">
        <w:r>
          <w:t xml:space="preserve">.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Suppose, under the sharp null hypothesis (treatment has no effect on anyone’s liver disease):</w:t>
        </w:r>
      </w:ins>
    </w:p>
    <w:p>
      <w:pPr>
        <w:pStyle w:val="Compact"/>
        <w:numPr>
          <w:ilvl w:val="0"/>
          <w:numId w:val="1005"/>
        </w:numPr>
      </w:pPr>
      <w:ins w:id="41" w:author="PR Preview" w:date="2024-01-01T00:00:00Z">
        <w:r>
          <w:t xml:space="preserve">everyone who reported prior hepatitis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ins w:id="41" w:author="PR Preview" w:date="2024-01-01T00:00:00Z">
        <w:r>
          <w:t xml:space="preserve">) truly had it (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41" w:author="PR Preview" w:date="2024-01-01T00:00:00Z">
        <w:r>
          <w:t xml:space="preserve">);</w:t>
        </w:r>
      </w:ins>
    </w:p>
    <w:p>
      <w:pPr>
        <w:pStyle w:val="Compact"/>
        <w:numPr>
          <w:ilvl w:val="0"/>
          <w:numId w:val="1005"/>
        </w:numPr>
      </w:pPr>
      <w:ins w:id="42" w:author="PR Preview" w:date="2024-01-01T00:00:00Z">
        <w:r>
          <w:t xml:space="preserve">half of those who reported none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ins w:id="42" w:author="PR Preview" w:date="2024-01-01T00:00:00Z">
        <w:r>
          <w:t xml:space="preserve">) truly had it.</w:t>
        </w:r>
      </w:ins>
    </w:p>
    <w:p>
      <w:pPr>
        <w:pStyle w:val="FirstParagraph"/>
      </w:pPr>
      <w:ins w:id="43" w:author="PR Preview" w:date="2024-01-01T00:00:00Z">
        <w:r>
          <w:t xml:space="preserve">Then:</w:t>
        </w:r>
      </w:ins>
    </w:p>
    <w:p>
      <w:pPr>
        <w:pStyle w:val="Compact"/>
        <w:numPr>
          <w:ilvl w:val="0"/>
          <w:numId w:val="1006"/>
        </w:numPr>
      </w:pPr>
      <w:ins w:id="44" w:author="PR Preview" w:date="2024-01-01T00:00:00Z">
        <w:r>
          <w:t xml:space="preserve">in the stratum</w:t>
        </w:r>
      </w:ins>
      <w:ins w:id="44" w:author="PR Preview" w:date="2024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ins w:id="44" w:author="PR Preview" w:date="2024-01-01T00:00:00Z">
        <w:r>
          <w:t xml:space="preserve">, everyone has</w:t>
        </w:r>
      </w:ins>
      <w:ins w:id="44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44" w:author="PR Preview" w:date="2024-01-01T00:00:00Z">
        <w:r>
          <w:t xml:space="preserve">, so there is no confounding by</w:t>
        </w:r>
      </w:ins>
      <w:ins w:id="44" w:author="PR Preview" w:date="2024-01-01T00:00:00Z">
        <w:r>
          <w:t xml:space="preserve"> </w:t>
        </w:r>
      </w:ins>
      <m:oMath>
        <m:r>
          <m:t>L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and no</w:t>
        </w:r>
      </w:ins>
      <w:ins w:id="44" w:author="PR Preview" w:date="2024-01-01T00:00:00Z">
        <w:r>
          <w:t xml:space="preserve"> </w:t>
        </w:r>
      </w:ins>
      <m:oMath>
        <m:r>
          <m:t>A</m:t>
        </m:r>
      </m:oMath>
      <w:ins w:id="44" w:author="PR Preview" w:date="2024-01-01T00:00:00Z">
        <w:r>
          <w:t xml:space="preserve">-</w:t>
        </w:r>
      </w:ins>
      <m:oMath>
        <m:r>
          <m:t>Y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association;</w:t>
        </w:r>
      </w:ins>
    </w:p>
    <w:p>
      <w:pPr>
        <w:pStyle w:val="Compact"/>
        <w:numPr>
          <w:ilvl w:val="0"/>
          <w:numId w:val="1006"/>
        </w:numPr>
      </w:pPr>
      <w:ins w:id="45" w:author="PR Preview" w:date="2024-01-01T00:00:00Z">
        <w:r>
          <w:t xml:space="preserve">in the stratum</w:t>
        </w:r>
      </w:ins>
      <w:ins w:id="45" w:author="PR Preview" w:date="2024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ins w:id="45" w:author="PR Preview" w:date="2024-01-01T00:00:00Z">
        <w:r>
          <w:t xml:space="preserve">, individuals with</w:t>
        </w:r>
      </w:ins>
      <w:ins w:id="45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and</w:t>
        </w:r>
      </w:ins>
      <w:ins w:id="45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0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are mixed, so there is uncontrolled confounding by</w:t>
        </w:r>
      </w:ins>
      <w:ins w:id="45" w:author="PR Preview" w:date="2024-01-01T00:00:00Z">
        <w:r>
          <w:t xml:space="preserve"> </w:t>
        </w:r>
      </w:ins>
      <m:oMath>
        <m:r>
          <m:t>L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and a non-null</w:t>
        </w:r>
      </w:ins>
      <w:ins w:id="45" w:author="PR Preview" w:date="2024-01-01T00:00:00Z">
        <w:r>
          <w:t xml:space="preserve"> </w:t>
        </w:r>
      </w:ins>
      <m:oMath>
        <m:r>
          <m:t>A</m:t>
        </m:r>
      </m:oMath>
      <w:ins w:id="45" w:author="PR Preview" w:date="2024-01-01T00:00:00Z">
        <w:r>
          <w:t xml:space="preserve">-</w:t>
        </w:r>
      </w:ins>
      <m:oMath>
        <m:r>
          <m:t>Y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association.</w:t>
        </w:r>
      </w:ins>
    </w:p>
    <w:p>
      <w:pPr>
        <w:pStyle w:val="FirstParagraph"/>
      </w:pPr>
      <w:ins w:id="46" w:author="PR Preview" w:date="2024-01-01T00:00:00Z">
        <w:r>
          <w:t xml:space="preserve">Reading both stratum-specific associations as effects, investigators would conclude that</w:t>
        </w:r>
      </w:ins>
      <w:ins w:id="46" w:author="PR Preview" w:date="2024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modifies the effect of</w:t>
        </w:r>
      </w:ins>
      <w:ins w:id="46" w:author="PR Preview" w:date="2024-01-01T00:00:00Z">
        <w:r>
          <w:t xml:space="preserve"> </w:t>
        </w:r>
      </w:ins>
      <m:oMath>
        <m:r>
          <m:t>A</m:t>
        </m:r>
      </m:oMath>
      <w:ins w:id="46" w:author="PR Preview" w:date="2024-01-01T00:00:00Z">
        <w:r>
          <w:t xml:space="preserve">, although there is no effect at all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(Hernán and Robins 2020, 129)</w:t>
        </w:r>
      </w:ins>
      <w:ins w:id="46" w:author="PR Preview" w:date="2024-01-01T00:00:00Z">
        <w:r>
          <w:t xml:space="preserve">.</w:t>
        </w:r>
      </w:ins>
    </w:p>
    <w:bookmarkEnd w:id="21"/>
    <w:bookmarkStart w:id="24" w:name="mismeasured-colliders"/>
    <w:p>
      <w:pPr>
        <w:pStyle w:val="Heading3"/>
      </w:pPr>
      <w:ins w:id="47" w:author="PR Preview" w:date="2024-01-01T00:00:00Z">
        <w:r>
          <w:t xml:space="preserve">3.2 Mismeasured Colliders</w:t>
        </w:r>
      </w:ins>
    </w:p>
    <w:p>
      <w:ins w:id="4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49" w:author="PR Preview" w:date="2024-01-01T00:00:00Z">
        <w:r>
          <w:t xml:space="preserve">A collider can be mismeasured too.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In Figure 9.10 (equivalent to Figure 8.2), conditioning on the mismeasured</w:t>
        </w:r>
      </w:ins>
      <w:ins w:id="49" w:author="PR Preview" w:date="2024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generally introduces selection bias,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because</w:t>
        </w:r>
      </w:ins>
      <w:ins w:id="49" w:author="PR Preview" w:date="2024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is a descendant of the collider</w:t>
        </w:r>
      </w:ins>
      <w:ins w:id="49" w:author="PR Preview" w:date="2024-01-01T00:00:00Z">
        <w:r>
          <w:t xml:space="preserve"> </w:t>
        </w:r>
      </w:ins>
      <m:oMath>
        <m:r>
          <m:t>C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and therefore a common effect of</w:t>
        </w:r>
      </w:ins>
      <w:ins w:id="49" w:author="PR Preview" w:date="2024-01-01T00:00:00Z">
        <w:r>
          <w:t xml:space="preserve"> </w:t>
        </w:r>
      </w:ins>
      <m:oMath>
        <m:r>
          <m:t>A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and</w:t>
        </w:r>
      </w:ins>
      <w:ins w:id="49" w:author="PR Preview" w:date="2024-01-01T00:00:00Z">
        <w:r>
          <w:t xml:space="preserve"> </w:t>
        </w:r>
      </w:ins>
      <m:oMath>
        <m:r>
          <m:t>Y</m:t>
        </m:r>
      </m:oMath>
      <w:ins w:id="49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ins w:id="50" w:author="PR Preview" w:date="2024-01-01T00:00:00Z">
        <w:r>
          <w:t xml:space="preserve">4 9.4 Causal Diagrams Without Mismeasured Variables? (pp. 130-131)</w:t>
        </w:r>
      </w:ins>
    </w:p>
    <w:p>
      <w:ins w:id="51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52" w:author="PR Preview" w:date="2024-01-01T00:00:00Z">
        <w:r>
          <w:t xml:space="preserve">Earlier chapters drew causal diagrams under two simplifying assumptions;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this section makes the first explicit.</w:t>
        </w:r>
      </w:ins>
    </w:p>
    <w:p>
      <w:pPr>
        <w:pStyle w:val="BodyText"/>
      </w:pPr>
      <w:ins w:id="53" w:author="PR Preview" w:date="2024-01-01T00:00:00Z">
        <w:r>
          <w:rPr>
            <w:b/>
            <w:bCs/>
          </w:rPr>
          <w:t xml:space="preserve">Assumption 1: all variables on the diagram are perfectly measured.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This is unrealistic.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As this chapter showed, measurement error can</w:t>
        </w:r>
      </w:ins>
    </w:p>
    <w:p>
      <w:pPr>
        <w:pStyle w:val="Compact"/>
        <w:numPr>
          <w:ilvl w:val="0"/>
          <w:numId w:val="1007"/>
        </w:numPr>
      </w:pPr>
      <w:ins w:id="54" w:author="PR Preview" w:date="2024-01-01T00:00:00Z">
        <w:r>
          <w:t xml:space="preserve">create a noncausal association between</w:t>
        </w:r>
      </w:ins>
      <w:ins w:id="54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and</w:t>
        </w:r>
      </w:ins>
      <w:ins w:id="54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even when</w:t>
        </w:r>
      </w:ins>
      <w:ins w:id="54" w:author="PR Preview" w:date="2024-01-01T00:00:00Z">
        <w:r>
          <w:t xml:space="preserve"> </w:t>
        </w:r>
      </w:ins>
      <m:oMath>
        <m:r>
          <m:t>A</m:t>
        </m:r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has no effect on</w:t>
        </w:r>
      </w:ins>
      <w:ins w:id="54" w:author="PR Preview" w:date="2024-01-01T00:00:00Z">
        <w:r>
          <w:t xml:space="preserve"> </w:t>
        </w:r>
      </w:ins>
      <m:oMath>
        <m:r>
          <m:t>Y</m:t>
        </m:r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and there is no confounding or selection bias, and</w:t>
        </w:r>
      </w:ins>
    </w:p>
    <w:p>
      <w:pPr>
        <w:pStyle w:val="Compact"/>
        <w:numPr>
          <w:ilvl w:val="0"/>
          <w:numId w:val="1007"/>
        </w:numPr>
      </w:pPr>
      <w:ins w:id="55" w:author="PR Preview" w:date="2024-01-01T00:00:00Z">
        <w:r>
          <w:t xml:space="preserve">prevent a measured confounder</w:t>
        </w:r>
      </w:ins>
      <w:ins w:id="55" w:author="PR Preview" w:date="2024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from blocking a backdoor path that the true</w:t>
        </w:r>
      </w:ins>
      <w:ins w:id="55" w:author="PR Preview" w:date="2024-01-01T00:00:00Z">
        <w:r>
          <w:t xml:space="preserve"> </w:t>
        </w:r>
      </w:ins>
      <m:oMath>
        <m:r>
          <m:t>L</m:t>
        </m:r>
      </m:oMath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would block.</w:t>
        </w:r>
      </w:ins>
    </w:p>
    <w:p>
      <w:pPr>
        <w:pStyle w:val="FirstParagraph"/>
      </w:pPr>
      <w:ins w:id="56" w:author="PR Preview" w:date="2024-01-01T00:00:00Z">
        <w:r>
          <w:t xml:space="preserve">Should every diagram then show both true and measured values of every variable?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Often the measurement error is judged or known to be too small to matter, and a simpler diagram is preferable.</w:t>
        </w:r>
      </w:ins>
    </w:p>
    <w:p>
      <w:pPr>
        <w:pStyle w:val="BodyText"/>
      </w:pPr>
      <w:ins w:id="57" w:author="PR Preview" w:date="2024-01-01T00:00:00Z">
        <w:r>
          <w:rPr>
            <w:b/>
            <w:bCs/>
          </w:rPr>
          <w:t xml:space="preserve">A two-step approach.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If confounding and selection bias exist under perfect measurement, they will typically exist under measurement error too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(with exceptions, as in Fine Point 9.2).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So the book first draws diagrams without measurement error to study confounding and selection bias,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then adds measurement error as an extra layer.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Throughout the book, when the emphasis is on confounding and selection, it omits the distinction between true and measured values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(Hernán and Robins 2020, 130–31)</w:t>
        </w:r>
      </w:ins>
      <w:ins w:id="57" w:author="PR Preview" w:date="2024-01-01T00:00:00Z">
        <w:r>
          <w:t xml:space="preserve">.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The second assumption, which is fundamental to any causal diagram, is the subject of Section 9.5.</w:t>
        </w:r>
      </w:ins>
    </w:p>
    <w:bookmarkEnd w:id="26"/>
    <w:bookmarkStart w:id="36" w:name="X6156ecf47931ca6b688af30ebf822ffaaf90ea0"/>
    <w:p>
      <w:pPr>
        <w:pStyle w:val="Heading2"/>
      </w:pPr>
      <w:ins w:id="58" w:author="PR Preview" w:date="2024-01-01T00:00:00Z">
        <w:r>
          <w:t xml:space="preserve">5 9.5 Many Proposed Causal Diagrams Include Noncausal Arrows (pp. 131-133)</w:t>
        </w:r>
      </w:ins>
    </w:p>
    <w:p>
      <w:ins w:id="59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60" w:author="PR Preview" w:date="2024-01-01T00:00:00Z">
        <w:r>
          <w:t xml:space="preserve">Let</w:t>
        </w:r>
      </w:ins>
      <w:ins w:id="60" w:author="PR Preview" w:date="2024-01-01T00:00:00Z">
        <w:r>
          <w:t xml:space="preserve"> </w:t>
        </w:r>
      </w:ins>
      <m:oMath>
        <m:r>
          <m:t>A</m:t>
        </m:r>
      </m:oMath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be antiviral treatment for COVID-19,</w:t>
        </w:r>
      </w:ins>
      <w:ins w:id="60" w:author="PR Preview" w:date="2024-01-01T00:00:00Z">
        <w:r>
          <w:t xml:space="preserve"> </w:t>
        </w:r>
      </w:ins>
      <m:oMath>
        <m:r>
          <m:t>Y</m:t>
        </m:r>
      </m:oMath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death, and</w:t>
        </w:r>
      </w:ins>
      <w:ins w:id="60" w:author="PR Preview" w:date="2024-01-01T00:00:00Z">
        <w:r>
          <w:t xml:space="preserve"> </w:t>
        </w:r>
      </w:ins>
      <m:oMath>
        <m:r>
          <m:t>L</m:t>
        </m:r>
      </m:oMath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obesity (body mass index above 30), all binary.</w:t>
        </w:r>
      </w:ins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Obese patients are more likely to be treated and to die without treatment,</w:t>
        </w:r>
      </w:ins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so experts draw Figure 9.13 (equal to Figure 7.1):</w:t>
        </w:r>
      </w:ins>
      <w:ins w:id="60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A</m:t>
        </m:r>
      </m:oMath>
      <w:ins w:id="60" w:author="PR Preview" w:date="2024-01-01T00:00:00Z">
        <w:r>
          <w:t xml:space="preserve">,</w:t>
        </w:r>
      </w:ins>
      <w:ins w:id="60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Y</m:t>
        </m:r>
      </m:oMath>
      <w:ins w:id="60" w:author="PR Preview" w:date="2024-01-01T00:00:00Z">
        <w:r>
          <w:t xml:space="preserve">,</w:t>
        </w:r>
      </w:ins>
      <w:ins w:id="6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Y</m:t>
        </m:r>
      </m:oMath>
      <w:ins w:id="60" w:author="PR Preview" w:date="2024-01-01T00:00:00Z">
        <w:r>
          <w:t xml:space="preserve">.</w:t>
        </w:r>
      </w:ins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Assume treatment depends only on</w:t>
        </w:r>
      </w:ins>
      <w:ins w:id="60" w:author="PR Preview" w:date="2024-01-01T00:00:00Z">
        <w:r>
          <w:t xml:space="preserve"> </w:t>
        </w:r>
      </w:ins>
      <m:oMath>
        <m:r>
          <m:t>L</m:t>
        </m:r>
      </m:oMath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and on physician preference, and that there is no measurement error.</w:t>
        </w:r>
      </w:ins>
    </w:p>
    <w:p>
      <w:pPr>
        <w:pStyle w:val="BodyText"/>
      </w:pPr>
      <w:ins w:id="61" w:author="PR Preview" w:date="2024-01-01T00:00:00Z">
        <w:r>
          <w:rPr>
            <w:b/>
            <w:bCs/>
          </w:rPr>
          <w:t xml:space="preserve">Assumption 2: every arrow corresponds to a well-defined intervention.</w:t>
        </w:r>
      </w:ins>
    </w:p>
    <w:p>
      <w:pPr>
        <w:pStyle w:val="Compact"/>
        <w:numPr>
          <w:ilvl w:val="0"/>
          <w:numId w:val="1008"/>
        </w:numPr>
      </w:pPr>
      <w:ins w:id="62" w:author="PR Preview" w:date="2024-01-01T00:00:00Z">
        <w:r>
          <w:t xml:space="preserve">Inference about the effect of</w:t>
        </w:r>
      </w:ins>
      <w:ins w:id="62" w:author="PR Preview" w:date="2024-01-01T00:00:00Z">
        <w:r>
          <w:t xml:space="preserve"> </w:t>
        </w:r>
      </w:ins>
      <m:oMath>
        <m:r>
          <m:t>A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on</w:t>
        </w:r>
      </w:ins>
      <w:ins w:id="62" w:author="PR Preview" w:date="2024-01-01T00:00:00Z">
        <w:r>
          <w:t xml:space="preserve"> </w:t>
        </w:r>
      </w:ins>
      <m:oMath>
        <m:r>
          <m:t>Y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needs well-defined counterfactuals</w:t>
        </w:r>
      </w:ins>
      <w:ins w:id="62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</m:oMath>
      <w:ins w:id="62" w:author="PR Preview" w:date="2024-01-01T00:00:00Z">
        <w:r>
          <w:t xml:space="preserve">, hence well-defined interventions on</w:t>
        </w:r>
      </w:ins>
      <w:ins w:id="62" w:author="PR Preview" w:date="2024-01-01T00:00:00Z">
        <w:r>
          <w:t xml:space="preserve"> </w:t>
        </w:r>
      </w:ins>
      <m:oMath>
        <m:r>
          <m:t>A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(Chapter 3).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Antiviral treatment can clearly be given or withheld, so the arrow</w:t>
        </w:r>
      </w:ins>
      <w:ins w:id="6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Y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(or its absence) is meaningful.</w:t>
        </w:r>
      </w:ins>
    </w:p>
    <w:p>
      <w:pPr>
        <w:pStyle w:val="Compact"/>
        <w:numPr>
          <w:ilvl w:val="0"/>
          <w:numId w:val="1008"/>
        </w:numPr>
      </w:pPr>
      <w:ins w:id="63" w:author="PR Preview" w:date="2024-01-01T00:00:00Z">
        <w:r>
          <w:t xml:space="preserve">Obesity</w:t>
        </w:r>
      </w:ins>
      <w:ins w:id="63" w:author="PR Preview" w:date="2024-01-01T00:00:00Z">
        <w:r>
          <w:t xml:space="preserve"> </w:t>
        </w:r>
      </w:ins>
      <m:oMath>
        <m:r>
          <m:t>L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is not an intervention.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As in Chapter 3,</w:t>
        </w:r>
      </w:ins>
      <w:ins w:id="6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l</m:t>
            </m:r>
          </m:sup>
        </m:sSup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is defined only if some well-defined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rPr>
            <w:b/>
            <w:bCs/>
          </w:rPr>
          <w:t xml:space="preserve">effective no-direct-effect (ENDE)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intervention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can change</w:t>
        </w:r>
      </w:ins>
      <w:ins w:id="63" w:author="PR Preview" w:date="2024-01-01T00:00:00Z">
        <w:r>
          <w:t xml:space="preserve"> </w:t>
        </w:r>
      </w:ins>
      <m:oMath>
        <m:r>
          <m:t>L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while having no direct effect on</w:t>
        </w:r>
      </w:ins>
      <w:ins w:id="63" w:author="PR Preview" w:date="2024-01-01T00:00:00Z">
        <w:r>
          <w:t xml:space="preserve"> </w:t>
        </w:r>
      </w:ins>
      <m:oMath>
        <m:r>
          <m:t>Y</m:t>
        </m:r>
      </m:oMath>
      <w:ins w:id="63" w:author="PR Preview" w:date="2024-01-01T00:00:00Z">
        <w:r>
          <w:t xml:space="preserve">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Few experts would grant that such an intervention exists for obesity and mortality,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so the arrow</w:t>
        </w:r>
      </w:ins>
      <w:ins w:id="63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Y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cannot be assumed to be well defined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(Hernán and Robins 2020, 131)</w:t>
        </w:r>
      </w:ins>
      <w:ins w:id="63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ins w:id="64" w:author="PR Preview" w:date="2024-01-01T00:00:00Z">
        <w:r>
          <w:t xml:space="preserve">5.1 The Two Arrows out of Obesity</w:t>
        </w:r>
      </w:ins>
    </w:p>
    <w:p>
      <w:ins w:id="65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ins w:id="66" w:author="PR Preview" w:date="2024-01-01T00:00:00Z">
        <w:r>
          <w:rPr>
            <w:b/>
            <w:bCs/>
          </w:rPr>
          <w:t xml:space="preserve"> </w:t>
        </w:r>
      </w:ins>
      <w:ins w:id="66" w:author="PR Preview" w:date="2024-01-01T00:00:00Z">
        <w:r>
          <w:rPr>
            <w:b/>
            <w:bCs/>
          </w:rPr>
          <w:t xml:space="preserve">is reasonable.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Doctors are more likely to treat patients they learn are obese,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and one can imagine a well-defined ENDE intervention, such as showing the physician a patient with a different body mass index.</w:t>
        </w:r>
      </w:ins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ins w:id="67" w:author="PR Preview" w:date="2024-01-01T00:00:00Z">
        <w:r>
          <w:rPr>
            <w:b/>
            <w:bCs/>
          </w:rPr>
          <w:t xml:space="preserve"> </w:t>
        </w:r>
      </w:ins>
      <w:ins w:id="67" w:author="PR Preview" w:date="2024-01-01T00:00:00Z">
        <w:r>
          <w:rPr>
            <w:b/>
            <w:bCs/>
          </w:rPr>
          <w:t xml:space="preserve">is not.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Experts know obese patients are more likely to die, but because they do not accept that ENDE interventions on obesity exist for that effect,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the arrow has no causal interpretation for them.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ins w:id="68" w:author="PR Preview" w:date="2024-01-01T00:00:00Z">
        <w:r>
          <w:t xml:space="preserve">5.2 Making the Diagram Causal: Hidden Factors</w:t>
        </w:r>
      </w:ins>
      <w:ins w:id="68" w:author="PR Preview" w:date="2024-01-01T00:00:00Z">
        <w:r>
          <w:t xml:space="preserve"> </w:t>
        </w:r>
      </w:ins>
      <m:oMath>
        <m:r>
          <m:t>H</m:t>
        </m:r>
      </m:oMath>
    </w:p>
    <w:p>
      <w:ins w:id="69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70" w:author="PR Preview" w:date="2024-01-01T00:00:00Z">
        <w:r>
          <w:t xml:space="preserve">Experts who want a causal DAG that still accounts for the fact that obese patients die more often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can instead propose Figure 9.14, which has the same structure as Figure 7.2.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It adds a hidden node</w:t>
        </w:r>
      </w:ins>
      <w:ins w:id="70" w:author="PR Preview" w:date="2024-01-01T00:00:00Z">
        <w:r>
          <w:t xml:space="preserve"> </w:t>
        </w:r>
      </w:ins>
      <m:oMath>
        <m:r>
          <m:t>H</m:t>
        </m:r>
      </m:oMath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that causes both</w:t>
        </w:r>
      </w:ins>
      <w:ins w:id="70" w:author="PR Preview" w:date="2024-01-01T00:00:00Z">
        <w:r>
          <w:t xml:space="preserve"> </w:t>
        </w:r>
      </w:ins>
      <m:oMath>
        <m:r>
          <m:t>L</m:t>
        </m:r>
      </m:oMath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and</w:t>
        </w:r>
      </w:ins>
      <w:ins w:id="70" w:author="PR Preview" w:date="2024-01-01T00:00:00Z">
        <w:r>
          <w:t xml:space="preserve"> </w:t>
        </w:r>
      </w:ins>
      <m:oMath>
        <m:r>
          <m:t>Y</m:t>
        </m:r>
      </m:oMath>
      <w:ins w:id="70" w:author="PR Preview" w:date="2024-01-01T00:00:00Z">
        <w:r>
          <w:t xml:space="preserve">;</w:t>
        </w:r>
      </w:ins>
      <w:ins w:id="70" w:author="PR Preview" w:date="2024-01-01T00:00:00Z">
        <w:r>
          <w:t xml:space="preserve"> </w:t>
        </w:r>
      </w:ins>
      <m:oMath>
        <m:r>
          <m:t>H</m:t>
        </m:r>
      </m:oMath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may contain unmeasured, possibly unknown, factors (genetic factors, metabolic factors related to body fat, microbiota, and others not yet discovered).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Figure 9.14 has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72" w:author="PR Preview" w:date="2024-01-01T00:00:00Z">
        <w:r>
          <w:t xml:space="preserve">with no arrow</w:t>
        </w:r>
      </w:ins>
      <w:ins w:id="72" w:author="PR Preview" w:date="2024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A</m:t>
        </m:r>
      </m:oMath>
      <w:ins w:id="72" w:author="PR Preview" w:date="2024-01-01T00:00:00Z">
        <w:r>
          <w:t xml:space="preserve">, which is reasonable if obesity</w:t>
        </w:r>
      </w:ins>
      <w:ins w:id="72" w:author="PR Preview" w:date="2024-01-01T00:00:00Z">
        <w:r>
          <w:t xml:space="preserve"> </w:t>
        </w:r>
      </w:ins>
      <m:oMath>
        <m:r>
          <m:t>L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is the only information used in treatment decisions.</w:t>
        </w:r>
      </w:ins>
    </w:p>
    <w:p>
      <w:pPr>
        <w:pStyle w:val="BodyText"/>
      </w:pPr>
      <w:ins w:id="73" w:author="PR Preview" w:date="2024-01-01T00:00:00Z">
        <w:r>
          <w:t xml:space="preserve">Is Figure 9.14 itself causal?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Its new arrows</w:t>
        </w:r>
      </w:ins>
      <w:ins w:id="73" w:author="PR Preview" w:date="2024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L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and</w:t>
        </w:r>
      </w:ins>
      <w:ins w:id="73" w:author="PR Preview" w:date="2024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Y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are causal exactly when the counterfactuals</w:t>
        </w:r>
      </w:ins>
      <w:ins w:id="73" w:author="PR Preview" w:date="2024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h</m:t>
            </m:r>
          </m:sup>
        </m:sSup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and</w:t>
        </w:r>
      </w:ins>
      <w:ins w:id="7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h</m:t>
            </m:r>
          </m:sup>
        </m:sSup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are well defined.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That holds if the experts are willing to assume either</w:t>
        </w:r>
      </w:ins>
    </w:p>
    <w:p>
      <w:pPr>
        <w:pStyle w:val="Compact"/>
        <w:numPr>
          <w:ilvl w:val="0"/>
          <w:numId w:val="1010"/>
        </w:numPr>
      </w:pPr>
      <w:ins w:id="74" w:author="PR Preview" w:date="2024-01-01T00:00:00Z">
        <w:r>
          <w:t xml:space="preserve">that</w:t>
        </w:r>
      </w:ins>
      <w:ins w:id="74" w:author="PR Preview" w:date="2024-01-01T00:00:00Z">
        <w:r>
          <w:t xml:space="preserve"> </w:t>
        </w:r>
      </w:ins>
      <m:oMath>
        <m:r>
          <m:t>H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corresponds to a well-defined intervention, or</w:t>
        </w:r>
      </w:ins>
    </w:p>
    <w:p>
      <w:pPr>
        <w:pStyle w:val="Compact"/>
        <w:numPr>
          <w:ilvl w:val="0"/>
          <w:numId w:val="1010"/>
        </w:numPr>
      </w:pPr>
      <w:ins w:id="75" w:author="PR Preview" w:date="2024-01-01T00:00:00Z">
        <w:r>
          <w:t xml:space="preserve">that some well-defined ENDE intervention on</w:t>
        </w:r>
      </w:ins>
      <w:ins w:id="75" w:author="PR Preview" w:date="2024-01-01T00:00:00Z">
        <w:r>
          <w:t xml:space="preserve"> </w:t>
        </w:r>
      </w:ins>
      <m:oMath>
        <m:r>
          <m:t>H</m:t>
        </m:r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exists whose only route to</w:t>
        </w:r>
      </w:ins>
      <w:ins w:id="75" w:author="PR Preview" w:date="2024-01-01T00:00:00Z">
        <w:r>
          <w:t xml:space="preserve"> </w:t>
        </w:r>
      </w:ins>
      <m:oMath>
        <m:r>
          <m:t>L</m:t>
        </m:r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and</w:t>
        </w:r>
      </w:ins>
      <w:ins w:id="75" w:author="PR Preview" w:date="2024-01-01T00:00:00Z">
        <w:r>
          <w:t xml:space="preserve"> </w:t>
        </w:r>
      </w:ins>
      <m:oMath>
        <m:r>
          <m:t>Y</m:t>
        </m:r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runs through</w:t>
        </w:r>
      </w:ins>
      <w:ins w:id="75" w:author="PR Preview" w:date="2024-01-01T00:00:00Z">
        <w:r>
          <w:t xml:space="preserve"> </w:t>
        </w:r>
      </w:ins>
      <m:oMath>
        <m:r>
          <m:t>H</m:t>
        </m:r>
      </m:oMath>
      <w:ins w:id="75" w:author="PR Preview" w:date="2024-01-01T00:00:00Z">
        <w:r>
          <w:t xml:space="preserve">.</w:t>
        </w:r>
      </w:ins>
    </w:p>
    <w:p>
      <w:pPr>
        <w:pStyle w:val="FirstParagraph"/>
      </w:pPr>
      <w:ins w:id="76" w:author="PR Preview" w:date="2024-01-01T00:00:00Z">
        <w:r>
          <w:t xml:space="preserve">The precise intervention on</w:t>
        </w:r>
      </w:ins>
      <w:ins w:id="76" w:author="PR Preview" w:date="2024-01-01T00:00:00Z">
        <w:r>
          <w:t xml:space="preserve"> </w:t>
        </w:r>
      </w:ins>
      <m:oMath>
        <m:r>
          <m:t>H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is unknown, but current knowledge does not exclude it,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so both arrows out of</w:t>
        </w:r>
      </w:ins>
      <w:ins w:id="76" w:author="PR Preview" w:date="2024-01-01T00:00:00Z">
        <w:r>
          <w:t xml:space="preserve"> </w:t>
        </w:r>
      </w:ins>
      <m:oMath>
        <m:r>
          <m:t>H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are tentatively justified and Figure 9.14 is treated as a causal diagram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(Hernán and Robins 2020, 132–33)</w:t>
        </w:r>
      </w:ins>
      <w:ins w:id="76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7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ins w:id="78" w:author="PR Preview" w:date="2024-01-01T00:00:00Z">
        <w:r>
          <w:t xml:space="preserve">6 9.6 Does It Matter That Many Proposed Diagrams Include Noncausal Arrows? (pp. 133-136)</w:t>
        </w:r>
      </w:ins>
    </w:p>
    <w:p>
      <w:ins w:id="79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80" w:author="PR Preview" w:date="2024-01-01T00:00:00Z">
        <w:r>
          <w:rPr>
            <w:b/>
            <w:bCs/>
          </w:rPr>
          <w:t xml:space="preserve">Sometimes it does not.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Figure 9.13 is not causal, yet it leads to the right analysis: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under both Figure 9.13 and the causal Figure 9.14, all backdoor paths between</w:t>
        </w:r>
      </w:ins>
      <w:ins w:id="80" w:author="PR Preview" w:date="2024-01-01T00:00:00Z">
        <w:r>
          <w:t xml:space="preserve"> </w:t>
        </w:r>
      </w:ins>
      <m:oMath>
        <m:r>
          <m:t>A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and</w:t>
        </w:r>
      </w:ins>
      <w:ins w:id="80" w:author="PR Preview" w:date="2024-01-01T00:00:00Z">
        <w:r>
          <w:t xml:space="preserve"> </w:t>
        </w:r>
      </w:ins>
      <m:oMath>
        <m:r>
          <m:t>Y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are blocked by conditioning on</w:t>
        </w:r>
      </w:ins>
      <w:ins w:id="80" w:author="PR Preview" w:date="2024-01-01T00:00:00Z">
        <w:r>
          <w:t xml:space="preserve"> </w:t>
        </w:r>
      </w:ins>
      <m:oMath>
        <m:r>
          <m:t>L</m:t>
        </m:r>
      </m:oMath>
      <w:ins w:id="80" w:author="PR Preview" w:date="2024-01-01T00:00:00Z">
        <w:r>
          <w:t xml:space="preserve">,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so standardization or IP weighting by</w:t>
        </w:r>
      </w:ins>
      <w:ins w:id="80" w:author="PR Preview" w:date="2024-01-01T00:00:00Z">
        <w:r>
          <w:t xml:space="preserve"> </w:t>
        </w:r>
      </w:ins>
      <m:oMath>
        <m:r>
          <m:t>L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identifies the average causal effect.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This is expected, because in neither DAG do unmeasured variables have arrows into</w:t>
        </w:r>
      </w:ins>
      <w:ins w:id="80" w:author="PR Preview" w:date="2024-01-01T00:00:00Z">
        <w:r>
          <w:t xml:space="preserve"> </w:t>
        </w:r>
      </w:ins>
      <m:oMath>
        <m:r>
          <m:t>A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(compare Fine Point 9.2).</w:t>
        </w:r>
      </w:ins>
    </w:p>
    <w:p>
      <w:pPr>
        <w:pStyle w:val="BodyText"/>
      </w:pPr>
      <w:ins w:id="81" w:author="PR Preview" w:date="2024-01-01T00:00:00Z">
        <w:r>
          <w:t xml:space="preserve">Many DAGs in the health and social sciences are noncausal because they omit the hidden variables</w:t>
        </w:r>
      </w:ins>
      <w:ins w:id="81" w:author="PR Preview" w:date="2024-01-01T00:00:00Z">
        <w:r>
          <w:t xml:space="preserve"> </w:t>
        </w:r>
      </w:ins>
      <m:oMath>
        <m:r>
          <m:t>H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that would make them causal;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including a variable without well-defined interventions for its effect on its descendants effectively declares the DAG noncausal.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The identifying formula may still coincide with that from the causal DAG, as here.</w:t>
        </w:r>
      </w:ins>
    </w:p>
    <w:bookmarkStart w:id="39" w:name="when-noncausal-arrows-mislead"/>
    <w:p>
      <w:pPr>
        <w:pStyle w:val="Heading3"/>
      </w:pPr>
      <w:ins w:id="82" w:author="PR Preview" w:date="2024-01-01T00:00:00Z">
        <w:r>
          <w:t xml:space="preserve">6.1 When Noncausal Arrows Mislead</w:t>
        </w:r>
      </w:ins>
    </w:p>
    <w:p>
      <w:ins w:id="83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84" w:author="PR Preview" w:date="2024-01-01T00:00:00Z">
        <w:r>
          <w:rPr>
            <w:b/>
            <w:bCs/>
          </w:rPr>
          <w:t xml:space="preserve">Sometimes it does.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In Figure 9.15 the direct arrow</w:t>
        </w:r>
      </w:ins>
      <w:ins w:id="84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Y</m:t>
        </m:r>
      </m:oMath>
      <w:ins w:id="84" w:author="PR Preview" w:date="2024-01-01T00:00:00Z">
        <w:r>
          <w:t xml:space="preserve">, read causally, claims well-defined interventions on</w:t>
        </w:r>
      </w:ins>
      <w:ins w:id="84" w:author="PR Preview" w:date="2024-01-01T00:00:00Z">
        <w:r>
          <w:t xml:space="preserve"> </w:t>
        </w:r>
      </w:ins>
      <m:oMath>
        <m:r>
          <m:t>L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for</w:t>
        </w:r>
      </w:ins>
      <w:ins w:id="84" w:author="PR Preview" w:date="2024-01-01T00:00:00Z">
        <w:r>
          <w:t xml:space="preserve"> </w:t>
        </w:r>
      </w:ins>
      <m:oMath>
        <m:r>
          <m:t>Y</m:t>
        </m:r>
      </m:oMath>
      <w:ins w:id="84" w:author="PR Preview" w:date="2024-01-01T00:00:00Z">
        <w:r>
          <w:t xml:space="preserve">,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and</w:t>
        </w:r>
      </w:ins>
      <w:ins w:id="84" w:author="PR Preview" w:date="2024-01-01T00:00:00Z">
        <w:r>
          <w:t xml:space="preserve"> </w:t>
        </w:r>
      </w:ins>
      <m:oMath>
        <m:r>
          <m:t>L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blocks the backdoor path between</w:t>
        </w:r>
      </w:ins>
      <w:ins w:id="84" w:author="PR Preview" w:date="2024-01-01T00:00:00Z">
        <w:r>
          <w:t xml:space="preserve"> </w:t>
        </w:r>
      </w:ins>
      <m:oMath>
        <m:r>
          <m:t>A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and</w:t>
        </w:r>
      </w:ins>
      <w:ins w:id="84" w:author="PR Preview" w:date="2024-01-01T00:00:00Z">
        <w:r>
          <w:t xml:space="preserve"> </w:t>
        </w:r>
      </w:ins>
      <m:oMath>
        <m:r>
          <m:t>Y</m:t>
        </m:r>
      </m:oMath>
      <w:ins w:id="84" w:author="PR Preview" w:date="2024-01-01T00:00:00Z">
        <w:r>
          <w:t xml:space="preserve">.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If instead</w:t>
        </w:r>
      </w:ins>
      <w:ins w:id="84" w:author="PR Preview" w:date="2024-01-01T00:00:00Z">
        <w:r>
          <w:t xml:space="preserve"> </w:t>
        </w:r>
      </w:ins>
      <m:oMath>
        <m:r>
          <m:t>L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is a surrogate for hidden factors</w:t>
        </w:r>
      </w:ins>
      <w:ins w:id="84" w:author="PR Preview" w:date="2024-01-01T00:00:00Z">
        <w:r>
          <w:t xml:space="preserve"> </w:t>
        </w:r>
      </w:ins>
      <m:oMath>
        <m:r>
          <m:t>H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for which well-defined interventions exist (Figure 9.16),</w:t>
        </w:r>
      </w:ins>
      <w:ins w:id="84" w:author="PR Preview" w:date="2024-01-01T00:00:00Z">
        <w:r>
          <w:t xml:space="preserve"> </w:t>
        </w:r>
      </w:ins>
      <m:oMath>
        <m:r>
          <m:t>L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does not block the backdoor path.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Investigators unaware that</w:t>
        </w:r>
      </w:ins>
      <w:ins w:id="84" w:author="PR Preview" w:date="2024-01-01T00:00:00Z">
        <w:r>
          <w:t xml:space="preserve"> </w:t>
        </w:r>
      </w:ins>
      <m:oMath>
        <m:r>
          <m:t>L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is only a surrogate confounder would wrongly conclude that adjusting for</w:t>
        </w:r>
      </w:ins>
      <w:ins w:id="84" w:author="PR Preview" w:date="2024-01-01T00:00:00Z">
        <w:r>
          <w:t xml:space="preserve"> </w:t>
        </w:r>
      </w:ins>
      <m:oMath>
        <m:r>
          <m:t>L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suffices,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as discussed in Section 9.3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(Hernán and Robins 2020, 134)</w:t>
        </w:r>
      </w:ins>
      <w:ins w:id="84" w:author="PR Preview" w:date="2024-01-01T00:00:00Z">
        <w:r>
          <w:t xml:space="preserve">.</w:t>
        </w:r>
      </w:ins>
    </w:p>
    <w:p>
      <w:pPr>
        <w:pStyle w:val="BodyText"/>
      </w:pPr>
      <w:ins w:id="85" w:author="PR Preview" w:date="2024-01-01T00:00:00Z">
        <w:r>
          <w:t xml:space="preserve">When proposing a causal DAG, ask of each arrow</w:t>
        </w:r>
      </w:ins>
      <w:ins w:id="85" w:author="PR Preview" w:date="2024-01-01T00:00:00Z">
        <w:r>
          <w:t xml:space="preserve"> </w:t>
        </w:r>
      </w:ins>
      <m:oMath>
        <m:r>
          <m:t>X</m:t>
        </m:r>
        <m:r>
          <m:rPr>
            <m:sty m:val="p"/>
          </m:rPr>
          <m:t>→</m:t>
        </m:r>
        <m:r>
          <m:t>Y</m:t>
        </m:r>
      </m:oMath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whether there is a well-defined intervention on</w:t>
        </w:r>
      </w:ins>
      <w:ins w:id="85" w:author="PR Preview" w:date="2024-01-01T00:00:00Z">
        <w:r>
          <w:t xml:space="preserve"> </w:t>
        </w:r>
      </w:ins>
      <m:oMath>
        <m:r>
          <m:t>X</m:t>
        </m:r>
      </m:oMath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for its effect on</w:t>
        </w:r>
      </w:ins>
      <w:ins w:id="85" w:author="PR Preview" w:date="2024-01-01T00:00:00Z">
        <w:r>
          <w:t xml:space="preserve"> </w:t>
        </w:r>
      </w:ins>
      <m:oMath>
        <m:r>
          <m:t>Y</m:t>
        </m:r>
      </m:oMath>
      <w:ins w:id="85" w:author="PR Preview" w:date="2024-01-01T00:00:00Z">
        <w:r>
          <w:t xml:space="preserve">.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This scrutiny is unnecessary for an electrical circuit, where all interventions are well defined,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but indispensable in the health and social sciences.</w:t>
        </w:r>
      </w:ins>
    </w:p>
    <w:p>
      <w:pPr>
        <w:pStyle w:val="BodyText"/>
      </w:pPr>
      <w:ins w:id="86" w:author="PR Preview" w:date="2024-01-01T00:00:00Z">
        <w:r>
          <w:rPr>
            <w:b/>
            <w:bCs/>
          </w:rPr>
          <w:t xml:space="preserve">Well-defined is a matter of degree.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No intervention is perfectly well defined (Chapter 3), but for some there is scientific consensus that they are sufficiently well defined.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From here on, except for clearly sign-posted exceptions, the book assumes all DAGs are strictly causal: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every arrow corresponds to an intervention that can be specified with no meaningful vagueness given current knowledge,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while acknowledging that such beliefs, and the diagrams, may later prove wrong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(Hernán and Robins 2020, 135)</w:t>
        </w:r>
      </w:ins>
      <w:ins w:id="86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ins w:id="87" w:author="PR Preview" w:date="2024-01-01T00:00:00Z">
        <w:r>
          <w:t xml:space="preserve">7 Summary</w:t>
        </w:r>
      </w:ins>
    </w:p>
    <w:p>
      <w:ins w:id="8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Compact"/>
        <w:numPr>
          <w:ilvl w:val="0"/>
          <w:numId w:val="1011"/>
        </w:numPr>
      </w:pPr>
      <w:ins w:id="89" w:author="PR Preview" w:date="2024-01-01T00:00:00Z">
        <w:r>
          <w:rPr>
            <w:b/>
            <w:bCs/>
          </w:rPr>
          <w:t xml:space="preserve">Measurement bias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(information bias) arises when the association between measured treatment</w:t>
        </w:r>
      </w:ins>
      <w:ins w:id="89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and measured outcome</w:t>
        </w:r>
      </w:ins>
      <w:ins w:id="89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differs from the causal effect of</w:t>
        </w:r>
      </w:ins>
      <w:ins w:id="89" w:author="PR Preview" w:date="2024-01-01T00:00:00Z">
        <w:r>
          <w:t xml:space="preserve"> </w:t>
        </w:r>
      </w:ins>
      <m:oMath>
        <m:r>
          <m:t>A</m:t>
        </m:r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on</w:t>
        </w:r>
      </w:ins>
      <w:ins w:id="89" w:author="PR Preview" w:date="2024-01-01T00:00:00Z">
        <w:r>
          <w:t xml:space="preserve"> </w:t>
        </w:r>
      </w:ins>
      <m:oMath>
        <m:r>
          <m:t>Y</m:t>
        </m:r>
      </m:oMath>
      <w:ins w:id="89" w:author="PR Preview" w:date="2024-01-01T00:00:00Z">
        <w:r>
          <w:t xml:space="preserve">;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it can occur in any study design.</w:t>
        </w:r>
      </w:ins>
    </w:p>
    <w:p>
      <w:pPr>
        <w:pStyle w:val="Compact"/>
        <w:numPr>
          <w:ilvl w:val="0"/>
          <w:numId w:val="1011"/>
        </w:numPr>
      </w:pPr>
      <w:ins w:id="90" w:author="PR Preview" w:date="2024-01-01T00:00:00Z">
        <w:r>
          <w:t xml:space="preserve">Measurement error has no single structure;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it is classified as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rPr>
            <w:b/>
            <w:bCs/>
          </w:rPr>
          <w:t xml:space="preserve">independent or dependent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and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rPr>
            <w:b/>
            <w:bCs/>
          </w:rPr>
          <w:t xml:space="preserve">nondifferential or differential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(Figures 9.2-9.7).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Recall bias and reverse causation bias are examples of differential error.</w:t>
        </w:r>
      </w:ins>
    </w:p>
    <w:p>
      <w:pPr>
        <w:pStyle w:val="Compact"/>
        <w:numPr>
          <w:ilvl w:val="0"/>
          <w:numId w:val="1011"/>
        </w:numPr>
      </w:pPr>
      <w:ins w:id="91" w:author="PR Preview" w:date="2024-01-01T00:00:00Z">
        <w:r>
          <w:t xml:space="preserve">Measurement bias can move the association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rPr>
            <w:b/>
            <w:bCs/>
          </w:rPr>
          <w:t xml:space="preserve">toward or away from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the null;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a notable exception is a null effect with independent nondifferential error, where both associations are null.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For non-dichotomous treatments, even independent nondifferential error can reverse a trend.</w:t>
        </w:r>
      </w:ins>
    </w:p>
    <w:p>
      <w:pPr>
        <w:pStyle w:val="Compact"/>
        <w:numPr>
          <w:ilvl w:val="0"/>
          <w:numId w:val="1011"/>
        </w:numPr>
      </w:pPr>
      <w:ins w:id="92" w:author="PR Preview" w:date="2024-01-01T00:00:00Z">
        <w:r>
          <w:rPr>
            <w:b/>
            <w:bCs/>
          </w:rPr>
          <w:t xml:space="preserve">Mismeasured confounders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generally leave the backdoor path partly open and can create apparent effect modification;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rPr>
            <w:b/>
            <w:bCs/>
          </w:rPr>
          <w:t xml:space="preserve">mismeasured colliders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still induce selection bias.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But if decisions were made on the measured value, the measured confounder suffices.</w:t>
        </w:r>
      </w:ins>
    </w:p>
    <w:p>
      <w:pPr>
        <w:pStyle w:val="Compact"/>
        <w:numPr>
          <w:ilvl w:val="0"/>
          <w:numId w:val="1011"/>
        </w:numPr>
      </w:pPr>
      <w:ins w:id="93" w:author="PR Preview" w:date="2024-01-01T00:00:00Z">
        <w:r>
          <w:t xml:space="preserve">Diagrams often omit measurement error as a first approximation.</w:t>
        </w:r>
      </w:ins>
    </w:p>
    <w:p>
      <w:pPr>
        <w:pStyle w:val="Compact"/>
        <w:numPr>
          <w:ilvl w:val="0"/>
          <w:numId w:val="1011"/>
        </w:numPr>
      </w:pPr>
      <w:ins w:id="94" w:author="PR Preview" w:date="2024-01-01T00:00:00Z">
        <w:r>
          <w:t xml:space="preserve">A strictly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rPr>
            <w:b/>
            <w:bCs/>
          </w:rPr>
          <w:t xml:space="preserve">causal DAG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requires a well-defined intervention for every arrow.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“Noncausal”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arrows, such as obesity</w:t>
        </w:r>
      </w:ins>
      <w:ins w:id="94" w:author="PR Preview" w:date="2024-01-01T00:00:00Z">
        <w:r>
          <w:t xml:space="preserve"> </w:t>
        </w:r>
      </w:ins>
      <m:oMath>
        <m:r>
          <m:rPr>
            <m:sty m:val="p"/>
          </m:rPr>
          <m:t>→</m:t>
        </m:r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death, may still give the right identifying formula (Figures 9.13 and 9.14) or may mislead (Figures 9.15 and 9.16).</w:t>
        </w:r>
      </w:ins>
    </w:p>
    <w:bookmarkEnd w:id="41"/>
    <w:bookmarkStart w:id="45" w:name="references"/>
    <w:p>
      <w:pPr>
        <w:pStyle w:val="Heading2"/>
      </w:pPr>
      <w:ins w:id="95" w:author="PR Preview" w:date="2024-01-01T00:00:00Z">
        <w:r>
          <w:t xml:space="preserve">8 References</w:t>
        </w:r>
      </w:ins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2026-10-02T01:56:55Z</dcterms:created>
  <dcterms:modified xsi:type="dcterms:W3CDTF">2026-10-02T01:56:55Z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