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So far the outcomes have been measured at one fixed time,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such as weight gain by 1982 in the smoking cessation example.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Many causal questions are instead about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how long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it takes until an event happens,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for example how quitting smoking affects the time until death.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Questions of this kind call for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survival analysis</w:t>
        </w:r>
      </w:ins>
      <w:ins w:id="1" w:author="PR Preview" w:date="2024-01-01T00:00:00Z">
        <w:r>
          <w:t xml:space="preserve">.</w:t>
        </w:r>
      </w:ins>
    </w:p>
    <w:p>
      <w:pPr>
        <w:pStyle w:val="BodyText"/>
      </w:pPr>
      <w:ins w:id="2" w:author="PR Preview" w:date="2024-01-01T00:00:00Z">
        <w:r>
          <w:t xml:space="preserve">Despite the name, the event need not be death: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“survival analysis”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(also called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“failure time analysis”</w:t>
        </w:r>
      </w:ins>
      <w:ins w:id="2" w:author="PR Preview" w:date="2024-01-01T00:00:00Z">
        <w:r>
          <w:t xml:space="preserve">) covers any time-to-event outcome,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whether the event is death, marriage, incarceration, a cancer diagnosis, or a flu infection.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What sets these analyses apart is that many individuals will not have had the event when the study ends,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so their event times are unknown.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This chapter covers the basic methods for the simple case of a treatment that is fixed at baseline.</w:t>
        </w:r>
      </w:ins>
    </w:p>
    <w:p>
      <w:pPr>
        <w:pStyle w:val="BodyText"/>
      </w:pPr>
      <w:ins w:id="3" w:author="PR Preview" w:date="2024-01-01T00:00:00Z">
        <w:r>
          <w:t xml:space="preserve">This chapter is based on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Hernán and Robins (2020, chap. 17, pp. 227-240)</w:t>
        </w:r>
      </w:ins>
      <w:ins w:id="3" w:author="PR Preview" w:date="2024-01-01T00:00:00Z">
        <w:r>
          <w:t xml:space="preserve">.</w:t>
        </w:r>
      </w:ins>
    </w:p>
    <w:p>
      <w:pPr>
        <w:pStyle w:val="BodyText"/>
      </w:pPr>
      <w:ins w:id="4" w:author="PR Preview" w:date="2024-01-01T00:00:00Z">
        <w:r>
          <w:t xml:space="preserve">R and Stata code for this chapter’s programs (Programs 17.x) is in Tom Palmer’s</w:t>
        </w:r>
      </w:ins>
      <w:ins w:id="4" w:author="PR Preview" w:date="2024-01-01T00:00:00Z">
        <w:r>
          <w:t xml:space="preserve"> </w:t>
        </w:r>
      </w:ins>
      <w:hyperlink r:id="rId9">
        <w:r>
          <w:rPr>
            <w:rStyle w:val="Hyperlink"/>
          </w:rPr>
          <w:t xml:space="preserve">cibookex-r</w:t>
        </w:r>
      </w:hyperlink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companion (GPL-3.0),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which descends from the authors’ own code.</w:t>
        </w:r>
      </w:ins>
    </w:p>
    <w:p>
      <w:pPr>
        <w:pStyle w:val="BodyText"/>
      </w:pPr>
      <w:ins w:id="5" w:author="PR Preview" w:date="2024-01-01T00:00:00Z">
        <w:r>
          <w:rPr>
            <w:b/>
            <w:bCs/>
          </w:rPr>
          <w:t xml:space="preserve">Key challenge</w:t>
        </w:r>
      </w:ins>
      <w:ins w:id="5" w:author="PR Preview" w:date="2024-01-01T00:00:00Z">
        <w:r>
          <w:t xml:space="preserve">: Survival outcomes involve time, and individuals may be censored before experiencing the event.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Estimating hazards is often a convenient way to get at survivals and risks.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This chapter shows how IP weighting and the parametric g-formula extend naturally to survival outcomes.</w:t>
        </w:r>
      </w:ins>
    </w:p>
    <w:bookmarkStart w:id="15" w:name="hazards-and-risks-pp.-227-229"/>
    <w:p>
      <w:pPr>
        <w:pStyle w:val="Heading2"/>
      </w:pPr>
      <w:ins w:id="6" w:author="PR Preview" w:date="2024-01-01T00:00:00Z">
        <w:r>
          <w:t xml:space="preserve">1 17.1 Hazards and Risks (pp. 227-229)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8" w:author="PR Preview" w:date="2024-01-01T00:00:00Z">
        <w:r>
          <w:t xml:space="preserve">Let</w:t>
        </w:r>
      </w:ins>
      <w:ins w:id="8" w:author="PR Preview" w:date="2024-01-01T00:00:00Z">
        <w:r>
          <w:t xml:space="preserve"> </w:t>
        </w:r>
      </w:ins>
      <m:oMath>
        <m:r>
          <m:t>A</m:t>
        </m:r>
      </m:oMath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indicate smoking cessation (1: yes, 0: no)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and let</w:t>
        </w:r>
      </w:ins>
      <w:ins w:id="8" w:author="PR Preview" w:date="2024-01-01T00:00:00Z">
        <w:r>
          <w:t xml:space="preserve"> </w:t>
        </w:r>
      </w:ins>
      <m:oMath>
        <m:r>
          <m:t>T</m:t>
        </m:r>
      </m:oMath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be the time to death, counted from the start of follow-up.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The target is the average causal effect of</w:t>
        </w:r>
      </w:ins>
      <w:ins w:id="8" w:author="PR Preview" w:date="2024-01-01T00:00:00Z">
        <w:r>
          <w:t xml:space="preserve"> </w:t>
        </w:r>
      </w:ins>
      <m:oMath>
        <m:r>
          <m:t>A</m:t>
        </m:r>
      </m:oMath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on</w:t>
        </w:r>
      </w:ins>
      <w:ins w:id="8" w:author="PR Preview" w:date="2024-01-01T00:00:00Z">
        <w:r>
          <w:t xml:space="preserve"> </w:t>
        </w:r>
      </w:ins>
      <m:oMath>
        <m:r>
          <m:t>T</m:t>
        </m:r>
      </m:oMath>
      <w:ins w:id="8" w:author="PR Preview" w:date="2024-01-01T00:00:00Z">
        <w:r>
          <w:t xml:space="preserve">,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an outcome that can occur at any point after follow-up begins.</w:t>
        </w:r>
      </w:ins>
    </w:p>
    <w:p>
      <w:pPr>
        <w:pStyle w:val="BodyText"/>
      </w:pPr>
      <w:ins w:id="9" w:author="PR Preview" w:date="2024-01-01T00:00:00Z">
        <w:r>
          <w:t xml:space="preserve">Usually only a minority of participants have the event during the study,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because follow-up stops for everybody on a fixed date,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the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rPr>
            <w:b/>
            <w:bCs/>
          </w:rPr>
          <w:t xml:space="preserve">administrative end of follow-up</w:t>
        </w:r>
      </w:ins>
      <w:ins w:id="9" w:author="PR Preview" w:date="2024-01-01T00:00:00Z">
        <w:r>
          <w:t xml:space="preserve">.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For anyone still event-free on that date we only know that the event time exceeds it: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their survival time is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rPr>
            <w:b/>
            <w:bCs/>
          </w:rPr>
          <w:t xml:space="preserve">administratively censored</w:t>
        </w:r>
      </w:ins>
      <w:ins w:id="9" w:author="PR Preview" w:date="2024-01-01T00:00:00Z">
        <w:r>
          <w:t xml:space="preserve">.</w:t>
        </w:r>
      </w:ins>
    </w:p>
    <w:p>
      <w:pPr>
        <w:pStyle w:val="BodyText"/>
      </w:pPr>
      <w:ins w:id="10" w:author="PR Preview" w:date="2024-01-01T00:00:00Z">
        <w:r>
          <w:t xml:space="preserve">In the NHEFS analysis, the population is the 1629 smokers aged 25-74 at baseline who were still alive in 1982.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Follow-up runs from January 1, 1983 to December 31, 1992,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so everyone has the same administrative censoring time of 120 months.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Only 318 of the 1629 died during this period;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the other 1311 have administratively censored survival times.</w:t>
        </w:r>
      </w:ins>
    </w:p>
    <w:p>
      <w:pPr>
        <w:pStyle w:val="BodyText"/>
      </w:pPr>
      <w:ins w:id="11" w:author="PR Preview" w:date="2024-01-01T00:00:00Z">
        <w:r>
          <w:t xml:space="preserve">Any survival analysis faces administrative censoring.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With staggered entry, where people enter the study on different dates,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administrative censoring times differ between individuals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even if the study closes on a single date.</w:t>
        </w:r>
      </w:ins>
    </w:p>
    <w:p>
      <w:pPr>
        <w:pStyle w:val="BodyText"/>
      </w:pPr>
      <w:ins w:id="12" w:author="PR Preview" w:date="2024-01-01T00:00:00Z">
        <w:r>
          <w:t xml:space="preserve">Survival analyses may also face other kinds of censoring,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such as loss to follow-up or competing events (Fine Point 17.1).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Earlier chapters showed how standardization or IP weighting can correct the selection bias such censoring causes,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and the same tools carry over to survival outcomes.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This chapter deals only with administrative censoring;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other censoring usually changes over time,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whereas the administrative censoring time is known at baseline,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so it is postponed to Part III.</w:t>
        </w:r>
      </w:ins>
    </w:p>
    <w:p>
      <w:pPr>
        <w:pStyle w:val="BodyText"/>
      </w:pPr>
      <w:ins w:id="13" w:author="PR Preview" w:date="2024-01-01T00:00:00Z">
        <w:r>
          <w:t xml:space="preserve">The book simplifies by treating everyone without a confirmed death as alive at the end of follow-up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(some deaths may in fact have gone unconfirmed)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and by setting aside the issue raised in Fine Point 12.1.</w:t>
        </w:r>
      </w:ins>
    </w:p>
    <w:p>
      <w:pPr>
        <w:pStyle w:val="BodyText"/>
      </w:pPr>
      <w:ins w:id="14" w:author="PR Preview" w:date="2024-01-01T00:00:00Z">
        <w:r>
          <w:t xml:space="preserve">In the NHEFS example, the month of death</w:t>
        </w:r>
      </w:ins>
      <w:ins w:id="14" w:author="PR Preview" w:date="2024-01-01T00:00:00Z">
        <w:r>
          <w:t xml:space="preserve"> </w:t>
        </w:r>
      </w:ins>
      <m:oMath>
        <m:r>
          <m:t>T</m:t>
        </m:r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can take values from 1 (January 1983) to 120 (December 1992).</w:t>
        </w:r>
      </w:ins>
      <w:ins w:id="14" w:author="PR Preview" w:date="2024-01-01T00:00:00Z">
        <w:r>
          <w:t xml:space="preserve"> </w:t>
        </w:r>
      </w:ins>
      <m:oMath>
        <m:r>
          <m:t>T</m:t>
        </m:r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is known for 102 treated (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4" w:author="PR Preview" w:date="2024-01-01T00:00:00Z">
        <w:r>
          <w:t xml:space="preserve">) and 216 untreated (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4" w:author="PR Preview" w:date="2024-01-01T00:00:00Z">
        <w:r>
          <w:t xml:space="preserve">) individuals who died during follow-up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(</w:t>
        </w:r>
      </w:ins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ins w:id="14" w:author="PR Preview" w:date="2024-01-01T00:00:00Z">
        <w:r>
          <w:t xml:space="preserve">),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and is administratively censored (all we know is</w:t>
        </w:r>
      </w:ins>
      <w:ins w:id="14" w:author="PR Preview" w:date="2024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120</m:t>
        </m:r>
      </m:oMath>
      <w:ins w:id="14" w:author="PR Preview" w:date="2024-01-01T00:00:00Z">
        <w:r>
          <w:t xml:space="preserve">) for the remaining 1311.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Therefore we cannot estimate the mean survival</w:t>
        </w:r>
      </w:ins>
      <w:ins w:id="1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as we did with the outcomes of previous chapters;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we need measures that accommodate administrative censoring.</w:t>
        </w:r>
      </w:ins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ins w:id="16" w:author="PR Preview" w:date="2024-01-01T00:00:00Z">
        <w:r>
          <w:t xml:space="preserve">The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rPr>
            <w:b/>
            <w:bCs/>
          </w:rPr>
          <w:t xml:space="preserve">survival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at month</w:t>
        </w:r>
      </w:ins>
      <w:ins w:id="16" w:author="PR Preview" w:date="2024-01-01T00:00:00Z">
        <w:r>
          <w:t xml:space="preserve"> </w:t>
        </w:r>
      </w:ins>
      <m:oMath>
        <m:r>
          <m:t>k</m:t>
        </m:r>
      </m:oMath>
      <w:ins w:id="16" w:author="PR Preview" w:date="2024-01-01T00:00:00Z">
        <w:r>
          <w:t xml:space="preserve">,</w:t>
        </w:r>
      </w:ins>
      <w:ins w:id="1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ins w:id="16" w:author="PR Preview" w:date="2024-01-01T00:00:00Z">
        <w:r>
          <w:t xml:space="preserve">, is the share of individuals still alive after</w:t>
        </w:r>
      </w:ins>
      <w:ins w:id="16" w:author="PR Preview" w:date="2024-01-01T00:00:00Z">
        <w:r>
          <w:t xml:space="preserve"> </w:t>
        </w:r>
      </w:ins>
      <m:oMath>
        <m:r>
          <m:t>k</m:t>
        </m:r>
      </m:oMath>
      <w:ins w:id="16" w:author="PR Preview" w:date="2024-01-01T00:00:00Z">
        <w:r>
          <w:t xml:space="preserve">.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Computing it for every month up to the administrative end of follow-up,</w:t>
        </w:r>
      </w:ins>
      <w:ins w:id="16" w:author="PR Preview" w:date="2024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ins w:id="16" w:author="PR Preview" w:date="2024-01-01T00:00:00Z">
        <w:r>
          <w:t xml:space="preserve">,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and plotting it against time gives the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rPr>
            <w:b/>
            <w:bCs/>
          </w:rPr>
          <w:t xml:space="preserve">survival curve</w:t>
        </w:r>
      </w:ins>
      <w:ins w:id="16" w:author="PR Preview" w:date="2024-01-01T00:00:00Z">
        <w:r>
          <w:t xml:space="preserve">,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which equals</w:t>
        </w:r>
      </w:ins>
      <w:ins w:id="1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at</w:t>
        </w:r>
      </w:ins>
      <w:ins w:id="16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and can only go down as</w:t>
        </w:r>
      </w:ins>
      <w:ins w:id="16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increases.</w:t>
        </w:r>
      </w:ins>
    </w:p>
    <w:p>
      <w:pPr>
        <w:pStyle w:val="BodyText"/>
      </w:pPr>
      <w:ins w:id="17" w:author="PR Preview" w:date="2024-01-01T00:00:00Z">
        <w:r>
          <w:t xml:space="preserve">The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rPr>
            <w:b/>
            <w:bCs/>
          </w:rPr>
          <w:t xml:space="preserve">risk</w:t>
        </w:r>
      </w:ins>
      <w:ins w:id="17" w:author="PR Preview" w:date="2024-01-01T00:00:00Z">
        <w:r>
          <w:t xml:space="preserve">, or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rPr>
            <w:b/>
            <w:bCs/>
          </w:rPr>
          <w:t xml:space="preserve">cumulative incidence</w:t>
        </w:r>
      </w:ins>
      <w:ins w:id="17" w:author="PR Preview" w:date="2024-01-01T00:00:00Z">
        <w:r>
          <w:t xml:space="preserve">, at</w:t>
        </w:r>
      </w:ins>
      <w:ins w:id="17" w:author="PR Preview" w:date="2024-01-01T00:00:00Z">
        <w:r>
          <w:t xml:space="preserve"> </w:t>
        </w:r>
      </w:ins>
      <m:oMath>
        <m:r>
          <m:t>k</m:t>
        </m:r>
      </m:oMath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is the complement of the survival: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19" w:author="PR Preview" w:date="2024-01-01T00:00:00Z">
        <w:r>
          <w:t xml:space="preserve">Its curve begins at</w:t>
        </w:r>
      </w:ins>
      <w:ins w:id="19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and can only go up.</w:t>
        </w:r>
      </w:ins>
    </w:p>
    <w:p>
      <w:pPr>
        <w:pStyle w:val="BodyText"/>
      </w:pPr>
      <w:ins w:id="20" w:author="PR Preview" w:date="2024-01-01T00:00:00Z">
        <w:r>
          <w:t xml:space="preserve">The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rPr>
            <w:b/>
            <w:bCs/>
          </w:rPr>
          <w:t xml:space="preserve">hazard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at</w:t>
        </w:r>
      </w:ins>
      <w:ins w:id="20" w:author="PR Preview" w:date="2024-01-01T00:00:00Z">
        <w:r>
          <w:t xml:space="preserve"> </w:t>
        </w:r>
      </w:ins>
      <m:oMath>
        <m:r>
          <m:t>k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is the share of individuals who have the event at</w:t>
        </w:r>
      </w:ins>
      <w:ins w:id="20" w:author="PR Preview" w:date="2024-01-01T00:00:00Z">
        <w:r>
          <w:t xml:space="preserve"> </w:t>
        </w:r>
      </w:ins>
      <m:oMath>
        <m:r>
          <m:t>k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among those who were still event-free just before</w:t>
        </w:r>
      </w:ins>
      <w:ins w:id="20" w:author="PR Preview" w:date="2024-01-01T00:00:00Z">
        <w:r>
          <w:t xml:space="preserve"> </w:t>
        </w:r>
      </w:ins>
      <m:oMath>
        <m:r>
          <m:t>k</m:t>
        </m:r>
      </m:oMath>
      <w:ins w:id="20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22" w:author="PR Preview" w:date="2024-01-01T00:00:00Z">
        <w:r>
          <w:t xml:space="preserve">Strictly speaking this is a discrete-time hazard, defined for time measured in intervals rather than continuously.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Since real data always record time in units such as years, months, or days,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we simply call it the hazard.</w:t>
        </w:r>
      </w:ins>
    </w:p>
    <w:p>
      <w:pPr>
        <w:pStyle w:val="BodyText"/>
      </w:pPr>
      <w:ins w:id="23" w:author="PR Preview" w:date="2024-01-01T00:00:00Z">
        <w:r>
          <w:t xml:space="preserve">A natural summary of the treatment effect in a survival analysis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contrasts the survival, or the risk, under each treatment level at one or more times</w:t>
        </w:r>
      </w:ins>
      <w:ins w:id="23" w:author="PR Preview" w:date="2024-01-01T00:00:00Z">
        <w:r>
          <w:t xml:space="preserve"> </w:t>
        </w:r>
      </w:ins>
      <m:oMath>
        <m:r>
          <m:t>k</m:t>
        </m:r>
      </m:oMath>
      <w:ins w:id="23" w:author="PR Preview" w:date="2024-01-01T00:00:00Z">
        <w:r>
          <w:t xml:space="preserve">.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Survival curves also yield other measures,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such as the restricted mean survival time or the years of life lost.</w:t>
        </w:r>
      </w:ins>
    </w:p>
    <w:p>
      <w:pPr>
        <w:pStyle w:val="BodyText"/>
      </w:pPr>
      <w:ins w:id="24" w:author="PR Preview" w:date="2024-01-01T00:00:00Z">
        <w:r>
          <w:t xml:space="preserve">If we suppose (provisionally, until Section 17.4) that quitters (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24" w:author="PR Preview" w:date="2024-01-01T00:00:00Z">
        <w:r>
          <w:t xml:space="preserve">) and non-quitters (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24" w:author="PR Preview" w:date="2024-01-01T00:00:00Z">
        <w:r>
          <w:t xml:space="preserve">) are marginally exchangeable,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we can compare</w:t>
        </w:r>
      </w:ins>
      <w:ins w:id="2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with</w:t>
        </w:r>
      </w:ins>
      <w:ins w:id="2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for all</w:t>
        </w:r>
      </w:ins>
      <w:ins w:id="24" w:author="PR Preview" w:date="2024-01-01T00:00:00Z">
        <w:r>
          <w:t xml:space="preserve"> </w:t>
        </w:r>
      </w:ins>
      <m:oMath>
        <m:r>
          <m:t>k</m:t>
        </m:r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(Figure 17.1 in the book).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At 120 months, survival was 76.2% for quitters versus 82.0% for non-quitters.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Equivalently, the 120-month risk was</w:t>
        </w:r>
      </w:ins>
      <w:ins w:id="24" w:author="PR Preview" w:date="2024-01-01T00:00:00Z">
        <w:r>
          <w:t xml:space="preserve"> </w:t>
        </w:r>
      </w:ins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among quitters and</w:t>
        </w:r>
      </w:ins>
      <w:ins w:id="24" w:author="PR Preview" w:date="2024-01-01T00:00:00Z">
        <w:r>
          <w:t xml:space="preserve"> </w:t>
        </w:r>
      </w:ins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among non-quitters.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A log-rank test comparing the two survival curves gave</w:t>
        </w:r>
      </w:ins>
      <w:ins w:id="24" w:author="PR Preview" w:date="2024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0.005</m:t>
        </m:r>
      </m:oMath>
      <w:ins w:id="24" w:author="PR Preview" w:date="2024-01-01T00:00:00Z">
        <w:r>
          <w:t xml:space="preserve">.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These figures are not adjusted for confounding and thus do not have a causal interpretation;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see Section 17.4 for the adjusted estimates.</w:t>
        </w:r>
      </w:ins>
    </w:p>
    <w:p>
      <w:pPr>
        <w:pStyle w:val="BodyText"/>
      </w:pPr>
      <w:ins w:id="25" w:author="PR Preview" w:date="2024-01-01T00:00:00Z">
        <w:r>
          <w:t xml:space="preserve">At 120 months the hazard was 0% among quitters (their last death occurred at month 113)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and 1/986 = 0.10% among non-quitters;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over the 120 months, the hazard curves looked roughly like the letter M.</w:t>
        </w:r>
      </w:ins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ins w:id="27" w:author="PR Preview" w:date="2024-01-01T00:00:00Z">
        <w:r>
          <w:t xml:space="preserve">Risk and hazard are built differently:</w:t>
        </w:r>
      </w:ins>
    </w:p>
    <w:p>
      <w:pPr>
        <w:pStyle w:val="Compact"/>
        <w:numPr>
          <w:ilvl w:val="0"/>
          <w:numId w:val="1001"/>
        </w:numPr>
      </w:pPr>
      <w:ins w:id="28" w:author="PR Preview" w:date="2024-01-01T00:00:00Z">
        <w:r>
          <w:rPr>
            <w:b/>
            <w:bCs/>
          </w:rPr>
          <w:t xml:space="preserve">Risk</w:t>
        </w:r>
      </w:ins>
      <w:ins w:id="28" w:author="PR Preview" w:date="2024-01-01T00:00:00Z">
        <w:r>
          <w:t xml:space="preserve">: the denominator, everyone at baseline, is the same at every</w:t>
        </w:r>
      </w:ins>
      <w:ins w:id="28" w:author="PR Preview" w:date="2024-01-01T00:00:00Z">
        <w:r>
          <w:t xml:space="preserve"> </w:t>
        </w:r>
      </w:ins>
      <m:oMath>
        <m:r>
          <m:t>k</m:t>
        </m:r>
      </m:oMath>
      <w:ins w:id="28" w:author="PR Preview" w:date="2024-01-01T00:00:00Z">
        <w:r>
          <w:t xml:space="preserve">,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and the numerator accumulates all events from baseline through</w:t>
        </w:r>
      </w:ins>
      <w:ins w:id="28" w:author="PR Preview" w:date="2024-01-01T00:00:00Z">
        <w:r>
          <w:t xml:space="preserve"> </w:t>
        </w:r>
      </w:ins>
      <m:oMath>
        <m:r>
          <m:t>k</m:t>
        </m:r>
      </m:oMath>
      <w:ins w:id="28" w:author="PR Preview" w:date="2024-01-01T00:00:00Z">
        <w:r>
          <w:t xml:space="preserve">,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so the risk never decreases.</w:t>
        </w:r>
      </w:ins>
    </w:p>
    <w:p>
      <w:pPr>
        <w:pStyle w:val="Compact"/>
        <w:numPr>
          <w:ilvl w:val="0"/>
          <w:numId w:val="1001"/>
        </w:numPr>
      </w:pPr>
      <w:ins w:id="29" w:author="PR Preview" w:date="2024-01-01T00:00:00Z">
        <w:r>
          <w:rPr>
            <w:b/>
            <w:bCs/>
          </w:rPr>
          <w:t xml:space="preserve">Hazard</w:t>
        </w:r>
      </w:ins>
      <w:ins w:id="29" w:author="PR Preview" w:date="2024-01-01T00:00:00Z">
        <w:r>
          <w:t xml:space="preserve">: the denominator, those still alive at</w:t>
        </w:r>
      </w:ins>
      <w:ins w:id="29" w:author="PR Preview" w:date="2024-01-01T00:00:00Z">
        <w:r>
          <w:t xml:space="preserve"> </w:t>
        </w:r>
      </w:ins>
      <m:oMath>
        <m:r>
          <m:t>k</m:t>
        </m:r>
      </m:oMath>
      <w:ins w:id="29" w:author="PR Preview" w:date="2024-01-01T00:00:00Z">
        <w:r>
          <w:t xml:space="preserve">, shrinks over time,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and the numerator counts only the events at</w:t>
        </w:r>
      </w:ins>
      <w:ins w:id="29" w:author="PR Preview" w:date="2024-01-01T00:00:00Z">
        <w:r>
          <w:t xml:space="preserve"> </w:t>
        </w:r>
      </w:ins>
      <m:oMath>
        <m:r>
          <m:t>k</m:t>
        </m:r>
      </m:oMath>
      <w:ins w:id="29" w:author="PR Preview" w:date="2024-01-01T00:00:00Z">
        <w:r>
          <w:t xml:space="preserve">,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so the hazard can rise or fall.</w:t>
        </w:r>
      </w:ins>
    </w:p>
    <w:p>
      <w:pPr>
        <w:pStyle w:val="FirstParagraph"/>
      </w:pPr>
      <w:ins w:id="30" w:author="PR Preview" w:date="2024-01-01T00:00:00Z">
        <w:r>
          <w:t xml:space="preserve">Many survival analyses summarize the effect by the hazard ratio, treated versus untreated.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Fine Point 17.2 explains why that summary is problematic,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so the book’s analyses focus on survival and risk instead.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Hazards still matter, though: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estimating them is often the easiest route to survival and risk.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ins w:id="31" w:author="PR Preview" w:date="2024-01-01T00:00:00Z">
        <w:r>
          <w:t xml:space="preserve">2 17.2 From Hazards to Risks (pp. 229-232)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3" w:author="PR Preview" w:date="2024-01-01T00:00:00Z">
        <w:r>
          <w:t xml:space="preserve">A survival dataset can be laid out in two ways.</w:t>
        </w:r>
      </w:ins>
    </w:p>
    <w:p>
      <w:pPr>
        <w:pStyle w:val="Compact"/>
        <w:numPr>
          <w:ilvl w:val="0"/>
          <w:numId w:val="1003"/>
        </w:numPr>
      </w:pPr>
      <w:ins w:id="34" w:author="PR Preview" w:date="2024-01-01T00:00:00Z">
        <w:r>
          <w:rPr>
            <w:b/>
            <w:bCs/>
          </w:rPr>
          <w:t xml:space="preserve">One row per person</w:t>
        </w:r>
      </w:ins>
      <w:ins w:id="34" w:author="PR Preview" w:date="2024-01-01T00:00:00Z">
        <w:r>
          <w:t xml:space="preserve">: the layout used so far in the book,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called the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“wide”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format when treatments and confounders vary over time.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In the previous section the data had 1629 rows.</w:t>
        </w:r>
      </w:ins>
    </w:p>
    <w:p>
      <w:pPr>
        <w:pStyle w:val="Compact"/>
        <w:numPr>
          <w:ilvl w:val="0"/>
          <w:numId w:val="1003"/>
        </w:numPr>
      </w:pPr>
      <w:ins w:id="35" w:author="PR Preview" w:date="2024-01-01T00:00:00Z">
        <w:r>
          <w:rPr>
            <w:b/>
            <w:bCs/>
          </w:rPr>
          <w:t xml:space="preserve">One row per person-time</w:t>
        </w:r>
      </w:ins>
      <w:ins w:id="35" w:author="PR Preview" w:date="2024-01-01T00:00:00Z">
        <w:r>
          <w:t xml:space="preserve">: person 1 at</w:t>
        </w:r>
      </w:ins>
      <w:ins w:id="35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35" w:author="PR Preview" w:date="2024-01-01T00:00:00Z">
        <w:r>
          <w:t xml:space="preserve">, then person 1 at</w:t>
        </w:r>
      </w:ins>
      <w:ins w:id="35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35" w:author="PR Preview" w:date="2024-01-01T00:00:00Z">
        <w:r>
          <w:t xml:space="preserve">,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and so on until that person’s follow-up stops, then person 2, and so on.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This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“long”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layout is used for most of this chapter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and for all of Part III’s time-varying treatments.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In the smoking cessation data it has 176,764 rows, one per person-month.</w:t>
        </w:r>
      </w:ins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ins w:id="37" w:author="PR Preview" w:date="2024-01-01T00:00:00Z">
        <w:r>
          <w:t xml:space="preserve">The long format records survival through a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rPr>
            <w:b/>
            <w:bCs/>
          </w:rPr>
          <w:t xml:space="preserve">time-varying event indicator</w:t>
        </w:r>
      </w:ins>
      <w:ins w:id="37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k</m:t>
            </m:r>
          </m:sub>
        </m:sSub>
      </m:oMath>
      <w:ins w:id="37" w:author="PR Preview" w:date="2024-01-01T00:00:00Z">
        <w:r>
          <w:t xml:space="preserve">: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for each person and month</w:t>
        </w:r>
      </w:ins>
      <w:ins w:id="37" w:author="PR Preview" w:date="2024-01-01T00:00:00Z">
        <w:r>
          <w:t xml:space="preserve"> </w:t>
        </w:r>
      </w:ins>
      <m:oMath>
        <m:r>
          <m:t>k</m:t>
        </m:r>
      </m:oMath>
      <w:ins w:id="37" w:author="PR Preview" w:date="2024-01-01T00:00:00Z">
        <w:r>
          <w:t xml:space="preserve">,</w:t>
        </w:r>
      </w:ins>
      <w:ins w:id="37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if</w:t>
        </w:r>
      </w:ins>
      <w:ins w:id="37" w:author="PR Preview" w:date="2024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k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and</w:t>
        </w:r>
      </w:ins>
      <w:ins w:id="37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if</w:t>
        </w:r>
      </w:ins>
      <w:ins w:id="37" w:author="PR Preview" w:date="2024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k</m:t>
        </m:r>
      </m:oMath>
      <w:ins w:id="37" w:author="PR Preview" w:date="2024-01-01T00:00:00Z">
        <w:r>
          <w:t xml:space="preserve">.</w:t>
        </w:r>
      </w:ins>
    </w:p>
    <w:p>
      <w:pPr>
        <w:pStyle w:val="BodyText"/>
      </w:pPr>
      <w:ins w:id="38" w:author="PR Preview" w:date="2024-01-01T00:00:00Z">
        <w:r>
          <w:t xml:space="preserve">The book’s Figure 17.2 is a causal diagram with treatment</w:t>
        </w:r>
      </w:ins>
      <w:ins w:id="38" w:author="PR Preview" w:date="2024-01-01T00:00:00Z">
        <w:r>
          <w:t xml:space="preserve"> </w:t>
        </w:r>
      </w:ins>
      <m:oMath>
        <m:r>
          <m:t>A</m:t>
        </m:r>
      </m:oMath>
      <w:ins w:id="38" w:author="PR Preview" w:date="2024-01-01T00:00:00Z">
        <w:r>
          <w:t xml:space="preserve">, event indicators</w:t>
        </w:r>
      </w:ins>
      <w:ins w:id="38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1</m:t>
            </m:r>
          </m:sub>
        </m:sSub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and</w:t>
        </w:r>
      </w:ins>
      <w:ins w:id="38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2</m:t>
            </m:r>
          </m:sub>
        </m:sSub>
      </m:oMath>
      <w:ins w:id="38" w:author="PR Preview" w:date="2024-01-01T00:00:00Z">
        <w:r>
          <w:t xml:space="preserve">,</w:t>
        </w:r>
      </w:ins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and</w:t>
        </w:r>
      </w:ins>
      <w:ins w:id="38" w:author="PR Preview" w:date="2024-01-01T00:00:00Z">
        <w:r>
          <w:t xml:space="preserve"> </w:t>
        </w:r>
      </w:ins>
      <m:oMath>
        <m:r>
          <m:t>U</m:t>
        </m:r>
      </m:oMath>
      <w:ins w:id="38" w:author="PR Preview" w:date="2024-01-01T00:00:00Z">
        <w:r>
          <w:t xml:space="preserve">, usually unmeasured, for whatever makes a person more susceptible to the event;</w:t>
        </w:r>
      </w:ins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susceptibility can itself change over time (</w:t>
        </w:r>
      </w:ins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8" w:author="PR Preview" w:date="2024-01-01T00:00:00Z">
        <w:r>
          <w:t xml:space="preserve">).</w:t>
        </w:r>
      </w:ins>
    </w:p>
    <w:p>
      <w:pPr>
        <w:pStyle w:val="BodyText"/>
      </w:pPr>
      <w:ins w:id="39" w:author="PR Preview" w:date="2024-01-01T00:00:00Z">
        <w:r>
          <w:t xml:space="preserve">Each person-time row at</w:t>
        </w:r>
      </w:ins>
      <w:ins w:id="39" w:author="PR Preview" w:date="2024-01-01T00:00:00Z">
        <w:r>
          <w:t xml:space="preserve"> </w:t>
        </w:r>
      </w:ins>
      <m:oMath>
        <m:r>
          <m:t>k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stores the next month’s indicator</w:t>
        </w:r>
      </w:ins>
      <w:ins w:id="39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39" w:author="PR Preview" w:date="2024-01-01T00:00:00Z">
        <w:r>
          <w:t xml:space="preserve">: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the</w:t>
        </w:r>
      </w:ins>
      <w:ins w:id="39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row holds</w:t>
        </w:r>
      </w:ins>
      <w:ins w:id="39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1</m:t>
            </m:r>
          </m:sub>
        </m:sSub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(1 for a death in month 1),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the</w:t>
        </w:r>
      </w:ins>
      <w:ins w:id="39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row holds</w:t>
        </w:r>
      </w:ins>
      <w:ins w:id="39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2</m:t>
            </m:r>
          </m:sub>
        </m:sSub>
      </m:oMath>
      <w:ins w:id="39" w:author="PR Preview" w:date="2024-01-01T00:00:00Z">
        <w:r>
          <w:t xml:space="preserve">, and so on.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A person’s rows stop at the first one with</w:t>
        </w:r>
      </w:ins>
      <w:ins w:id="39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39" w:author="PR Preview" w:date="2024-01-01T00:00:00Z">
        <w:r>
          <w:t xml:space="preserve">, or else at month 119.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Inclusion requires being alive at month 0, so</w:t>
        </w:r>
      </w:ins>
      <w:ins w:id="39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for everyone.</w:t>
        </w:r>
      </w:ins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ins w:id="42" w:author="PR Preview" w:date="2024-01-01T00:00:00Z">
        <w:r>
          <w:t xml:space="preserve">Surviving through</w:t>
        </w:r>
      </w:ins>
      <w:ins w:id="42" w:author="PR Preview" w:date="2024-01-01T00:00:00Z">
        <w:r>
          <w:t xml:space="preserve"> </w:t>
        </w:r>
      </w:ins>
      <m:oMath>
        <m:r>
          <m:t>k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means surviving each interval up to</w:t>
        </w:r>
      </w:ins>
      <w:ins w:id="42" w:author="PR Preview" w:date="2024-01-01T00:00:00Z">
        <w:r>
          <w:t xml:space="preserve"> </w:t>
        </w:r>
      </w:ins>
      <m:oMath>
        <m:r>
          <m:t>k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in turn,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so the survival at</w:t>
        </w:r>
      </w:ins>
      <w:ins w:id="42" w:author="PR Preview" w:date="2024-01-01T00:00:00Z">
        <w:r>
          <w:t xml:space="preserve"> </w:t>
        </w:r>
      </w:ins>
      <m:oMath>
        <m:r>
          <m:t>k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is the product of the interval-specific conditional survivals: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44" w:author="PR Preview" w:date="2024-01-01T00:00:00Z">
        <w:r>
          <w:t xml:space="preserve">Each factor is one minus the hazard at</w:t>
        </w:r>
      </w:ins>
      <w:ins w:id="44" w:author="PR Preview" w:date="2024-01-01T00:00:00Z">
        <w:r>
          <w:t xml:space="preserve"> </w:t>
        </w:r>
      </w:ins>
      <m:oMath>
        <m:r>
          <m:t>m</m:t>
        </m:r>
      </m:oMath>
      <w:ins w:id="44" w:author="PR Preview" w:date="2024-01-01T00:00:00Z">
        <w:r>
          <w:t xml:space="preserve">,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so the hazards through</w:t>
        </w:r>
      </w:ins>
      <w:ins w:id="44" w:author="PR Preview" w:date="2024-01-01T00:00:00Z">
        <w:r>
          <w:t xml:space="preserve"> </w:t>
        </w:r>
      </w:ins>
      <m:oMath>
        <m:r>
          <m:t>k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determine the survival at</w:t>
        </w:r>
      </w:ins>
      <w:ins w:id="44" w:author="PR Preview" w:date="2024-01-01T00:00:00Z">
        <w:r>
          <w:t xml:space="preserve"> </w:t>
        </w:r>
      </w:ins>
      <m:oMath>
        <m:r>
          <m:t>k</m:t>
        </m:r>
      </m:oMath>
      <w:ins w:id="44" w:author="PR Preview" w:date="2024-01-01T00:00:00Z">
        <w:r>
          <w:t xml:space="preserve">,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and hence the risk at</w:t>
        </w:r>
      </w:ins>
      <w:ins w:id="44" w:author="PR Preview" w:date="2024-01-01T00:00:00Z">
        <w:r>
          <w:t xml:space="preserve"> </w:t>
        </w:r>
      </w:ins>
      <m:oMath>
        <m:r>
          <m:t>k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as well.</w:t>
        </w:r>
      </w:ins>
    </w:p>
    <w:p>
      <w:pPr>
        <w:pStyle w:val="BodyText"/>
      </w:pPr>
      <w:ins w:id="45" w:author="PR Preview" w:date="2024-01-01T00:00:00Z">
        <w:r>
          <w:rPr>
            <w:b/>
            <w:bCs/>
          </w:rPr>
          <w:t xml:space="preserve">Example</w:t>
        </w:r>
      </w:ins>
      <w:ins w:id="45" w:author="PR Preview" w:date="2024-01-01T00:00:00Z">
        <w:r>
          <w:t xml:space="preserve">: for</w:t>
        </w:r>
      </w:ins>
      <w:ins w:id="45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45" w:author="PR Preview" w:date="2024-01-01T00:00:00Z">
        <w:r>
          <w:t xml:space="preserve">,</w:t>
        </w:r>
      </w:ins>
      <w:ins w:id="4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45" w:author="PR Preview" w:date="2024-01-01T00:00:00Z">
        <w:r>
          <w:t xml:space="preserve">: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survive the first month, then survive the second given survival of the first.</w:t>
        </w:r>
      </w:ins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ins w:id="47" w:author="PR Preview" w:date="2024-01-01T00:00:00Z">
        <w:r>
          <w:rPr>
            <w:b/>
            <w:bCs/>
          </w:rPr>
          <w:t xml:space="preserve">Nonparametrically</w:t>
        </w:r>
      </w:ins>
      <w:ins w:id="47" w:author="PR Preview" w:date="2024-01-01T00:00:00Z">
        <w:r>
          <w:t xml:space="preserve">, the hazard</w:t>
        </w:r>
      </w:ins>
      <w:ins w:id="47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is estimated by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the number of events in interval</w:t>
        </w:r>
      </w:ins>
      <w:ins w:id="47" w:author="PR Preview" w:date="2024-01-01T00:00:00Z">
        <w:r>
          <w:t xml:space="preserve"> </w:t>
        </w:r>
      </w:ins>
      <m:oMath>
        <m:r>
          <m:t>k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divided by the number of people alive at the end of interval</w:t>
        </w:r>
      </w:ins>
      <w:ins w:id="47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47" w:author="PR Preview" w:date="2024-01-01T00:00:00Z">
        <w:r>
          <w:t xml:space="preserve">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Plugging these estimates into the product gives the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rPr>
            <w:b/>
            <w:bCs/>
          </w:rPr>
          <w:t xml:space="preserve">Kaplan-Meier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(</w:t>
        </w:r>
      </w:ins>
      <w:ins w:id="47" w:author="PR Preview" w:date="2024-01-01T00:00:00Z">
        <w:r>
          <w:rPr>
            <w:b/>
            <w:bCs/>
          </w:rPr>
          <w:t xml:space="preserve">product-limit</w:t>
        </w:r>
      </w:ins>
      <w:ins w:id="47" w:author="PR Preview" w:date="2024-01-01T00:00:00Z">
        <w:r>
          <w:t xml:space="preserve">) estimator of the survival</w:t>
        </w:r>
      </w:ins>
      <w:ins w:id="47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47" w:author="PR Preview" w:date="2024-01-01T00:00:00Z">
        <w:r>
          <w:t xml:space="preserve">,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which the book used for Figure 17.1.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It estimates the survival curve well when the total number of events is reasonably large.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Each interval, however, usually contains few or no events,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so the individual hazard estimates are erratic,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and estimating the hazard at a specific</w:t>
        </w:r>
      </w:ins>
      <w:ins w:id="47" w:author="PR Preview" w:date="2024-01-01T00:00:00Z">
        <w:r>
          <w:t xml:space="preserve"> </w:t>
        </w:r>
      </w:ins>
      <m:oMath>
        <m:r>
          <m:t>k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may require parametric smoothing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(Chapter 11 and Fine Point 17.3).</w:t>
        </w:r>
      </w:ins>
    </w:p>
    <w:p>
      <w:pPr>
        <w:pStyle w:val="BodyText"/>
      </w:pPr>
      <w:ins w:id="48" w:author="PR Preview" w:date="2024-01-01T00:00:00Z">
        <w:r>
          <w:rPr>
            <w:b/>
            <w:bCs/>
          </w:rPr>
          <w:t xml:space="preserve">Parametrically</w:t>
        </w:r>
      </w:ins>
      <w:ins w:id="48" w:author="PR Preview" w:date="2024-01-01T00:00:00Z">
        <w:r>
          <w:t xml:space="preserve">, a convenient choice is a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rPr>
            <w:b/>
            <w:bCs/>
          </w:rPr>
          <w:t xml:space="preserve">logistic regression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for</w:t>
        </w:r>
      </w:ins>
      <w:ins w:id="4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48" w:author="PR Preview" w:date="2024-01-01T00:00:00Z">
        <w:r>
          <w:t xml:space="preserve">,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fit to the person-time rows of those still alive at</w:t>
        </w:r>
      </w:ins>
      <w:ins w:id="48" w:author="PR Preview" w:date="2024-01-01T00:00:00Z">
        <w:r>
          <w:t xml:space="preserve"> </w:t>
        </w:r>
      </w:ins>
      <m:oMath>
        <m:r>
          <m:t>k</m:t>
        </m:r>
      </m:oMath>
      <w:ins w:id="48" w:author="PR Preview" w:date="2024-01-01T00:00:00Z">
        <w:r>
          <w:t xml:space="preserve">.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For the treated and the untreated in our example: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50" w:author="PR Preview" w:date="2024-01-01T00:00:00Z">
        <w:r>
          <w:t xml:space="preserve">with a time-varying intercept</w:t>
        </w:r>
      </w:ins>
      <w:ins w:id="50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ins w:id="50" w:author="PR Preview" w:date="2024-01-01T00:00:00Z">
        <w:r>
          <w:t xml:space="preserve">.</w:t>
        </w:r>
      </w:ins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The treatment-by-time product terms let the hazard ratio change over follow-up</w:t>
        </w:r>
      </w:ins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(Technical Point 17.1 explains why a logistic model approximates a hazards model).</w:t>
        </w:r>
      </w:ins>
    </w:p>
    <w:p>
      <w:pPr>
        <w:pStyle w:val="BodyText"/>
      </w:pPr>
      <w:ins w:id="51" w:author="PR Preview" w:date="2024-01-01T00:00:00Z">
        <w:r>
          <w:t xml:space="preserve">Multiplying the fitted values of one minus the hazard over time,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separately for each treatment group,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gives estimates of the survival</w:t>
        </w:r>
      </w:ins>
      <w:ins w:id="5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51" w:author="PR Preview" w:date="2024-01-01T00:00:00Z">
        <w:r>
          <w:t xml:space="preserve">.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These curves (the book’s Figure 17.4) are smoothed versions of the Kaplan-Meier curves of Figure 17.1.</w:t>
        </w:r>
      </w:ins>
    </w:p>
    <w:p>
      <w:pPr>
        <w:pStyle w:val="BodyText"/>
      </w:pPr>
      <w:ins w:id="52" w:author="PR Preview" w:date="2024-01-01T00:00:00Z">
        <w:r>
          <w:t xml:space="preserve">This procedure is valid only if the hazards model is correctly specified,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which looks plausible here because the parametric and nonparametric survival curves nearly coincide.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Bootstrapping individuals gives 95% confidence intervals for the survival estimates.</w:t>
        </w:r>
      </w:ins>
    </w:p>
    <w:p>
      <w:pPr>
        <w:pStyle w:val="BodyText"/>
      </w:pPr>
      <w:ins w:id="53" w:author="PR Preview" w:date="2024-01-01T00:00:00Z">
        <w:r>
          <w:t xml:space="preserve">People contribute many rows each,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yet an ordinary logistic regression program reports correct standard errors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as long as the hazards model is correct.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Other link functions, such as the probit, would also work.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ins w:id="56" w:author="PR Preview" w:date="2024-01-01T00:00:00Z">
        <w:r>
          <w:t xml:space="preserve">3 17.3 Why Censoring Matters (pp. 232-234)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58" w:author="PR Preview" w:date="2024-01-01T00:00:00Z">
        <w:r>
          <w:t xml:space="preserve">In the NHEFS example the only censoring is administrative, at the same time</w:t>
        </w:r>
      </w:ins>
      <w:ins w:id="58" w:author="PR Preview" w:date="2024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for everyone.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Then the hazard-based procedure is more than needed:</w:t>
        </w:r>
      </w:ins>
      <w:ins w:id="5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can be estimated directly as the proportion of people with treatment</w:t>
        </w:r>
      </w:ins>
      <w:ins w:id="58" w:author="PR Preview" w:date="2024-01-01T00:00:00Z">
        <w:r>
          <w:t xml:space="preserve"> </w:t>
        </w:r>
      </w:ins>
      <m:oMath>
        <m:r>
          <m:t>a</m:t>
        </m:r>
      </m:oMath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still alive at</w:t>
        </w:r>
      </w:ins>
      <w:ins w:id="58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58" w:author="PR Preview" w:date="2024-01-01T00:00:00Z">
        <w:r>
          <w:t xml:space="preserve">,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or with a separate logistic model for</w:t>
        </w:r>
      </w:ins>
      <w:ins w:id="5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at each</w:t>
        </w:r>
      </w:ins>
      <w:ins w:id="58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ins w:id="58" w:author="PR Preview" w:date="2024-01-01T00:00:00Z">
        <w:r>
          <w:t xml:space="preserve">.</w:t>
        </w:r>
      </w:ins>
    </w:p>
    <w:p>
      <w:pPr>
        <w:pStyle w:val="BodyText"/>
      </w:pPr>
      <w:ins w:id="59" w:author="PR Preview" w:date="2024-01-01T00:00:00Z">
        <w:r>
          <w:t xml:space="preserve">Things change with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rPr>
            <w:b/>
            <w:bCs/>
          </w:rPr>
          <w:t xml:space="preserve">staggered entry</w:t>
        </w:r>
      </w:ins>
      <w:ins w:id="59" w:author="PR Preview" w:date="2024-01-01T00:00:00Z">
        <w:r>
          <w:t xml:space="preserve">, where people enter the study on different dates while the study closes on one date.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Each person’s administrative censoring time is the closing date minus their entry date,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so it now varies across individuals.</w:t>
        </w:r>
      </w:ins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ins w:id="61" w:author="PR Preview" w:date="2024-01-01T00:00:00Z">
        <w:r>
          <w:t xml:space="preserve">We therefore add a time-varying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rPr>
            <w:b/>
            <w:bCs/>
          </w:rPr>
          <w:t xml:space="preserve">censoring indicator</w:t>
        </w:r>
      </w:ins>
      <w:ins w:id="61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k</m:t>
            </m:r>
          </m:sub>
        </m:sSub>
      </m:oMath>
      <w:ins w:id="61" w:author="PR Preview" w:date="2024-01-01T00:00:00Z">
        <w:r>
          <w:t xml:space="preserve">,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equal to 0 if the person’s administrative end of follow-up lies beyond</w:t>
        </w:r>
      </w:ins>
      <w:ins w:id="61" w:author="PR Preview" w:date="2024-01-01T00:00:00Z">
        <w:r>
          <w:t xml:space="preserve"> </w:t>
        </w:r>
      </w:ins>
      <m:oMath>
        <m:r>
          <m:t>k</m:t>
        </m:r>
      </m:oMath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and 1 otherwise.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In the person-time format, the row for an individual at time</w:t>
        </w:r>
      </w:ins>
      <w:ins w:id="61" w:author="PR Preview" w:date="2024-01-01T00:00:00Z">
        <w:r>
          <w:t xml:space="preserve"> </w:t>
        </w:r>
      </w:ins>
      <m:oMath>
        <m:r>
          <m:t>k</m:t>
        </m:r>
      </m:oMath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includes</w:t>
        </w:r>
      </w:ins>
      <w:ins w:id="61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61" w:author="PR Preview" w:date="2024-01-01T00:00:00Z">
        <w:r>
          <w:t xml:space="preserve">.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The NHEFS dataset omits this variable because</w:t>
        </w:r>
      </w:ins>
      <w:ins w:id="61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for everyone at all</w:t>
        </w:r>
      </w:ins>
      <w:ins w:id="61" w:author="PR Preview" w:date="2024-01-01T00:00:00Z">
        <w:r>
          <w:t xml:space="preserve"> </w:t>
        </w:r>
      </w:ins>
      <m:oMath>
        <m:r>
          <m:t>k</m:t>
        </m:r>
      </m:oMath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before 120 months;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with individual-specific administrative censoring,</w:t>
        </w:r>
      </w:ins>
      <w:ins w:id="61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switches from 0 to 1 at different times for different people.</w:t>
        </w:r>
      </w:ins>
    </w:p>
    <w:p>
      <w:pPr>
        <w:pStyle w:val="BodyText"/>
      </w:pPr>
      <w:ins w:id="62" w:author="PR Preview" w:date="2024-01-01T00:00:00Z">
        <w:r>
          <w:t xml:space="preserve">The target is the survival curve we would see if no one were censored before</w:t>
        </w:r>
      </w:ins>
      <w:ins w:id="62" w:author="PR Preview" w:date="2024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ins w:id="62" w:author="PR Preview" w:date="2024-01-01T00:00:00Z">
        <w:r>
          <w:t xml:space="preserve">,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that is,</w:t>
        </w:r>
      </w:ins>
      <w:ins w:id="62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with</w:t>
        </w:r>
      </w:ins>
      <w:ins w:id="62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k</m:t>
            </m:r>
          </m:sub>
        </m:sSub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observed even after censoring.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In the notation of Chapter 12 this is</w:t>
        </w:r>
      </w:ins>
      <w:ins w:id="62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62" w:author="PR Preview" w:date="2024-01-01T00:00:00Z">
        <w:r>
          <w:t xml:space="preserve">,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where</w:t>
        </w:r>
      </w:ins>
      <w:ins w:id="62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and the superscript</w:t>
        </w:r>
      </w:ins>
      <w:ins w:id="62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denotes no censoring;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the superscript is dropped when the meaning is clear.</w:t>
        </w:r>
      </w:ins>
    </w:p>
    <w:p>
      <w:pPr>
        <w:pStyle w:val="BodyText"/>
      </w:pPr>
      <w:ins w:id="63" w:author="PR Preview" w:date="2024-01-01T00:00:00Z">
        <w:r>
          <w:t xml:space="preserve">To keep things simple, suppose entry dates are effectively random,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as they would be if no variable showed a secular trend.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Censoring times, and so</w:t>
        </w:r>
      </w:ins>
      <w:ins w:id="63" w:author="PR Preview" w:date="2024-01-01T00:00:00Z">
        <w:r>
          <w:t xml:space="preserve"> </w:t>
        </w:r>
      </w:ins>
      <m:oMath>
        <m:r>
          <m:t>C</m:t>
        </m:r>
      </m:oMath>
      <w:ins w:id="63" w:author="PR Preview" w:date="2024-01-01T00:00:00Z">
        <w:r>
          <w:t xml:space="preserve">, are then independent of both treatment and time of death.</w:t>
        </w:r>
      </w:ins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ins w:id="65" w:author="PR Preview" w:date="2024-01-01T00:00:00Z">
        <w:r>
          <w:t xml:space="preserve">The proportion of people with treatment</w:t>
        </w:r>
      </w:ins>
      <w:ins w:id="65" w:author="PR Preview" w:date="2024-01-01T00:00:00Z">
        <w:r>
          <w:t xml:space="preserve"> </w:t>
        </w:r>
      </w:ins>
      <m:oMath>
        <m:r>
          <m:t>a</m:t>
        </m:r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who are both alive and uncensored through</w:t>
        </w:r>
      </w:ins>
      <w:ins w:id="65" w:author="PR Preview" w:date="2024-01-01T00:00:00Z">
        <w:r>
          <w:t xml:space="preserve"> </w:t>
        </w:r>
      </w:ins>
      <m:oMath>
        <m:r>
          <m:t>k</m:t>
        </m:r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does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rPr>
            <w:b/>
            <w:bCs/>
          </w:rPr>
          <w:t xml:space="preserve">not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estimate</w:t>
        </w:r>
      </w:ins>
      <w:ins w:id="6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65" w:author="PR Preview" w:date="2024-01-01T00:00:00Z">
        <w:r>
          <w:t xml:space="preserve">.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It estimates the joint probability</w:t>
        </w:r>
      </w:ins>
      <w:ins w:id="6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instead.</w:t>
        </w:r>
      </w:ins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ins w:id="71" w:author="PR Preview" w:date="2024-01-01T00:00:00Z">
        <w:r>
          <w:t xml:space="preserve">The fraction of uncensored survivors at</w:t>
        </w:r>
      </w:ins>
      <w:ins w:id="71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is</w:t>
        </w:r>
      </w:ins>
      <w:ins w:id="71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ins w:id="71" w:author="PR Preview" w:date="2024-01-01T00:00:00Z">
        <w:r>
          <w:t xml:space="preserve">.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Without censoring, that is, with</w:t>
        </w:r>
      </w:ins>
      <w:ins w:id="7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ins w:id="71" w:author="PR Preview" w:date="2024-01-01T00:00:00Z">
        <w:r>
          <w:t xml:space="preserve">,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the survival would be</w:t>
        </w:r>
      </w:ins>
      <w:ins w:id="71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ins w:id="71" w:author="PR Preview" w:date="2024-01-01T00:00:00Z">
        <w:r>
          <w:t xml:space="preserve">.</w:t>
        </w:r>
      </w:ins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ins w:id="73" w:author="PR Preview" w:date="2024-01-01T00:00:00Z">
        <w:r>
          <w:t xml:space="preserve">If censoring is (as if) randomly assigned, the survival</w:t>
        </w:r>
      </w:ins>
      <w:ins w:id="7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at</w:t>
        </w:r>
      </w:ins>
      <w:ins w:id="73" w:author="PR Preview" w:date="2024-01-01T00:00:00Z">
        <w:r>
          <w:t xml:space="preserve"> </w:t>
        </w:r>
      </w:ins>
      <m:oMath>
        <m:r>
          <m:t>k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ins w:id="75" w:author="PR Preview" w:date="2024-01-01T00:00:00Z">
        <w:r>
          <w:t xml:space="preserve">Estimation proceeds as before,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except that the quantity estimated nonparametrically or with a logistic model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is the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rPr>
            <w:b/>
            <w:bCs/>
          </w:rPr>
          <w:t xml:space="preserve">cause-specific hazard</w:t>
        </w:r>
      </w:ins>
      <w:ins w:id="7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75" w:author="PR Preview" w:date="2024-01-01T00:00:00Z">
        <w:r>
          <w:t xml:space="preserve">.</w:t>
        </w:r>
      </w:ins>
    </w:p>
    <w:p>
      <w:pPr>
        <w:pStyle w:val="BodyText"/>
      </w:pPr>
      <w:ins w:id="76" w:author="PR Preview" w:date="2024-01-01T00:00:00Z">
        <w:r>
          <w:t xml:space="preserve">Random censoring is often hard to defend.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Under staggered entry, censoring time depends on the calendar date of entry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(late entrants are followed for less time),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and calendar time may also predict the outcome,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so the analysis must adjust for calendar time at baseline.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Other baseline prognostic factors may also differ between treatment groups and need adjustment.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The rest of the chapter adds adjustment for baseline confounders with g-methods,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and Part III extends it to treatments and confounders that vary over time.</w:t>
        </w:r>
      </w:ins>
    </w:p>
    <w:bookmarkEnd w:id="29"/>
    <w:bookmarkEnd w:id="30"/>
    <w:bookmarkStart w:id="33" w:name="X938f72d4fc266086d01b204dfb3e706e4ede9c7"/>
    <w:p>
      <w:pPr>
        <w:pStyle w:val="Heading2"/>
      </w:pPr>
      <w:ins w:id="77" w:author="PR Preview" w:date="2024-01-01T00:00:00Z">
        <w:r>
          <w:t xml:space="preserve">4 17.4 IP Weighting of Marginal Structural Models (pp. 234-235)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9" w:author="PR Preview" w:date="2024-01-01T00:00:00Z">
        <w:r>
          <w:t xml:space="preserve">Without exchangeability between treated and untreated,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comparing their survival curves does not estimate a causal effect.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In the smoking cessation data, 120-month survival was lower among quitters than among non-quitters (76.2% versus 82.0%),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which need not mean that quitting raises mortality: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quitters tend to be older, and older people die more often.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Because quitters include more older people, confounding by age makes quitting look harmful.</w:t>
        </w:r>
      </w:ins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ins w:id="81" w:author="PR Preview" w:date="2024-01-01T00:00:00Z">
        <w:r>
          <w:t xml:space="preserve">Let</w:t>
        </w:r>
      </w:ins>
      <w:ins w:id="81" w:author="PR Preview" w:date="2024-01-01T00:00:00Z">
        <w:r>
          <w:t xml:space="preserve"> </w:t>
        </w:r>
      </w:ins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be the counterfactual death indicator at</w:t>
        </w:r>
      </w:ins>
      <w:ins w:id="81" w:author="PR Preview" w:date="2024-01-01T00:00:00Z">
        <w:r>
          <w:t xml:space="preserve"> </w:t>
        </w:r>
      </w:ins>
      <m:oMath>
        <m:r>
          <m:t>k</m:t>
        </m:r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under treatment</w:t>
        </w:r>
      </w:ins>
      <w:ins w:id="81" w:author="PR Preview" w:date="2024-01-01T00:00:00Z">
        <w:r>
          <w:t xml:space="preserve"> </w:t>
        </w:r>
      </w:ins>
      <m:oMath>
        <m:r>
          <m:t>a</m:t>
        </m:r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and no censoring.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Since every analysis in this chapter targets survival without censoring,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we abbreviate it to</w:t>
        </w:r>
      </w:ins>
      <w:ins w:id="81" w:author="PR Preview" w:date="2024-01-01T00:00:00Z">
        <w:r>
          <w:t xml:space="preserve"> </w:t>
        </w:r>
      </w:ins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ins w:id="81" w:author="PR Preview" w:date="2024-01-01T00:00:00Z">
        <w:r>
          <w:t xml:space="preserve">.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From here on we also drop</w:t>
        </w:r>
      </w:ins>
      <w:ins w:id="81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from the conditioning event of the hazard,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as if everyone shared one administrative censoring time, as in the NHEFS.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We want to compare the counterfactual survivals</w:t>
        </w:r>
      </w:ins>
      <w:ins w:id="8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and</w:t>
        </w:r>
      </w:ins>
      <w:ins w:id="8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under treatment for all (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81" w:author="PR Preview" w:date="2024-01-01T00:00:00Z">
        <w:r>
          <w:t xml:space="preserve">) and under no treatment for all (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81" w:author="PR Preview" w:date="2024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ins w:id="83" w:author="PR Preview" w:date="2024-01-01T00:00:00Z">
        <w:r>
          <w:t xml:space="preserve">With confounding, the observed survivals</w:t>
        </w:r>
      </w:ins>
      <w:ins w:id="8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and</w:t>
        </w:r>
      </w:ins>
      <w:ins w:id="8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do not in general estimate this contrast.</w:t>
        </w:r>
      </w:ins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ins w:id="85" w:author="PR Preview" w:date="2024-01-01T00:00:00Z">
        <w:r>
          <w:t xml:space="preserve">Assume that treated and untreated are exchangeable conditional on</w:t>
        </w:r>
      </w:ins>
      <w:ins w:id="85" w:author="PR Preview" w:date="2024-01-01T00:00:00Z">
        <w:r>
          <w:t xml:space="preserve"> </w:t>
        </w:r>
      </w:ins>
      <m:oMath>
        <m:r>
          <m:t>L</m:t>
        </m:r>
      </m:oMath>
      <w:ins w:id="85" w:author="PR Preview" w:date="2024-01-01T00:00:00Z">
        <w:r>
          <w:t xml:space="preserve">,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which, as in Chapters 12 to 15, contains sex, age, race, education, smoking intensity and duration,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weight, recreational exercise, and physical activity in daily life.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Assume positivity and consistency as well.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IP weighted survival curves are then estimated in two steps.</w:t>
        </w:r>
      </w:ins>
    </w:p>
    <w:p>
      <w:pPr>
        <w:pStyle w:val="BodyText"/>
      </w:pPr>
      <w:ins w:id="86" w:author="PR Preview" w:date="2024-01-01T00:00:00Z">
        <w:r>
          <w:rPr>
            <w:b/>
            <w:bCs/>
          </w:rPr>
          <w:t xml:space="preserve">Step 1</w:t>
        </w:r>
      </w:ins>
      <w:ins w:id="86" w:author="PR Preview" w:date="2024-01-01T00:00:00Z">
        <w:r>
          <w:t xml:space="preserve">: Estimate each person’s stabilized IP weight</w:t>
        </w:r>
      </w:ins>
      <w:ins w:id="86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as in Chapter 12.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Fit a logistic model for</w:t>
        </w:r>
      </w:ins>
      <w:ins w:id="8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86" w:author="PR Preview" w:date="2024-01-01T00:00:00Z">
        <w:r>
          <w:t xml:space="preserve">.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The denominator is the fitted</w:t>
        </w:r>
      </w:ins>
      <w:ins w:id="86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for the treated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and</w:t>
        </w:r>
      </w:ins>
      <w:ins w:id="86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for the untreated;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the numerator is</w:t>
        </w:r>
      </w:ins>
      <w:ins w:id="86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for the treated and</w:t>
        </w:r>
      </w:ins>
      <w:ins w:id="86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for the untreated,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with</w:t>
        </w:r>
      </w:ins>
      <w:ins w:id="86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estimated nonparametrically or by a logistic model without covariates.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In the weighted pseudo-population</w:t>
        </w:r>
      </w:ins>
      <w:ins w:id="86" w:author="PR Preview" w:date="2024-01-01T00:00:00Z">
        <w:r>
          <w:t xml:space="preserve"> </w:t>
        </w:r>
      </w:ins>
      <m:oMath>
        <m:r>
          <m:t>L</m:t>
        </m:r>
      </m:oMath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and</w:t>
        </w:r>
      </w:ins>
      <w:ins w:id="86" w:author="PR Preview" w:date="2024-01-01T00:00:00Z">
        <w:r>
          <w:t xml:space="preserve"> </w:t>
        </w:r>
      </w:ins>
      <m:oMath>
        <m:r>
          <m:t>A</m:t>
        </m:r>
      </m:oMath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are independent, so</w:t>
        </w:r>
      </w:ins>
      <w:ins w:id="86" w:author="PR Preview" w:date="2024-01-01T00:00:00Z">
        <w:r>
          <w:t xml:space="preserve"> </w:t>
        </w:r>
      </w:ins>
      <m:oMath>
        <m:r>
          <m:t>L</m:t>
        </m:r>
      </m:oMath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no longer confounds.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The estimated weights averaged 1, as they should, and ranged from 0.33 to 4.21.</w:t>
        </w:r>
      </w:ins>
    </w:p>
    <w:p>
      <w:pPr>
        <w:pStyle w:val="BodyText"/>
      </w:pPr>
      <w:ins w:id="87" w:author="PR Preview" w:date="2024-01-01T00:00:00Z">
        <w:r>
          <w:rPr>
            <w:b/>
            <w:bCs/>
          </w:rPr>
          <w:t xml:space="preserve">Step 2</w:t>
        </w:r>
      </w:ins>
      <w:ins w:id="87" w:author="PR Preview" w:date="2024-01-01T00:00:00Z">
        <w:r>
          <w:t xml:space="preserve">: In the person-time data, fit the hazards model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89" w:author="PR Preview" w:date="2024-01-01T00:00:00Z">
        <w:r>
          <w:t xml:space="preserve">weighting each person by the estimated</w:t>
        </w:r>
      </w:ins>
      <w:ins w:id="89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ins w:id="89" w:author="PR Preview" w:date="2024-01-01T00:00:00Z">
        <w:r>
          <w:t xml:space="preserve">.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The weighted fit estimates the parameters of a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rPr>
            <w:b/>
            <w:bCs/>
          </w:rPr>
          <w:t xml:space="preserve">marginal structural logistic model</w:t>
        </w:r>
      </w:ins>
      <w:ins w:id="89" w:author="PR Preview" w:date="2024-01-01T00:00:00Z">
        <w:r>
          <w:t xml:space="preserve">: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the hazards over time that would have occurred had the whole study population been treated (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89" w:author="PR Preview" w:date="2024-01-01T00:00:00Z">
        <w:r>
          <w:t xml:space="preserve">),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and had it been untreated (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89" w:author="PR Preview" w:date="2024-01-01T00:00:00Z">
        <w:r>
          <w:t xml:space="preserve">).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(The book writes this model for the complementary probability</w:t>
        </w:r>
      </w:ins>
      <w:ins w:id="89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89" w:author="PR Preview" w:date="2024-01-01T00:00:00Z">
        <w:r>
          <w:t xml:space="preserve">;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because</w:t>
        </w:r>
      </w:ins>
      <w:ins w:id="89" w:author="PR Preview" w:date="2024-01-01T00:00:00Z">
        <w:r>
          <w:t xml:space="preserve"> </w:t>
        </w:r>
      </w:ins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ins w:id="89" w:author="PR Preview" w:date="2024-01-01T00:00:00Z">
        <w:r>
          <w:t xml:space="preserve">, the two forms are equivalent with the signs of the</w:t>
        </w:r>
      </w:ins>
      <w:ins w:id="89" w:author="PR Preview" w:date="2024-01-01T00:00:00Z">
        <w:r>
          <w:t xml:space="preserve"> </w:t>
        </w:r>
      </w:ins>
      <m:oMath>
        <m:r>
          <m:t>β</m:t>
        </m:r>
      </m:oMath>
      <w:ins w:id="89" w:author="PR Preview" w:date="2024-01-01T00:00:00Z">
        <w:r>
          <w:t xml:space="preserve">’s reversed.)</w:t>
        </w:r>
      </w:ins>
    </w:p>
    <w:p>
      <w:pPr>
        <w:pStyle w:val="BodyText"/>
      </w:pPr>
      <w:ins w:id="90" w:author="PR Preview" w:date="2024-01-01T00:00:00Z">
        <w:r>
          <w:t xml:space="preserve">The fitted counterfactual hazards</w:t>
        </w:r>
      </w:ins>
      <w:ins w:id="90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are turned into survival estimates</w:t>
        </w:r>
      </w:ins>
      <w:ins w:id="90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for</w:t>
        </w:r>
      </w:ins>
      <w:ins w:id="90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and</w:t>
        </w:r>
      </w:ins>
      <w:ins w:id="90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(the book’s Figure 17.6).</w:t>
        </w:r>
      </w:ins>
    </w:p>
    <w:p>
      <w:pPr>
        <w:pStyle w:val="BodyText"/>
      </w:pPr>
      <w:ins w:id="91" w:author="PR Preview" w:date="2024-01-01T00:00:00Z">
        <w:r>
          <w:t xml:space="preserve">Estimated 120-month survival: 80.7% if everyone had quit and 80.5% if no one had quit,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a difference of 0.2% (95% confidence interval</w:t>
        </w:r>
      </w:ins>
      <w:ins w:id="91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to</w:t>
        </w:r>
      </w:ins>
      <w:ins w:id="91" w:author="PR Preview" w:date="2024-01-01T00:00:00Z">
        <w:r>
          <w:t xml:space="preserve"> </w:t>
        </w:r>
      </w:ins>
      <m:oMath>
        <m:r>
          <m:t>3.7</m:t>
        </m:r>
        <m:r>
          <m:rPr>
            <m:sty m:val="p"/>
          </m:rPr>
          <m:t>%</m:t>
        </m:r>
      </m:oMath>
      <w:ins w:id="91" w:author="PR Preview" w:date="2024-01-01T00:00:00Z">
        <w:r>
          <w:t xml:space="preserve">, from 500 bootstrap samples).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The curve under quitting lay below the one under not quitting for most of follow-up,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but the difference was never larger in magnitude than 1.4 percentage points (the most extreme value was</w:t>
        </w:r>
      </w:ins>
      <w:ins w:id="91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ins w:id="91" w:author="PR Preview" w:date="2024-01-01T00:00:00Z">
        <w:r>
          <w:t xml:space="preserve">;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95% confidence interval</w:t>
        </w:r>
      </w:ins>
      <w:ins w:id="91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to</w:t>
        </w:r>
      </w:ins>
      <w:ins w:id="91" w:author="PR Preview" w:date="2024-01-01T00:00:00Z">
        <w:r>
          <w:t xml:space="preserve"> </w:t>
        </w:r>
      </w:ins>
      <m:oMath>
        <m:r>
          <m:t>0.7</m:t>
        </m:r>
        <m:r>
          <m:rPr>
            <m:sty m:val="p"/>
          </m:rPr>
          <m:t>%</m:t>
        </m:r>
      </m:oMath>
      <w:ins w:id="91" w:author="PR Preview" w:date="2024-01-01T00:00:00Z">
        <w:r>
          <w:t xml:space="preserve">).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After IP weighting for</w:t>
        </w:r>
      </w:ins>
      <w:ins w:id="91" w:author="PR Preview" w:date="2024-01-01T00:00:00Z">
        <w:r>
          <w:t xml:space="preserve"> </w:t>
        </w:r>
      </w:ins>
      <m:oMath>
        <m:r>
          <m:t>L</m:t>
        </m:r>
      </m:oMath>
      <w:ins w:id="91" w:author="PR Preview" w:date="2024-01-01T00:00:00Z">
        <w:r>
          <w:t xml:space="preserve">, then, the data show little evidence that quitting affects mortality at any point during follow-up.</w:t>
        </w:r>
      </w:ins>
    </w:p>
    <w:p>
      <w:pPr>
        <w:pStyle w:val="BodyText"/>
      </w:pPr>
      <w:ins w:id="92" w:author="PR Preview" w:date="2024-01-01T00:00:00Z">
        <w:r>
          <w:t xml:space="preserve">These IP weighted estimates are valid only if the model for treatment and the marginal hazards model are both correctly specified.</w:t>
        </w:r>
      </w:ins>
    </w:p>
    <w:bookmarkEnd w:id="32"/>
    <w:bookmarkEnd w:id="33"/>
    <w:bookmarkStart w:id="36" w:name="the-parametric-g-formula-pp.-236-237"/>
    <w:p>
      <w:pPr>
        <w:pStyle w:val="Heading2"/>
      </w:pPr>
      <w:ins w:id="93" w:author="PR Preview" w:date="2024-01-01T00:00:00Z">
        <w:r>
          <w:t xml:space="preserve">5 17.5 The Parametric G-Formula (pp. 236-237)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95" w:author="PR Preview" w:date="2024-01-01T00:00:00Z">
        <w:r>
          <w:t xml:space="preserve">IP weighting is one way to estimate the marginal survival curves under exchangeability, positivity, and consistency.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Another is standardization with parametric models, the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rPr>
            <w:b/>
            <w:bCs/>
          </w:rPr>
          <w:t xml:space="preserve">parametric g-formula</w:t>
        </w:r>
      </w:ins>
      <w:ins w:id="95" w:author="PR Preview" w:date="2024-01-01T00:00:00Z">
        <w:r>
          <w:t xml:space="preserve">.</w:t>
        </w:r>
      </w:ins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ins w:id="97" w:author="PR Preview" w:date="2024-01-01T00:00:00Z">
        <w:r>
          <w:t xml:space="preserve">The counterfactual survival</w:t>
        </w:r>
      </w:ins>
      <w:ins w:id="97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is an average of the survivals at</w:t>
        </w:r>
      </w:ins>
      <w:ins w:id="97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conditional on</w:t>
        </w:r>
      </w:ins>
      <w:ins w:id="97" w:author="PR Preview" w:date="2024-01-01T00:00:00Z">
        <w:r>
          <w:t xml:space="preserve"> </w:t>
        </w:r>
      </w:ins>
      <m:oMath>
        <m:r>
          <m:t>L</m:t>
        </m:r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and on</w:t>
        </w:r>
      </w:ins>
      <w:ins w:id="97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</m:oMath>
      <w:ins w:id="97" w:author="PR Preview" w:date="2024-01-01T00:00:00Z">
        <w:r>
          <w:t xml:space="preserve">,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weighted by the distribution of</w:t>
        </w:r>
      </w:ins>
      <w:ins w:id="97" w:author="PR Preview" w:date="2024-01-01T00:00:00Z">
        <w:r>
          <w:t xml:space="preserve"> </w:t>
        </w:r>
      </w:ins>
      <m:oMath>
        <m:r>
          <m:t>L</m:t>
        </m:r>
      </m:oMath>
      <w:ins w:id="97" w:author="PR Preview" w:date="2024-01-01T00:00:00Z">
        <w:r>
          <w:t xml:space="preserve">.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Under exchangeability, positivity, and consistency, it equals the standardized survival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99" w:author="PR Preview" w:date="2024-01-01T00:00:00Z">
        <w:r>
          <w:t xml:space="preserve">For a formal proof, see Section 2.3.</w:t>
        </w:r>
      </w:ins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In outline: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ins w:id="102" w:author="PR Preview" w:date="2024-01-01T00:00:00Z">
        <w:r>
          <w:t xml:space="preserve">Estimation again takes two steps.</w:t>
        </w:r>
      </w:ins>
    </w:p>
    <w:p>
      <w:pPr>
        <w:pStyle w:val="BodyText"/>
      </w:pPr>
      <w:ins w:id="103" w:author="PR Preview" w:date="2024-01-01T00:00:00Z">
        <w:r>
          <w:rPr>
            <w:b/>
            <w:bCs/>
          </w:rPr>
          <w:t xml:space="preserve">Step 1</w:t>
        </w:r>
      </w:ins>
      <w:ins w:id="103" w:author="PR Preview" w:date="2024-01-01T00:00:00Z">
        <w:r>
          <w:t xml:space="preserve">: Estimate the conditional survivals</w:t>
        </w:r>
      </w:ins>
      <w:ins w:id="10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from the administratively censored data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with a parametric hazards model like that of Section 17.2, now including the covariates</w:t>
        </w:r>
      </w:ins>
      <w:ins w:id="103" w:author="PR Preview" w:date="2024-01-01T00:00:00Z">
        <w:r>
          <w:t xml:space="preserve"> </w:t>
        </w:r>
      </w:ins>
      <m:oMath>
        <m:r>
          <m:t>L</m:t>
        </m:r>
      </m:oMath>
      <w:ins w:id="103" w:author="PR Preview" w:date="2024-01-01T00:00:00Z">
        <w:r>
          <w:t xml:space="preserve">, for example: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ins w:id="105" w:author="PR Preview" w:date="2024-01-01T00:00:00Z">
        <w:r>
          <w:t xml:space="preserve">If this model is correct, it estimates the hazards</w:t>
        </w:r>
      </w:ins>
      <w:ins w:id="10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for every combination of treatment and covariates.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The product of one minus these hazards,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07" w:author="PR Preview" w:date="2024-01-01T00:00:00Z">
        <w:r>
          <w:t xml:space="preserve">is the conditional survival</w:t>
        </w:r>
      </w:ins>
      <w:ins w:id="107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107" w:author="PR Preview" w:date="2024-01-01T00:00:00Z">
        <w:r>
          <w:t xml:space="preserve">.</w:t>
        </w:r>
      </w:ins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Under conditional exchangeability given</w:t>
        </w:r>
      </w:ins>
      <w:ins w:id="107" w:author="PR Preview" w:date="2024-01-01T00:00:00Z">
        <w:r>
          <w:t xml:space="preserve"> </w:t>
        </w:r>
      </w:ins>
      <m:oMath>
        <m:r>
          <m:t>L</m:t>
        </m:r>
      </m:oMath>
      <w:ins w:id="107" w:author="PR Preview" w:date="2024-01-01T00:00:00Z">
        <w:r>
          <w:t xml:space="preserve">,</w:t>
        </w:r>
      </w:ins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it is also the survival had everyone with</w:t>
        </w:r>
      </w:ins>
      <w:ins w:id="107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l</m:t>
        </m:r>
      </m:oMath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received treatment</w:t>
        </w:r>
      </w:ins>
      <w:ins w:id="107" w:author="PR Preview" w:date="2024-01-01T00:00:00Z">
        <w:r>
          <w:t xml:space="preserve"> </w:t>
        </w:r>
      </w:ins>
      <m:oMath>
        <m:r>
          <m:t>a</m:t>
        </m:r>
      </m:oMath>
      <w:ins w:id="107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109" w:author="PR Preview" w:date="2024-01-01T00:00:00Z">
        <w:r>
          <w:t xml:space="preserve">The model can thus produce, say, survival curves with and without treatment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for 61-year-old white men with a college education who exercise little.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We want marginal curves, though, not conditional ones.</w:t>
        </w:r>
      </w:ins>
    </w:p>
    <w:p>
      <w:pPr>
        <w:pStyle w:val="BodyText"/>
      </w:pPr>
      <w:ins w:id="110" w:author="PR Preview" w:date="2024-01-01T00:00:00Z">
        <w:r>
          <w:rPr>
            <w:b/>
            <w:bCs/>
          </w:rPr>
          <w:t xml:space="preserve">Step 2</w:t>
        </w:r>
      </w:ins>
      <w:ins w:id="110" w:author="PR Preview" w:date="2024-01-01T00:00:00Z">
        <w:r>
          <w:t xml:space="preserve">: Average the conditional survivals over the distribution of</w:t>
        </w:r>
      </w:ins>
      <w:ins w:id="110" w:author="PR Preview" w:date="2024-01-01T00:00:00Z">
        <w:r>
          <w:t xml:space="preserve"> </w:t>
        </w:r>
      </w:ins>
      <m:oMath>
        <m:r>
          <m:t>L</m:t>
        </m:r>
      </m:oMath>
      <w:ins w:id="110" w:author="PR Preview" w:date="2024-01-01T00:00:00Z">
        <w:r>
          <w:t xml:space="preserve">,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that is, standardize them,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using the procedure of Section 13.3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(expand the dataset, fit the outcome model, predict, and average).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The procedure also handles continuous components of</w:t>
        </w:r>
      </w:ins>
      <w:ins w:id="110" w:author="PR Preview" w:date="2024-01-01T00:00:00Z">
        <w:r>
          <w:t xml:space="preserve"> </w:t>
        </w:r>
      </w:ins>
      <m:oMath>
        <m:r>
          <m:t>L</m:t>
        </m:r>
      </m:oMath>
      <w:ins w:id="110" w:author="PR Preview" w:date="2024-01-01T00:00:00Z">
        <w:r>
          <w:t xml:space="preserve">, for which the sum over</w:t>
        </w:r>
      </w:ins>
      <w:ins w:id="110" w:author="PR Preview" w:date="2024-01-01T00:00:00Z">
        <w:r>
          <w:t xml:space="preserve"> </w:t>
        </w:r>
      </w:ins>
      <m:oMath>
        <m:r>
          <m:t>l</m:t>
        </m:r>
      </m:oMath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becomes an integral.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The book’s Figure 17.7 shows the resulting curves.</w:t>
        </w:r>
      </w:ins>
    </w:p>
    <w:p>
      <w:pPr>
        <w:pStyle w:val="BodyText"/>
      </w:pPr>
      <w:ins w:id="111" w:author="PR Preview" w:date="2024-01-01T00:00:00Z">
        <w:r>
          <w:t xml:space="preserve">Chapter 12 called a model that conditions on all of</w:t>
        </w:r>
      </w:ins>
      <w:ins w:id="111" w:author="PR Preview" w:date="2024-01-01T00:00:00Z">
        <w:r>
          <w:t xml:space="preserve"> </w:t>
        </w:r>
      </w:ins>
      <m:oMath>
        <m:r>
          <m:t>L</m:t>
        </m:r>
      </m:oMath>
      <w:ins w:id="111" w:author="PR Preview" w:date="2024-01-01T00:00:00Z">
        <w:r>
          <w:t xml:space="preserve"> </w:t>
        </w:r>
      </w:ins>
      <w:ins w:id="111" w:author="PR Preview" w:date="2024-01-01T00:00:00Z">
        <w:r>
          <w:t xml:space="preserve">a faux marginal structural model.</w:t>
        </w:r>
      </w:ins>
    </w:p>
    <w:p>
      <w:pPr>
        <w:pStyle w:val="BodyText"/>
      </w:pPr>
      <w:ins w:id="112" w:author="PR Preview" w:date="2024-01-01T00:00:00Z">
        <w:r>
          <w:t xml:space="preserve">The estimated curve under quitting lay below the one under not quitting throughout follow-up,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with a difference never larger in magnitude than 2.0 percentage points (the most extreme value was</w:t>
        </w:r>
      </w:ins>
      <w:ins w:id="112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ins w:id="112" w:author="PR Preview" w:date="2024-01-01T00:00:00Z">
        <w:r>
          <w:t xml:space="preserve">;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95% confidence interval</w:t>
        </w:r>
      </w:ins>
      <w:ins w:id="112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to</w:t>
        </w:r>
      </w:ins>
      <w:ins w:id="112" w:author="PR Preview" w:date="2024-01-01T00:00:00Z">
        <w:r>
          <w:t xml:space="preserve"> </w:t>
        </w:r>
      </w:ins>
      <m:oMath>
        <m:r>
          <m:t>1.8</m:t>
        </m:r>
        <m:r>
          <m:rPr>
            <m:sty m:val="p"/>
          </m:rPr>
          <m:t>%</m:t>
        </m:r>
      </m:oMath>
      <w:ins w:id="112" w:author="PR Preview" w:date="2024-01-01T00:00:00Z">
        <w:r>
          <w:t xml:space="preserve">).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Estimated 120-month survival was 80.4% under quitting and 80.6% under not quitting;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the book reports the difference as 0.2% (95% confidence interval from</w:t>
        </w:r>
      </w:ins>
      <w:ins w:id="112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to</w:t>
        </w:r>
      </w:ins>
      <w:ins w:id="112" w:author="PR Preview" w:date="2024-01-01T00:00:00Z">
        <w:r>
          <w:t xml:space="preserve"> </w:t>
        </w:r>
      </w:ins>
      <m:oMath>
        <m:r>
          <m:t>4.1</m:t>
        </m:r>
        <m:r>
          <m:rPr>
            <m:sty m:val="p"/>
          </m:rPr>
          <m:t>%</m:t>
        </m:r>
      </m:oMath>
      <w:ins w:id="112" w:author="PR Preview" w:date="2024-01-01T00:00:00Z">
        <w:r>
          <w:t xml:space="preserve">),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i.e., a magnitude of 0.2 percentage points (</w:t>
        </w:r>
      </w:ins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ins w:id="112" w:author="PR Preview" w:date="2024-01-01T00:00:00Z">
        <w:r>
          <w:t xml:space="preserve">).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As with IP weighting, standardization for</w:t>
        </w:r>
      </w:ins>
      <w:ins w:id="112" w:author="PR Preview" w:date="2024-01-01T00:00:00Z">
        <w:r>
          <w:t xml:space="preserve"> </w:t>
        </w:r>
      </w:ins>
      <m:oMath>
        <m:r>
          <m:t>L</m:t>
        </m:r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yields little evidence of an effect of quitting on mortality during follow-up.</w:t>
        </w:r>
      </w:ins>
    </w:p>
    <w:p>
      <w:pPr>
        <w:pStyle w:val="BodyText"/>
      </w:pPr>
      <w:ins w:id="113" w:author="PR Preview" w:date="2024-01-01T00:00:00Z">
        <w:r>
          <w:t xml:space="preserve">The IP weighted and g-formula curves are close but not identical,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because they depend on different modeling assumptions: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IP weighting needs correct models for treatment and for the unconditional hazards,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while the parametric g-formula needs a correct model for the conditional hazards.</w:t>
        </w:r>
      </w:ins>
    </w:p>
    <w:bookmarkEnd w:id="35"/>
    <w:bookmarkEnd w:id="36"/>
    <w:bookmarkStart w:id="48" w:name="X3fdb1d76157f7a3bb2660252df95ef70aee9708"/>
    <w:p>
      <w:pPr>
        <w:pStyle w:val="Heading2"/>
      </w:pPr>
      <w:ins w:id="114" w:author="PR Preview" w:date="2024-01-01T00:00:00Z">
        <w:r>
          <w:t xml:space="preserve">6 17.6 G-Estimation of Structural Nested Models (pp. 237-240)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16" w:author="PR Preview" w:date="2024-01-01T00:00:00Z">
        <w:r>
          <w:t xml:space="preserve">The methods so far contrast survivals or risks under different values of</w:t>
        </w:r>
      </w:ins>
      <w:ins w:id="116" w:author="PR Preview" w:date="2024-01-01T00:00:00Z">
        <w:r>
          <w:t xml:space="preserve"> </w:t>
        </w:r>
      </w:ins>
      <m:oMath>
        <m:r>
          <m:t>A</m:t>
        </m:r>
      </m:oMath>
      <w:ins w:id="116" w:author="PR Preview" w:date="2024-01-01T00:00:00Z">
        <w:r>
          <w:t xml:space="preserve">,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computing survival from hazards fitted by logistic regression.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That route works for IP weighting of marginal structural models and for the parametric g-formula,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but not for g-estimation of structural nested models.</w:t>
        </w:r>
      </w:ins>
    </w:p>
    <w:p>
      <w:pPr>
        <w:pStyle w:val="BodyText"/>
      </w:pPr>
      <w:ins w:id="117" w:author="PR Preview" w:date="2024-01-01T00:00:00Z">
        <w:r>
          <w:t xml:space="preserve">Structural nested models (Chapter 14) describe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rPr>
            <w:b/>
            <w:bCs/>
          </w:rPr>
          <w:t xml:space="preserve">conditional causal contrasts</w:t>
        </w:r>
      </w:ins>
      <w:ins w:id="117" w:author="PR Preview" w:date="2024-01-01T00:00:00Z">
        <w:r>
          <w:t xml:space="preserve">,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such as a difference or ratio of covariate-specific counterfactual means,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rather than the separate quantities being contrasted,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so they cannot give us survivals or hazards.</w:t>
        </w:r>
      </w:ins>
    </w:p>
    <w:p>
      <w:pPr>
        <w:pStyle w:val="BodyText"/>
      </w:pPr>
      <w:ins w:id="118" w:author="PR Preview" w:date="2024-01-01T00:00:00Z">
        <w:r>
          <w:t xml:space="preserve">They cannot even approximate a hazard ratio,</w:t>
        </w:r>
      </w:ins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since structural nested logistic models are hard to extend to treatments that vary over time (Technical Point 14.1).</w:t>
        </w:r>
      </w:ins>
    </w:p>
    <w:bookmarkStart w:id="39" w:name="X007052f024a4babf54ac850edd624c01ea84a23"/>
    <w:p>
      <w:pPr>
        <w:pStyle w:val="Heading3"/>
      </w:pPr>
      <w:ins w:id="119" w:author="PR Preview" w:date="2024-01-01T00:00:00Z">
        <w:r>
          <w:t xml:space="preserve">6.1 Structural Nested Models for Risks, Survivals, and Survival Times</w:t>
        </w:r>
      </w:ins>
    </w:p>
    <w:p>
      <w:pPr>
        <w:pStyle w:val="FirstParagraph"/>
      </w:pPr>
      <w:ins w:id="120" w:author="PR Preview" w:date="2024-01-01T00:00:00Z">
        <w:r>
          <w:t xml:space="preserve">What a structural nested model can do is model ratios:</w:t>
        </w:r>
      </w:ins>
    </w:p>
    <w:p>
      <w:pPr>
        <w:pStyle w:val="Compact"/>
        <w:numPr>
          <w:ilvl w:val="0"/>
          <w:numId w:val="1007"/>
        </w:numPr>
      </w:pPr>
      <w:ins w:id="121" w:author="PR Preview" w:date="2024-01-01T00:00:00Z">
        <w:r>
          <w:t xml:space="preserve">a structural nested log-linear model for the ratio of risks (cumulative incidences) under different treatments,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the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rPr>
            <w:b/>
            <w:bCs/>
          </w:rPr>
          <w:t xml:space="preserve">structural nested cumulative failure time (CFT) model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(Technical Point 17.2),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suited to rare failures because a log-linear model does not keep risks below 1;</w:t>
        </w:r>
      </w:ins>
    </w:p>
    <w:p>
      <w:pPr>
        <w:pStyle w:val="Compact"/>
        <w:numPr>
          <w:ilvl w:val="0"/>
          <w:numId w:val="1007"/>
        </w:numPr>
      </w:pPr>
      <w:ins w:id="122" w:author="PR Preview" w:date="2024-01-01T00:00:00Z">
        <w:r>
          <w:t xml:space="preserve">for common failures, the analogous model for the ratio of survivals,</w:t>
        </w:r>
      </w:ins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the</w:t>
        </w:r>
      </w:ins>
      <w:ins w:id="122" w:author="PR Preview" w:date="2024-01-01T00:00:00Z">
        <w:r>
          <w:t xml:space="preserve"> </w:t>
        </w:r>
      </w:ins>
      <w:ins w:id="122" w:author="PR Preview" w:date="2024-01-01T00:00:00Z">
        <w:r>
          <w:rPr>
            <w:b/>
            <w:bCs/>
          </w:rPr>
          <w:t xml:space="preserve">structural nested cumulative survival time (CST) model</w:t>
        </w:r>
      </w:ins>
      <w:ins w:id="122" w:author="PR Preview" w:date="2024-01-01T00:00:00Z">
        <w:r>
          <w:t xml:space="preserve">,</w:t>
        </w:r>
      </w:ins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suited, for the same reason, to settings where survival is rare;</w:t>
        </w:r>
      </w:ins>
    </w:p>
    <w:p>
      <w:pPr>
        <w:pStyle w:val="Compact"/>
        <w:numPr>
          <w:ilvl w:val="0"/>
          <w:numId w:val="1007"/>
        </w:numPr>
      </w:pPr>
      <w:ins w:id="123" w:author="PR Preview" w:date="2024-01-01T00:00:00Z">
        <w:r>
          <w:t xml:space="preserve">more generally, a model for the ratio of survival times under different treatments,</w:t>
        </w:r>
      </w:ins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the</w:t>
        </w:r>
      </w:ins>
      <w:ins w:id="123" w:author="PR Preview" w:date="2024-01-01T00:00:00Z">
        <w:r>
          <w:t xml:space="preserve"> </w:t>
        </w:r>
      </w:ins>
      <w:ins w:id="123" w:author="PR Preview" w:date="2024-01-01T00:00:00Z">
        <w:r>
          <w:rPr>
            <w:b/>
            <w:bCs/>
          </w:rPr>
          <w:t xml:space="preserve">accelerated failure time (AFT) model</w:t>
        </w:r>
      </w:ins>
      <w:ins w:id="123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ins w:id="124" w:author="PR Preview" w:date="2024-01-01T00:00:00Z">
        <w:r>
          <w:t xml:space="preserve">6.2 Structural Nested AFT Models</w:t>
        </w:r>
      </w:ins>
    </w:p>
    <w:p>
      <w:pPr>
        <w:pStyle w:val="FirstParagraph"/>
      </w:pPr>
      <w:ins w:id="125" w:author="PR Preview" w:date="2024-01-01T00:00:00Z">
        <w:r>
          <w:t xml:space="preserve">Let</w:t>
        </w:r>
      </w:ins>
      <w:ins w:id="125" w:author="PR Preview" w:date="2024-01-01T00:00:00Z">
        <w:r>
          <w:t xml:space="preserve"> </w:t>
        </w:r>
      </w:ins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be individual</w:t>
        </w:r>
      </w:ins>
      <w:ins w:id="125" w:author="PR Preview" w:date="2024-01-01T00:00:00Z">
        <w:r>
          <w:t xml:space="preserve"> </w:t>
        </w:r>
      </w:ins>
      <m:oMath>
        <m:r>
          <m:t>i</m:t>
        </m:r>
      </m:oMath>
      <w:ins w:id="125" w:author="PR Preview" w:date="2024-01-01T00:00:00Z">
        <w:r>
          <w:t xml:space="preserve">’s counterfactual survival time under treatment</w:t>
        </w:r>
      </w:ins>
      <w:ins w:id="125" w:author="PR Preview" w:date="2024-01-01T00:00:00Z">
        <w:r>
          <w:t xml:space="preserve"> </w:t>
        </w:r>
      </w:ins>
      <m:oMath>
        <m:r>
          <m:t>a</m:t>
        </m:r>
      </m:oMath>
      <w:ins w:id="125" w:author="PR Preview" w:date="2024-01-01T00:00:00Z">
        <w:r>
          <w:t xml:space="preserve">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The ratio</w:t>
        </w:r>
      </w:ins>
      <w:ins w:id="125" w:author="PR Preview" w:date="2024-01-01T00:00:00Z">
        <w:r>
          <w:t xml:space="preserve"> </w:t>
        </w:r>
      </w:ins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measures the effect of</w:t>
        </w:r>
      </w:ins>
      <w:ins w:id="125" w:author="PR Preview" w:date="2024-01-01T00:00:00Z">
        <w:r>
          <w:t xml:space="preserve"> </w:t>
        </w:r>
      </w:ins>
      <m:oMath>
        <m:r>
          <m:t>A</m:t>
        </m:r>
      </m:oMath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on</w:t>
        </w:r>
      </w:ins>
      <w:ins w:id="125" w:author="PR Preview" w:date="2024-01-01T00:00:00Z">
        <w:r>
          <w:t xml:space="preserve"> </w:t>
        </w:r>
      </w:ins>
      <m:oMath>
        <m:r>
          <m:t>i</m:t>
        </m:r>
      </m:oMath>
      <w:ins w:id="125" w:author="PR Preview" w:date="2024-01-01T00:00:00Z">
        <w:r>
          <w:t xml:space="preserve">’s survival time: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above 1, treatment lengthens survival (benefit);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below 1, it shortens survival (harm);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equal to 1, no effect.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Assume for now that the effect is identical for everyone.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This gives the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rPr>
            <w:b/>
            <w:bCs/>
          </w:rPr>
          <w:t xml:space="preserve">structural nested AFT model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ins w:id="127" w:author="PR Preview" w:date="2024-01-01T00:00:00Z">
        <w:r>
          <w:t xml:space="preserve">in which</w:t>
        </w:r>
      </w:ins>
      <w:ins w:id="127" w:author="PR Preview" w:date="2024-01-01T00:00:00Z">
        <w:r>
          <w:t xml:space="preserve"> </w:t>
        </w:r>
      </w:ins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is the factor by which treatment stretches or shrinks each person’s survival time:</w:t>
        </w:r>
      </w:ins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ins w:id="131" w:author="PR Preview" w:date="2024-01-01T00:00:00Z">
        <w:r>
          <w:t xml:space="preserve">The minus sign keeps the usual convention that positive parameters mean harm and negative ones benefit.</w:t>
        </w:r>
      </w:ins>
      <w:ins w:id="131" w:author="PR Preview" w:date="2024-01-01T00:00:00Z">
        <w:r>
          <w:t xml:space="preserve"> </w:t>
        </w:r>
      </w:ins>
      <w:ins w:id="131" w:author="PR Preview" w:date="2024-01-01T00:00:00Z">
        <w:r>
          <w:t xml:space="preserve">The</w:t>
        </w:r>
      </w:ins>
      <w:ins w:id="131" w:author="PR Preview" w:date="2024-01-01T00:00:00Z">
        <w:r>
          <w:t xml:space="preserve"> </w:t>
        </w:r>
      </w:ins>
      <w:ins w:id="131" w:author="PR Preview" w:date="2024-01-01T00:00:00Z">
        <w:r>
          <w:t xml:space="preserve">“nested”</w:t>
        </w:r>
      </w:ins>
      <w:ins w:id="131" w:author="PR Preview" w:date="2024-01-01T00:00:00Z">
        <w:r>
          <w:t xml:space="preserve"> </w:t>
        </w:r>
      </w:ins>
      <w:ins w:id="131" w:author="PR Preview" w:date="2024-01-01T00:00:00Z">
        <w:r>
          <w:t xml:space="preserve">part of the name only matters for time-varying treatments (Chapter 21).</w:t>
        </w:r>
      </w:ins>
    </w:p>
    <w:p>
      <w:pPr>
        <w:pStyle w:val="BodyText"/>
      </w:pPr>
      <w:ins w:id="132" w:author="PR Preview" w:date="2024-01-01T00:00:00Z">
        <w:r>
          <w:t xml:space="preserve">If the effect varies with covariates</w:t>
        </w:r>
      </w:ins>
      <w:ins w:id="132" w:author="PR Preview" w:date="2024-01-01T00:00:00Z">
        <w:r>
          <w:t xml:space="preserve"> </w:t>
        </w:r>
      </w:ins>
      <m:oMath>
        <m:r>
          <m:t>L</m:t>
        </m:r>
      </m:oMath>
      <w:ins w:id="132" w:author="PR Preview" w:date="2024-01-01T00:00:00Z">
        <w:r>
          <w:t xml:space="preserve">, a more general structural AFT model is</w:t>
        </w:r>
      </w:ins>
      <w:ins w:id="132" w:author="PR Preview" w:date="2024-01-01T00:00:00Z">
        <w:r>
          <w:t xml:space="preserve"> </w:t>
        </w:r>
      </w:ins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ins w:id="132" w:author="PR Preview" w:date="2024-01-01T00:00:00Z">
        <w:r>
          <w:t xml:space="preserve">,</w:t>
        </w:r>
      </w:ins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with</w:t>
        </w:r>
      </w:ins>
      <w:ins w:id="132" w:author="PR Preview" w:date="2024-01-01T00:00:00Z">
        <w:r>
          <w:t xml:space="preserve"> </w:t>
        </w:r>
      </w:ins>
      <m:oMath>
        <m:sSub>
          <m:e>
            <m:r>
              <m:t>ψ</m:t>
            </m:r>
          </m:e>
          <m:sub>
            <m:r>
              <m:t>1</m:t>
            </m:r>
          </m:sub>
        </m:sSub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and the vector</w:t>
        </w:r>
      </w:ins>
      <w:ins w:id="132" w:author="PR Preview" w:date="2024-01-01T00:00:00Z">
        <w:r>
          <w:t xml:space="preserve"> </w:t>
        </w:r>
      </w:ins>
      <m:oMath>
        <m:sSub>
          <m:e>
            <m:r>
              <m:t>ψ</m:t>
            </m:r>
          </m:e>
          <m:sub>
            <m:r>
              <m:t>2</m:t>
            </m:r>
          </m:sub>
        </m:sSub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common to all individuals.</w:t>
        </w:r>
      </w:ins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Multiplying both sides by</w:t>
        </w:r>
      </w:ins>
      <w:ins w:id="132" w:author="PR Preview" w:date="2024-01-01T00:00:00Z">
        <w:r>
          <w:t xml:space="preserve"> </w:t>
        </w:r>
      </w:ins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gives the equivalent form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ins w:id="134" w:author="PR Preview" w:date="2024-01-01T00:00:00Z">
        <w:r>
          <w:t xml:space="preserve">By consistency,</w:t>
        </w:r>
      </w:ins>
      <w:ins w:id="134" w:author="PR Preview" w:date="2024-01-01T00:00:00Z">
        <w:r>
          <w:t xml:space="preserve"> </w:t>
        </w:r>
      </w:ins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ins w:id="134" w:author="PR Preview" w:date="2024-01-01T00:00:00Z">
        <w:r>
          <w:t xml:space="preserve">, so setting</w:t>
        </w:r>
      </w:ins>
      <w:ins w:id="134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gives a model in terms of the observed survival time: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ins w:id="136" w:author="PR Preview" w:date="2024-01-01T00:00:00Z">
        <w:r>
          <w:t xml:space="preserve">Its parameters can be estimated by g-estimation, modified to allow for administrative censoring.</w:t>
        </w:r>
      </w:ins>
    </w:p>
    <w:p>
      <w:pPr>
        <w:pStyle w:val="BodyText"/>
      </w:pPr>
      <w:ins w:id="137" w:author="PR Preview" w:date="2024-01-01T00:00:00Z">
        <w:r>
          <w:t xml:space="preserve">As a description of reality this model is implausible on two counts.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It is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rPr>
            <w:b/>
            <w:bCs/>
          </w:rPr>
          <w:t xml:space="preserve">deterministic</w:t>
        </w:r>
      </w:ins>
      <w:ins w:id="137" w:author="PR Preview" w:date="2024-01-01T00:00:00Z">
        <w:r>
          <w:t xml:space="preserve">: it says that each person’s untreated survival time</w:t>
        </w:r>
      </w:ins>
      <w:ins w:id="137" w:author="PR Preview" w:date="2024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follows exactly from</w:t>
        </w:r>
      </w:ins>
      <w:ins w:id="137" w:author="PR Preview" w:date="2024-01-01T00:00:00Z">
        <w:r>
          <w:t xml:space="preserve"> </w:t>
        </w:r>
      </w:ins>
      <m:oMath>
        <m:r>
          <m:t>T</m:t>
        </m:r>
      </m:oMath>
      <w:ins w:id="137" w:author="PR Preview" w:date="2024-01-01T00:00:00Z">
        <w:r>
          <w:t xml:space="preserve">,</w:t>
        </w:r>
      </w:ins>
      <w:ins w:id="137" w:author="PR Preview" w:date="2024-01-01T00:00:00Z">
        <w:r>
          <w:t xml:space="preserve"> </w:t>
        </w:r>
      </w:ins>
      <m:oMath>
        <m:r>
          <m:t>A</m:t>
        </m:r>
      </m:oMath>
      <w:ins w:id="137" w:author="PR Preview" w:date="2024-01-01T00:00:00Z">
        <w:r>
          <w:t xml:space="preserve">, and</w:t>
        </w:r>
      </w:ins>
      <w:ins w:id="137" w:author="PR Preview" w:date="2024-01-01T00:00:00Z">
        <w:r>
          <w:t xml:space="preserve"> </w:t>
        </w:r>
      </w:ins>
      <m:oMath>
        <m:r>
          <m:t>L</m:t>
        </m:r>
      </m:oMath>
      <w:ins w:id="137" w:author="PR Preview" w:date="2024-01-01T00:00:00Z">
        <w:r>
          <w:t xml:space="preserve">.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It is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rPr>
            <w:b/>
            <w:bCs/>
          </w:rPr>
          <w:t xml:space="preserve">rank-preserving</w:t>
        </w:r>
      </w:ins>
      <w:ins w:id="137" w:author="PR Preview" w:date="2024-01-01T00:00:00Z">
        <w:r>
          <w:t xml:space="preserve">: if</w:t>
        </w:r>
      </w:ins>
      <w:ins w:id="137" w:author="PR Preview" w:date="2024-01-01T00:00:00Z">
        <w:r>
          <w:t xml:space="preserve"> </w:t>
        </w:r>
      </w:ins>
      <m:oMath>
        <m:r>
          <m:t>i</m:t>
        </m:r>
      </m:oMath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would die before</w:t>
        </w:r>
      </w:ins>
      <w:ins w:id="137" w:author="PR Preview" w:date="2024-01-01T00:00:00Z">
        <w:r>
          <w:t xml:space="preserve"> </w:t>
        </w:r>
      </w:ins>
      <m:oMath>
        <m:r>
          <m:t>j</m:t>
        </m:r>
      </m:oMath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when both are untreated (</w:t>
        </w:r>
      </w:ins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ins w:id="137" w:author="PR Preview" w:date="2024-01-01T00:00:00Z">
        <w:r>
          <w:t xml:space="preserve">),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then</w:t>
        </w:r>
      </w:ins>
      <w:ins w:id="137" w:author="PR Preview" w:date="2024-01-01T00:00:00Z">
        <w:r>
          <w:t xml:space="preserve"> </w:t>
        </w:r>
      </w:ins>
      <m:oMath>
        <m:r>
          <m:t>i</m:t>
        </m:r>
      </m:oMath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would also die before</w:t>
        </w:r>
      </w:ins>
      <w:ins w:id="137" w:author="PR Preview" w:date="2024-01-01T00:00:00Z">
        <w:r>
          <w:t xml:space="preserve"> </w:t>
        </w:r>
      </w:ins>
      <m:oMath>
        <m:r>
          <m:t>j</m:t>
        </m:r>
      </m:oMath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when both are treated (</w:t>
        </w:r>
      </w:ins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ins w:id="137" w:author="PR Preview" w:date="2024-01-01T00:00:00Z">
        <w:r>
          <w:t xml:space="preserve">).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Rank preservation is not believable, and methods that require it are generally best avoided (Chapter 14).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The book uses a rank-preserving model anyway because it makes g-estimation easier to explain,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and the procedure is identical with or without rank preservation.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Robins (1997b) describes structural nested AFT models that are neither deterministic nor rank-preserving.</w:t>
        </w:r>
      </w:ins>
    </w:p>
    <w:bookmarkEnd w:id="40"/>
    <w:bookmarkStart w:id="41" w:name="g-estimation-without-censoring"/>
    <w:p>
      <w:pPr>
        <w:pStyle w:val="Heading3"/>
      </w:pPr>
      <w:ins w:id="138" w:author="PR Preview" w:date="2024-01-01T00:00:00Z">
        <w:r>
          <w:t xml:space="preserve">6.3 G-Estimation Without Censoring</w:t>
        </w:r>
      </w:ins>
    </w:p>
    <w:p>
      <w:pPr>
        <w:pStyle w:val="FirstParagraph"/>
      </w:pPr>
      <w:ins w:id="139" w:author="PR Preview" w:date="2024-01-01T00:00:00Z">
        <w:r>
          <w:t xml:space="preserve">Take the simpler rank-preserving model</w:t>
        </w:r>
      </w:ins>
      <w:ins w:id="139" w:author="PR Preview" w:date="2024-01-01T00:00:00Z">
        <w:r>
          <w:t xml:space="preserve"> </w:t>
        </w:r>
      </w:ins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ins w:id="139" w:author="PR Preview" w:date="2024-01-01T00:00:00Z">
        <w:r>
          <w:t xml:space="preserve">.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If no one were administratively censored, so that</w:t>
        </w:r>
      </w:ins>
      <w:ins w:id="139" w:author="PR Preview" w:date="2024-01-01T00:00:00Z">
        <w:r>
          <w:t xml:space="preserve"> </w:t>
        </w:r>
      </w:ins>
      <m:oMath>
        <m:r>
          <m:t>T</m:t>
        </m:r>
      </m:oMath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were known for all,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g-estimation would follow Section 14.5:</w:t>
        </w:r>
      </w:ins>
    </w:p>
    <w:p>
      <w:pPr>
        <w:pStyle w:val="Compact"/>
        <w:numPr>
          <w:ilvl w:val="0"/>
          <w:numId w:val="1009"/>
        </w:numPr>
      </w:pPr>
      <w:ins w:id="140" w:author="PR Preview" w:date="2024-01-01T00:00:00Z">
        <w:r>
          <w:t xml:space="preserve">For many candidate values</w:t>
        </w:r>
      </w:ins>
      <w:ins w:id="140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140" w:author="PR Preview" w:date="2024-01-01T00:00:00Z">
        <w:r>
          <w:t xml:space="preserve">, compute</w:t>
        </w:r>
      </w:ins>
      <w:ins w:id="140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ins w:id="140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141" w:author="PR Preview" w:date="2024-01-01T00:00:00Z">
        <w:r>
          <w:t xml:space="preserve">The g-estimate of</w:t>
        </w:r>
      </w:ins>
      <w:ins w:id="141" w:author="PR Preview" w:date="2024-01-01T00:00:00Z">
        <w:r>
          <w:t xml:space="preserve"> </w:t>
        </w:r>
      </w:ins>
      <m:oMath>
        <m:r>
          <m:t>ψ</m:t>
        </m:r>
      </m:oMath>
      <w:ins w:id="141" w:author="PR Preview" w:date="2024-01-01T00:00:00Z">
        <w:r>
          <w:t xml:space="preserve"> </w:t>
        </w:r>
      </w:ins>
      <w:ins w:id="141" w:author="PR Preview" w:date="2024-01-01T00:00:00Z">
        <w:r>
          <w:t xml:space="preserve">is the</w:t>
        </w:r>
      </w:ins>
      <w:ins w:id="141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141" w:author="PR Preview" w:date="2024-01-01T00:00:00Z">
        <w:r>
          <w:t xml:space="preserve"> </w:t>
        </w:r>
      </w:ins>
      <w:ins w:id="141" w:author="PR Preview" w:date="2024-01-01T00:00:00Z">
        <w:r>
          <w:t xml:space="preserve">at which</w:t>
        </w:r>
      </w:ins>
      <w:ins w:id="141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ins w:id="141" w:author="PR Preview" w:date="2024-01-01T00:00:00Z">
        <w:r>
          <w:t xml:space="preserve"> </w:t>
        </w:r>
      </w:ins>
      <w:ins w:id="141" w:author="PR Preview" w:date="2024-01-01T00:00:00Z">
        <w:r>
          <w:t xml:space="preserve">is unrelated to</w:t>
        </w:r>
      </w:ins>
      <w:ins w:id="141" w:author="PR Preview" w:date="2024-01-01T00:00:00Z">
        <w:r>
          <w:t xml:space="preserve"> </w:t>
        </w:r>
      </w:ins>
      <m:oMath>
        <m:r>
          <m:t>A</m:t>
        </m:r>
      </m:oMath>
      <w:ins w:id="141" w:author="PR Preview" w:date="2024-01-01T00:00:00Z">
        <w:r>
          <w:t xml:space="preserve"> </w:t>
        </w:r>
      </w:ins>
      <w:ins w:id="141" w:author="PR Preview" w:date="2024-01-01T00:00:00Z">
        <w:r>
          <w:t xml:space="preserve">in a logistic model for</w:t>
        </w:r>
      </w:ins>
      <w:ins w:id="14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141" w:author="PR Preview" w:date="2024-01-01T00:00:00Z">
        <w:r>
          <w:t xml:space="preserve"> </w:t>
        </w:r>
      </w:ins>
      <w:ins w:id="141" w:author="PR Preview" w:date="2024-01-01T00:00:00Z">
        <w:r>
          <w:t xml:space="preserve">that includes</w:t>
        </w:r>
      </w:ins>
      <w:ins w:id="141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ins w:id="141" w:author="PR Preview" w:date="2024-01-01T00:00:00Z">
        <w:r>
          <w:t xml:space="preserve"> </w:t>
        </w:r>
      </w:ins>
      <w:ins w:id="141" w:author="PR Preview" w:date="2024-01-01T00:00:00Z">
        <w:r>
          <w:t xml:space="preserve">and the confounders</w:t>
        </w:r>
      </w:ins>
      <w:ins w:id="141" w:author="PR Preview" w:date="2024-01-01T00:00:00Z">
        <w:r>
          <w:t xml:space="preserve"> </w:t>
        </w:r>
      </w:ins>
      <m:oMath>
        <m:r>
          <m:t>L</m:t>
        </m:r>
      </m:oMath>
      <w:ins w:id="141" w:author="PR Preview" w:date="2024-01-01T00:00:00Z">
        <w:r>
          <w:t xml:space="preserve">.</w:t>
        </w:r>
      </w:ins>
    </w:p>
    <w:p>
      <w:pPr>
        <w:pStyle w:val="FirstParagraph"/>
      </w:pPr>
      <w:ins w:id="142" w:author="PR Preview" w:date="2024-01-01T00:00:00Z">
        <w:r>
          <w:t xml:space="preserve">Statistical software offers directed search methods, such as the Nelder-Mead simplex,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that need far less computation than a grid search.</w:t>
        </w:r>
      </w:ins>
    </w:p>
    <w:bookmarkEnd w:id="41"/>
    <w:bookmarkStart w:id="43" w:name="Xef19479ea2784059f17506e0ff97f4b2b271fc9"/>
    <w:p>
      <w:pPr>
        <w:pStyle w:val="Heading3"/>
      </w:pPr>
      <w:ins w:id="143" w:author="PR Preview" w:date="2024-01-01T00:00:00Z">
        <w:r>
          <w:t xml:space="preserve">6.4 Selection Bias from Administrative Censoring</w:t>
        </w:r>
      </w:ins>
    </w:p>
    <w:p>
      <w:pPr>
        <w:pStyle w:val="FirstParagraph"/>
      </w:pPr>
      <w:ins w:id="144" w:author="PR Preview" w:date="2024-01-01T00:00:00Z">
        <w:r>
          <w:t xml:space="preserve">With administrative censoring at time</w:t>
        </w:r>
      </w:ins>
      <w:ins w:id="144" w:author="PR Preview" w:date="2024-01-01T00:00:00Z">
        <w:r>
          <w:t xml:space="preserve"> </w:t>
        </w:r>
      </w:ins>
      <m:oMath>
        <m:r>
          <m:t>K</m:t>
        </m:r>
      </m:oMath>
      <w:ins w:id="144" w:author="PR Preview" w:date="2024-01-01T00:00:00Z">
        <w:r>
          <w:t xml:space="preserve">,</w:t>
        </w:r>
      </w:ins>
      <w:ins w:id="144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is unavailable for anyone whose</w:t>
        </w:r>
      </w:ins>
      <w:ins w:id="144" w:author="PR Preview" w:date="2024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i</m:t>
            </m:r>
          </m:sub>
        </m:sSub>
      </m:oMath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is unknown,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and limiting g-estimation to those with observed survival times (</w:t>
        </w:r>
      </w:ins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ins w:id="144" w:author="PR Preview" w:date="2024-01-01T00:00:00Z">
        <w:r>
          <w:t xml:space="preserve">) introduces selection bias.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Consider a 60-month randomized experiment with just three types of people,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whose survival times with and without treatment appear in</w:t>
        </w:r>
      </w:ins>
      <w:ins w:id="144" w:author="PR Preview" w:date="2024-01-01T00:00:00Z">
        <w:r>
          <w:t xml:space="preserve"> </w:t>
        </w:r>
      </w:ins>
      <w:hyperlink w:anchor="tbl-aft-example">
        <w:r>
          <w:rPr>
            <w:rStyle w:val="Hyperlink"/>
          </w:rPr>
          <w:t xml:space="preserve">Table 1</w:t>
        </w:r>
      </w:hyperlink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(the book’s Table 17.1).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Type 3 has the best prognosis and type 1 the worst.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Randomization makes the expected share of each type the same in both arms.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ins w:id="145" w:author="PR Preview" w:date="2024-01-01T00:00:00Z">
        <w:r>
          <w:t xml:space="preserve">In this example treatment shortens survival time by the same factor for every type:</w:t>
        </w:r>
      </w:ins>
      <w:ins w:id="145" w:author="PR Preview" w:date="2024-01-01T00:00:00Z">
        <w:r>
          <w:t xml:space="preserve"> </w:t>
        </w:r>
      </w:ins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ins w:id="145" w:author="PR Preview" w:date="2024-01-01T00:00:00Z">
        <w:r>
          <w:t xml:space="preserve">.</w:t>
        </w:r>
      </w:ins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In terms of the AFT model</w:t>
        </w:r>
      </w:ins>
      <w:ins w:id="145" w:author="PR Preview" w:date="2024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ins w:id="145" w:author="PR Preview" w:date="2024-01-01T00:00:00Z">
        <w:r>
          <w:t xml:space="preserve">, this means</w:t>
        </w:r>
      </w:ins>
      <w:ins w:id="145" w:author="PR Preview" w:date="2024-01-01T00:00:00Z">
        <w:r>
          <w:t xml:space="preserve"> </w:t>
        </w:r>
      </w:ins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ins w:id="145" w:author="PR Preview" w:date="2024-01-01T00:00:00Z">
        <w:r>
          <w:t xml:space="preserve">,</w:t>
        </w:r>
      </w:ins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so</w:t>
        </w:r>
      </w:ins>
      <w:ins w:id="145" w:author="PR Preview" w:date="2024-01-01T00:00:00Z">
        <w:r>
          <w:t xml:space="preserve"> </w:t>
        </w:r>
      </w:ins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ins w:id="145" w:author="PR Preview" w:date="2024-01-01T00:00:00Z">
        <w:r>
          <w:t xml:space="preserve">, a harmful effect.</w:t>
        </w:r>
      </w:ins>
    </w:p>
    <w:p>
      <w:pPr>
        <w:pStyle w:val="BodyText"/>
      </w:pPr>
      <w:ins w:id="146" w:author="PR Preview" w:date="2024-01-01T00:00:00Z">
        <w:r>
          <w:t xml:space="preserve">Follow-up ends at</w:t>
        </w:r>
      </w:ins>
      <w:ins w:id="146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60</m:t>
        </m:r>
      </m:oMath>
      <w:ins w:id="146" w:author="PR Preview" w:date="2024-01-01T00:00:00Z">
        <w:r>
          <w:t xml:space="preserve"> </w:t>
        </w:r>
      </w:ins>
      <w:ins w:id="146" w:author="PR Preview" w:date="2024-01-01T00:00:00Z">
        <w:r>
          <w:t xml:space="preserve">months, so by</w:t>
        </w:r>
      </w:ins>
      <w:ins w:id="146" w:author="PR Preview" w:date="2024-01-01T00:00:00Z">
        <w:r>
          <w:t xml:space="preserve"> </w:t>
        </w:r>
      </w:ins>
      <w:hyperlink w:anchor="tbl-aft-example">
        <w:r>
          <w:rPr>
            <w:rStyle w:val="Hyperlink"/>
          </w:rPr>
          <w:t xml:space="preserve">Table 1</w:t>
        </w:r>
      </w:hyperlink>
      <w:ins w:id="146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ins w:id="147" w:author="PR Preview" w:date="2024-01-01T00:00:00Z">
        <w:r>
          <w:t xml:space="preserve">type 1 deaths are observed in either arm (36 and 24 are both below 60);</w:t>
        </w:r>
      </w:ins>
    </w:p>
    <w:p>
      <w:pPr>
        <w:pStyle w:val="Compact"/>
        <w:numPr>
          <w:ilvl w:val="0"/>
          <w:numId w:val="1010"/>
        </w:numPr>
      </w:pPr>
      <w:ins w:id="148" w:author="PR Preview" w:date="2024-01-01T00:00:00Z">
        <w:r>
          <w:t xml:space="preserve">type 3 deaths are censored in either arm (108 and 72 are both above 60);</w:t>
        </w:r>
      </w:ins>
    </w:p>
    <w:p>
      <w:pPr>
        <w:pStyle w:val="Compact"/>
        <w:numPr>
          <w:ilvl w:val="0"/>
          <w:numId w:val="1010"/>
        </w:numPr>
      </w:pPr>
      <w:ins w:id="149" w:author="PR Preview" w:date="2024-01-01T00:00:00Z">
        <w:r>
          <w:t xml:space="preserve">type 2 deaths are observed only in the treated arm (48 is below 60, 72 is not).</w:t>
        </w:r>
      </w:ins>
    </w:p>
    <w:p>
      <w:pPr>
        <w:pStyle w:val="FirstParagraph"/>
      </w:pPr>
      <w:ins w:id="150" w:author="PR Preview" w:date="2024-01-01T00:00:00Z">
        <w:r>
          <w:t xml:space="preserve">Among people with observed death times, then, the arms differ in composition:</w:t>
        </w:r>
      </w:ins>
      <w:ins w:id="150" w:author="PR Preview" w:date="2024-01-01T00:00:00Z">
        <w:r>
          <w:t xml:space="preserve"> </w:t>
        </w:r>
      </w:ins>
      <w:ins w:id="150" w:author="PR Preview" w:date="2024-01-01T00:00:00Z">
        <w:r>
          <w:t xml:space="preserve">the treated include types 1 and 2, the untreated only type 1.</w:t>
        </w:r>
      </w:ins>
      <w:ins w:id="150" w:author="PR Preview" w:date="2024-01-01T00:00:00Z">
        <w:r>
          <w:t xml:space="preserve"> </w:t>
        </w:r>
      </w:ins>
      <w:ins w:id="150" w:author="PR Preview" w:date="2024-01-01T00:00:00Z">
        <w:r>
          <w:t xml:space="preserve">Exchangeability fails, the untreated look worse off on average,</w:t>
        </w:r>
      </w:ins>
      <w:ins w:id="150" w:author="PR Preview" w:date="2024-01-01T00:00:00Z">
        <w:r>
          <w:t xml:space="preserve"> </w:t>
        </w:r>
      </w:ins>
      <w:ins w:id="150" w:author="PR Preview" w:date="2024-01-01T00:00:00Z">
        <w:r>
          <w:t xml:space="preserve">and treatment appears more beneficial than it is.</w:t>
        </w:r>
      </w:ins>
      <w:ins w:id="150" w:author="PR Preview" w:date="2024-01-01T00:00:00Z">
        <w:r>
          <w:t xml:space="preserve"> </w:t>
        </w:r>
      </w:ins>
      <w:ins w:id="150" w:author="PR Preview" w:date="2024-01-01T00:00:00Z">
        <w:r>
          <w:t xml:space="preserve">This selection bias (Chapter 8) occurs whenever treatment changes survival time at all.</w:t>
        </w:r>
      </w:ins>
    </w:p>
    <w:bookmarkEnd w:id="43"/>
    <w:bookmarkStart w:id="46" w:name="artificial-censoring"/>
    <w:p>
      <w:pPr>
        <w:pStyle w:val="Heading3"/>
      </w:pPr>
      <w:ins w:id="151" w:author="PR Preview" w:date="2024-01-01T00:00:00Z">
        <w:r>
          <w:t xml:space="preserve">6.5 Artificial Censoring</w:t>
        </w:r>
      </w:ins>
    </w:p>
    <w:p>
      <w:pPr>
        <w:pStyle w:val="FirstParagraph"/>
      </w:pPr>
      <w:ins w:id="152" w:author="PR Preview" w:date="2024-01-01T00:00:00Z">
        <w:r>
          <w:t xml:space="preserve">To prevent the bias, the analysis must keep only people whose death would have been observed by</w:t>
        </w:r>
      </w:ins>
      <w:ins w:id="152" w:author="PR Preview" w:date="2024-01-01T00:00:00Z">
        <w:r>
          <w:t xml:space="preserve"> </w:t>
        </w:r>
      </w:ins>
      <m:oMath>
        <m:r>
          <m:t>K</m:t>
        </m:r>
      </m:oMath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under either treatment,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those with</w:t>
        </w:r>
      </w:ins>
      <w:ins w:id="152" w:author="PR Preview" w:date="2024-01-01T00:00:00Z">
        <w:r>
          <w:t xml:space="preserve"> </w:t>
        </w:r>
      </w:ins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and</w:t>
        </w:r>
      </w:ins>
      <w:ins w:id="152" w:author="PR Preview" w:date="2024-01-01T00:00:00Z">
        <w:r>
          <w:t xml:space="preserve"> </w:t>
        </w:r>
      </w:ins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ins w:id="152" w:author="PR Preview" w:date="2024-01-01T00:00:00Z">
        <w:r>
          <w:t xml:space="preserve">;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in the example, every type 2 person is dropped.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So besides the administratively censored (</w:t>
        </w:r>
      </w:ins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ins w:id="152" w:author="PR Preview" w:date="2024-01-01T00:00:00Z">
        <w:r>
          <w:t xml:space="preserve">),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some people with observed deaths (</w:t>
        </w:r>
      </w:ins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ins w:id="152" w:author="PR Preview" w:date="2024-01-01T00:00:00Z">
        <w:r>
          <w:t xml:space="preserve">) are removed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because under the other treatment their death would have come after</w:t>
        </w:r>
      </w:ins>
      <w:ins w:id="152" w:author="PR Preview" w:date="2024-01-01T00:00:00Z">
        <w:r>
          <w:t xml:space="preserve"> </w:t>
        </w:r>
      </w:ins>
      <m:oMath>
        <m:r>
          <m:t>K</m:t>
        </m:r>
      </m:oMath>
      <w:ins w:id="152" w:author="PR Preview" w:date="2024-01-01T00:00:00Z">
        <w:r>
          <w:t xml:space="preserve">.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Removing such uncensored people is known as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rPr>
            <w:b/>
            <w:bCs/>
          </w:rPr>
          <w:t xml:space="preserve">artificial censoring</w:t>
        </w:r>
      </w:ins>
      <w:ins w:id="152" w:author="PR Preview" w:date="2024-01-01T00:00:00Z">
        <w:r>
          <w:t xml:space="preserve">.</w:t>
        </w:r>
      </w:ins>
    </w:p>
    <w:p>
      <w:pPr>
        <w:pStyle w:val="BodyText"/>
      </w:pPr>
      <w:ins w:id="153" w:author="PR Preview" w:date="2024-01-01T00:00:00Z">
        <w:r>
          <w:t xml:space="preserve">Let</w:t>
        </w:r>
      </w:ins>
      <w:ins w:id="153" w:author="PR Preview" w:date="2024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ins w:id="153" w:author="PR Preview" w:date="2024-01-01T00:00:00Z">
        <w:r>
          <w:t xml:space="preserve"> </w:t>
        </w:r>
      </w:ins>
      <w:ins w:id="153" w:author="PR Preview" w:date="2024-01-01T00:00:00Z">
        <w:r>
          <w:t xml:space="preserve">indicate inclusion (1) or exclusion (0);</w:t>
        </w:r>
      </w:ins>
      <w:ins w:id="153" w:author="PR Preview" w:date="2024-01-01T00:00:00Z">
        <w:r>
          <w:t xml:space="preserve"> </w:t>
        </w:r>
      </w:ins>
      <w:ins w:id="153" w:author="PR Preview" w:date="2024-01-01T00:00:00Z">
        <w:r>
          <w:t xml:space="preserve">g-estimation then uses</w:t>
        </w:r>
      </w:ins>
      <w:ins w:id="153" w:author="PR Preview" w:date="2024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ins w:id="153" w:author="PR Preview" w:date="2024-01-01T00:00:00Z">
        <w:r>
          <w:t xml:space="preserve"> </w:t>
        </w:r>
      </w:ins>
      <w:ins w:id="153" w:author="PR Preview" w:date="2024-01-01T00:00:00Z">
        <w:r>
          <w:t xml:space="preserve">in place of</w:t>
        </w:r>
      </w:ins>
      <w:ins w:id="153" w:author="PR Preview" w:date="2024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ins w:id="153" w:author="PR Preview" w:date="2024-01-01T00:00:00Z">
        <w:r>
          <w:t xml:space="preserve"> </w:t>
        </w:r>
      </w:ins>
      <w:ins w:id="153" w:author="PR Preview" w:date="2024-01-01T00:00:00Z">
        <w:r>
          <w:t xml:space="preserve">(Technical Point 17.3).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ins w:id="154" w:author="PR Preview" w:date="2024-01-01T00:00:00Z">
        <w:r>
          <w:t xml:space="preserve">6.6 NHEFS Results and Practical Obstacles</w:t>
        </w:r>
      </w:ins>
    </w:p>
    <w:p>
      <w:pPr>
        <w:pStyle w:val="FirstParagraph"/>
      </w:pPr>
      <w:ins w:id="155" w:author="PR Preview" w:date="2024-01-01T00:00:00Z">
        <w:r>
          <w:t xml:space="preserve">Applied to the NHEFS with the rank-preserving model</w:t>
        </w:r>
      </w:ins>
      <w:ins w:id="155" w:author="PR Preview" w:date="2024-01-01T00:00:00Z">
        <w:r>
          <w:t xml:space="preserve"> </w:t>
        </w:r>
      </w:ins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ins w:id="155" w:author="PR Preview" w:date="2024-01-01T00:00:00Z">
        <w:r>
          <w:t xml:space="preserve">,</w:t>
        </w:r>
      </w:ins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g-estimation gave</w:t>
        </w:r>
      </w:ins>
      <w:ins w:id="155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(95% confidence interval:</w:t>
        </w:r>
      </w:ins>
      <w:ins w:id="155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0.223</m:t>
        </m:r>
      </m:oMath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to</w:t>
        </w:r>
      </w:ins>
      <w:ins w:id="155" w:author="PR Preview" w:date="2024-01-01T00:00:00Z">
        <w:r>
          <w:t xml:space="preserve"> </w:t>
        </w:r>
      </w:ins>
      <m:oMath>
        <m:r>
          <m:t>0.333</m:t>
        </m:r>
      </m:oMath>
      <w:ins w:id="155" w:author="PR Preview" w:date="2024-01-01T00:00:00Z">
        <w:r>
          <w:t xml:space="preserve">).</w:t>
        </w:r>
      </w:ins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The quantity</w:t>
        </w:r>
      </w:ins>
      <w:ins w:id="155" w:author="PR Preview" w:date="2024-01-01T00:00:00Z">
        <w:r>
          <w:t xml:space="preserve"> </w:t>
        </w:r>
      </w:ins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is the ratio of the median survival time</w:t>
        </w:r>
      </w:ins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had everyone received</w:t>
        </w:r>
      </w:ins>
      <w:ins w:id="15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to the median survival time had everyone received</w:t>
        </w:r>
      </w:ins>
      <w:ins w:id="15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55" w:author="PR Preview" w:date="2024-01-01T00:00:00Z">
        <w:r>
          <w:t xml:space="preserve">,</w:t>
        </w:r>
      </w:ins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so quitting appears to have little effect on time to death.</w:t>
        </w:r>
      </w:ins>
    </w:p>
    <w:p>
      <w:pPr>
        <w:pStyle w:val="BodyText"/>
      </w:pPr>
      <w:ins w:id="156" w:author="PR Preview" w:date="2024-01-01T00:00:00Z">
        <w:r>
          <w:t xml:space="preserve">The point estimate of</w:t>
        </w:r>
      </w:ins>
      <w:ins w:id="156" w:author="PR Preview" w:date="2024-01-01T00:00:00Z">
        <w:r>
          <w:t xml:space="preserve"> </w:t>
        </w:r>
      </w:ins>
      <m:oMath>
        <m:r>
          <m:t>ψ</m:t>
        </m:r>
      </m:oMath>
      <w:ins w:id="156" w:author="PR Preview" w:date="2024-01-01T00:00:00Z">
        <w:r>
          <w:t xml:space="preserve"> </w:t>
        </w:r>
      </w:ins>
      <w:ins w:id="156" w:author="PR Preview" w:date="2024-01-01T00:00:00Z">
        <w:r>
          <w:t xml:space="preserve">is where the estimating function of Technical Point 17.3 reaches its minimum,</w:t>
        </w:r>
      </w:ins>
      <w:ins w:id="156" w:author="PR Preview" w:date="2024-01-01T00:00:00Z">
        <w:r>
          <w:t xml:space="preserve"> </w:t>
        </w:r>
      </w:ins>
      <w:ins w:id="156" w:author="PR Preview" w:date="2024-01-01T00:00:00Z">
        <w:r>
          <w:t xml:space="preserve">and the 95% confidence limits are where it equals 3.84, the 0.95 quantile of a</w:t>
        </w:r>
      </w:ins>
      <w:ins w:id="156" w:author="PR Preview" w:date="2024-01-01T00:00:00Z">
        <w:r>
          <w:t xml:space="preserve"> </w:t>
        </w:r>
      </w:ins>
      <m:oMath>
        <m:sSup>
          <m:e>
            <m:r>
              <m:t>χ</m:t>
            </m:r>
          </m:e>
          <m:sup>
            <m:r>
              <m:t>2</m:t>
            </m:r>
          </m:sup>
        </m:sSup>
      </m:oMath>
      <w:ins w:id="156" w:author="PR Preview" w:date="2024-01-01T00:00:00Z">
        <w:r>
          <w:t xml:space="preserve"> </w:t>
        </w:r>
      </w:ins>
      <w:ins w:id="156" w:author="PR Preview" w:date="2024-01-01T00:00:00Z">
        <w:r>
          <w:t xml:space="preserve">distribution with one degree of freedom.</w:t>
        </w:r>
      </w:ins>
    </w:p>
    <w:p>
      <w:pPr>
        <w:pStyle w:val="BodyText"/>
      </w:pPr>
      <w:ins w:id="157" w:author="PR Preview" w:date="2024-01-01T00:00:00Z">
        <w:r>
          <w:t xml:space="preserve">Survival analysis with instrumental variables, described by Tchetgen Tchetgen et al. (2015) and Robins (1997b),</w:t>
        </w:r>
      </w:ins>
      <w:ins w:id="157" w:author="PR Preview" w:date="2024-01-01T00:00:00Z">
        <w:r>
          <w:t xml:space="preserve"> </w:t>
        </w:r>
      </w:ins>
      <w:ins w:id="157" w:author="PR Preview" w:date="2024-01-01T00:00:00Z">
        <w:r>
          <w:t xml:space="preserve">runs into problems like the ones described here for structural nested models.</w:t>
        </w:r>
      </w:ins>
    </w:p>
    <w:p>
      <w:pPr>
        <w:pStyle w:val="BodyText"/>
      </w:pPr>
      <w:ins w:id="158" w:author="PR Preview" w:date="2024-01-01T00:00:00Z">
        <w:r>
          <w:t xml:space="preserve">Structural nested models, AFT models included, are rarely used in practice (Chapter 14).</w:t>
        </w:r>
      </w:ins>
      <w:ins w:id="158" w:author="PR Preview" w:date="2024-01-01T00:00:00Z">
        <w:r>
          <w:t xml:space="preserve"> </w:t>
        </w:r>
      </w:ins>
      <w:ins w:id="158" w:author="PR Preview" w:date="2024-01-01T00:00:00Z">
        <w:r>
          <w:t xml:space="preserve">Reasons include a shortage of user-friendly software</w:t>
        </w:r>
      </w:ins>
      <w:ins w:id="158" w:author="PR Preview" w:date="2024-01-01T00:00:00Z">
        <w:r>
          <w:t xml:space="preserve"> </w:t>
        </w:r>
      </w:ins>
      <w:ins w:id="158" w:author="PR Preview" w:date="2024-01-01T00:00:00Z">
        <w:r>
          <w:t xml:space="preserve">and, for survival outcomes, the reliance on search algorithms that may not find a unique solution,</w:t>
        </w:r>
      </w:ins>
      <w:ins w:id="158" w:author="PR Preview" w:date="2024-01-01T00:00:00Z">
        <w:r>
          <w:t xml:space="preserve"> </w:t>
        </w:r>
      </w:ins>
      <w:ins w:id="158" w:author="PR Preview" w:date="2024-01-01T00:00:00Z">
        <w:r>
          <w:t xml:space="preserve">which gets worse as parameters are added.</w:t>
        </w:r>
      </w:ins>
      <w:ins w:id="158" w:author="PR Preview" w:date="2024-01-01T00:00:00Z">
        <w:r>
          <w:t xml:space="preserve"> </w:t>
        </w:r>
      </w:ins>
      <w:ins w:id="158" w:author="PR Preview" w:date="2024-01-01T00:00:00Z">
        <w:r>
          <w:t xml:space="preserve">Published applications therefore mostly use simple AFT models with no effect modification by covariates.</w:t>
        </w:r>
      </w:ins>
      <w:ins w:id="158" w:author="PR Preview" w:date="2024-01-01T00:00:00Z">
        <w:r>
          <w:t xml:space="preserve"> </w:t>
        </w:r>
      </w:ins>
      <w:ins w:id="158" w:author="PR Preview" w:date="2024-01-01T00:00:00Z">
        <w:r>
          <w:t xml:space="preserve">That is a pity, since subject-matter knowledge, such as a biological mechanism,</w:t>
        </w:r>
      </w:ins>
      <w:ins w:id="158" w:author="PR Preview" w:date="2024-01-01T00:00:00Z">
        <w:r>
          <w:t xml:space="preserve"> </w:t>
        </w:r>
      </w:ins>
      <w:ins w:id="158" w:author="PR Preview" w:date="2024-01-01T00:00:00Z">
        <w:r>
          <w:t xml:space="preserve">maps more naturally onto the parameters of a structural AFT model than onto those of a structural hazards model,</w:t>
        </w:r>
      </w:ins>
      <w:ins w:id="158" w:author="PR Preview" w:date="2024-01-01T00:00:00Z">
        <w:r>
          <w:t xml:space="preserve"> </w:t>
        </w:r>
      </w:ins>
      <w:ins w:id="158" w:author="PR Preview" w:date="2024-01-01T00:00:00Z">
        <w:r>
          <w:t xml:space="preserve">particularly when the AFT model is neither deterministic nor rank-preserving.</w:t>
        </w:r>
      </w:ins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ins w:id="176" w:author="PR Preview" w:date="2024-01-01T00:00:00Z">
        <w:r>
          <w:t xml:space="preserve">Parametric g-formula: 80.4% under cessation vs. 80.6% under continued smoking;</w:t>
        </w:r>
      </w:ins>
      <w:ins w:id="176" w:author="PR Preview" w:date="2024-01-01T00:00:00Z">
        <w:r>
          <w:t xml:space="preserve"> </w:t>
        </w:r>
      </w:ins>
      <w:ins w:id="176" w:author="PR Preview" w:date="2024-01-01T00:00:00Z">
        <w:r>
          <w:t xml:space="preserve">difference</w:t>
        </w:r>
      </w:ins>
      <w:ins w:id="176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ins w:id="176" w:author="PR Preview" w:date="2024-01-01T00:00:00Z">
        <w:r>
          <w:t xml:space="preserve"> </w:t>
        </w:r>
      </w:ins>
      <w:ins w:id="176" w:author="PR Preview" w:date="2024-01-01T00:00:00Z">
        <w:r>
          <w:t xml:space="preserve">(reported in the book as 0.2%)</w:t>
        </w:r>
      </w:ins>
    </w:p>
    <w:p>
      <w:pPr>
        <w:pStyle w:val="Compact"/>
        <w:numPr>
          <w:ilvl w:val="0"/>
          <w:numId w:val="1014"/>
        </w:numPr>
      </w:pPr>
      <w:ins w:id="177" w:author="PR Preview" w:date="2024-01-01T00:00:00Z">
        <w:r>
          <w:t xml:space="preserve">G-estimation of a structural AFT model:</w:t>
        </w:r>
      </w:ins>
      <w:ins w:id="177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ins w:id="177" w:author="PR Preview" w:date="2024-01-01T00:00:00Z">
        <w:r>
          <w:t xml:space="preserve"> </w:t>
        </w:r>
      </w:ins>
      <w:ins w:id="177" w:author="PR Preview" w:date="2024-01-01T00:00:00Z">
        <w:r>
          <w:t xml:space="preserve">(95% CI</w:t>
        </w:r>
      </w:ins>
      <w:ins w:id="177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0.223</m:t>
        </m:r>
      </m:oMath>
      <w:ins w:id="177" w:author="PR Preview" w:date="2024-01-01T00:00:00Z">
        <w:r>
          <w:t xml:space="preserve"> </w:t>
        </w:r>
      </w:ins>
      <w:ins w:id="177" w:author="PR Preview" w:date="2024-01-01T00:00:00Z">
        <w:r>
          <w:t xml:space="preserve">to</w:t>
        </w:r>
      </w:ins>
      <w:ins w:id="177" w:author="PR Preview" w:date="2024-01-01T00:00:00Z">
        <w:r>
          <w:t xml:space="preserve"> </w:t>
        </w:r>
      </w:ins>
      <m:oMath>
        <m:r>
          <m:t>0.333</m:t>
        </m:r>
      </m:oMath>
      <w:ins w:id="177" w:author="PR Preview" w:date="2024-01-01T00:00:00Z">
        <w:r>
          <w:t xml:space="preserve">);</w:t>
        </w:r>
      </w:ins>
      <w:ins w:id="177" w:author="PR Preview" w:date="2024-01-01T00:00:00Z">
        <w:r>
          <w:t xml:space="preserve"> </w:t>
        </w:r>
      </w:ins>
      <w:ins w:id="177" w:author="PR Preview" w:date="2024-01-01T00:00:00Z">
        <w:r>
          <w:t xml:space="preserve">survival time ratio</w:t>
        </w:r>
      </w:ins>
      <w:ins w:id="177" w:author="PR Preview" w:date="2024-01-01T00:00:00Z">
        <w:r>
          <w:t xml:space="preserve"> </w:t>
        </w:r>
      </w:ins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ins w:id="178" w:author="PR Preview" w:date="2024-01-01T00:00:00Z">
        <w:r>
          <w:t xml:space="preserve">None of the three adjusted analyses found much evidence that quitting smoking affects mortality.</w:t>
        </w:r>
      </w:ins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2026-10-02T07:23:39Z</dcterms:created>
  <dcterms:modified xsi:type="dcterms:W3CDTF">2026-10-02T07:23:39Z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