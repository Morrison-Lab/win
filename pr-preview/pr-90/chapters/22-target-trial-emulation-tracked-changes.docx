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22: Target Trial Emulation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ins w:id="1" w:author="PR Preview" w:date="2024-01-01T00:00:00Z">
        <w:r>
          <w:t xml:space="preserve">Part I described causal inference from observational data</w:t>
        </w:r>
      </w:ins>
      <w:ins w:id="1" w:author="PR Preview" w:date="2024-01-01T00:00:00Z">
        <w:r>
          <w:t xml:space="preserve"> </w:t>
        </w:r>
      </w:ins>
      <w:ins w:id="1" w:author="PR Preview" w:date="2024-01-01T00:00:00Z">
        <w:r>
          <w:t xml:space="preserve">as an attempt to emulate a hypothetical randomized trial, the</w:t>
        </w:r>
      </w:ins>
      <w:ins w:id="1" w:author="PR Preview" w:date="2024-01-01T00:00:00Z">
        <w:r>
          <w:t xml:space="preserve"> </w:t>
        </w:r>
      </w:ins>
      <w:ins w:id="1" w:author="PR Preview" w:date="2024-01-01T00:00:00Z">
        <w:r>
          <w:rPr>
            <w:b/>
            <w:bCs/>
          </w:rPr>
          <w:t xml:space="preserve">target trial</w:t>
        </w:r>
      </w:ins>
      <w:ins w:id="1" w:author="PR Preview" w:date="2024-01-01T00:00:00Z">
        <w:r>
          <w:t xml:space="preserve">,</w:t>
        </w:r>
      </w:ins>
      <w:ins w:id="1" w:author="PR Preview" w:date="2024-01-01T00:00:00Z">
        <w:r>
          <w:t xml:space="preserve"> </w:t>
        </w:r>
      </w:ins>
      <w:ins w:id="1" w:author="PR Preview" w:date="2024-01-01T00:00:00Z">
        <w:r>
          <w:t xml:space="preserve">but only for simple target trials comparing time-fixed treatments.</w:t>
        </w:r>
      </w:ins>
      <w:ins w:id="1" w:author="PR Preview" w:date="2024-01-01T00:00:00Z">
        <w:r>
          <w:t xml:space="preserve"> </w:t>
        </w:r>
      </w:ins>
      <w:ins w:id="1" w:author="PR Preview" w:date="2024-01-01T00:00:00Z">
        <w:r>
          <w:t xml:space="preserve">With the g-methods of Chapters 19-21 in hand,</w:t>
        </w:r>
      </w:ins>
      <w:ins w:id="1" w:author="PR Preview" w:date="2024-01-01T00:00:00Z">
        <w:r>
          <w:t xml:space="preserve"> </w:t>
        </w:r>
      </w:ins>
      <w:ins w:id="1" w:author="PR Preview" w:date="2024-01-01T00:00:00Z">
        <w:r>
          <w:t xml:space="preserve">we can now specify realistic target trials that compare</w:t>
        </w:r>
      </w:ins>
      <w:ins w:id="1" w:author="PR Preview" w:date="2024-01-01T00:00:00Z">
        <w:r>
          <w:t xml:space="preserve"> </w:t>
        </w:r>
      </w:ins>
      <w:ins w:id="1" w:author="PR Preview" w:date="2024-01-01T00:00:00Z">
        <w:r>
          <w:rPr>
            <w:b/>
            <w:bCs/>
          </w:rPr>
          <w:t xml:space="preserve">sustained treatment strategies</w:t>
        </w:r>
      </w:ins>
      <w:ins w:id="1" w:author="PR Preview" w:date="2024-01-01T00:00:00Z">
        <w:r>
          <w:t xml:space="preserve">,</w:t>
        </w:r>
      </w:ins>
      <w:ins w:id="1" w:author="PR Preview" w:date="2024-01-01T00:00:00Z">
        <w:r>
          <w:t xml:space="preserve"> </w:t>
        </w:r>
      </w:ins>
      <w:ins w:id="1" w:author="PR Preview" w:date="2024-01-01T00:00:00Z">
        <w:r>
          <w:t xml:space="preserve">and emulate them with either randomized or observational data.</w:t>
        </w:r>
      </w:ins>
    </w:p>
    <w:p>
      <w:pPr>
        <w:pStyle w:val="BodyText"/>
      </w:pPr>
      <w:ins w:id="2" w:author="PR Preview" w:date="2024-01-01T00:00:00Z">
        <w:r>
          <w:t xml:space="preserve">This chapter is based on</w:t>
        </w:r>
      </w:ins>
      <w:ins w:id="2" w:author="PR Preview" w:date="2024-01-01T00:00:00Z">
        <w:r>
          <w:t xml:space="preserve"> </w:t>
        </w:r>
      </w:ins>
      <w:ins w:id="2" w:author="PR Preview" w:date="2024-01-01T00:00:00Z">
        <w:r>
          <w:t xml:space="preserve">Hernán and Robins (2020, chap. 22, pp. 305-322)</w:t>
        </w:r>
      </w:ins>
      <w:ins w:id="2" w:author="PR Preview" w:date="2024-01-01T00:00:00Z">
        <w:r>
          <w:t xml:space="preserve">.</w:t>
        </w:r>
      </w:ins>
    </w:p>
    <w:p>
      <w:pPr>
        <w:pStyle w:val="BodyText"/>
      </w:pPr>
      <w:ins w:id="3" w:author="PR Preview" w:date="2024-01-01T00:00:00Z">
        <w:r>
          <w:t xml:space="preserve">The chapter does three things:</w:t>
        </w:r>
      </w:ins>
    </w:p>
    <w:p>
      <w:pPr>
        <w:pStyle w:val="Compact"/>
        <w:numPr>
          <w:ilvl w:val="0"/>
          <w:numId w:val="1001"/>
        </w:numPr>
      </w:pPr>
      <w:ins w:id="4" w:author="PR Preview" w:date="2024-01-01T00:00:00Z">
        <w:r>
          <w:t xml:space="preserve">it builds a taxonomy of causal effects in trials:</w:t>
        </w:r>
      </w:ins>
      <w:ins w:id="4" w:author="PR Preview" w:date="2024-01-01T00:00:00Z">
        <w:r>
          <w:t xml:space="preserve"> </w:t>
        </w:r>
      </w:ins>
      <w:ins w:id="4" w:author="PR Preview" w:date="2024-01-01T00:00:00Z">
        <w:r>
          <w:t xml:space="preserve">the</w:t>
        </w:r>
      </w:ins>
      <w:ins w:id="4" w:author="PR Preview" w:date="2024-01-01T00:00:00Z">
        <w:r>
          <w:t xml:space="preserve"> </w:t>
        </w:r>
      </w:ins>
      <w:ins w:id="4" w:author="PR Preview" w:date="2024-01-01T00:00:00Z">
        <w:r>
          <w:rPr>
            <w:b/>
            <w:bCs/>
          </w:rPr>
          <w:t xml:space="preserve">intention-to-treat effect</w:t>
        </w:r>
      </w:ins>
      <w:ins w:id="4" w:author="PR Preview" w:date="2024-01-01T00:00:00Z">
        <w:r>
          <w:t xml:space="preserve">, the</w:t>
        </w:r>
      </w:ins>
      <w:ins w:id="4" w:author="PR Preview" w:date="2024-01-01T00:00:00Z">
        <w:r>
          <w:t xml:space="preserve"> </w:t>
        </w:r>
      </w:ins>
      <w:ins w:id="4" w:author="PR Preview" w:date="2024-01-01T00:00:00Z">
        <w:r>
          <w:rPr>
            <w:b/>
            <w:bCs/>
          </w:rPr>
          <w:t xml:space="preserve">per-protocol effect</w:t>
        </w:r>
      </w:ins>
      <w:ins w:id="4" w:author="PR Preview" w:date="2024-01-01T00:00:00Z">
        <w:r>
          <w:t xml:space="preserve">,</w:t>
        </w:r>
      </w:ins>
      <w:ins w:id="4" w:author="PR Preview" w:date="2024-01-01T00:00:00Z">
        <w:r>
          <w:t xml:space="preserve"> </w:t>
        </w:r>
      </w:ins>
      <w:ins w:id="4" w:author="PR Preview" w:date="2024-01-01T00:00:00Z">
        <w:r>
          <w:t xml:space="preserve">and per-protocol effects in alternative target trials;</w:t>
        </w:r>
      </w:ins>
    </w:p>
    <w:p>
      <w:pPr>
        <w:pStyle w:val="Compact"/>
        <w:numPr>
          <w:ilvl w:val="0"/>
          <w:numId w:val="1001"/>
        </w:numPr>
      </w:pPr>
      <w:ins w:id="5" w:author="PR Preview" w:date="2024-01-01T00:00:00Z">
        <w:r>
          <w:t xml:space="preserve">it defines observational analogs of those effects</w:t>
        </w:r>
      </w:ins>
      <w:ins w:id="5" w:author="PR Preview" w:date="2024-01-01T00:00:00Z">
        <w:r>
          <w:t xml:space="preserve"> </w:t>
        </w:r>
      </w:ins>
      <w:ins w:id="5" w:author="PR Preview" w:date="2024-01-01T00:00:00Z">
        <w:r>
          <w:t xml:space="preserve">and describes how to emulate a target trial, including the choice of</w:t>
        </w:r>
      </w:ins>
      <w:ins w:id="5" w:author="PR Preview" w:date="2024-01-01T00:00:00Z">
        <w:r>
          <w:t xml:space="preserve"> </w:t>
        </w:r>
      </w:ins>
      <w:ins w:id="5" w:author="PR Preview" w:date="2024-01-01T00:00:00Z">
        <w:r>
          <w:rPr>
            <w:b/>
            <w:bCs/>
          </w:rPr>
          <w:t xml:space="preserve">time zero</w:t>
        </w:r>
      </w:ins>
      <w:ins w:id="5" w:author="PR Preview" w:date="2024-01-01T00:00:00Z">
        <w:r>
          <w:t xml:space="preserve">;</w:t>
        </w:r>
      </w:ins>
    </w:p>
    <w:p>
      <w:pPr>
        <w:pStyle w:val="Compact"/>
        <w:numPr>
          <w:ilvl w:val="0"/>
          <w:numId w:val="1001"/>
        </w:numPr>
      </w:pPr>
      <w:ins w:id="6" w:author="PR Preview" w:date="2024-01-01T00:00:00Z">
        <w:r>
          <w:t xml:space="preserve">it argues that, aside from baseline randomization,</w:t>
        </w:r>
      </w:ins>
      <w:ins w:id="6" w:author="PR Preview" w:date="2024-01-01T00:00:00Z">
        <w:r>
          <w:t xml:space="preserve"> </w:t>
        </w:r>
      </w:ins>
      <w:ins w:id="6" w:author="PR Preview" w:date="2024-01-01T00:00:00Z">
        <w:r>
          <w:t xml:space="preserve">randomized trials and observational studies of sustained strategies</w:t>
        </w:r>
      </w:ins>
      <w:ins w:id="6" w:author="PR Preview" w:date="2024-01-01T00:00:00Z">
        <w:r>
          <w:t xml:space="preserve"> </w:t>
        </w:r>
      </w:ins>
      <w:ins w:id="6" w:author="PR Preview" w:date="2024-01-01T00:00:00Z">
        <w:r>
          <w:t xml:space="preserve">should be analyzed the same way.</w:t>
        </w:r>
      </w:ins>
    </w:p>
    <w:p>
      <w:pPr>
        <w:pStyle w:val="FirstParagraph"/>
      </w:pPr>
      <w:ins w:id="7" w:author="PR Preview" w:date="2024-01-01T00:00:00Z">
        <w:r>
          <w:t xml:space="preserve">What makes this more than a formal exercise is the existence of g-methods:</w:t>
        </w:r>
      </w:ins>
      <w:ins w:id="7" w:author="PR Preview" w:date="2024-01-01T00:00:00Z">
        <w:r>
          <w:t xml:space="preserve"> </w:t>
        </w:r>
      </w:ins>
      <w:ins w:id="7" w:author="PR Preview" w:date="2024-01-01T00:00:00Z">
        <w:r>
          <w:t xml:space="preserve">if data on all important fixed and time-varying confounders are available,</w:t>
        </w:r>
      </w:ins>
      <w:ins w:id="7" w:author="PR Preview" w:date="2024-01-01T00:00:00Z">
        <w:r>
          <w:t xml:space="preserve"> </w:t>
        </w:r>
      </w:ins>
      <w:ins w:id="7" w:author="PR Preview" w:date="2024-01-01T00:00:00Z">
        <w:r>
          <w:t xml:space="preserve">the effects of interest can be validly estimated.</w:t>
        </w:r>
      </w:ins>
    </w:p>
    <w:bookmarkStart w:id="23" w:name="X845326ed19a2815ebe969a7b9dab8ec52ecd5c5"/>
    <w:p>
      <w:pPr>
        <w:pStyle w:val="Heading2"/>
      </w:pPr>
      <w:ins w:id="8" w:author="PR Preview" w:date="2024-01-01T00:00:00Z">
        <w:r>
          <w:t xml:space="preserve">1 22.1 Intention-to-Treat Effect and Per-Protocol Effect (pp. 305-309)</w:t>
        </w:r>
      </w:ins>
    </w:p>
    <w:p>
      <w:r>
        <w:pict>
          <v:rect style="width:0;height:1.5pt" o:hralign="center" o:hrstd="t" o:hr="t"/>
        </w:pict>
      </w:r>
    </w:p>
    <w:p>
      <w:pPr>
        <w:pStyle w:val="FirstParagraph"/>
      </w:pPr>
      <w:ins w:id="10" w:author="PR Preview" w:date="2024-01-01T00:00:00Z">
        <w:r>
          <w:t xml:space="preserve">Consider a randomized trial of a virus that can kill:</w:t>
        </w:r>
      </w:ins>
    </w:p>
    <w:p>
      <w:pPr>
        <w:pStyle w:val="Compact"/>
        <w:numPr>
          <w:ilvl w:val="0"/>
          <w:numId w:val="1002"/>
        </w:numPr>
      </w:pPr>
      <m:oMath>
        <m:r>
          <m:t>Z</m:t>
        </m:r>
      </m:oMath>
      <w:ins w:id="11" w:author="PR Preview" w:date="2024-01-01T00:00:00Z">
        <w:r>
          <w:t xml:space="preserve">:</w:t>
        </w:r>
      </w:ins>
      <w:ins w:id="11" w:author="PR Preview" w:date="2024-01-01T00:00:00Z">
        <w:r>
          <w:t xml:space="preserve"> </w:t>
        </w:r>
      </w:ins>
      <w:ins w:id="11" w:author="PR Preview" w:date="2024-01-01T00:00:00Z">
        <w:r>
          <w:rPr>
            <w:b/>
            <w:bCs/>
          </w:rPr>
          <w:t xml:space="preserve">assigned</w:t>
        </w:r>
      </w:ins>
      <w:ins w:id="11" w:author="PR Preview" w:date="2024-01-01T00:00:00Z">
        <w:r>
          <w:t xml:space="preserve"> </w:t>
        </w:r>
      </w:ins>
      <w:ins w:id="11" w:author="PR Preview" w:date="2024-01-01T00:00:00Z">
        <w:r>
          <w:t xml:space="preserve">treatment</w:t>
        </w:r>
      </w:ins>
      <w:ins w:id="11" w:author="PR Preview" w:date="2024-01-01T00:00:00Z">
        <w:r>
          <w:t xml:space="preserve"> </w:t>
        </w:r>
      </w:ins>
      <w:ins w:id="11" w:author="PR Preview" w:date="2024-01-01T00:00:00Z">
        <w:r>
          <w:t xml:space="preserve">(1: immediate vaccination plus an experimental antiviral if infected;</w:t>
        </w:r>
      </w:ins>
      <w:ins w:id="11" w:author="PR Preview" w:date="2024-01-01T00:00:00Z">
        <w:r>
          <w:t xml:space="preserve"> </w:t>
        </w:r>
      </w:ins>
      <w:ins w:id="11" w:author="PR Preview" w:date="2024-01-01T00:00:00Z">
        <w:r>
          <w:t xml:space="preserve">0: standard of care, with neither);</w:t>
        </w:r>
      </w:ins>
    </w:p>
    <w:p>
      <w:pPr>
        <w:pStyle w:val="Compact"/>
        <w:numPr>
          <w:ilvl w:val="0"/>
          <w:numId w:val="1002"/>
        </w:numPr>
      </w:pPr>
      <m:oMath>
        <m:r>
          <m:t>A</m:t>
        </m:r>
      </m:oMath>
      <w:ins w:id="12" w:author="PR Preview" w:date="2024-01-01T00:00:00Z">
        <w:r>
          <w:t xml:space="preserve">:</w:t>
        </w:r>
      </w:ins>
      <w:ins w:id="12" w:author="PR Preview" w:date="2024-01-01T00:00:00Z">
        <w:r>
          <w:t xml:space="preserve"> </w:t>
        </w:r>
      </w:ins>
      <w:ins w:id="12" w:author="PR Preview" w:date="2024-01-01T00:00:00Z">
        <w:r>
          <w:rPr>
            <w:b/>
            <w:bCs/>
          </w:rPr>
          <w:t xml:space="preserve">received</w:t>
        </w:r>
      </w:ins>
      <w:ins w:id="12" w:author="PR Preview" w:date="2024-01-01T00:00:00Z">
        <w:r>
          <w:t xml:space="preserve"> </w:t>
        </w:r>
      </w:ins>
      <w:ins w:id="12" w:author="PR Preview" w:date="2024-01-01T00:00:00Z">
        <w:r>
          <w:t xml:space="preserve">treatment (vaccinated or not);</w:t>
        </w:r>
      </w:ins>
    </w:p>
    <w:p>
      <w:pPr>
        <w:pStyle w:val="Compact"/>
        <w:numPr>
          <w:ilvl w:val="0"/>
          <w:numId w:val="1002"/>
        </w:numPr>
      </w:pPr>
      <m:oMath>
        <m:r>
          <m:t>Y</m:t>
        </m:r>
      </m:oMath>
      <w:ins w:id="13" w:author="PR Preview" w:date="2024-01-01T00:00:00Z">
        <w:r>
          <w:t xml:space="preserve">: death;</w:t>
        </w:r>
      </w:ins>
    </w:p>
    <w:p>
      <w:pPr>
        <w:pStyle w:val="Compact"/>
        <w:numPr>
          <w:ilvl w:val="0"/>
          <w:numId w:val="1002"/>
        </w:numPr>
      </w:pPr>
      <m:oMath>
        <m:r>
          <m:t>U</m:t>
        </m:r>
      </m:oMath>
      <w:ins w:id="14" w:author="PR Preview" w:date="2024-01-01T00:00:00Z">
        <w:r>
          <w:t xml:space="preserve">: unmeasured risk factors that influence the decision to get vaccinated.</w:t>
        </w:r>
      </w:ins>
    </w:p>
    <w:p>
      <w:pPr>
        <w:pStyle w:val="FirstParagraph"/>
      </w:pPr>
      <m:oMath>
        <m:r>
          <m:t>Z</m:t>
        </m:r>
      </m:oMath>
      <w:ins w:id="15" w:author="PR Preview" w:date="2024-01-01T00:00:00Z">
        <w:r>
          <w:t xml:space="preserve"> </w:t>
        </w:r>
      </w:ins>
      <w:ins w:id="15" w:author="PR Preview" w:date="2024-01-01T00:00:00Z">
        <w:r>
          <w:t xml:space="preserve">and</w:t>
        </w:r>
      </w:ins>
      <w:ins w:id="15" w:author="PR Preview" w:date="2024-01-01T00:00:00Z">
        <w:r>
          <w:t xml:space="preserve"> </w:t>
        </w:r>
      </w:ins>
      <m:oMath>
        <m:r>
          <m:t>A</m:t>
        </m:r>
      </m:oMath>
      <w:ins w:id="15" w:author="PR Preview" w:date="2024-01-01T00:00:00Z">
        <w:r>
          <w:t xml:space="preserve"> </w:t>
        </w:r>
      </w:ins>
      <w:ins w:id="15" w:author="PR Preview" w:date="2024-01-01T00:00:00Z">
        <w:r>
          <w:t xml:space="preserve">can differ:</w:t>
        </w:r>
      </w:ins>
      <w:ins w:id="15" w:author="PR Preview" w:date="2024-01-01T00:00:00Z">
        <w:r>
          <w:t xml:space="preserve"> </w:t>
        </w:r>
      </w:ins>
      <w:ins w:id="15" w:author="PR Preview" w:date="2024-01-01T00:00:00Z">
        <w:r>
          <w:t xml:space="preserve">some people assigned to vaccine refuse it,</w:t>
        </w:r>
      </w:ins>
      <w:ins w:id="15" w:author="PR Preview" w:date="2024-01-01T00:00:00Z">
        <w:r>
          <w:t xml:space="preserve"> </w:t>
        </w:r>
      </w:ins>
      <w:ins w:id="15" w:author="PR Preview" w:date="2024-01-01T00:00:00Z">
        <w:r>
          <w:t xml:space="preserve">and some assigned to no vaccine get vaccinated outside the study.</w:t>
        </w:r>
      </w:ins>
    </w:p>
    <w:p>
      <w:pPr>
        <w:pStyle w:val="BodyText"/>
      </w:pPr>
      <w:ins w:id="16" w:author="PR Preview" w:date="2024-01-01T00:00:00Z">
        <w:r>
          <w:t xml:space="preserve">In the book’s Figure 22.1,</w:t>
        </w:r>
      </w:ins>
      <w:ins w:id="16" w:author="PR Preview" w:date="2024-01-01T00:00:00Z">
        <w:r>
          <w:t xml:space="preserve"> </w:t>
        </w:r>
      </w:ins>
      <m:oMath>
        <m:r>
          <m:t>Z</m:t>
        </m:r>
      </m:oMath>
      <w:ins w:id="16" w:author="PR Preview" w:date="2024-01-01T00:00:00Z">
        <w:r>
          <w:t xml:space="preserve"> </w:t>
        </w:r>
      </w:ins>
      <w:ins w:id="16" w:author="PR Preview" w:date="2024-01-01T00:00:00Z">
        <w:r>
          <w:t xml:space="preserve">affects</w:t>
        </w:r>
      </w:ins>
      <w:ins w:id="16" w:author="PR Preview" w:date="2024-01-01T00:00:00Z">
        <w:r>
          <w:t xml:space="preserve"> </w:t>
        </w:r>
      </w:ins>
      <m:oMath>
        <m:r>
          <m:t>Y</m:t>
        </m:r>
      </m:oMath>
      <w:ins w:id="16" w:author="PR Preview" w:date="2024-01-01T00:00:00Z">
        <w:r>
          <w:t xml:space="preserve"> </w:t>
        </w:r>
      </w:ins>
      <w:ins w:id="16" w:author="PR Preview" w:date="2024-01-01T00:00:00Z">
        <w:r>
          <w:t xml:space="preserve">through two pathways:</w:t>
        </w:r>
      </w:ins>
    </w:p>
    <w:p>
      <w:pPr>
        <w:pStyle w:val="Compact"/>
        <w:numPr>
          <w:ilvl w:val="0"/>
          <w:numId w:val="1003"/>
        </w:numPr>
      </w:pP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ins w:id="17" w:author="PR Preview" w:date="2024-01-01T00:00:00Z">
        <w:r>
          <w:t xml:space="preserve">: assignment changes the treatment received,</w:t>
        </w:r>
      </w:ins>
      <w:ins w:id="17" w:author="PR Preview" w:date="2024-01-01T00:00:00Z">
        <w:r>
          <w:t xml:space="preserve"> </w:t>
        </w:r>
      </w:ins>
      <w:ins w:id="17" w:author="PR Preview" w:date="2024-01-01T00:00:00Z">
        <w:r>
          <w:t xml:space="preserve">which in turn affects mortality;</w:t>
        </w:r>
      </w:ins>
    </w:p>
    <w:p>
      <w:pPr>
        <w:pStyle w:val="Compact"/>
        <w:numPr>
          <w:ilvl w:val="0"/>
          <w:numId w:val="1003"/>
        </w:numPr>
      </w:pPr>
      <m:oMath>
        <m:r>
          <m:t>Z</m:t>
        </m:r>
        <m:r>
          <m:rPr>
            <m:sty m:val="p"/>
          </m:rPr>
          <m:t>→</m:t>
        </m:r>
        <m:r>
          <m:t>Y</m:t>
        </m:r>
      </m:oMath>
      <w:ins w:id="18" w:author="PR Preview" w:date="2024-01-01T00:00:00Z">
        <w:r>
          <w:t xml:space="preserve"> </w:t>
        </w:r>
      </w:ins>
      <w:ins w:id="18" w:author="PR Preview" w:date="2024-01-01T00:00:00Z">
        <w:r>
          <w:t xml:space="preserve">directly: knowing one’s assignment can change behavior.</w:t>
        </w:r>
      </w:ins>
      <w:ins w:id="18" w:author="PR Preview" w:date="2024-01-01T00:00:00Z">
        <w:r>
          <w:t xml:space="preserve"> </w:t>
        </w:r>
      </w:ins>
      <w:ins w:id="18" w:author="PR Preview" w:date="2024-01-01T00:00:00Z">
        <w:r>
          <w:t xml:space="preserve">For example, people who know they were assigned to vaccination plus a promising antiviral</w:t>
        </w:r>
      </w:ins>
      <w:ins w:id="18" w:author="PR Preview" w:date="2024-01-01T00:00:00Z">
        <w:r>
          <w:t xml:space="preserve"> </w:t>
        </w:r>
      </w:ins>
      <w:ins w:id="18" w:author="PR Preview" w:date="2024-01-01T00:00:00Z">
        <w:r>
          <w:t xml:space="preserve">may become less careful about avoiding infection.</w:t>
        </w:r>
      </w:ins>
    </w:p>
    <w:p>
      <w:pPr>
        <w:pStyle w:val="FirstParagraph"/>
      </w:pPr>
      <w:ins w:id="19" w:author="PR Preview" w:date="2024-01-01T00:00:00Z">
        <w:r>
          <w:t xml:space="preserve">The effect of</w:t>
        </w:r>
      </w:ins>
      <w:ins w:id="19" w:author="PR Preview" w:date="2024-01-01T00:00:00Z">
        <w:r>
          <w:t xml:space="preserve"> </w:t>
        </w:r>
      </w:ins>
      <m:oMath>
        <m:r>
          <m:t>Z</m:t>
        </m:r>
      </m:oMath>
      <w:ins w:id="19" w:author="PR Preview" w:date="2024-01-01T00:00:00Z">
        <w:r>
          <w:t xml:space="preserve"> </w:t>
        </w:r>
      </w:ins>
      <w:ins w:id="19" w:author="PR Preview" w:date="2024-01-01T00:00:00Z">
        <w:r>
          <w:t xml:space="preserve">therefore depends on the strength of three arrows:</w:t>
        </w:r>
      </w:ins>
      <w:ins w:id="19" w:author="PR Preview" w:date="2024-01-01T00:00:00Z">
        <w:r>
          <w:t xml:space="preserve"> </w:t>
        </w:r>
      </w:ins>
      <m:oMath>
        <m:r>
          <m:t>A</m:t>
        </m:r>
        <m:r>
          <m:rPr>
            <m:sty m:val="p"/>
          </m:rPr>
          <m:t>→</m:t>
        </m:r>
        <m:r>
          <m:t>Y</m:t>
        </m:r>
      </m:oMath>
      <w:ins w:id="19" w:author="PR Preview" w:date="2024-01-01T00:00:00Z">
        <w:r>
          <w:t xml:space="preserve"> </w:t>
        </w:r>
      </w:ins>
      <w:ins w:id="19" w:author="PR Preview" w:date="2024-01-01T00:00:00Z">
        <w:r>
          <w:t xml:space="preserve">(the effect of the treatment itself),</w:t>
        </w:r>
      </w:ins>
      <w:ins w:id="19" w:author="PR Preview" w:date="2024-01-01T00:00:00Z">
        <w:r>
          <w:t xml:space="preserve"> </w:t>
        </w:r>
      </w:ins>
      <m:oMath>
        <m:r>
          <m:t>Z</m:t>
        </m:r>
        <m:r>
          <m:rPr>
            <m:sty m:val="p"/>
          </m:rPr>
          <m:t>→</m:t>
        </m:r>
        <m:r>
          <m:t>A</m:t>
        </m:r>
      </m:oMath>
      <w:ins w:id="19" w:author="PR Preview" w:date="2024-01-01T00:00:00Z">
        <w:r>
          <w:t xml:space="preserve"> </w:t>
        </w:r>
      </w:ins>
      <w:ins w:id="19" w:author="PR Preview" w:date="2024-01-01T00:00:00Z">
        <w:r>
          <w:t xml:space="preserve">(the degree of adherence),</w:t>
        </w:r>
      </w:ins>
      <w:ins w:id="19" w:author="PR Preview" w:date="2024-01-01T00:00:00Z">
        <w:r>
          <w:t xml:space="preserve"> </w:t>
        </w:r>
      </w:ins>
      <w:ins w:id="19" w:author="PR Preview" w:date="2024-01-01T00:00:00Z">
        <w:r>
          <w:t xml:space="preserve">and</w:t>
        </w:r>
      </w:ins>
      <w:ins w:id="19" w:author="PR Preview" w:date="2024-01-01T00:00:00Z">
        <w:r>
          <w:t xml:space="preserve"> </w:t>
        </w:r>
      </w:ins>
      <m:oMath>
        <m:r>
          <m:t>Z</m:t>
        </m:r>
        <m:r>
          <m:rPr>
            <m:sty m:val="p"/>
          </m:rPr>
          <m:t>→</m:t>
        </m:r>
        <m:r>
          <m:t>Y</m:t>
        </m:r>
      </m:oMath>
      <w:ins w:id="19" w:author="PR Preview" w:date="2024-01-01T00:00:00Z">
        <w:r>
          <w:t xml:space="preserve"> </w:t>
        </w:r>
      </w:ins>
      <w:ins w:id="19" w:author="PR Preview" w:date="2024-01-01T00:00:00Z">
        <w:r>
          <w:t xml:space="preserve">(concurrent behavioral changes).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22.1: The Exclusion Restriction (Again)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 arrow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means the exclusion restriction does not hold</w:t>
            </w:r>
            <w:r>
              <w:t xml:space="preserve"> </w:t>
            </w:r>
            <w:r>
              <w:t xml:space="preserve">(see Technical Point 16.1 and Chapter 16).</w:t>
            </w:r>
            <w:r>
              <w:t xml:space="preserve"> </w:t>
            </w:r>
            <w:r>
              <w:t xml:space="preserve">Investigators often try to remove that arrow by</w:t>
            </w:r>
            <w:r>
              <w:t xml:space="preserve"> </w:t>
            </w:r>
            <w:r>
              <w:rPr>
                <w:b/>
                <w:bCs/>
              </w:rPr>
              <w:t xml:space="preserve">blinding</w:t>
            </w:r>
            <w:r>
              <w:t xml:space="preserve">:</w:t>
            </w:r>
            <w:r>
              <w:t xml:space="preserve"> </w:t>
            </w:r>
            <w:r>
              <w:t xml:space="preserve">those assigned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get the vaccine and those assigned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get an identical placebo injection,</w:t>
            </w:r>
            <w:r>
              <w:t xml:space="preserve"> </w:t>
            </w:r>
            <w:r>
              <w:t xml:space="preserve">so neither participants nor their doctors know the assignment</w:t>
            </w:r>
            <w:r>
              <w:t xml:space="preserve"> </w:t>
            </w:r>
            <w:r>
              <w:t xml:space="preserve">(a double-blind placebo-controlled trial).</w:t>
            </w:r>
            <w:r>
              <w:t xml:space="preserve"> </w:t>
            </w:r>
            <w:r>
              <w:t xml:space="preserve">Blinding is often infeasible (no convincing placebo exists for open heart surgery;</w:t>
            </w:r>
            <w:r>
              <w:t xml:space="preserve"> </w:t>
            </w:r>
            <w:r>
              <w:t xml:space="preserve">side effects reveal who is treated),</w:t>
            </w:r>
            <w:r>
              <w:t xml:space="preserve"> </w:t>
            </w:r>
            <w:r>
              <w:t xml:space="preserve">and it is not advisable when the goal is the effect of treatment in the real world,</w:t>
            </w:r>
            <w:r>
              <w:t xml:space="preserve"> </w:t>
            </w:r>
            <w:r>
              <w:t xml:space="preserve">where there is no blinding or placebo</w:t>
            </w:r>
            <w:r>
              <w:t xml:space="preserve"> </w:t>
            </w:r>
            <w:r>
              <w:t xml:space="preserve">(Hernán and Robins 2020, Fine Point 22.1, p. 306)</w:t>
            </w:r>
            <w:r>
              <w:t xml:space="preserve">.</w:t>
            </w:r>
          </w:p>
          <w:p/>
        </w:tc>
      </w:tr>
    </w:tbl>
    <w:bookmarkStart w:id="15" w:name="the-intention-to-treat-effect"/>
    <w:p>
      <w:pPr>
        <w:pStyle w:val="Heading3"/>
      </w:pPr>
      <w:ins w:id="20" w:author="PR Preview" w:date="2024-01-01T00:00:00Z">
        <w:r>
          <w:t xml:space="preserve">1.1 The Intention-to-Treat Effect</w:t>
        </w:r>
      </w:ins>
    </w:p>
    <w:p>
      <w:ins w:id="21" w:author="PR Preview" w:date="2024-01-01T00:00:00Z">
        <w:r>
          <w:pict>
            <v:rect style="width:0;height:1.5pt" o:hralign="center" o:hrstd="t" o:hr="t"/>
          </w:pic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def-itt"/>
          <w:p>
            <w:pPr>
              <w:pStyle w:val="BodyText"/>
            </w:pPr>
            <w:r>
              <w:rPr>
                <w:b/>
                <w:bCs/>
              </w:rPr>
              <w:t xml:space="preserve">Definition 1 (Intention-to-Treat (ITT)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intention-to-treat effect</w:t>
            </w:r>
            <w:r>
              <w:t xml:space="preserve"> </w:t>
            </w:r>
            <w:r>
              <w:t xml:space="preserve">is the causal effect of randomized</w:t>
            </w:r>
            <w:r>
              <w:t xml:space="preserve"> </w:t>
            </w:r>
            <w:r>
              <w:rPr>
                <w:i/>
                <w:iCs/>
              </w:rPr>
              <w:t xml:space="preserve">assignment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example the causal risk ratio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It is</w:t>
            </w:r>
            <w:r>
              <w:t xml:space="preserve"> </w:t>
            </w:r>
            <w:r>
              <w:t xml:space="preserve">“the effect of having the intention of treating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,”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w:r>
              <w:t xml:space="preserve">“the effect of treating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(Hernán and Robins 2020, 306)</w:t>
            </w:r>
            <w:r>
              <w:t xml:space="preserve">.</w:t>
            </w:r>
          </w:p>
          <w:bookmarkEnd w:id="12"/>
        </w:tc>
      </w:tr>
    </w:tbl>
    <w:p>
      <w:pPr>
        <w:pStyle w:val="BodyText"/>
      </w:pPr>
      <w:ins w:id="22" w:author="PR Preview" w:date="2024-01-01T00:00:00Z">
        <w:r>
          <w:t xml:space="preserve">Because</w:t>
        </w:r>
      </w:ins>
      <w:ins w:id="22" w:author="PR Preview" w:date="2024-01-01T00:00:00Z">
        <w:r>
          <w:t xml:space="preserve"> </w:t>
        </w:r>
      </w:ins>
      <m:oMath>
        <m:r>
          <m:t>Z</m:t>
        </m:r>
      </m:oMath>
      <w:ins w:id="22" w:author="PR Preview" w:date="2024-01-01T00:00:00Z">
        <w:r>
          <w:t xml:space="preserve"> </w:t>
        </w:r>
      </w:ins>
      <w:ins w:id="22" w:author="PR Preview" w:date="2024-01-01T00:00:00Z">
        <w:r>
          <w:t xml:space="preserve">is randomized, there are no backdoor paths from</w:t>
        </w:r>
      </w:ins>
      <w:ins w:id="22" w:author="PR Preview" w:date="2024-01-01T00:00:00Z">
        <w:r>
          <w:t xml:space="preserve"> </w:t>
        </w:r>
      </w:ins>
      <m:oMath>
        <m:r>
          <m:t>Z</m:t>
        </m:r>
      </m:oMath>
      <w:ins w:id="22" w:author="PR Preview" w:date="2024-01-01T00:00:00Z">
        <w:r>
          <w:t xml:space="preserve"> </w:t>
        </w:r>
      </w:ins>
      <w:ins w:id="22" w:author="PR Preview" w:date="2024-01-01T00:00:00Z">
        <w:r>
          <w:t xml:space="preserve">to</w:t>
        </w:r>
      </w:ins>
      <w:ins w:id="22" w:author="PR Preview" w:date="2024-01-01T00:00:00Z">
        <w:r>
          <w:t xml:space="preserve"> </w:t>
        </w:r>
      </w:ins>
      <m:oMath>
        <m:r>
          <m:t>Y</m:t>
        </m:r>
      </m:oMath>
      <w:ins w:id="22" w:author="PR Preview" w:date="2024-01-01T00:00:00Z">
        <w:r>
          <w:t xml:space="preserve">,</w:t>
        </w:r>
      </w:ins>
      <w:ins w:id="22" w:author="PR Preview" w:date="2024-01-01T00:00:00Z">
        <w:r>
          <w:t xml:space="preserve"> </w:t>
        </w:r>
      </w:ins>
      <w:ins w:id="22" w:author="PR Preview" w:date="2024-01-01T00:00:00Z">
        <w:r>
          <w:t xml:space="preserve">so</w:t>
        </w:r>
      </w:ins>
      <w:ins w:id="22" w:author="PR Preview" w:date="2024-01-01T00:00:00Z">
        <w:r>
          <w:t xml:space="preserve"> </w:t>
        </w:r>
      </w:ins>
      <m:oMath>
        <m:sSup>
          <m:e>
            <m:r>
              <m:t>Y</m:t>
            </m:r>
          </m:e>
          <m:sup>
            <m:r>
              <m:t>z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ins w:id="22" w:author="PR Preview" w:date="2024-01-01T00:00:00Z">
        <w:r>
          <w:t xml:space="preserve"> </w:t>
        </w:r>
      </w:ins>
      <w:ins w:id="22" w:author="PR Preview" w:date="2024-01-01T00:00:00Z">
        <w:r>
          <w:t xml:space="preserve">and the associational risk ratio equals the ITT risk ratio:</w:t>
        </w:r>
      </w:ins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24" w:author="PR Preview" w:date="2024-01-01T00:00:00Z">
        <w:r>
          <w:t xml:space="preserve">Estimating the ITT effect by this unadjusted association is an</w:t>
        </w:r>
      </w:ins>
      <w:ins w:id="24" w:author="PR Preview" w:date="2024-01-01T00:00:00Z">
        <w:r>
          <w:t xml:space="preserve"> </w:t>
        </w:r>
      </w:ins>
      <w:ins w:id="24" w:author="PR Preview" w:date="2024-01-01T00:00:00Z">
        <w:r>
          <w:rPr>
            <w:b/>
            <w:bCs/>
          </w:rPr>
          <w:t xml:space="preserve">intention-to-treat analysis</w:t>
        </w:r>
      </w:ins>
      <w:ins w:id="24" w:author="PR Preview" w:date="2024-01-01T00:00:00Z">
        <w:r>
          <w:t xml:space="preserve">.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22.2: Pseudo- and Modified Intention-to-Treat Analyses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An ITT analysis is unbiased because it includes</w:t>
            </w:r>
            <w:r>
              <w:t xml:space="preserve"> </w:t>
            </w:r>
            <w:r>
              <w:rPr>
                <w:i/>
                <w:iCs/>
              </w:rPr>
              <w:t xml:space="preserve">all</w:t>
            </w:r>
            <w:r>
              <w:t xml:space="preserve"> </w:t>
            </w:r>
            <w:r>
              <w:t xml:space="preserve">randomized individuals;</w:t>
            </w:r>
            <w:r>
              <w:t xml:space="preserve"> </w:t>
            </w:r>
            <w:r>
              <w:t xml:space="preserve">variations that include only a subset may be biased.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Pseudo-intention-to-treat analysis</w:t>
            </w:r>
            <w:r>
              <w:t xml:space="preserve">:</w:t>
            </w:r>
            <w:r>
              <w:t xml:space="preserve"> </w:t>
            </w:r>
            <w:r>
              <w:t xml:space="preserve">with loss to follow-up, the analysis is restricted to the uncensored,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Censoring can induce selection bias (Chapter 8) in either direction,</w:t>
            </w:r>
            <w:r>
              <w:t xml:space="preserve"> </w:t>
            </w:r>
            <w:r>
              <w:t xml:space="preserve">so adjustment for selection bias is needed (Section 21.5).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Modified intention-to-treat analysis</w:t>
            </w:r>
            <w:r>
              <w:t xml:space="preserve">:</w:t>
            </w:r>
            <w:r>
              <w:t xml:space="preserve"> </w:t>
            </w:r>
            <w:r>
              <w:t xml:space="preserve">limited to those who started their assigned strategy at least once</w:t>
            </w:r>
            <w:r>
              <w:t xml:space="preserve"> </w:t>
            </w:r>
            <w:r>
              <w:t xml:space="preserve">(for instance, took one or more pills).</w:t>
            </w:r>
            <w:r>
              <w:t xml:space="preserve"> </w:t>
            </w:r>
            <w:r>
              <w:t xml:space="preserve">It usually needs adjustment for the risk factors of adherence.</w:t>
            </w:r>
          </w:p>
          <w:p/>
        </w:tc>
      </w:tr>
    </w:tbl>
    <w:bookmarkEnd w:id="15"/>
    <w:bookmarkStart w:id="19" w:name="the-per-protocol-effect"/>
    <w:p>
      <w:pPr>
        <w:pStyle w:val="Heading3"/>
      </w:pPr>
      <w:ins w:id="25" w:author="PR Preview" w:date="2024-01-01T00:00:00Z">
        <w:r>
          <w:t xml:space="preserve">1.2 The Per-Protocol Effect</w:t>
        </w:r>
      </w:ins>
    </w:p>
    <w:p>
      <w:ins w:id="26" w:author="PR Preview" w:date="2024-01-01T00:00:00Z">
        <w:r>
          <w:pict>
            <v:rect style="width:0;height:1.5pt" o:hralign="center" o:hrstd="t" o:hr="t"/>
          </w:pic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6" w:name="def-pp"/>
          <w:p>
            <w:pPr>
              <w:pStyle w:val="BodyText"/>
            </w:pPr>
            <w:r>
              <w:rPr>
                <w:b/>
                <w:bCs/>
              </w:rPr>
              <w:t xml:space="preserve">Definition 2 (Per-Protocol (PP)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per-protocol effect</w:t>
            </w:r>
            <w:r>
              <w:t xml:space="preserve"> </w:t>
            </w:r>
            <w:r>
              <w:t xml:space="preserve">is the causal effect under full adherence,</w:t>
            </w:r>
            <w:r>
              <w:t xml:space="preserve"> </w:t>
            </w:r>
            <w:r>
              <w:t xml:space="preserve">that is, if everyone had followed the protocol’s instructions for the treatment they were assigned:</w:t>
            </w:r>
            <w:r>
              <w:t xml:space="preserve"> </w:t>
            </w:r>
            <w:r>
              <w:t xml:space="preserve">the contrast of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versus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or, under the exclusion restriction,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versus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bookmarkEnd w:id="16"/>
        </w:tc>
      </w:tr>
    </w:tbl>
    <w:p>
      <w:pPr>
        <w:pStyle w:val="BodyText"/>
      </w:pPr>
      <w:ins w:id="27" w:author="PR Preview" w:date="2024-01-01T00:00:00Z">
        <w:r>
          <w:t xml:space="preserve">Unlike the ITT effect, the PP effect is generally</w:t>
        </w:r>
      </w:ins>
      <w:ins w:id="27" w:author="PR Preview" w:date="2024-01-01T00:00:00Z">
        <w:r>
          <w:t xml:space="preserve"> </w:t>
        </w:r>
      </w:ins>
      <w:ins w:id="27" w:author="PR Preview" w:date="2024-01-01T00:00:00Z">
        <w:r>
          <w:rPr>
            <w:b/>
            <w:bCs/>
          </w:rPr>
          <w:t xml:space="preserve">confounded</w:t>
        </w:r>
      </w:ins>
      <w:ins w:id="27" w:author="PR Preview" w:date="2024-01-01T00:00:00Z">
        <w:r>
          <w:t xml:space="preserve">.</w:t>
        </w:r>
      </w:ins>
      <w:ins w:id="27" w:author="PR Preview" w:date="2024-01-01T00:00:00Z">
        <w:r>
          <w:t xml:space="preserve"> </w:t>
        </w:r>
      </w:ins>
      <w:ins w:id="27" w:author="PR Preview" w:date="2024-01-01T00:00:00Z">
        <w:r>
          <w:t xml:space="preserve">Suppose</w:t>
        </w:r>
      </w:ins>
      <w:ins w:id="27" w:author="PR Preview" w:date="2024-01-01T00:00:00Z">
        <w:r>
          <w:t xml:space="preserve"> </w:t>
        </w:r>
      </w:ins>
      <m:oMath>
        <m:r>
          <m:t>U</m:t>
        </m:r>
      </m:oMath>
      <w:ins w:id="27" w:author="PR Preview" w:date="2024-01-01T00:00:00Z">
        <w:r>
          <w:t xml:space="preserve"> </w:t>
        </w:r>
      </w:ins>
      <w:ins w:id="27" w:author="PR Preview" w:date="2024-01-01T00:00:00Z">
        <w:r>
          <w:t xml:space="preserve">is high risk of infection,</w:t>
        </w:r>
      </w:ins>
      <w:ins w:id="27" w:author="PR Preview" w:date="2024-01-01T00:00:00Z">
        <w:r>
          <w:t xml:space="preserve"> </w:t>
        </w:r>
      </w:ins>
      <w:ins w:id="27" w:author="PR Preview" w:date="2024-01-01T00:00:00Z">
        <w:r>
          <w:t xml:space="preserve">and high-risk people assigned</w:t>
        </w:r>
      </w:ins>
      <w:ins w:id="27" w:author="PR Preview" w:date="2024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0</m:t>
        </m:r>
      </m:oMath>
      <w:ins w:id="27" w:author="PR Preview" w:date="2024-01-01T00:00:00Z">
        <w:r>
          <w:t xml:space="preserve"> </w:t>
        </w:r>
      </w:ins>
      <w:ins w:id="27" w:author="PR Preview" w:date="2024-01-01T00:00:00Z">
        <w:r>
          <w:t xml:space="preserve">seek vaccination outside the study.</w:t>
        </w:r>
      </w:ins>
      <w:ins w:id="27" w:author="PR Preview" w:date="2024-01-01T00:00:00Z">
        <w:r>
          <w:t xml:space="preserve"> </w:t>
        </w:r>
      </w:ins>
      <w:ins w:id="27" w:author="PR Preview" w:date="2024-01-01T00:00:00Z">
        <w:r>
          <w:t xml:space="preserve">Then the backdoor path</w:t>
        </w:r>
      </w:ins>
      <w:ins w:id="27" w:author="PR Preview" w:date="2024-01-01T00:00:00Z">
        <w:r>
          <w:t xml:space="preserve"> </w:t>
        </w:r>
      </w:ins>
      <m:oMath>
        <m:r>
          <m:t>A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ins w:id="27" w:author="PR Preview" w:date="2024-01-01T00:00:00Z">
        <w:r>
          <w:t xml:space="preserve"> </w:t>
        </w:r>
      </w:ins>
      <w:ins w:id="27" w:author="PR Preview" w:date="2024-01-01T00:00:00Z">
        <w:r>
          <w:t xml:space="preserve">makes</w:t>
        </w:r>
      </w:ins>
      <w:ins w:id="27" w:author="PR Preview" w:date="2024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ins w:id="27" w:author="PR Preview" w:date="2024-01-01T00:00:00Z">
        <w:r>
          <w:t xml:space="preserve"> </w:t>
        </w:r>
      </w:ins>
      <w:ins w:id="27" w:author="PR Preview" w:date="2024-01-01T00:00:00Z">
        <w:r>
          <w:t xml:space="preserve">differ from</w:t>
        </w:r>
      </w:ins>
      <w:ins w:id="27" w:author="PR Preview" w:date="2024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ins w:id="27" w:author="PR Preview" w:date="2024-01-01T00:00:00Z">
        <w:r>
          <w:t xml:space="preserve">.</w:t>
        </w:r>
      </w:ins>
    </w:p>
    <w:p>
      <w:pPr>
        <w:pStyle w:val="BodyText"/>
      </w:pPr>
      <w:ins w:id="28" w:author="PR Preview" w:date="2024-01-01T00:00:00Z">
        <w:r>
          <w:t xml:space="preserve">Estimating the PP effect requires viewing the trial as an observational study:</w:t>
        </w:r>
      </w:ins>
      <w:ins w:id="28" w:author="PR Preview" w:date="2024-01-01T00:00:00Z">
        <w:r>
          <w:t xml:space="preserve"> </w:t>
        </w:r>
      </w:ins>
      <w:ins w:id="28" w:author="PR Preview" w:date="2024-01-01T00:00:00Z">
        <w:r>
          <w:t xml:space="preserve">adjustment under conditional exchangeability given measured covariates,</w:t>
        </w:r>
      </w:ins>
      <w:ins w:id="28" w:author="PR Preview" w:date="2024-01-01T00:00:00Z">
        <w:r>
          <w:t xml:space="preserve"> </w:t>
        </w:r>
      </w:ins>
      <w:ins w:id="28" w:author="PR Preview" w:date="2024-01-01T00:00:00Z">
        <w:r>
          <w:t xml:space="preserve">or alternative assumptions such as those of instrumental variable estimation (Chapter 16).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22.3: Naive Per-Protocol Analyses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As-treated analysis</w:t>
            </w:r>
            <w:r>
              <w:t xml:space="preserve">: compares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regardless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confounded by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(Figures 22.1 and 22.2);</w:t>
            </w:r>
            <w:r>
              <w:t xml:space="preserve"> </w:t>
            </w:r>
            <w:r>
              <w:t xml:space="preserve">if measured factors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block all backdoor paths (Figure 22.3), it must adjust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Conventional per-protocol (on-treatment) analysis</w:t>
            </w:r>
            <w:r>
              <w:t xml:space="preserve">:</w:t>
            </w:r>
            <w:r>
              <w:t xml:space="preserve"> </w:t>
            </w:r>
            <w:r>
              <w:t xml:space="preserve">an ITT analysis restricted to the</w:t>
            </w:r>
            <w:r>
              <w:t xml:space="preserve"> </w:t>
            </w:r>
            <w:r>
              <w:t xml:space="preserve">“per-protocol population”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 selection indicator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opens the noncausal path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(Figure 22.4),</w:t>
            </w:r>
            <w:r>
              <w:t xml:space="preserve"> </w:t>
            </w:r>
            <w:r>
              <w:t xml:space="preserve">so the analysis is biased unless it measures and adjusts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Both are observational analyses of a randomized experiment</w:t>
            </w:r>
            <w:r>
              <w:t xml:space="preserve"> </w:t>
            </w:r>
            <w:r>
              <w:t xml:space="preserve">and require adjustment for confounding and selection bias</w:t>
            </w:r>
            <w:r>
              <w:t xml:space="preserve"> </w:t>
            </w:r>
            <w:r>
              <w:t xml:space="preserve">(Hernán and Robins 2020, Fine Point 22.3, p. 308)</w:t>
            </w:r>
            <w:r>
              <w:t xml:space="preserve">.</w:t>
            </w:r>
          </w:p>
          <w:p/>
        </w:tc>
      </w:tr>
    </w:tbl>
    <w:bookmarkEnd w:id="19"/>
    <w:bookmarkStart w:id="22" w:name="X43770d15c3a29a8745e6d143c6d13af3a982f7d"/>
    <w:p>
      <w:pPr>
        <w:pStyle w:val="Heading3"/>
      </w:pPr>
      <w:ins w:id="29" w:author="PR Preview" w:date="2024-01-01T00:00:00Z">
        <w:r>
          <w:t xml:space="preserve">1.3 Two Justifications for the ITT Effect, Revisited</w:t>
        </w:r>
      </w:ins>
    </w:p>
    <w:p>
      <w:ins w:id="30" w:author="PR Preview" w:date="2024-01-01T00:00:00Z">
        <w:r>
          <w:pict>
            <v:rect style="width:0;height:1.5pt" o:hralign="center" o:hrstd="t" o:hr="t"/>
          </w:pict>
        </w:r>
      </w:ins>
    </w:p>
    <w:p>
      <w:pPr>
        <w:pStyle w:val="FirstParagraph"/>
      </w:pPr>
      <w:ins w:id="31" w:author="PR Preview" w:date="2024-01-01T00:00:00Z">
        <w:r>
          <w:t xml:space="preserve">The ITT effect is privileged largely because it is unconfounded,</w:t>
        </w:r>
      </w:ins>
      <w:ins w:id="31" w:author="PR Preview" w:date="2024-01-01T00:00:00Z">
        <w:r>
          <w:t xml:space="preserve"> </w:t>
        </w:r>
      </w:ins>
      <w:ins w:id="31" w:author="PR Preview" w:date="2024-01-01T00:00:00Z">
        <w:r>
          <w:t xml:space="preserve">not because it is the effect we want.</w:t>
        </w:r>
      </w:ins>
      <w:ins w:id="31" w:author="PR Preview" w:date="2024-01-01T00:00:00Z">
        <w:r>
          <w:t xml:space="preserve"> </w:t>
        </w:r>
      </w:ins>
      <w:ins w:id="31" w:author="PR Preview" w:date="2024-01-01T00:00:00Z">
        <w:r>
          <w:t xml:space="preserve">Two common justifications deserve</w:t>
        </w:r>
      </w:ins>
      <w:ins w:id="31" w:author="PR Preview" w:date="2024-01-01T00:00:00Z">
        <w:r>
          <w:t xml:space="preserve"> </w:t>
        </w:r>
      </w:ins>
      <w:ins w:id="31" w:author="PR Preview" w:date="2024-01-01T00:00:00Z">
        <w:r>
          <w:t xml:space="preserve">“a grain of salt”</w:t>
        </w:r>
      </w:ins>
      <w:ins w:id="31" w:author="PR Preview" w:date="2024-01-01T00:00:00Z">
        <w:r>
          <w:t xml:space="preserve"> </w:t>
        </w:r>
      </w:ins>
      <w:ins w:id="31" w:author="PR Preview" w:date="2024-01-01T00:00:00Z">
        <w:r>
          <w:t xml:space="preserve">(Hernán and Robins 2020, 307)</w:t>
        </w:r>
      </w:ins>
      <w:ins w:id="31" w:author="PR Preview" w:date="2024-01-01T00:00:00Z">
        <w:r>
          <w:t xml:space="preserve">:</w:t>
        </w:r>
      </w:ins>
    </w:p>
    <w:p>
      <w:pPr>
        <w:pStyle w:val="Compact"/>
        <w:numPr>
          <w:ilvl w:val="0"/>
          <w:numId w:val="1006"/>
        </w:numPr>
      </w:pPr>
      <w:ins w:id="32" w:author="PR Preview" w:date="2024-01-01T00:00:00Z">
        <w:r>
          <w:rPr>
            <w:b/>
            <w:bCs/>
          </w:rPr>
          <w:t xml:space="preserve">It preserves the null.</w:t>
        </w:r>
      </w:ins>
      <w:ins w:id="32" w:author="PR Preview" w:date="2024-01-01T00:00:00Z">
        <w:r>
          <w:t xml:space="preserve"> </w:t>
        </w:r>
      </w:ins>
      <w:ins w:id="32" w:author="PR Preview" w:date="2024-01-01T00:00:00Z">
        <w:r>
          <w:t xml:space="preserve">Under the sharp causal null</w:t>
        </w:r>
      </w:ins>
      <w:ins w:id="32" w:author="PR Preview" w:date="2024-01-01T00:00:00Z">
        <w:r>
          <w:t xml:space="preserve"> </w:t>
        </w:r>
      </w:ins>
      <w:ins w:id="32" w:author="PR Preview" w:date="2024-01-01T00:00:00Z">
        <w:r>
          <w:rPr>
            <w:i/>
            <w:iCs/>
          </w:rPr>
          <w:t xml:space="preserve">and</w:t>
        </w:r>
      </w:ins>
      <w:ins w:id="32" w:author="PR Preview" w:date="2024-01-01T00:00:00Z">
        <w:r>
          <w:t xml:space="preserve"> </w:t>
        </w:r>
      </w:ins>
      <w:ins w:id="32" w:author="PR Preview" w:date="2024-01-01T00:00:00Z">
        <w:r>
          <w:t xml:space="preserve">the exclusion restriction,</w:t>
        </w:r>
      </w:ins>
      <w:ins w:id="32" w:author="PR Preview" w:date="2024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ins w:id="32" w:author="PR Preview" w:date="2024-01-01T00:00:00Z">
        <w:r>
          <w:t xml:space="preserve">.</w:t>
        </w:r>
      </w:ins>
      <w:ins w:id="32" w:author="PR Preview" w:date="2024-01-01T00:00:00Z">
        <w:r>
          <w:t xml:space="preserve"> </w:t>
        </w:r>
      </w:ins>
      <w:ins w:id="32" w:author="PR Preview" w:date="2024-01-01T00:00:00Z">
        <w:r>
          <w:t xml:space="preserve">Without the exclusion restriction (no double-blind placebo control),</w:t>
        </w:r>
      </w:ins>
      <w:ins w:id="32" w:author="PR Preview" w:date="2024-01-01T00:00:00Z">
        <w:r>
          <w:t xml:space="preserve"> </w:t>
        </w:r>
      </w:ins>
      <w:ins w:id="32" w:author="PR Preview" w:date="2024-01-01T00:00:00Z">
        <w:r>
          <w:t xml:space="preserve">the effect of</w:t>
        </w:r>
      </w:ins>
      <w:ins w:id="32" w:author="PR Preview" w:date="2024-01-01T00:00:00Z">
        <w:r>
          <w:t xml:space="preserve"> </w:t>
        </w:r>
      </w:ins>
      <m:oMath>
        <m:r>
          <m:t>A</m:t>
        </m:r>
      </m:oMath>
      <w:ins w:id="32" w:author="PR Preview" w:date="2024-01-01T00:00:00Z">
        <w:r>
          <w:t xml:space="preserve"> </w:t>
        </w:r>
      </w:ins>
      <w:ins w:id="32" w:author="PR Preview" w:date="2024-01-01T00:00:00Z">
        <w:r>
          <w:t xml:space="preserve">can be null while the effect of</w:t>
        </w:r>
      </w:ins>
      <w:ins w:id="32" w:author="PR Preview" w:date="2024-01-01T00:00:00Z">
        <w:r>
          <w:t xml:space="preserve"> </w:t>
        </w:r>
      </w:ins>
      <m:oMath>
        <m:r>
          <m:t>Z</m:t>
        </m:r>
      </m:oMath>
      <w:ins w:id="32" w:author="PR Preview" w:date="2024-01-01T00:00:00Z">
        <w:r>
          <w:t xml:space="preserve"> </w:t>
        </w:r>
      </w:ins>
      <w:ins w:id="32" w:author="PR Preview" w:date="2024-01-01T00:00:00Z">
        <w:r>
          <w:t xml:space="preserve">is not:</w:t>
        </w:r>
      </w:ins>
      <w:ins w:id="32" w:author="PR Preview" w:date="2024-01-01T00:00:00Z">
        <w:r>
          <w:t xml:space="preserve"> </w:t>
        </w:r>
      </w:ins>
      <w:ins w:id="32" w:author="PR Preview" w:date="2024-01-01T00:00:00Z">
        <w:r>
          <w:t xml:space="preserve">erase</w:t>
        </w:r>
      </w:ins>
      <w:ins w:id="32" w:author="PR Preview" w:date="2024-01-01T00:00:00Z">
        <w:r>
          <w:t xml:space="preserve"> </w:t>
        </w:r>
      </w:ins>
      <m:oMath>
        <m:r>
          <m:t>A</m:t>
        </m:r>
        <m:r>
          <m:rPr>
            <m:sty m:val="p"/>
          </m:rPr>
          <m:t>→</m:t>
        </m:r>
        <m:r>
          <m:t>Y</m:t>
        </m:r>
      </m:oMath>
      <w:ins w:id="32" w:author="PR Preview" w:date="2024-01-01T00:00:00Z">
        <w:r>
          <w:t xml:space="preserve"> </w:t>
        </w:r>
      </w:ins>
      <w:ins w:id="32" w:author="PR Preview" w:date="2024-01-01T00:00:00Z">
        <w:r>
          <w:t xml:space="preserve">in Figure 22.1 and</w:t>
        </w:r>
      </w:ins>
      <w:ins w:id="32" w:author="PR Preview" w:date="2024-01-01T00:00:00Z">
        <w:r>
          <w:t xml:space="preserve"> </w:t>
        </w:r>
      </w:ins>
      <m:oMath>
        <m:r>
          <m:t>Z</m:t>
        </m:r>
        <m:r>
          <m:rPr>
            <m:sty m:val="p"/>
          </m:rPr>
          <m:t>→</m:t>
        </m:r>
        <m:r>
          <m:t>Y</m:t>
        </m:r>
      </m:oMath>
      <w:ins w:id="32" w:author="PR Preview" w:date="2024-01-01T00:00:00Z">
        <w:r>
          <w:t xml:space="preserve"> </w:t>
        </w:r>
      </w:ins>
      <w:ins w:id="32" w:author="PR Preview" w:date="2024-01-01T00:00:00Z">
        <w:r>
          <w:t xml:space="preserve">remains.</w:t>
        </w:r>
      </w:ins>
    </w:p>
    <w:p>
      <w:pPr>
        <w:pStyle w:val="Compact"/>
        <w:numPr>
          <w:ilvl w:val="0"/>
          <w:numId w:val="1006"/>
        </w:numPr>
      </w:pPr>
      <w:ins w:id="33" w:author="PR Preview" w:date="2024-01-01T00:00:00Z">
        <w:r>
          <w:rPr>
            <w:b/>
            <w:bCs/>
          </w:rPr>
          <w:t xml:space="preserve">It is conservative</w:t>
        </w:r>
      </w:ins>
      <w:ins w:id="33" w:author="PR Preview" w:date="2024-01-01T00:00:00Z">
        <w:r>
          <w:t xml:space="preserve"> </w:t>
        </w:r>
      </w:ins>
      <w:ins w:id="33" w:author="PR Preview" w:date="2024-01-01T00:00:00Z">
        <w:r>
          <w:t xml:space="preserve">(between 1 and the PP risk ratio).</w:t>
        </w:r>
      </w:ins>
      <w:ins w:id="33" w:author="PR Preview" w:date="2024-01-01T00:00:00Z">
        <w:r>
          <w:t xml:space="preserve"> </w:t>
        </w:r>
      </w:ins>
      <w:ins w:id="33" w:author="PR Preview" w:date="2024-01-01T00:00:00Z">
        <w:r>
          <w:t xml:space="preserve">This holds only if non-adherence attenuates the effect, which is not guaranteed.</w:t>
        </w:r>
      </w:ins>
      <w:ins w:id="33" w:author="PR Preview" w:date="2024-01-01T00:00:00Z">
        <w:r>
          <w:t xml:space="preserve"> </w:t>
        </w:r>
      </w:ins>
      <w:ins w:id="33" w:author="PR Preview" w:date="2024-01-01T00:00:00Z">
        <w:r>
          <w:t xml:space="preserve">Even when it holds, a near-null ITT effect on an adverse outcome</w:t>
        </w:r>
      </w:ins>
      <w:ins w:id="33" w:author="PR Preview" w:date="2024-01-01T00:00:00Z">
        <w:r>
          <w:t xml:space="preserve"> </w:t>
        </w:r>
      </w:ins>
      <w:ins w:id="33" w:author="PR Preview" w:date="2024-01-01T00:00:00Z">
        <w:r>
          <w:t xml:space="preserve">can wrongly suggest a harmful treatment is safe,</w:t>
        </w:r>
      </w:ins>
      <w:ins w:id="33" w:author="PR Preview" w:date="2024-01-01T00:00:00Z">
        <w:r>
          <w:t xml:space="preserve"> </w:t>
        </w:r>
      </w:ins>
      <w:ins w:id="33" w:author="PR Preview" w:date="2024-01-01T00:00:00Z">
        <w:r>
          <w:t xml:space="preserve">because many assigned to</w:t>
        </w:r>
      </w:ins>
      <w:ins w:id="33" w:author="PR Preview" w:date="2024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1</m:t>
        </m:r>
      </m:oMath>
      <w:ins w:id="33" w:author="PR Preview" w:date="2024-01-01T00:00:00Z">
        <w:r>
          <w:t xml:space="preserve"> </w:t>
        </w:r>
      </w:ins>
      <w:ins w:id="33" w:author="PR Preview" w:date="2024-01-01T00:00:00Z">
        <w:r>
          <w:t xml:space="preserve">stopped treatment before the harm occurred.</w:t>
        </w:r>
      </w:ins>
    </w:p>
    <w:p>
      <w:pPr>
        <w:pStyle w:val="FirstParagraph"/>
      </w:pPr>
      <w:ins w:id="34" w:author="PR Preview" w:date="2024-01-01T00:00:00Z">
        <w:r>
          <w:t xml:space="preserve">The argument against conservative ITT analyses also applies to</w:t>
        </w:r>
      </w:ins>
      <w:ins w:id="34" w:author="PR Preview" w:date="2024-01-01T00:00:00Z">
        <w:r>
          <w:t xml:space="preserve"> </w:t>
        </w:r>
      </w:ins>
      <w:ins w:id="34" w:author="PR Preview" w:date="2024-01-01T00:00:00Z">
        <w:r>
          <w:rPr>
            <w:b/>
            <w:bCs/>
          </w:rPr>
          <w:t xml:space="preserve">non-inferiority trials</w:t>
        </w:r>
      </w:ins>
      <w:ins w:id="34" w:author="PR Preview" w:date="2024-01-01T00:00:00Z">
        <w:r>
          <w:t xml:space="preserve">,</w:t>
        </w:r>
      </w:ins>
      <w:ins w:id="34" w:author="PR Preview" w:date="2024-01-01T00:00:00Z">
        <w:r>
          <w:t xml:space="preserve"> </w:t>
        </w:r>
      </w:ins>
      <w:ins w:id="34" w:author="PR Preview" w:date="2024-01-01T00:00:00Z">
        <w:r>
          <w:t xml:space="preserve">whose goal is to show that one treatment is not inferior to another.</w:t>
        </w:r>
      </w:ins>
    </w:p>
    <w:p>
      <w:pPr>
        <w:pStyle w:val="BodyText"/>
      </w:pPr>
      <w:ins w:id="35" w:author="PR Preview" w:date="2024-01-01T00:00:00Z">
        <w:r>
          <w:t xml:space="preserve">The book’s conclusion: exclusive reliance on ITT estimates is hard to justify</w:t>
        </w:r>
      </w:ins>
      <w:ins w:id="35" w:author="PR Preview" w:date="2024-01-01T00:00:00Z">
        <w:r>
          <w:t xml:space="preserve"> </w:t>
        </w:r>
      </w:ins>
      <w:ins w:id="35" w:author="PR Preview" w:date="2024-01-01T00:00:00Z">
        <w:r>
          <w:t xml:space="preserve">for trials with substantial non-adherence and for trials of harms.</w:t>
        </w:r>
      </w:ins>
      <w:ins w:id="35" w:author="PR Preview" w:date="2024-01-01T00:00:00Z">
        <w:r>
          <w:t xml:space="preserve"> </w:t>
        </w:r>
      </w:ins>
      <w:ins w:id="35" w:author="PR Preview" w:date="2024-01-01T00:00:00Z">
        <w:r>
          <w:t xml:space="preserve">The PP effect is often the more natural estimand for clinicians, patients, and other decision makers.</w:t>
        </w:r>
      </w:ins>
    </w:p>
    <w:p>
      <w:pPr>
        <w:pStyle w:val="BodyText"/>
      </w:pPr>
      <w:ins w:id="36" w:author="PR Preview" w:date="2024-01-01T00:00:00Z">
        <w:r>
          <w:t xml:space="preserve">With</w:t>
        </w:r>
      </w:ins>
      <w:ins w:id="36" w:author="PR Preview" w:date="2024-01-01T00:00:00Z">
        <w:r>
          <w:t xml:space="preserve"> </w:t>
        </w:r>
      </w:ins>
      <w:ins w:id="36" w:author="PR Preview" w:date="2024-01-01T00:00:00Z">
        <w:r>
          <w:rPr>
            <w:b/>
            <w:bCs/>
          </w:rPr>
          <w:t xml:space="preserve">sustained</w:t>
        </w:r>
      </w:ins>
      <w:ins w:id="36" w:author="PR Preview" w:date="2024-01-01T00:00:00Z">
        <w:r>
          <w:t xml:space="preserve"> </w:t>
        </w:r>
      </w:ins>
      <w:ins w:id="36" w:author="PR Preview" w:date="2024-01-01T00:00:00Z">
        <w:r>
          <w:t xml:space="preserve">strategies, the probability of non-adherence increases greatly,</w:t>
        </w:r>
      </w:ins>
      <w:ins w:id="36" w:author="PR Preview" w:date="2024-01-01T00:00:00Z">
        <w:r>
          <w:t xml:space="preserve"> </w:t>
        </w:r>
      </w:ins>
      <w:ins w:id="36" w:author="PR Preview" w:date="2024-01-01T00:00:00Z">
        <w:r>
          <w:t xml:space="preserve">the ITT effect becomes increasingly uninformative relative to the PP effect,</w:t>
        </w:r>
      </w:ins>
      <w:ins w:id="36" w:author="PR Preview" w:date="2024-01-01T00:00:00Z">
        <w:r>
          <w:t xml:space="preserve"> </w:t>
        </w:r>
      </w:ins>
      <w:ins w:id="36" w:author="PR Preview" w:date="2024-01-01T00:00:00Z">
        <w:r>
          <w:t xml:space="preserve">and estimating the PP effect, in a trial or in an observational emulation,</w:t>
        </w:r>
      </w:ins>
      <w:ins w:id="36" w:author="PR Preview" w:date="2024-01-01T00:00:00Z">
        <w:r>
          <w:t xml:space="preserve"> </w:t>
        </w:r>
      </w:ins>
      <w:ins w:id="36" w:author="PR Preview" w:date="2024-01-01T00:00:00Z">
        <w:r>
          <w:t xml:space="preserve">generally requires g-methods.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22.4: More Misunderstandings About the ITT Effect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“ITT measures effectiveness in the real world; PP measures efficacy.”</w:t>
            </w:r>
            <w:r>
              <w:t xml:space="preserve"> </w:t>
            </w:r>
            <w:r>
              <w:t xml:space="preserve">This reasoning is problematic because: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the ITT effect reflects adherence in</w:t>
            </w:r>
            <w:r>
              <w:t xml:space="preserve"> </w:t>
            </w:r>
            <w:r>
              <w:rPr>
                <w:i/>
                <w:iCs/>
              </w:rPr>
              <w:t xml:space="preserve">that</w:t>
            </w:r>
            <w:r>
              <w:t xml:space="preserve"> </w:t>
            </w:r>
            <w:r>
              <w:t xml:space="preserve">trial,</w:t>
            </w:r>
            <w:r>
              <w:t xml:space="preserve"> </w:t>
            </w:r>
            <w:r>
              <w:t xml:space="preserve">which may differ from real life (close monitoring;</w:t>
            </w:r>
            <w:r>
              <w:t xml:space="preserve"> </w:t>
            </w:r>
            <w:r>
              <w:t xml:space="preserve">adherence may rise once a treatment is shown to work);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if real-world effectiveness were the goal, we should not run double-blind placebo-controlled trials,</w:t>
            </w:r>
            <w:r>
              <w:t xml:space="preserve"> </w:t>
            </w:r>
            <w:r>
              <w:t xml:space="preserve">which remove the effects of assignment awareness that exist in practice;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people who plan to adhere to their prescribed treatment care more about the PP effect.</w:t>
            </w:r>
          </w:p>
          <w:p>
            <w:pPr>
              <w:pStyle w:val="FirstParagraph"/>
            </w:pPr>
            <w:pPr>
              <w:spacing w:after="16"/>
            </w:pPr>
            <w:r>
              <w:rPr>
                <w:b/>
                <w:bCs/>
              </w:rPr>
              <w:t xml:space="preserve">“ITT is always conservative.”</w:t>
            </w:r>
            <w:r>
              <w:t xml:space="preserve"> </w:t>
            </w:r>
            <w:r>
              <w:t xml:space="preserve">Not if the effect is non-monotonic (Technical Point 5.2) and non-adherence is high.</w:t>
            </w:r>
            <w:r>
              <w:t xml:space="preserve"> </w:t>
            </w:r>
            <w:r>
              <w:t xml:space="preserve">Even for monotonic effects, it can fail in head-to-head trials:</w:t>
            </w:r>
            <w:r>
              <w:t xml:space="preserve"> </w:t>
            </w:r>
            <w:r>
              <w:t xml:space="preserve">in a trial of an expensive drug (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versus ibuprofen (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for severe pain at 1 year,</w:t>
            </w:r>
            <w:r>
              <w:t xml:space="preserve"> </w:t>
            </w:r>
            <w:r>
              <w:t xml:space="preserve">both drugs are equally effective (PP risk ratio 1),</w:t>
            </w:r>
            <w:r>
              <w:t xml:space="preserve"> </w:t>
            </w:r>
            <w:r>
              <w:t xml:space="preserve">but adherence to ibuprofen is lower because of an easily palliated side effect.</w:t>
            </w:r>
            <w:r>
              <w:t xml:space="preserve"> </w:t>
            </w:r>
            <w:r>
              <w:t xml:space="preserve">The ITT comparison then wrongly suggests ibuprofen is less effective</w:t>
            </w:r>
            <w:r>
              <w:t xml:space="preserve"> </w:t>
            </w:r>
            <w:r>
              <w:t xml:space="preserve">(Hernán and Robins 2020, Fine Point 22.4, p. 309)</w:t>
            </w:r>
            <w:r>
              <w:t xml:space="preserve">.</w:t>
            </w:r>
          </w:p>
          <w:p/>
        </w:tc>
      </w:tr>
    </w:tbl>
    <w:bookmarkEnd w:id="22"/>
    <w:bookmarkEnd w:id="23"/>
    <w:bookmarkStart w:id="32" w:name="X1facbe1c66eb9422ff34b425b5648306c6e636c"/>
    <w:p>
      <w:pPr>
        <w:pStyle w:val="Heading2"/>
      </w:pPr>
      <w:ins w:id="37" w:author="PR Preview" w:date="2024-01-01T00:00:00Z">
        <w:r>
          <w:t xml:space="preserve">2 22.2 A Target Trial with Sustained Treatment Strategies (pp. 309-313)</w:t>
        </w:r>
      </w:ins>
    </w:p>
    <w:p>
      <w:ins w:id="38" w:author="PR Preview" w:date="2024-01-01T00:00:00Z">
        <w:r>
          <w:pict>
            <v:rect style="width:0;height:1.5pt" o:hralign="center" o:hrstd="t" o:hr="t"/>
          </w:pict>
        </w:r>
      </w:ins>
    </w:p>
    <w:p>
      <w:pPr>
        <w:pStyle w:val="FirstParagraph"/>
      </w:pPr>
      <w:ins w:id="39" w:author="PR Preview" w:date="2024-01-01T00:00:00Z">
        <w:r>
          <w:t xml:space="preserve">Because the goal is to emulate target trials with real-world data,</w:t>
        </w:r>
      </w:ins>
      <w:ins w:id="39" w:author="PR Preview" w:date="2024-01-01T00:00:00Z">
        <w:r>
          <w:t xml:space="preserve"> </w:t>
        </w:r>
      </w:ins>
      <w:ins w:id="39" w:author="PR Preview" w:date="2024-01-01T00:00:00Z">
        <w:r>
          <w:t xml:space="preserve">we consider</w:t>
        </w:r>
      </w:ins>
      <w:ins w:id="39" w:author="PR Preview" w:date="2024-01-01T00:00:00Z">
        <w:r>
          <w:t xml:space="preserve"> </w:t>
        </w:r>
      </w:ins>
      <w:ins w:id="39" w:author="PR Preview" w:date="2024-01-01T00:00:00Z">
        <w:r>
          <w:rPr>
            <w:b/>
            <w:bCs/>
          </w:rPr>
          <w:t xml:space="preserve">pragmatic</w:t>
        </w:r>
      </w:ins>
      <w:ins w:id="39" w:author="PR Preview" w:date="2024-01-01T00:00:00Z">
        <w:r>
          <w:t xml:space="preserve"> </w:t>
        </w:r>
      </w:ins>
      <w:ins w:id="39" w:author="PR Preview" w:date="2024-01-01T00:00:00Z">
        <w:r>
          <w:t xml:space="preserve">trials:</w:t>
        </w:r>
      </w:ins>
    </w:p>
    <w:p>
      <w:pPr>
        <w:pStyle w:val="Compact"/>
        <w:numPr>
          <w:ilvl w:val="0"/>
          <w:numId w:val="1008"/>
        </w:numPr>
      </w:pPr>
      <w:ins w:id="40" w:author="PR Preview" w:date="2024-01-01T00:00:00Z">
        <w:r>
          <w:t xml:space="preserve">treatment assignment is not blinded;</w:t>
        </w:r>
      </w:ins>
    </w:p>
    <w:p>
      <w:pPr>
        <w:pStyle w:val="Compact"/>
        <w:numPr>
          <w:ilvl w:val="0"/>
          <w:numId w:val="1008"/>
        </w:numPr>
      </w:pPr>
      <w:ins w:id="41" w:author="PR Preview" w:date="2024-01-01T00:00:00Z">
        <w:r>
          <w:t xml:space="preserve">nobody receives a placebo (strategies involve active treatments or no treatment);</w:t>
        </w:r>
      </w:ins>
    </w:p>
    <w:p>
      <w:pPr>
        <w:pStyle w:val="Compact"/>
        <w:numPr>
          <w:ilvl w:val="0"/>
          <w:numId w:val="1008"/>
        </w:numPr>
      </w:pPr>
      <w:ins w:id="42" w:author="PR Preview" w:date="2024-01-01T00:00:00Z">
        <w:r>
          <w:t xml:space="preserve">participants are monitored as often and as intensely as regular patients.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4" w:name="exm-target-trial-hiv"/>
          <w:p>
            <w:pPr>
              <w:pStyle w:val="BodyText"/>
            </w:pPr>
            <w:r>
              <w:rPr>
                <w:b/>
                <w:bCs/>
              </w:rPr>
              <w:t xml:space="preserve">Example 1 (A Target Trial of Antiretroviral Therapy)</w:t>
            </w:r>
            <w:r>
              <w:t xml:space="preserve"> </w:t>
            </w:r>
            <w:r>
              <w:t xml:space="preserve"> 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350"/>
              <w:gridCol w:w="4569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Component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Specification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Eligibility criteria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HIV infection, age 18 or older, no AIDS, no previous antiretroviral therapy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Treatment strategies</w:t>
                  </w:r>
                </w:p>
              </w:tc>
              <w:tc>
                <w:tcPr/>
                <w:p>
                  <w:pPr>
                    <w:pStyle w:val="Compact"/>
                  </w:pP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: receive therapy (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) continuously unless a contraindication or toxicity arises;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: receive no therapy (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) continuously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Assignment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Random, at baseline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;</w:t>
                  </w:r>
                  <w:r>
                    <w:t xml:space="preserve"> </w:t>
                  </w:r>
                  <m:oMath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assigned to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if assigned to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Follow-up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From assignment until death, loss to follow-up, or 60 months, whichever comes first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Death;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dead by month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Causal contrasts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Intention-to-treat and per-protocol effects on the risk of death</w:t>
                  </w:r>
                </w:p>
              </w:tc>
            </w:tr>
          </w:tbl>
          <w:p>
            <w:pPr>
              <w:pStyle w:val="BodyText"/>
            </w:pPr>
            <w:r>
              <w:t xml:space="preserve">Here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59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indicates censoring by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(Hernán and Robins 2020, 309–10)</w:t>
            </w:r>
            <w:r>
              <w:t xml:space="preserve">.</w:t>
            </w:r>
          </w:p>
          <w:bookmarkEnd w:id="24"/>
        </w:tc>
      </w:tr>
    </w:tbl>
    <w:p>
      <w:pPr>
        <w:pStyle w:val="BodyText"/>
      </w:pPr>
      <w:ins w:id="43" w:author="PR Preview" w:date="2024-01-01T00:00:00Z">
        <w:r>
          <w:t xml:space="preserve">Unlike earlier chapters, where the outcome</w:t>
        </w:r>
      </w:ins>
      <w:ins w:id="43" w:author="PR Preview" w:date="2024-01-01T00:00:00Z">
        <w:r>
          <w:t xml:space="preserve"> </w:t>
        </w:r>
      </w:ins>
      <m:oMath>
        <m:r>
          <m:t>Y</m:t>
        </m:r>
      </m:oMath>
      <w:ins w:id="43" w:author="PR Preview" w:date="2024-01-01T00:00:00Z">
        <w:r>
          <w:t xml:space="preserve"> </w:t>
        </w:r>
      </w:ins>
      <w:ins w:id="43" w:author="PR Preview" w:date="2024-01-01T00:00:00Z">
        <w:r>
          <w:t xml:space="preserve">was measured at the end of follow-up,</w:t>
        </w:r>
      </w:ins>
      <w:ins w:id="43" w:author="PR Preview" w:date="2024-01-01T00:00:00Z">
        <w:r>
          <w:t xml:space="preserve"> </w:t>
        </w:r>
      </w:ins>
      <w:ins w:id="43" w:author="PR Preview" w:date="2024-01-01T00:00:00Z">
        <w:r>
          <w:t xml:space="preserve">the outcome here is a failure time, time to death (see Technical Point 21.10).</w:t>
        </w:r>
      </w:ins>
    </w:p>
    <w:bookmarkStart w:id="25" w:name="X3f9b6d8a993f4b02b3c660d710778603cc172d0"/>
    <w:p>
      <w:pPr>
        <w:pStyle w:val="Heading3"/>
      </w:pPr>
      <w:ins w:id="44" w:author="PR Preview" w:date="2024-01-01T00:00:00Z">
        <w:r>
          <w:t xml:space="preserve">2.1 ITT and PP Effects for Sustained Strategies</w:t>
        </w:r>
      </w:ins>
    </w:p>
    <w:p>
      <w:ins w:id="45" w:author="PR Preview" w:date="2024-01-01T00:00:00Z">
        <w:r>
          <w:pict>
            <v:rect style="width:0;height:1.5pt" o:hralign="center" o:hrstd="t" o:hr="t"/>
          </w:pict>
        </w:r>
      </w:ins>
    </w:p>
    <w:p>
      <w:pPr>
        <w:pStyle w:val="FirstParagraph"/>
      </w:pPr>
      <w:ins w:id="46" w:author="PR Preview" w:date="2024-01-01T00:00:00Z">
        <w:r>
          <w:rPr>
            <w:b/>
            <w:bCs/>
          </w:rPr>
          <w:t xml:space="preserve">ITT effect at time</w:t>
        </w:r>
      </w:ins>
      <w:ins w:id="46" w:author="PR Preview" w:date="2024-01-01T00:00:00Z">
        <w:r>
          <w:rPr>
            <w:b/>
            <w:bCs/>
          </w:rPr>
          <w:t xml:space="preserve"> </w:t>
        </w:r>
      </w:ins>
      <m:oMath>
        <m:r>
          <m:t>k</m:t>
        </m:r>
      </m:oMath>
      <w:ins w:id="46" w:author="PR Preview" w:date="2024-01-01T00:00:00Z">
        <w:r>
          <w:t xml:space="preserve">: a contrast of the static strategies</w:t>
        </w:r>
      </w:ins>
      <w:ins w:id="46" w:author="PR Preview" w:date="2024-01-01T00:00:00Z">
        <w:r>
          <w:t xml:space="preserve"> </w:t>
        </w:r>
      </w:ins>
      <w:ins w:id="46" w:author="PR Preview" w:date="2024-01-01T00:00:00Z">
        <w:r>
          <w:t xml:space="preserve">“be assigned to</w:t>
        </w:r>
      </w:ins>
      <w:ins w:id="46" w:author="PR Preview" w:date="2024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</m:oMath>
      <w:ins w:id="46" w:author="PR Preview" w:date="2024-01-01T00:00:00Z">
        <w:r>
          <w:t xml:space="preserve"> </w:t>
        </w:r>
      </w:ins>
      <w:ins w:id="46" w:author="PR Preview" w:date="2024-01-01T00:00:00Z">
        <w:r>
          <w:t xml:space="preserve">(or</w:t>
        </w:r>
      </w:ins>
      <w:ins w:id="46" w:author="PR Preview" w:date="2024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0</m:t>
            </m:r>
          </m:sub>
        </m:sSub>
      </m:oMath>
      <w:ins w:id="46" w:author="PR Preview" w:date="2024-01-01T00:00:00Z">
        <w:r>
          <w:t xml:space="preserve">) at baseline, with no loss to follow-up”</w:t>
        </w:r>
      </w:ins>
      <w:ins w:id="46" w:author="PR Preview" w:date="2024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48" w:author="PR Preview" w:date="2024-01-01T00:00:00Z">
        <w:r>
          <w:rPr>
            <w:b/>
            <w:bCs/>
          </w:rPr>
          <w:t xml:space="preserve">PP effect at time</w:t>
        </w:r>
      </w:ins>
      <w:ins w:id="48" w:author="PR Preview" w:date="2024-01-01T00:00:00Z">
        <w:r>
          <w:rPr>
            <w:b/>
            <w:bCs/>
          </w:rPr>
          <w:t xml:space="preserve"> </w:t>
        </w:r>
      </w:ins>
      <m:oMath>
        <m:r>
          <m:t>k</m:t>
        </m:r>
      </m:oMath>
      <w:ins w:id="48" w:author="PR Preview" w:date="2024-01-01T00:00:00Z">
        <w:r>
          <w:t xml:space="preserve">: a contrast of</w:t>
        </w:r>
      </w:ins>
      <w:ins w:id="48" w:author="PR Preview" w:date="2024-01-01T00:00:00Z">
        <w:r>
          <w:t xml:space="preserve"> </w:t>
        </w:r>
      </w:ins>
      <w:ins w:id="48" w:author="PR Preview" w:date="2024-01-01T00:00:00Z">
        <w:r>
          <w:t xml:space="preserve">“receive strategy</w:t>
        </w:r>
      </w:ins>
      <w:ins w:id="48" w:author="PR Preview" w:date="2024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</m:oMath>
      <w:ins w:id="48" w:author="PR Preview" w:date="2024-01-01T00:00:00Z">
        <w:r>
          <w:t xml:space="preserve"> </w:t>
        </w:r>
      </w:ins>
      <w:ins w:id="48" w:author="PR Preview" w:date="2024-01-01T00:00:00Z">
        <w:r>
          <w:t xml:space="preserve">(or</w:t>
        </w:r>
      </w:ins>
      <w:ins w:id="48" w:author="PR Preview" w:date="2024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0</m:t>
            </m:r>
          </m:sub>
        </m:sSub>
      </m:oMath>
      <w:ins w:id="48" w:author="PR Preview" w:date="2024-01-01T00:00:00Z">
        <w:r>
          <w:t xml:space="preserve">)</w:t>
        </w:r>
      </w:ins>
      <w:ins w:id="48" w:author="PR Preview" w:date="2024-01-01T00:00:00Z">
        <w:r>
          <w:t xml:space="preserve"> </w:t>
        </w:r>
      </w:ins>
      <w:ins w:id="48" w:author="PR Preview" w:date="2024-01-01T00:00:00Z">
        <w:r>
          <w:t xml:space="preserve">continuously between baseline and end of follow-up”</w:t>
        </w:r>
      </w:ins>
      <w:ins w:id="48" w:author="PR Preview" w:date="2024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50" w:author="PR Preview" w:date="2024-01-01T00:00:00Z">
        <w:r>
          <w:t xml:space="preserve">Both are defined as if nobody had been lost to follow-up through time</w:t>
        </w:r>
      </w:ins>
      <w:ins w:id="50" w:author="PR Preview" w:date="2024-01-01T00:00:00Z">
        <w:r>
          <w:t xml:space="preserve"> </w:t>
        </w:r>
      </w:ins>
      <m:oMath>
        <m:r>
          <m:t>k</m:t>
        </m:r>
      </m:oMath>
      <w:ins w:id="50" w:author="PR Preview" w:date="2024-01-01T00:00:00Z">
        <w:r>
          <w:t xml:space="preserve"> </w:t>
        </w:r>
      </w:ins>
      <w:ins w:id="50" w:author="PR Preview" w:date="2024-01-01T00:00:00Z">
        <w:r>
          <w:t xml:space="preserve">(</w:t>
        </w:r>
      </w:ins>
      <m:oMath>
        <m:sSub>
          <m:e>
            <m:acc>
              <m:accPr>
                <m:chr m:val="‾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</m:oMath>
      <w:ins w:id="50" w:author="PR Preview" w:date="2024-01-01T00:00:00Z">
        <w:r>
          <w:t xml:space="preserve">).</w:t>
        </w:r>
      </w:ins>
    </w:p>
    <w:p>
      <w:pPr>
        <w:pStyle w:val="BodyText"/>
      </w:pPr>
      <w:ins w:id="51" w:author="PR Preview" w:date="2024-01-01T00:00:00Z">
        <w:r>
          <w:t xml:space="preserve">When assignment and initiation always coincide</w:t>
        </w:r>
      </w:ins>
      <w:ins w:id="51" w:author="PR Preview" w:date="2024-01-01T00:00:00Z">
        <w:r>
          <w:t xml:space="preserve"> </w:t>
        </w:r>
      </w:ins>
      <w:ins w:id="51" w:author="PR Preview" w:date="2024-01-01T00:00:00Z">
        <w:r>
          <w:t xml:space="preserve">(everyone assigned to</w:t>
        </w:r>
      </w:ins>
      <w:ins w:id="51" w:author="PR Preview" w:date="2024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</m:oMath>
      <w:ins w:id="51" w:author="PR Preview" w:date="2024-01-01T00:00:00Z">
        <w:r>
          <w:t xml:space="preserve"> </w:t>
        </w:r>
      </w:ins>
      <w:ins w:id="51" w:author="PR Preview" w:date="2024-01-01T00:00:00Z">
        <w:r>
          <w:t xml:space="preserve">starts treatment at time 0 and nobody assigned to</w:t>
        </w:r>
      </w:ins>
      <w:ins w:id="51" w:author="PR Preview" w:date="2024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0</m:t>
            </m:r>
          </m:sub>
        </m:sSub>
      </m:oMath>
      <w:ins w:id="51" w:author="PR Preview" w:date="2024-01-01T00:00:00Z">
        <w:r>
          <w:t xml:space="preserve"> </w:t>
        </w:r>
      </w:ins>
      <w:ins w:id="51" w:author="PR Preview" w:date="2024-01-01T00:00:00Z">
        <w:r>
          <w:t xml:space="preserve">does,</w:t>
        </w:r>
      </w:ins>
      <w:ins w:id="51" w:author="PR Preview" w:date="2024-01-01T00:00:00Z">
        <w:r>
          <w:t xml:space="preserve"> </w:t>
        </w:r>
      </w:ins>
      <w:ins w:id="51" w:author="PR Preview" w:date="2024-01-01T00:00:00Z">
        <w:r>
          <w:t xml:space="preserve">whatever happens later),</w:t>
        </w:r>
      </w:ins>
      <w:ins w:id="51" w:author="PR Preview" w:date="2024-01-01T00:00:00Z">
        <w:r>
          <w:t xml:space="preserve"> </w:t>
        </w:r>
      </w:ins>
      <w:ins w:id="51" w:author="PR Preview" w:date="2024-01-01T00:00:00Z">
        <w:r>
          <w:t xml:space="preserve">the ITT effect is also the effect of</w:t>
        </w:r>
      </w:ins>
      <w:ins w:id="51" w:author="PR Preview" w:date="2024-01-01T00:00:00Z">
        <w:r>
          <w:t xml:space="preserve"> </w:t>
        </w:r>
      </w:ins>
      <w:ins w:id="51" w:author="PR Preview" w:date="2024-01-01T00:00:00Z">
        <w:r>
          <w:rPr>
            <w:b/>
            <w:bCs/>
          </w:rPr>
          <w:t xml:space="preserve">initiation</w:t>
        </w:r>
      </w:ins>
      <w:ins w:id="51" w:author="PR Preview" w:date="2024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53" w:author="PR Preview" w:date="2024-01-01T00:00:00Z">
        <w:r>
          <w:t xml:space="preserve">The ITT effect is agnostic about post-baseline protocol deviations</w:t>
        </w:r>
      </w:ins>
      <w:ins w:id="53" w:author="PR Preview" w:date="2024-01-01T00:00:00Z">
        <w:r>
          <w:t xml:space="preserve"> </w:t>
        </w:r>
      </w:ins>
      <w:ins w:id="53" w:author="PR Preview" w:date="2024-01-01T00:00:00Z">
        <w:r>
          <w:t xml:space="preserve">(stopping treatment for no clinical reason, starting it in the</w:t>
        </w:r>
      </w:ins>
      <w:ins w:id="53" w:author="PR Preview" w:date="2024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0</m:t>
            </m:r>
          </m:sub>
        </m:sSub>
      </m:oMath>
      <w:ins w:id="53" w:author="PR Preview" w:date="2024-01-01T00:00:00Z">
        <w:r>
          <w:t xml:space="preserve"> </w:t>
        </w:r>
      </w:ins>
      <w:ins w:id="53" w:author="PR Preview" w:date="2024-01-01T00:00:00Z">
        <w:r>
          <w:t xml:space="preserve">arm,</w:t>
        </w:r>
      </w:ins>
      <w:ins w:id="53" w:author="PR Preview" w:date="2024-01-01T00:00:00Z">
        <w:r>
          <w:t xml:space="preserve"> </w:t>
        </w:r>
      </w:ins>
      <w:ins w:id="53" w:author="PR Preview" w:date="2024-01-01T00:00:00Z">
        <w:r>
          <w:t xml:space="preserve">non-approved concomitant treatments).</w:t>
        </w:r>
      </w:ins>
      <w:ins w:id="53" w:author="PR Preview" w:date="2024-01-01T00:00:00Z">
        <w:r>
          <w:t xml:space="preserve"> </w:t>
        </w:r>
      </w:ins>
      <w:ins w:id="53" w:author="PR Preview" w:date="2024-01-01T00:00:00Z">
        <w:r>
          <w:t xml:space="preserve">Its magnitude can therefore depend heavily on the deviation patterns in each trial:</w:t>
        </w:r>
      </w:ins>
      <w:ins w:id="53" w:author="PR Preview" w:date="2024-01-01T00:00:00Z">
        <w:r>
          <w:t xml:space="preserve"> </w:t>
        </w:r>
      </w:ins>
      <w:ins w:id="53" w:author="PR Preview" w:date="2024-01-01T00:00:00Z">
        <w:r>
          <w:t xml:space="preserve">two trials with the same protocol in different settings can have different ITT effects,</w:t>
        </w:r>
      </w:ins>
      <w:ins w:id="53" w:author="PR Preview" w:date="2024-01-01T00:00:00Z">
        <w:r>
          <w:t xml:space="preserve"> </w:t>
        </w:r>
      </w:ins>
      <w:ins w:id="53" w:author="PR Preview" w:date="2024-01-01T00:00:00Z">
        <w:r>
          <w:t xml:space="preserve">and neither is biased.</w:t>
        </w:r>
      </w:ins>
      <w:ins w:id="53" w:author="PR Preview" w:date="2024-01-01T00:00:00Z">
        <w:r>
          <w:t xml:space="preserve"> </w:t>
        </w:r>
      </w:ins>
      <w:ins w:id="53" w:author="PR Preview" w:date="2024-01-01T00:00:00Z">
        <w:r>
          <w:t xml:space="preserve">This limitation is why the ITT effect should be complemented with the PP effect.</w:t>
        </w:r>
      </w:ins>
    </w:p>
    <w:bookmarkEnd w:id="25"/>
    <w:bookmarkStart w:id="26" w:name="X221a209e630e7a23cf8ffd0247bd2d10fcceb11"/>
    <w:p>
      <w:pPr>
        <w:pStyle w:val="Heading3"/>
      </w:pPr>
      <w:ins w:id="54" w:author="PR Preview" w:date="2024-01-01T00:00:00Z">
        <w:r>
          <w:t xml:space="preserve">2.2 Per-Protocol Strategies Are Usually Dynamic</w:t>
        </w:r>
      </w:ins>
    </w:p>
    <w:p>
      <w:ins w:id="55" w:author="PR Preview" w:date="2024-01-01T00:00:00Z">
        <w:r>
          <w:pict>
            <v:rect style="width:0;height:1.5pt" o:hralign="center" o:hrstd="t" o:hr="t"/>
          </w:pict>
        </w:r>
      </w:ins>
    </w:p>
    <w:p>
      <w:pPr>
        <w:pStyle w:val="FirstParagraph"/>
      </w:pPr>
      <w:ins w:id="56" w:author="PR Preview" w:date="2024-01-01T00:00:00Z">
        <w:r>
          <w:t xml:space="preserve">Sensible protocols do not mandate treatment no matter what:</w:t>
        </w:r>
      </w:ins>
      <w:ins w:id="56" w:author="PR Preview" w:date="2024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</m:oMath>
      <w:ins w:id="56" w:author="PR Preview" w:date="2024-01-01T00:00:00Z">
        <w:r>
          <w:t xml:space="preserve"> </w:t>
        </w:r>
      </w:ins>
      <w:ins w:id="56" w:author="PR Preview" w:date="2024-01-01T00:00:00Z">
        <w:r>
          <w:t xml:space="preserve">requires stopping therapy when a contraindication or toxicity arises.</w:t>
        </w:r>
      </w:ins>
      <w:ins w:id="56" w:author="PR Preview" w:date="2024-01-01T00:00:00Z">
        <w:r>
          <w:t xml:space="preserve"> </w:t>
        </w:r>
      </w:ins>
      <w:ins w:id="56" w:author="PR Preview" w:date="2024-01-01T00:00:00Z">
        <w:r>
          <w:t xml:space="preserve">So the PP effect generally compares</w:t>
        </w:r>
      </w:ins>
      <w:ins w:id="56" w:author="PR Preview" w:date="2024-01-01T00:00:00Z">
        <w:r>
          <w:t xml:space="preserve"> </w:t>
        </w:r>
      </w:ins>
      <w:ins w:id="56" w:author="PR Preview" w:date="2024-01-01T00:00:00Z">
        <w:r>
          <w:rPr>
            <w:b/>
            <w:bCs/>
          </w:rPr>
          <w:t xml:space="preserve">dynamic</w:t>
        </w:r>
      </w:ins>
      <w:ins w:id="56" w:author="PR Preview" w:date="2024-01-01T00:00:00Z">
        <w:r>
          <w:t xml:space="preserve"> </w:t>
        </w:r>
      </w:ins>
      <w:ins w:id="56" w:author="PR Preview" w:date="2024-01-01T00:00:00Z">
        <w:r>
          <w:t xml:space="preserve">strategies</w:t>
        </w:r>
      </w:ins>
      <w:ins w:id="56" w:author="PR Preview" w:date="2024-01-01T00:00:00Z">
        <w:r>
          <w:t xml:space="preserve"> </w:t>
        </w:r>
      </w:ins>
      <w:ins w:id="56" w:author="PR Preview" w:date="2024-01-01T00:00:00Z">
        <w:r>
          <w:t xml:space="preserve">(</w:t>
        </w:r>
      </w:ins>
      <w:ins w:id="56" w:author="PR Preview" w:date="2024-01-01T00:00:00Z">
        <w:r>
          <w:t xml:space="preserve">“do this; if X happens, do this other thing”</w:t>
        </w:r>
      </w:ins>
      <w:ins w:id="56" w:author="PR Preview" w:date="2024-01-01T00:00:00Z">
        <w:r>
          <w:t xml:space="preserve">).</w:t>
        </w:r>
      </w:ins>
    </w:p>
    <w:p>
      <w:pPr>
        <w:pStyle w:val="BodyText"/>
      </w:pPr>
      <w:ins w:id="57" w:author="PR Preview" w:date="2024-01-01T00:00:00Z">
        <w:r>
          <w:t xml:space="preserve">An individual assigned to</w:t>
        </w:r>
      </w:ins>
      <w:ins w:id="57" w:author="PR Preview" w:date="2024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</m:oMath>
      <w:ins w:id="57" w:author="PR Preview" w:date="2024-01-01T00:00:00Z">
        <w:r>
          <w:t xml:space="preserve"> </w:t>
        </w:r>
      </w:ins>
      <w:ins w:id="57" w:author="PR Preview" w:date="2024-01-01T00:00:00Z">
        <w:r>
          <w:t xml:space="preserve">who stops therapy because of toxicity</w:t>
        </w:r>
      </w:ins>
      <w:ins w:id="57" w:author="PR Preview" w:date="2024-01-01T00:00:00Z">
        <w:r>
          <w:t xml:space="preserve"> </w:t>
        </w:r>
      </w:ins>
      <w:ins w:id="57" w:author="PR Preview" w:date="2024-01-01T00:00:00Z">
        <w:r>
          <w:t xml:space="preserve">is</w:t>
        </w:r>
      </w:ins>
      <w:ins w:id="57" w:author="PR Preview" w:date="2024-01-01T00:00:00Z">
        <w:r>
          <w:t xml:space="preserve"> </w:t>
        </w:r>
      </w:ins>
      <w:ins w:id="57" w:author="PR Preview" w:date="2024-01-01T00:00:00Z">
        <w:r>
          <w:rPr>
            <w:i/>
            <w:iCs/>
          </w:rPr>
          <w:t xml:space="preserve">adhering</w:t>
        </w:r>
      </w:ins>
      <w:ins w:id="57" w:author="PR Preview" w:date="2024-01-01T00:00:00Z">
        <w:r>
          <w:t xml:space="preserve"> </w:t>
        </w:r>
      </w:ins>
      <w:ins w:id="57" w:author="PR Preview" w:date="2024-01-01T00:00:00Z">
        <w:r>
          <w:t xml:space="preserve">to</w:t>
        </w:r>
      </w:ins>
      <w:ins w:id="57" w:author="PR Preview" w:date="2024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</m:oMath>
      <w:ins w:id="57" w:author="PR Preview" w:date="2024-01-01T00:00:00Z">
        <w:r>
          <w:t xml:space="preserve">, not deviating from it,</w:t>
        </w:r>
      </w:ins>
      <w:ins w:id="57" w:author="PR Preview" w:date="2024-01-01T00:00:00Z">
        <w:r>
          <w:t xml:space="preserve"> </w:t>
        </w:r>
      </w:ins>
      <w:ins w:id="57" w:author="PR Preview" w:date="2024-01-01T00:00:00Z">
        <w:r>
          <w:t xml:space="preserve">even if the protocol describes</w:t>
        </w:r>
      </w:ins>
      <w:ins w:id="57" w:author="PR Preview" w:date="2024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</m:oMath>
      <w:ins w:id="57" w:author="PR Preview" w:date="2024-01-01T00:00:00Z">
        <w:r>
          <w:t xml:space="preserve"> </w:t>
        </w:r>
      </w:ins>
      <w:ins w:id="57" w:author="PR Preview" w:date="2024-01-01T00:00:00Z">
        <w:r>
          <w:t xml:space="preserve">loosely as</w:t>
        </w:r>
      </w:ins>
      <w:ins w:id="57" w:author="PR Preview" w:date="2024-01-01T00:00:00Z">
        <w:r>
          <w:t xml:space="preserve"> </w:t>
        </w:r>
      </w:ins>
      <w:ins w:id="57" w:author="PR Preview" w:date="2024-01-01T00:00:00Z">
        <w:r>
          <w:t xml:space="preserve">“treat continuously.”</w:t>
        </w:r>
      </w:ins>
    </w:p>
    <w:p>
      <w:pPr>
        <w:pStyle w:val="BodyText"/>
      </w:pPr>
      <w:ins w:id="58" w:author="PR Preview" w:date="2024-01-01T00:00:00Z">
        <w:r>
          <w:t xml:space="preserve">Ideally the protocol fully specifies the strategies,</w:t>
        </w:r>
      </w:ins>
      <w:ins w:id="58" w:author="PR Preview" w:date="2024-01-01T00:00:00Z">
        <w:r>
          <w:t xml:space="preserve"> </w:t>
        </w:r>
      </w:ins>
      <w:ins w:id="58" w:author="PR Preview" w:date="2024-01-01T00:00:00Z">
        <w:r>
          <w:t xml:space="preserve">so that the per-protocol effect is well defined (Hernán and Robins, 2017, as cited in the book).</w:t>
        </w:r>
      </w:ins>
    </w:p>
    <w:p>
      <w:pPr>
        <w:pStyle w:val="BodyText"/>
      </w:pPr>
      <w:ins w:id="59" w:author="PR Preview" w:date="2024-01-01T00:00:00Z">
        <w:r>
          <w:t xml:space="preserve">The PP effect is often the</w:t>
        </w:r>
      </w:ins>
      <w:ins w:id="59" w:author="PR Preview" w:date="2024-01-01T00:00:00Z">
        <w:r>
          <w:t xml:space="preserve"> </w:t>
        </w:r>
      </w:ins>
      <w:ins w:id="59" w:author="PR Preview" w:date="2024-01-01T00:00:00Z">
        <w:r>
          <w:rPr>
            <w:i/>
            <w:iCs/>
          </w:rPr>
          <w:t xml:space="preserve">implicit</w:t>
        </w:r>
      </w:ins>
      <w:ins w:id="59" w:author="PR Preview" w:date="2024-01-01T00:00:00Z">
        <w:r>
          <w:t xml:space="preserve"> </w:t>
        </w:r>
      </w:ins>
      <w:ins w:id="59" w:author="PR Preview" w:date="2024-01-01T00:00:00Z">
        <w:r>
          <w:t xml:space="preserve">target of inference.</w:t>
        </w:r>
      </w:ins>
      <w:ins w:id="59" w:author="PR Preview" w:date="2024-01-01T00:00:00Z">
        <w:r>
          <w:t xml:space="preserve"> </w:t>
        </w:r>
      </w:ins>
      <w:ins w:id="59" w:author="PR Preview" w:date="2024-01-01T00:00:00Z">
        <w:r>
          <w:t xml:space="preserve">When investigators complain that the interventions implemented in a trial</w:t>
        </w:r>
      </w:ins>
      <w:ins w:id="59" w:author="PR Preview" w:date="2024-01-01T00:00:00Z">
        <w:r>
          <w:t xml:space="preserve"> </w:t>
        </w:r>
      </w:ins>
      <w:ins w:id="59" w:author="PR Preview" w:date="2024-01-01T00:00:00Z">
        <w:r>
          <w:t xml:space="preserve">were not faithful to the protocol and call that</w:t>
        </w:r>
      </w:ins>
      <w:ins w:id="59" w:author="PR Preview" w:date="2024-01-01T00:00:00Z">
        <w:r>
          <w:t xml:space="preserve"> </w:t>
        </w:r>
      </w:ins>
      <w:ins w:id="59" w:author="PR Preview" w:date="2024-01-01T00:00:00Z">
        <w:r>
          <w:t xml:space="preserve">“bias,”</w:t>
        </w:r>
      </w:ins>
      <w:ins w:id="59" w:author="PR Preview" w:date="2024-01-01T00:00:00Z">
        <w:r>
          <w:t xml:space="preserve"> </w:t>
        </w:r>
      </w:ins>
      <w:ins w:id="59" w:author="PR Preview" w:date="2024-01-01T00:00:00Z">
        <w:r>
          <w:t xml:space="preserve">they are really interested in the PP effect:</w:t>
        </w:r>
      </w:ins>
      <w:ins w:id="59" w:author="PR Preview" w:date="2024-01-01T00:00:00Z">
        <w:r>
          <w:t xml:space="preserve"> </w:t>
        </w:r>
      </w:ins>
      <w:ins w:id="59" w:author="PR Preview" w:date="2024-01-01T00:00:00Z">
        <w:r>
          <w:t xml:space="preserve">non-adherence after baseline cannot bias the effect of baseline assignment.</w:t>
        </w:r>
      </w:ins>
    </w:p>
    <w:bookmarkEnd w:id="26"/>
    <w:bookmarkStart w:id="31" w:name="X8e13ec24135c0f47bf5d08c9cfbd4447f9c6585"/>
    <w:p>
      <w:pPr>
        <w:pStyle w:val="Heading3"/>
      </w:pPr>
      <w:ins w:id="60" w:author="PR Preview" w:date="2024-01-01T00:00:00Z">
        <w:r>
          <w:t xml:space="preserve">2.3 Per-Protocol Effects in Alternative Target Trials</w:t>
        </w:r>
      </w:ins>
    </w:p>
    <w:p>
      <w:ins w:id="61" w:author="PR Preview" w:date="2024-01-01T00:00:00Z">
        <w:r>
          <w:pict>
            <v:rect style="width:0;height:1.5pt" o:hralign="center" o:hrstd="t" o:hr="t"/>
          </w:pict>
        </w:r>
      </w:ins>
    </w:p>
    <w:p>
      <w:pPr>
        <w:pStyle w:val="FirstParagraph"/>
      </w:pPr>
      <w:ins w:id="62" w:author="PR Preview" w:date="2024-01-01T00:00:00Z">
        <w:r>
          <w:t xml:space="preserve">Suppose that during the trial a consensus emerges that</w:t>
        </w:r>
      </w:ins>
      <w:ins w:id="62" w:author="PR Preview" w:date="2024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0</m:t>
            </m:r>
          </m:sub>
        </m:sSub>
      </m:oMath>
      <w:ins w:id="62" w:author="PR Preview" w:date="2024-01-01T00:00:00Z">
        <w:r>
          <w:t xml:space="preserve"> </w:t>
        </w:r>
      </w:ins>
      <w:ins w:id="62" w:author="PR Preview" w:date="2024-01-01T00:00:00Z">
        <w:r>
          <w:t xml:space="preserve">is inferior,</w:t>
        </w:r>
      </w:ins>
      <w:ins w:id="62" w:author="PR Preview" w:date="2024-01-01T00:00:00Z">
        <w:r>
          <w:t xml:space="preserve"> </w:t>
        </w:r>
      </w:ins>
      <w:ins w:id="62" w:author="PR Preview" w:date="2024-01-01T00:00:00Z">
        <w:r>
          <w:t xml:space="preserve">and physicians start treating</w:t>
        </w:r>
      </w:ins>
      <w:ins w:id="62" w:author="PR Preview" w:date="2024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0</m:t>
            </m:r>
          </m:sub>
        </m:sSub>
      </m:oMath>
      <w:ins w:id="62" w:author="PR Preview" w:date="2024-01-01T00:00:00Z">
        <w:r>
          <w:t xml:space="preserve"> </w:t>
        </w:r>
      </w:ins>
      <w:ins w:id="62" w:author="PR Preview" w:date="2024-01-01T00:00:00Z">
        <w:r>
          <w:t xml:space="preserve">participants once their CD4 count (</w:t>
        </w:r>
      </w:ins>
      <m:oMath>
        <m:sSub>
          <m:e>
            <m:r>
              <m:t>L</m:t>
            </m:r>
          </m:e>
          <m:sub>
            <m:r>
              <m:t>k</m:t>
            </m:r>
          </m:sub>
        </m:sSub>
      </m:oMath>
      <w:ins w:id="62" w:author="PR Preview" w:date="2024-01-01T00:00:00Z">
        <w:r>
          <w:t xml:space="preserve">) first drops below 200 cells/µL.</w:t>
        </w:r>
      </w:ins>
      <w:ins w:id="62" w:author="PR Preview" w:date="2024-01-01T00:00:00Z">
        <w:r>
          <w:t xml:space="preserve"> </w:t>
        </w:r>
      </w:ins>
      <w:ins w:id="62" w:author="PR Preview" w:date="2024-01-01T00:00:00Z">
        <w:r>
          <w:t xml:space="preserve">Many</w:t>
        </w:r>
      </w:ins>
      <w:ins w:id="62" w:author="PR Preview" w:date="2024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0</m:t>
            </m:r>
          </m:sub>
        </m:sSub>
      </m:oMath>
      <w:ins w:id="62" w:author="PR Preview" w:date="2024-01-01T00:00:00Z">
        <w:r>
          <w:t xml:space="preserve"> </w:t>
        </w:r>
      </w:ins>
      <w:ins w:id="62" w:author="PR Preview" w:date="2024-01-01T00:00:00Z">
        <w:r>
          <w:t xml:space="preserve">participants then follow</w:t>
        </w:r>
      </w:ins>
    </w:p>
    <w:p>
      <w:pPr>
        <w:pStyle w:val="BodyText"/>
      </w:pPr>
      <m:oMath>
        <m:sSubSup>
          <m:e>
            <m:r>
              <m:t>g</m:t>
            </m:r>
          </m:e>
          <m:sub>
            <m:r>
              <m:t>0</m:t>
            </m:r>
          </m:sub>
          <m:sup>
            <m:r>
              <m:rPr>
                <m:sty m:val="p"/>
              </m:rPr>
              <m:t>′</m:t>
            </m:r>
          </m:sup>
        </m:sSubSup>
      </m:oMath>
      <w:ins w:id="63" w:author="PR Preview" w:date="2024-01-01T00:00:00Z">
        <w:r>
          <w:t xml:space="preserve">:</w:t>
        </w:r>
      </w:ins>
      <w:ins w:id="63" w:author="PR Preview" w:date="2024-01-01T00:00:00Z">
        <w:r>
          <w:t xml:space="preserve"> </w:t>
        </w:r>
      </w:ins>
      <w:ins w:id="63" w:author="PR Preview" w:date="2024-01-01T00:00:00Z">
        <w:r>
          <w:t xml:space="preserve">“receive</w:t>
        </w:r>
      </w:ins>
      <w:ins w:id="63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ins w:id="63" w:author="PR Preview" w:date="2024-01-01T00:00:00Z">
        <w:r>
          <w:t xml:space="preserve"> </w:t>
        </w:r>
      </w:ins>
      <w:ins w:id="63" w:author="PR Preview" w:date="2024-01-01T00:00:00Z">
        <w:r>
          <w:t xml:space="preserve">continuously, but switch to</w:t>
        </w:r>
      </w:ins>
      <w:ins w:id="63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ins w:id="63" w:author="PR Preview" w:date="2024-01-01T00:00:00Z">
        <w:r>
          <w:t xml:space="preserve"> </w:t>
        </w:r>
      </w:ins>
      <w:ins w:id="63" w:author="PR Preview" w:date="2024-01-01T00:00:00Z">
        <w:r>
          <w:t xml:space="preserve">after</w:t>
        </w:r>
      </w:ins>
      <w:ins w:id="63" w:author="PR Preview" w:date="2024-01-01T00:00:00Z">
        <w:r>
          <w:t xml:space="preserve"> </w:t>
        </w:r>
      </w:ins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200</m:t>
        </m:r>
      </m:oMath>
      <w:ins w:id="63" w:author="PR Preview" w:date="2024-01-01T00:00:00Z">
        <w:r>
          <w:t xml:space="preserve">.”</w:t>
        </w:r>
      </w:ins>
    </w:p>
    <w:p>
      <w:pPr>
        <w:pStyle w:val="BodyText"/>
      </w:pPr>
      <w:ins w:id="64" w:author="PR Preview" w:date="2024-01-01T00:00:00Z">
        <w:r>
          <w:t xml:space="preserve">The contrast of</w:t>
        </w:r>
      </w:ins>
      <w:ins w:id="64" w:author="PR Preview" w:date="2024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</m:oMath>
      <w:ins w:id="64" w:author="PR Preview" w:date="2024-01-01T00:00:00Z">
        <w:r>
          <w:t xml:space="preserve"> </w:t>
        </w:r>
      </w:ins>
      <w:ins w:id="64" w:author="PR Preview" w:date="2024-01-01T00:00:00Z">
        <w:r>
          <w:t xml:space="preserve">versus</w:t>
        </w:r>
      </w:ins>
      <w:ins w:id="64" w:author="PR Preview" w:date="2024-01-01T00:00:00Z">
        <w:r>
          <w:t xml:space="preserve"> </w:t>
        </w:r>
      </w:ins>
      <m:oMath>
        <m:sSubSup>
          <m:e>
            <m:r>
              <m:t>g</m:t>
            </m:r>
          </m:e>
          <m:sub>
            <m:r>
              <m:t>0</m:t>
            </m:r>
          </m:sub>
          <m:sup>
            <m:r>
              <m:rPr>
                <m:sty m:val="p"/>
              </m:rPr>
              <m:t>′</m:t>
            </m:r>
          </m:sup>
        </m:sSubSup>
      </m:oMath>
      <w:ins w:id="64" w:author="PR Preview" w:date="2024-01-01T00:00:00Z">
        <w:r>
          <w:t xml:space="preserve"> </w:t>
        </w:r>
      </w:ins>
      <w:ins w:id="64" w:author="PR Preview" w:date="2024-01-01T00:00:00Z">
        <w:r>
          <w:t xml:space="preserve">is neither the ITT nor the original PP effect.</w:t>
        </w:r>
      </w:ins>
      <w:ins w:id="64" w:author="PR Preview" w:date="2024-01-01T00:00:00Z">
        <w:r>
          <w:t xml:space="preserve"> </w:t>
        </w:r>
      </w:ins>
      <w:ins w:id="64" w:author="PR Preview" w:date="2024-01-01T00:00:00Z">
        <w:r>
          <w:t xml:space="preserve">It is the</w:t>
        </w:r>
      </w:ins>
      <w:ins w:id="64" w:author="PR Preview" w:date="2024-01-01T00:00:00Z">
        <w:r>
          <w:t xml:space="preserve"> </w:t>
        </w:r>
      </w:ins>
      <w:ins w:id="64" w:author="PR Preview" w:date="2024-01-01T00:00:00Z">
        <w:r>
          <w:rPr>
            <w:b/>
            <w:bCs/>
          </w:rPr>
          <w:t xml:space="preserve">PP effect of another target trial</w:t>
        </w:r>
      </w:ins>
      <w:ins w:id="64" w:author="PR Preview" w:date="2024-01-01T00:00:00Z">
        <w:r>
          <w:t xml:space="preserve">, randomizing</w:t>
        </w:r>
      </w:ins>
      <w:ins w:id="64" w:author="PR Preview" w:date="2024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</m:oMath>
      <w:ins w:id="64" w:author="PR Preview" w:date="2024-01-01T00:00:00Z">
        <w:r>
          <w:t xml:space="preserve"> </w:t>
        </w:r>
      </w:ins>
      <w:ins w:id="64" w:author="PR Preview" w:date="2024-01-01T00:00:00Z">
        <w:r>
          <w:t xml:space="preserve">versus</w:t>
        </w:r>
      </w:ins>
      <w:ins w:id="64" w:author="PR Preview" w:date="2024-01-01T00:00:00Z">
        <w:r>
          <w:t xml:space="preserve"> </w:t>
        </w:r>
      </w:ins>
      <m:oMath>
        <m:sSubSup>
          <m:e>
            <m:r>
              <m:t>g</m:t>
            </m:r>
          </m:e>
          <m:sub>
            <m:r>
              <m:t>0</m:t>
            </m:r>
          </m:sub>
          <m:sup>
            <m:r>
              <m:rPr>
                <m:sty m:val="p"/>
              </m:rPr>
              <m:t>′</m:t>
            </m:r>
          </m:sup>
        </m:sSubSup>
      </m:oMath>
      <w:ins w:id="64" w:author="PR Preview" w:date="2024-01-01T00:00:00Z">
        <w:r>
          <w:t xml:space="preserve">,</w:t>
        </w:r>
      </w:ins>
      <w:ins w:id="64" w:author="PR Preview" w:date="2024-01-01T00:00:00Z">
        <w:r>
          <w:t xml:space="preserve"> </w:t>
        </w:r>
      </w:ins>
      <w:ins w:id="64" w:author="PR Preview" w:date="2024-01-01T00:00:00Z">
        <w:r>
          <w:t xml:space="preserve">which can be emulated with the actual trial’s data.</w:t>
        </w:r>
      </w:ins>
    </w:p>
    <w:p>
      <w:pPr>
        <w:pStyle w:val="BodyText"/>
      </w:pPr>
      <w:ins w:id="65" w:author="PR Preview" w:date="2024-01-01T00:00:00Z">
        <w:r>
          <w:t xml:space="preserve">Paradoxically, complete adherence would make this impossible:</w:t>
        </w:r>
      </w:ins>
      <w:ins w:id="65" w:author="PR Preview" w:date="2024-01-01T00:00:00Z">
        <w:r>
          <w:t xml:space="preserve"> </w:t>
        </w:r>
      </w:ins>
      <w:ins w:id="65" w:author="PR Preview" w:date="2024-01-01T00:00:00Z">
        <w:r>
          <w:t xml:space="preserve">if everyone followed the original protocol, nobody in the data followed</w:t>
        </w:r>
      </w:ins>
      <w:ins w:id="65" w:author="PR Preview" w:date="2024-01-01T00:00:00Z">
        <w:r>
          <w:t xml:space="preserve"> </w:t>
        </w:r>
      </w:ins>
      <m:oMath>
        <m:sSubSup>
          <m:e>
            <m:r>
              <m:t>g</m:t>
            </m:r>
          </m:e>
          <m:sub>
            <m:r>
              <m:t>0</m:t>
            </m:r>
          </m:sub>
          <m:sup>
            <m:r>
              <m:rPr>
                <m:sty m:val="p"/>
              </m:rPr>
              <m:t>′</m:t>
            </m:r>
          </m:sup>
        </m:sSubSup>
      </m:oMath>
      <w:ins w:id="65" w:author="PR Preview" w:date="2024-01-01T00:00:00Z">
        <w:r>
          <w:t xml:space="preserve">.</w:t>
        </w:r>
      </w:ins>
      <w:ins w:id="65" w:author="PR Preview" w:date="2024-01-01T00:00:00Z">
        <w:r>
          <w:t xml:space="preserve"> </w:t>
        </w:r>
      </w:ins>
      <w:ins w:id="65" w:author="PR Preview" w:date="2024-01-01T00:00:00Z">
        <w:r>
          <w:t xml:space="preserve">A fully adherent trial of CD4 thresholds for initiating therapy</w:t>
        </w:r>
      </w:ins>
      <w:ins w:id="65" w:author="PR Preview" w:date="2024-01-01T00:00:00Z">
        <w:r>
          <w:t xml:space="preserve"> </w:t>
        </w:r>
      </w:ins>
      <w:ins w:id="65" w:author="PR Preview" w:date="2024-01-01T00:00:00Z">
        <w:r>
          <w:t xml:space="preserve">is of little use to emulate a trial of continuous treatment versus no treatment, and vice versa.</w:t>
        </w:r>
      </w:ins>
      <w:ins w:id="65" w:author="PR Preview" w:date="2024-01-01T00:00:00Z">
        <w:r>
          <w:t xml:space="preserve"> </w:t>
        </w:r>
      </w:ins>
      <w:ins w:id="65" w:author="PR Preview" w:date="2024-01-01T00:00:00Z">
        <w:r>
          <w:t xml:space="preserve">It is precisely non-adherence that lets one trial’s data</w:t>
        </w:r>
      </w:ins>
      <w:ins w:id="65" w:author="PR Preview" w:date="2024-01-01T00:00:00Z">
        <w:r>
          <w:t xml:space="preserve"> </w:t>
        </w:r>
      </w:ins>
      <w:ins w:id="65" w:author="PR Preview" w:date="2024-01-01T00:00:00Z">
        <w:r>
          <w:t xml:space="preserve">answer other, perhaps more relevant, causal questions.</w:t>
        </w:r>
      </w:ins>
    </w:p>
    <w:p>
      <w:pPr>
        <w:pStyle w:val="BodyText"/>
      </w:pPr>
      <w:ins w:id="66" w:author="PR Preview" w:date="2024-01-01T00:00:00Z">
        <w:r>
          <w:t xml:space="preserve">Estimating per-protocol effects of sustained strategies in a trial raises</w:t>
        </w:r>
      </w:ins>
      <w:ins w:id="66" w:author="PR Preview" w:date="2024-01-01T00:00:00Z">
        <w:r>
          <w:t xml:space="preserve"> </w:t>
        </w:r>
      </w:ins>
      <w:ins w:id="66" w:author="PR Preview" w:date="2024-01-01T00:00:00Z">
        <w:r>
          <w:t xml:space="preserve">the same issues as in an observational study:</w:t>
        </w:r>
      </w:ins>
      <w:ins w:id="66" w:author="PR Preview" w:date="2024-01-01T00:00:00Z">
        <w:r>
          <w:t xml:space="preserve"> </w:t>
        </w:r>
      </w:ins>
      <w:ins w:id="66" w:author="PR Preview" w:date="2024-01-01T00:00:00Z">
        <w:r>
          <w:t xml:space="preserve">trial investigators need to collect post-randomization data</w:t>
        </w:r>
      </w:ins>
      <w:ins w:id="66" w:author="PR Preview" w:date="2024-01-01T00:00:00Z">
        <w:r>
          <w:t xml:space="preserve"> </w:t>
        </w:r>
      </w:ins>
      <w:ins w:id="66" w:author="PR Preview" w:date="2024-01-01T00:00:00Z">
        <w:r>
          <w:t xml:space="preserve">on adherence and on time-varying prognostic factors associated with adherence.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22.1: Controlled Direct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controlled 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with mediator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set to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</m:sup>
                  </m:sSup>
                </m:e>
              </m:d>
            </m:oMath>
            <w:r>
              <w:t xml:space="preserve">, 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could be identified by a trial that randomizes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at baseline 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one month later,</w:t>
            </w:r>
            <w:r>
              <w:t xml:space="preserve"> </w:t>
            </w:r>
            <w:r>
              <w:t xml:space="preserve">so that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or by emulating such a trial when consistency, positivity, and exchangeability hold for both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just a contrast of sustained strategies: replace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(Chapter 19)</w:t>
            </w:r>
            <w:r>
              <w:t xml:space="preserve"> </w:t>
            </w:r>
            <w:r>
              <w:t xml:space="preserve">(Hernán and Robins 2020, Technical Point 22.1, p. 311)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22.2: Pure and Principal Stratum Direct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9"/>
              </w:numPr>
            </w:pPr>
            <w:r>
              <w:rPr>
                <w:b/>
                <w:bCs/>
              </w:rPr>
              <w:t xml:space="preserve">Pure (natural) direct effect</w:t>
            </w:r>
            <w:r>
              <w:t xml:space="preserve">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It is a cross-world quantity, so it cannot be identified from any randomized experiment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 or both, nor from observational data under an FFRCISTG model</w:t>
            </w:r>
            <w:r>
              <w:t xml:space="preserve"> </w:t>
            </w:r>
            <w:r>
              <w:t xml:space="preserve">(Technical Point 6.2).</w:t>
            </w:r>
            <w:r>
              <w:t xml:space="preserve"> </w:t>
            </w:r>
            <w:r>
              <w:t xml:space="preserve">Introduced by Robins and Greenland (1992); Pearl (2001) renamed it</w:t>
            </w:r>
            <w:r>
              <w:t xml:space="preserve"> </w:t>
            </w:r>
            <w:r>
              <w:t xml:space="preserve">and showed it is identified for certain graphs under the NPSEM-IE model,</w:t>
            </w:r>
            <w:r>
              <w:t xml:space="preserve"> </w:t>
            </w:r>
            <w:r>
              <w:t xml:space="preserve">which assumes untestable cross-world independencies.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rPr>
                <w:b/>
                <w:bCs/>
              </w:rPr>
              <w:t xml:space="preserve">Principal stratum direct effect</w:t>
            </w:r>
            <w:r>
              <w:t xml:space="preserve">: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 the subset with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equals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m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m</m:t>
                  </m:r>
                </m:e>
              </m:d>
            </m:oMath>
            <w:r>
              <w:t xml:space="preserve">,</w:t>
            </w:r>
            <w:r>
              <w:t xml:space="preserve"> </w:t>
            </w:r>
            <w:r>
              <w:t xml:space="preserve">a total effect in a subpopulation, so it needs no well-defined intervention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;</w:t>
            </w:r>
            <w:r>
              <w:t xml:space="preserve"> </w:t>
            </w:r>
            <w:r>
              <w:t xml:space="preserve">but it has little policy relevance 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in almost everyone.</w:t>
            </w:r>
            <w:r>
              <w:t xml:space="preserve"> </w:t>
            </w:r>
            <w:r>
              <w:t xml:space="preserve">Introduced by Robins (1986) and popularized by Rubin (2004).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Chapter 23 presents yet another type of direct effect</w:t>
            </w:r>
            <w:r>
              <w:t xml:space="preserve"> </w:t>
            </w:r>
            <w:r>
              <w:t xml:space="preserve">(Hernán and Robins 2020, Technical Point 22.2, p. 312)</w:t>
            </w:r>
            <w:r>
              <w:t xml:space="preserve">.</w:t>
            </w:r>
          </w:p>
          <w:p/>
        </w:tc>
      </w:tr>
    </w:tbl>
    <w:bookmarkEnd w:id="31"/>
    <w:bookmarkEnd w:id="32"/>
    <w:bookmarkStart w:id="35" w:name="Xb568582a0a57d76f9e0c501985ff618b56b91af"/>
    <w:p>
      <w:pPr>
        <w:pStyle w:val="Heading2"/>
      </w:pPr>
      <w:ins w:id="68" w:author="PR Preview" w:date="2024-01-01T00:00:00Z">
        <w:r>
          <w:t xml:space="preserve">3 22.3 Emulating a Target Trial with Sustained Strategies (pp. 313-315)</w:t>
        </w:r>
      </w:ins>
    </w:p>
    <w:p>
      <w:r>
        <w:pict>
          <v:rect style="width:0;height:1.5pt" o:hralign="center" o:hrstd="t" o:hr="t"/>
        </w:pict>
      </w:r>
    </w:p>
    <w:p>
      <w:pPr>
        <w:pStyle w:val="FirstParagraph"/>
      </w:pPr>
      <w:ins w:id="70" w:author="PR Preview" w:date="2024-01-01T00:00:00Z">
        <w:r>
          <w:t xml:space="preserve">When a pragmatic trial is not possible,</w:t>
        </w:r>
      </w:ins>
      <w:ins w:id="70" w:author="PR Preview" w:date="2024-01-01T00:00:00Z">
        <w:r>
          <w:t xml:space="preserve"> </w:t>
        </w:r>
      </w:ins>
      <w:ins w:id="70" w:author="PR Preview" w:date="2024-01-01T00:00:00Z">
        <w:r>
          <w:t xml:space="preserve">we emulate it with existing observational data;</w:t>
        </w:r>
      </w:ins>
      <w:ins w:id="70" w:author="PR Preview" w:date="2024-01-01T00:00:00Z">
        <w:r>
          <w:t xml:space="preserve"> </w:t>
        </w:r>
      </w:ins>
      <w:ins w:id="70" w:author="PR Preview" w:date="2024-01-01T00:00:00Z">
        <w:r>
          <w:t xml:space="preserve">the trial is then the</w:t>
        </w:r>
      </w:ins>
      <w:ins w:id="70" w:author="PR Preview" w:date="2024-01-01T00:00:00Z">
        <w:r>
          <w:t xml:space="preserve"> </w:t>
        </w:r>
      </w:ins>
      <w:ins w:id="70" w:author="PR Preview" w:date="2024-01-01T00:00:00Z">
        <w:r>
          <w:rPr>
            <w:b/>
            <w:bCs/>
          </w:rPr>
          <w:t xml:space="preserve">target trial</w:t>
        </w:r>
      </w:ins>
      <w:ins w:id="70" w:author="PR Preview" w:date="2024-01-01T00:00:00Z">
        <w:r>
          <w:t xml:space="preserve"> </w:t>
        </w:r>
      </w:ins>
      <w:ins w:id="70" w:author="PR Preview" w:date="2024-01-01T00:00:00Z">
        <w:r>
          <w:t xml:space="preserve">of the observational analysis.</w:t>
        </w:r>
      </w:ins>
      <w:ins w:id="70" w:author="PR Preview" w:date="2024-01-01T00:00:00Z">
        <w:r>
          <w:t xml:space="preserve"> </w:t>
        </w:r>
      </w:ins>
      <w:ins w:id="70" w:author="PR Preview" w:date="2024-01-01T00:00:00Z">
        <w:r>
          <w:t xml:space="preserve">At a minimum, its protocol specifies:</w:t>
        </w:r>
      </w:ins>
    </w:p>
    <w:p>
      <w:pPr>
        <w:pStyle w:val="Compact"/>
        <w:numPr>
          <w:ilvl w:val="0"/>
          <w:numId w:val="1010"/>
        </w:numPr>
      </w:pPr>
      <w:ins w:id="71" w:author="PR Preview" w:date="2024-01-01T00:00:00Z">
        <w:r>
          <w:t xml:space="preserve">eligibility criteria;</w:t>
        </w:r>
      </w:ins>
    </w:p>
    <w:p>
      <w:pPr>
        <w:pStyle w:val="Compact"/>
        <w:numPr>
          <w:ilvl w:val="0"/>
          <w:numId w:val="1010"/>
        </w:numPr>
      </w:pPr>
      <w:ins w:id="72" w:author="PR Preview" w:date="2024-01-01T00:00:00Z">
        <w:r>
          <w:t xml:space="preserve">start and end of follow-up;</w:t>
        </w:r>
      </w:ins>
    </w:p>
    <w:p>
      <w:pPr>
        <w:pStyle w:val="Compact"/>
        <w:numPr>
          <w:ilvl w:val="0"/>
          <w:numId w:val="1010"/>
        </w:numPr>
      </w:pPr>
      <w:ins w:id="73" w:author="PR Preview" w:date="2024-01-01T00:00:00Z">
        <w:r>
          <w:t xml:space="preserve">treatment strategies;</w:t>
        </w:r>
      </w:ins>
    </w:p>
    <w:p>
      <w:pPr>
        <w:pStyle w:val="Compact"/>
        <w:numPr>
          <w:ilvl w:val="0"/>
          <w:numId w:val="1010"/>
        </w:numPr>
      </w:pPr>
      <w:ins w:id="74" w:author="PR Preview" w:date="2024-01-01T00:00:00Z">
        <w:r>
          <w:t xml:space="preserve">outcomes of interest;</w:t>
        </w:r>
      </w:ins>
    </w:p>
    <w:p>
      <w:pPr>
        <w:pStyle w:val="Compact"/>
        <w:numPr>
          <w:ilvl w:val="0"/>
          <w:numId w:val="1010"/>
        </w:numPr>
      </w:pPr>
      <w:ins w:id="75" w:author="PR Preview" w:date="2024-01-01T00:00:00Z">
        <w:r>
          <w:t xml:space="preserve">causal contrast;</w:t>
        </w:r>
      </w:ins>
    </w:p>
    <w:p>
      <w:pPr>
        <w:pStyle w:val="Compact"/>
        <w:numPr>
          <w:ilvl w:val="0"/>
          <w:numId w:val="1010"/>
        </w:numPr>
      </w:pPr>
      <w:ins w:id="76" w:author="PR Preview" w:date="2024-01-01T00:00:00Z">
        <w:r>
          <w:t xml:space="preserve">data analysis plan.</w:t>
        </w:r>
      </w:ins>
    </w:p>
    <w:p>
      <w:pPr>
        <w:pStyle w:val="FirstParagraph"/>
      </w:pPr>
      <w:ins w:id="77" w:author="PR Preview" w:date="2024-01-01T00:00:00Z">
        <w:r>
          <w:t xml:space="preserve">Specifying the protocol precisely may require some exploration of the available data.</w:t>
        </w:r>
      </w:ins>
      <w:ins w:id="77" w:author="PR Preview" w:date="2024-01-01T00:00:00Z">
        <w:r>
          <w:t xml:space="preserve"> </w:t>
        </w:r>
      </w:ins>
      <w:ins w:id="77" w:author="PR Preview" w:date="2024-01-01T00:00:00Z">
        <w:r>
          <w:t xml:space="preserve">For example, a target trial of individuals with HIV is a reasonable proposal</w:t>
        </w:r>
      </w:ins>
      <w:ins w:id="77" w:author="PR Preview" w:date="2024-01-01T00:00:00Z">
        <w:r>
          <w:t xml:space="preserve"> </w:t>
        </w:r>
      </w:ins>
      <w:ins w:id="77" w:author="PR Preview" w:date="2024-01-01T00:00:00Z">
        <w:r>
          <w:t xml:space="preserve">only after confirming that the data include information on HIV diagnosis.</w:t>
        </w:r>
      </w:ins>
    </w:p>
    <w:bookmarkStart w:id="33" w:name="observational-analog-of-the-itt-effect"/>
    <w:p>
      <w:pPr>
        <w:pStyle w:val="Heading3"/>
      </w:pPr>
      <w:ins w:id="78" w:author="PR Preview" w:date="2024-01-01T00:00:00Z">
        <w:r>
          <w:t xml:space="preserve">3.1 Observational Analog of the ITT Effect</w:t>
        </w:r>
      </w:ins>
    </w:p>
    <w:p>
      <w:r>
        <w:pict>
          <v:rect style="width:0;height:1.5pt" o:hralign="center" o:hrstd="t" o:hr="t"/>
        </w:pict>
      </w:r>
    </w:p>
    <w:p>
      <w:pPr>
        <w:pStyle w:val="FirstParagraph"/>
      </w:pPr>
      <w:ins w:id="80" w:author="PR Preview" w:date="2024-01-01T00:00:00Z">
        <w:r>
          <w:t xml:space="preserve">The actual assignment is unknown in existing observational data,</w:t>
        </w:r>
      </w:ins>
      <w:ins w:id="80" w:author="PR Preview" w:date="2024-01-01T00:00:00Z">
        <w:r>
          <w:t xml:space="preserve"> </w:t>
        </w:r>
      </w:ins>
      <w:ins w:id="80" w:author="PR Preview" w:date="2024-01-01T00:00:00Z">
        <w:r>
          <w:t xml:space="preserve">so a true ITT effect can rarely be emulated.</w:t>
        </w:r>
      </w:ins>
      <w:ins w:id="80" w:author="PR Preview" w:date="2024-01-01T00:00:00Z">
        <w:r>
          <w:t xml:space="preserve"> </w:t>
        </w:r>
      </w:ins>
      <w:ins w:id="80" w:author="PR Preview" w:date="2024-01-01T00:00:00Z">
        <w:r>
          <w:t xml:space="preserve">The closest analog compares</w:t>
        </w:r>
      </w:ins>
      <w:ins w:id="80" w:author="PR Preview" w:date="2024-01-01T00:00:00Z">
        <w:r>
          <w:t xml:space="preserve"> </w:t>
        </w:r>
      </w:ins>
      <w:ins w:id="80" w:author="PR Preview" w:date="2024-01-01T00:00:00Z">
        <w:r>
          <w:rPr>
            <w:b/>
            <w:bCs/>
          </w:rPr>
          <w:t xml:space="preserve">initiators</w:t>
        </w:r>
      </w:ins>
      <w:ins w:id="80" w:author="PR Preview" w:date="2024-01-01T00:00:00Z">
        <w:r>
          <w:t xml:space="preserve"> </w:t>
        </w:r>
      </w:ins>
      <w:ins w:id="80" w:author="PR Preview" w:date="2024-01-01T00:00:00Z">
        <w:r>
          <w:t xml:space="preserve">of the strategies,</w:t>
        </w:r>
      </w:ins>
      <w:ins w:id="80" w:author="PR Preview" w:date="2024-01-01T00:00:00Z">
        <w:r>
          <w:t xml:space="preserve"> </w:t>
        </w:r>
      </w:ins>
      <w:ins w:id="80" w:author="PR Preview" w:date="2024-01-01T00:00:00Z">
        <w:r>
          <w:t xml:space="preserve">“initiate</w:t>
        </w:r>
      </w:ins>
      <w:ins w:id="80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ins w:id="80" w:author="PR Preview" w:date="2024-01-01T00:00:00Z">
        <w:r>
          <w:t xml:space="preserve"> </w:t>
        </w:r>
      </w:ins>
      <w:ins w:id="80" w:author="PR Preview" w:date="2024-01-01T00:00:00Z">
        <w:r>
          <w:t xml:space="preserve">(or</w:t>
        </w:r>
      </w:ins>
      <w:ins w:id="80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ins w:id="80" w:author="PR Preview" w:date="2024-01-01T00:00:00Z">
        <w:r>
          <w:t xml:space="preserve">) at baseline, with no loss to follow-up”</w:t>
        </w:r>
      </w:ins>
      <w:ins w:id="80" w:author="PR Preview" w:date="2024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ins w:id="82" w:author="PR Preview" w:date="2024-01-01T00:00:00Z">
        <w:r>
          <w:t xml:space="preserve">This contrast groups people by</w:t>
        </w:r>
      </w:ins>
      <w:ins w:id="82" w:author="PR Preview" w:date="2024-01-01T00:00:00Z">
        <w:r>
          <w:t xml:space="preserve"> </w:t>
        </w:r>
      </w:ins>
      <w:ins w:id="82" w:author="PR Preview" w:date="2024-01-01T00:00:00Z">
        <w:r>
          <w:rPr>
            <w:b/>
            <w:bCs/>
          </w:rPr>
          <w:t xml:space="preserve">initiation</w:t>
        </w:r>
      </w:ins>
      <w:ins w:id="82" w:author="PR Preview" w:date="2024-01-01T00:00:00Z">
        <w:r>
          <w:t xml:space="preserve"> </w:t>
        </w:r>
      </w:ins>
      <w:ins w:id="82" w:author="PR Preview" w:date="2024-01-01T00:00:00Z">
        <w:r>
          <w:t xml:space="preserve">rather than</w:t>
        </w:r>
      </w:ins>
      <w:ins w:id="82" w:author="PR Preview" w:date="2024-01-01T00:00:00Z">
        <w:r>
          <w:t xml:space="preserve"> </w:t>
        </w:r>
      </w:ins>
      <w:ins w:id="82" w:author="PR Preview" w:date="2024-01-01T00:00:00Z">
        <w:r>
          <w:rPr>
            <w:b/>
            <w:bCs/>
          </w:rPr>
          <w:t xml:space="preserve">assignment</w:t>
        </w:r>
      </w:ins>
      <w:ins w:id="82" w:author="PR Preview" w:date="2024-01-01T00:00:00Z">
        <w:r>
          <w:t xml:space="preserve">.</w:t>
        </w:r>
      </w:ins>
      <w:ins w:id="82" w:author="PR Preview" w:date="2024-01-01T00:00:00Z">
        <w:r>
          <w:t xml:space="preserve"> </w:t>
        </w:r>
      </w:ins>
      <w:ins w:id="82" w:author="PR Preview" w:date="2024-01-01T00:00:00Z">
        <w:r>
          <w:t xml:space="preserve">Used in a randomized trial, it would put everyone who took no dose at baseline in the same group,</w:t>
        </w:r>
      </w:ins>
      <w:ins w:id="82" w:author="PR Preview" w:date="2024-01-01T00:00:00Z">
        <w:r>
          <w:t xml:space="preserve"> </w:t>
        </w:r>
      </w:ins>
      <w:ins w:id="82" w:author="PR Preview" w:date="2024-01-01T00:00:00Z">
        <w:r>
          <w:t xml:space="preserve">whether assigned to</w:t>
        </w:r>
      </w:ins>
      <w:ins w:id="82" w:author="PR Preview" w:date="2024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1</m:t>
            </m:r>
          </m:sub>
        </m:sSub>
      </m:oMath>
      <w:ins w:id="82" w:author="PR Preview" w:date="2024-01-01T00:00:00Z">
        <w:r>
          <w:t xml:space="preserve"> </w:t>
        </w:r>
      </w:ins>
      <w:ins w:id="82" w:author="PR Preview" w:date="2024-01-01T00:00:00Z">
        <w:r>
          <w:t xml:space="preserve">or</w:t>
        </w:r>
      </w:ins>
      <w:ins w:id="82" w:author="PR Preview" w:date="2024-01-01T00:00:00Z">
        <w:r>
          <w:t xml:space="preserve"> </w:t>
        </w:r>
      </w:ins>
      <m:oMath>
        <m:sSub>
          <m:e>
            <m:r>
              <m:t>g</m:t>
            </m:r>
          </m:e>
          <m:sub>
            <m:r>
              <m:t>0</m:t>
            </m:r>
          </m:sub>
        </m:sSub>
      </m:oMath>
      <w:ins w:id="82" w:author="PR Preview" w:date="2024-01-01T00:00:00Z">
        <w:r>
          <w:t xml:space="preserve">.</w:t>
        </w:r>
      </w:ins>
      <w:ins w:id="82" w:author="PR Preview" w:date="2024-01-01T00:00:00Z">
        <w:r>
          <w:t xml:space="preserve"> </w:t>
        </w:r>
      </w:ins>
      <w:ins w:id="82" w:author="PR Preview" w:date="2024-01-01T00:00:00Z">
        <w:r>
          <w:t xml:space="preserve">It is therefore equivalent to the modified ITT analysis of Fine Point 22.2.</w:t>
        </w:r>
      </w:ins>
      <w:ins w:id="82" w:author="PR Preview" w:date="2024-01-01T00:00:00Z">
        <w:r>
          <w:t xml:space="preserve"> </w:t>
        </w:r>
      </w:ins>
      <w:ins w:id="82" w:author="PR Preview" w:date="2024-01-01T00:00:00Z">
        <w:r>
          <w:t xml:space="preserve">If initiation occurs shortly after assignment, it roughly preserves a key ITT feature:</w:t>
        </w:r>
      </w:ins>
      <w:ins w:id="82" w:author="PR Preview" w:date="2024-01-01T00:00:00Z">
        <w:r>
          <w:t xml:space="preserve"> </w:t>
        </w:r>
      </w:ins>
      <w:ins w:id="82" w:author="PR Preview" w:date="2024-01-01T00:00:00Z">
        <w:r>
          <w:t xml:space="preserve">the contrast refers to interventions taken soon after baseline.</w:t>
        </w:r>
      </w:ins>
    </w:p>
    <w:p>
      <w:pPr>
        <w:pStyle w:val="BodyText"/>
      </w:pPr>
      <w:ins w:id="83" w:author="PR Preview" w:date="2024-01-01T00:00:00Z">
        <w:r>
          <w:t xml:space="preserve">With prescription (rather than dispensing) data,</w:t>
        </w:r>
      </w:ins>
      <w:ins w:id="83" w:author="PR Preview" w:date="2024-01-01T00:00:00Z">
        <w:r>
          <w:t xml:space="preserve"> </w:t>
        </w:r>
      </w:ins>
      <w:ins w:id="83" w:author="PR Preview" w:date="2024-01-01T00:00:00Z">
        <w:r>
          <w:t xml:space="preserve">a comparison by whether therapy was prescribed at baseline</w:t>
        </w:r>
      </w:ins>
      <w:ins w:id="83" w:author="PR Preview" w:date="2024-01-01T00:00:00Z">
        <w:r>
          <w:t xml:space="preserve"> </w:t>
        </w:r>
      </w:ins>
      <w:ins w:id="83" w:author="PR Preview" w:date="2024-01-01T00:00:00Z">
        <w:r>
          <w:t xml:space="preserve">would come a little closer to the target trial’s ITT analysis.</w:t>
        </w:r>
      </w:ins>
    </w:p>
    <w:bookmarkEnd w:id="33"/>
    <w:bookmarkStart w:id="34" w:name="observational-analog-of-the-pp-effect"/>
    <w:p>
      <w:pPr>
        <w:pStyle w:val="Heading3"/>
      </w:pPr>
      <w:ins w:id="84" w:author="PR Preview" w:date="2024-01-01T00:00:00Z">
        <w:r>
          <w:t xml:space="preserve">3.2 Observational Analog of the PP Effect</w:t>
        </w:r>
      </w:ins>
    </w:p>
    <w:p>
      <w:r>
        <w:pict>
          <v:rect style="width:0;height:1.5pt" o:hralign="center" o:hrstd="t" o:hr="t"/>
        </w:pict>
      </w:r>
    </w:p>
    <w:p>
      <w:pPr>
        <w:pStyle w:val="FirstParagraph"/>
      </w:pPr>
      <w:ins w:id="86" w:author="PR Preview" w:date="2024-01-01T00:00:00Z">
        <w:r>
          <w:t xml:space="preserve">The observational analog of the PP effect is defined exactly as in the target trial.</w:t>
        </w:r>
      </w:ins>
      <w:ins w:id="86" w:author="PR Preview" w:date="2024-01-01T00:00:00Z">
        <w:r>
          <w:t xml:space="preserve"> </w:t>
        </w:r>
      </w:ins>
      <w:ins w:id="86" w:author="PR Preview" w:date="2024-01-01T00:00:00Z">
        <w:r>
          <w:t xml:space="preserve">Without a pre-specified protocol, every per-protocol effect corresponds to some target trial,</w:t>
        </w:r>
      </w:ins>
      <w:ins w:id="86" w:author="PR Preview" w:date="2024-01-01T00:00:00Z">
        <w:r>
          <w:t xml:space="preserve"> </w:t>
        </w:r>
      </w:ins>
      <w:ins w:id="86" w:author="PR Preview" w:date="2024-01-01T00:00:00Z">
        <w:r>
          <w:t xml:space="preserve">so there is no distinction between the</w:t>
        </w:r>
      </w:ins>
      <w:ins w:id="86" w:author="PR Preview" w:date="2024-01-01T00:00:00Z">
        <w:r>
          <w:t xml:space="preserve"> </w:t>
        </w:r>
      </w:ins>
      <w:ins w:id="86" w:author="PR Preview" w:date="2024-01-01T00:00:00Z">
        <w:r>
          <w:t xml:space="preserve">“original”</w:t>
        </w:r>
      </w:ins>
      <w:ins w:id="86" w:author="PR Preview" w:date="2024-01-01T00:00:00Z">
        <w:r>
          <w:t xml:space="preserve"> </w:t>
        </w:r>
      </w:ins>
      <w:ins w:id="86" w:author="PR Preview" w:date="2024-01-01T00:00:00Z">
        <w:r>
          <w:t xml:space="preserve">PP effect and PP effects of alternative trials.</w:t>
        </w:r>
      </w:ins>
    </w:p>
    <w:p>
      <w:pPr>
        <w:pStyle w:val="BodyText"/>
      </w:pPr>
      <w:ins w:id="87" w:author="PR Preview" w:date="2024-01-01T00:00:00Z">
        <w:r>
          <w:t xml:space="preserve">We can only emulate target trials whose strategies are actually followed</w:t>
        </w:r>
      </w:ins>
      <w:ins w:id="87" w:author="PR Preview" w:date="2024-01-01T00:00:00Z">
        <w:r>
          <w:t xml:space="preserve"> </w:t>
        </w:r>
      </w:ins>
      <w:ins w:id="87" w:author="PR Preview" w:date="2024-01-01T00:00:00Z">
        <w:r>
          <w:t xml:space="preserve">by at least some individuals in the data,</w:t>
        </w:r>
      </w:ins>
      <w:ins w:id="87" w:author="PR Preview" w:date="2024-01-01T00:00:00Z">
        <w:r>
          <w:t xml:space="preserve"> </w:t>
        </w:r>
      </w:ins>
      <w:ins w:id="87" w:author="PR Preview" w:date="2024-01-01T00:00:00Z">
        <w:r>
          <w:t xml:space="preserve">unless we are willing to extrapolate with models such as dose-response structural models.</w:t>
        </w:r>
      </w:ins>
    </w:p>
    <w:p>
      <w:pPr>
        <w:pStyle w:val="BodyText"/>
      </w:pPr>
      <w:ins w:id="88" w:author="PR Preview" w:date="2024-01-01T00:00:00Z">
        <w:r>
          <w:rPr>
            <w:b/>
            <w:bCs/>
          </w:rPr>
          <w:t xml:space="preserve">Why explicit strategies help</w:t>
        </w:r>
      </w:ins>
      <w:ins w:id="88" w:author="PR Preview" w:date="2024-01-01T00:00:00Z">
        <w:r>
          <w:t xml:space="preserve">:</w:t>
        </w:r>
      </w:ins>
    </w:p>
    <w:p>
      <w:pPr>
        <w:pStyle w:val="Compact"/>
        <w:numPr>
          <w:ilvl w:val="0"/>
          <w:numId w:val="1011"/>
        </w:numPr>
      </w:pPr>
      <w:ins w:id="89" w:author="PR Preview" w:date="2024-01-01T00:00:00Z">
        <w:r>
          <w:t xml:space="preserve">they prevent bias, by exposing analyses whose comparisons cannot be translated</w:t>
        </w:r>
      </w:ins>
      <w:ins w:id="89" w:author="PR Preview" w:date="2024-01-01T00:00:00Z">
        <w:r>
          <w:t xml:space="preserve"> </w:t>
        </w:r>
      </w:ins>
      <w:ins w:id="89" w:author="PR Preview" w:date="2024-01-01T00:00:00Z">
        <w:r>
          <w:t xml:space="preserve">into a contrast between hypothetical interventions (Sections 3.5 and 3.6);</w:t>
        </w:r>
      </w:ins>
    </w:p>
    <w:p>
      <w:pPr>
        <w:pStyle w:val="Compact"/>
        <w:numPr>
          <w:ilvl w:val="0"/>
          <w:numId w:val="1011"/>
        </w:numPr>
      </w:pPr>
      <w:ins w:id="90" w:author="PR Preview" w:date="2024-01-01T00:00:00Z">
        <w:r>
          <w:t xml:space="preserve">they add clarity.</w:t>
        </w:r>
      </w:ins>
      <w:ins w:id="90" w:author="PR Preview" w:date="2024-01-01T00:00:00Z">
        <w:r>
          <w:t xml:space="preserve"> </w:t>
        </w:r>
      </w:ins>
      <w:ins w:id="90" w:author="PR Preview" w:date="2024-01-01T00:00:00Z">
        <w:r>
          <w:t xml:space="preserve">The labels</w:t>
        </w:r>
      </w:ins>
      <w:ins w:id="90" w:author="PR Preview" w:date="2024-01-01T00:00:00Z">
        <w:r>
          <w:t xml:space="preserve"> </w:t>
        </w:r>
      </w:ins>
      <w:ins w:id="90" w:author="PR Preview" w:date="2024-01-01T00:00:00Z">
        <w:r>
          <w:t xml:space="preserve">“efficacy”</w:t>
        </w:r>
      </w:ins>
      <w:ins w:id="90" w:author="PR Preview" w:date="2024-01-01T00:00:00Z">
        <w:r>
          <w:t xml:space="preserve"> </w:t>
        </w:r>
      </w:ins>
      <w:ins w:id="90" w:author="PR Preview" w:date="2024-01-01T00:00:00Z">
        <w:r>
          <w:t xml:space="preserve">(effect under perfect conditions)</w:t>
        </w:r>
      </w:ins>
      <w:ins w:id="90" w:author="PR Preview" w:date="2024-01-01T00:00:00Z">
        <w:r>
          <w:t xml:space="preserve"> </w:t>
        </w:r>
      </w:ins>
      <w:ins w:id="90" w:author="PR Preview" w:date="2024-01-01T00:00:00Z">
        <w:r>
          <w:t xml:space="preserve">and</w:t>
        </w:r>
      </w:ins>
      <w:ins w:id="90" w:author="PR Preview" w:date="2024-01-01T00:00:00Z">
        <w:r>
          <w:t xml:space="preserve"> </w:t>
        </w:r>
      </w:ins>
      <w:ins w:id="90" w:author="PR Preview" w:date="2024-01-01T00:00:00Z">
        <w:r>
          <w:t xml:space="preserve">“effectiveness”</w:t>
        </w:r>
      </w:ins>
      <w:ins w:id="90" w:author="PR Preview" w:date="2024-01-01T00:00:00Z">
        <w:r>
          <w:t xml:space="preserve"> </w:t>
        </w:r>
      </w:ins>
      <w:ins w:id="90" w:author="PR Preview" w:date="2024-01-01T00:00:00Z">
        <w:r>
          <w:t xml:space="preserve">(effect under realistic conditions) are ambiguous:</w:t>
        </w:r>
      </w:ins>
      <w:ins w:id="90" w:author="PR Preview" w:date="2024-01-01T00:00:00Z">
        <w:r>
          <w:t xml:space="preserve"> </w:t>
        </w:r>
      </w:ins>
      <w:ins w:id="90" w:author="PR Preview" w:date="2024-01-01T00:00:00Z">
        <w:r>
          <w:t xml:space="preserve">the ITT effect of a trial is sometimes called effectiveness and sometimes efficacy,</w:t>
        </w:r>
      </w:ins>
      <w:ins w:id="90" w:author="PR Preview" w:date="2024-01-01T00:00:00Z">
        <w:r>
          <w:t xml:space="preserve"> </w:t>
        </w:r>
      </w:ins>
      <w:ins w:id="90" w:author="PR Preview" w:date="2024-01-01T00:00:00Z">
        <w:r>
          <w:t xml:space="preserve">and the PP effect of an emulation is sometimes called effectiveness.</w:t>
        </w:r>
      </w:ins>
      <w:ins w:id="90" w:author="PR Preview" w:date="2024-01-01T00:00:00Z">
        <w:r>
          <w:t xml:space="preserve"> </w:t>
        </w:r>
      </w:ins>
      <w:ins w:id="90" w:author="PR Preview" w:date="2024-01-01T00:00:00Z">
        <w:r>
          <w:t xml:space="preserve">It is more helpful to accept that all causal effects lie somewhere on an effectiveness continuum,</w:t>
        </w:r>
      </w:ins>
      <w:ins w:id="90" w:author="PR Preview" w:date="2024-01-01T00:00:00Z">
        <w:r>
          <w:t xml:space="preserve"> </w:t>
        </w:r>
      </w:ins>
      <w:ins w:id="90" w:author="PR Preview" w:date="2024-01-01T00:00:00Z">
        <w:r>
          <w:t xml:space="preserve">and to define explicitly the strategies that decision makers can choose between.</w:t>
        </w:r>
      </w:ins>
    </w:p>
    <w:bookmarkEnd w:id="34"/>
    <w:bookmarkEnd w:id="35"/>
    <w:bookmarkStart w:id="43" w:name="time-zero-pp.-315-317"/>
    <w:p>
      <w:pPr>
        <w:pStyle w:val="Heading2"/>
      </w:pPr>
      <w:ins w:id="91" w:author="PR Preview" w:date="2024-01-01T00:00:00Z">
        <w:r>
          <w:t xml:space="preserve">4 22.4 Time Zero (pp. 315-317)</w:t>
        </w:r>
      </w:ins>
    </w:p>
    <w:p>
      <w:ins w:id="92" w:author="PR Preview" w:date="2024-01-01T00:00:00Z">
        <w:r>
          <w:pict>
            <v:rect style="width:0;height:1.5pt" o:hralign="center" o:hrstd="t" o:hr="t"/>
          </w:pic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6" w:name="def-time-zero"/>
          <w:p>
            <w:pPr>
              <w:pStyle w:val="BodyText"/>
            </w:pPr>
            <w:r>
              <w:rPr>
                <w:b/>
                <w:bCs/>
              </w:rPr>
              <w:t xml:space="preserve">Definition 3 (Time Zero)</w:t>
            </w:r>
            <w:r>
              <w:t xml:space="preserve"> </w:t>
            </w:r>
            <w:r>
              <w:rPr>
                <w:b/>
                <w:bCs/>
              </w:rPr>
              <w:t xml:space="preserve">Time zero</w:t>
            </w:r>
            <w:r>
              <w:t xml:space="preserve"> </w:t>
            </w:r>
            <w:r>
              <w:t xml:space="preserve">(baseline, start of follow-up) is the time at which</w:t>
            </w:r>
            <w:r>
              <w:t xml:space="preserve"> </w:t>
            </w:r>
            <w:r>
              <w:t xml:space="preserve">eligibility criteria must be met (but not later)</w:t>
            </w:r>
            <w:r>
              <w:t xml:space="preserve"> </w:t>
            </w:r>
            <w:r>
              <w:t xml:space="preserve">and after which outcomes begin to be counted (but not earlier).</w:t>
            </w:r>
            <w:r>
              <w:t xml:space="preserve"> </w:t>
            </w:r>
            <w:r>
              <w:t xml:space="preserve">In a randomized trial, it is the time an eligible individual is assigned to a strategy.</w:t>
            </w:r>
          </w:p>
          <w:bookmarkEnd w:id="36"/>
        </w:tc>
      </w:tr>
    </w:tbl>
    <w:p>
      <w:pPr>
        <w:pStyle w:val="BodyText"/>
      </w:pPr>
      <w:ins w:id="93" w:author="PR Preview" w:date="2024-01-01T00:00:00Z">
        <w:r>
          <w:t xml:space="preserve">Follow-up in the emulation should start when it would have started in the target trial.</w:t>
        </w:r>
      </w:ins>
    </w:p>
    <w:p>
      <w:pPr>
        <w:pStyle w:val="BodyText"/>
      </w:pPr>
      <w:ins w:id="94" w:author="PR Preview" w:date="2024-01-01T00:00:00Z">
        <w:r>
          <w:t xml:space="preserve">In our antiretroviral therapy trial, follow-up does not start 2 years before or after assignment:</w:t>
        </w:r>
      </w:ins>
    </w:p>
    <w:p>
      <w:pPr>
        <w:pStyle w:val="Compact"/>
        <w:numPr>
          <w:ilvl w:val="0"/>
          <w:numId w:val="1012"/>
        </w:numPr>
      </w:pPr>
      <w:ins w:id="95" w:author="PR Preview" w:date="2024-01-01T00:00:00Z">
        <w:r>
          <w:rPr>
            <w:b/>
            <w:bCs/>
          </w:rPr>
          <w:t xml:space="preserve">before</w:t>
        </w:r>
      </w:ins>
      <w:ins w:id="95" w:author="PR Preview" w:date="2024-01-01T00:00:00Z">
        <w:r>
          <w:t xml:space="preserve">: the strategies have not been assigned</w:t>
        </w:r>
      </w:ins>
      <w:ins w:id="95" w:author="PR Preview" w:date="2024-01-01T00:00:00Z">
        <w:r>
          <w:t xml:space="preserve"> </w:t>
        </w:r>
      </w:ins>
      <w:ins w:id="95" w:author="PR Preview" w:date="2024-01-01T00:00:00Z">
        <w:r>
          <w:t xml:space="preserve">and the eligibility criteria have not been met, or even defined;</w:t>
        </w:r>
      </w:ins>
    </w:p>
    <w:p>
      <w:pPr>
        <w:pStyle w:val="Compact"/>
        <w:numPr>
          <w:ilvl w:val="0"/>
          <w:numId w:val="1012"/>
        </w:numPr>
      </w:pPr>
      <w:ins w:id="96" w:author="PR Preview" w:date="2024-01-01T00:00:00Z">
        <w:r>
          <w:rPr>
            <w:b/>
            <w:bCs/>
          </w:rPr>
          <w:t xml:space="preserve">after</w:t>
        </w:r>
      </w:ins>
      <w:ins w:id="96" w:author="PR Preview" w:date="2024-01-01T00:00:00Z">
        <w:r>
          <w:t xml:space="preserve">: deaths in the first 2 years are excluded and short-term effects are missed.</w:t>
        </w:r>
      </w:ins>
      <w:ins w:id="96" w:author="PR Preview" w:date="2024-01-01T00:00:00Z">
        <w:r>
          <w:t xml:space="preserve"> </w:t>
        </w:r>
      </w:ins>
      <w:ins w:id="96" w:author="PR Preview" w:date="2024-01-01T00:00:00Z">
        <w:r>
          <w:t xml:space="preserve">Worse, if treatment has a short-term effect,</w:t>
        </w:r>
      </w:ins>
      <w:ins w:id="96" w:author="PR Preview" w:date="2024-01-01T00:00:00Z">
        <w:r>
          <w:t xml:space="preserve"> </w:t>
        </w:r>
      </w:ins>
      <w:ins w:id="96" w:author="PR Preview" w:date="2024-01-01T00:00:00Z">
        <w:r>
          <w:t xml:space="preserve">more susceptible individuals would have died by year 2 in the active arm but not in the other,</w:t>
        </w:r>
      </w:ins>
      <w:ins w:id="96" w:author="PR Preview" w:date="2024-01-01T00:00:00Z">
        <w:r>
          <w:t xml:space="preserve"> </w:t>
        </w:r>
      </w:ins>
      <w:ins w:id="96" w:author="PR Preview" w:date="2024-01-01T00:00:00Z">
        <w:r>
          <w:t xml:space="preserve">destroying baseline comparability and opening the door to</w:t>
        </w:r>
      </w:ins>
      <w:ins w:id="96" w:author="PR Preview" w:date="2024-01-01T00:00:00Z">
        <w:r>
          <w:t xml:space="preserve"> </w:t>
        </w:r>
      </w:ins>
      <w:ins w:id="96" w:author="PR Preview" w:date="2024-01-01T00:00:00Z">
        <w:r>
          <w:rPr>
            <w:b/>
            <w:bCs/>
          </w:rPr>
          <w:t xml:space="preserve">selection bias</w:t>
        </w:r>
      </w:ins>
      <w:ins w:id="96" w:author="PR Preview" w:date="2024-01-01T00:00:00Z">
        <w:r>
          <w:t xml:space="preserve">.</w:t>
        </w:r>
      </w:ins>
    </w:p>
    <w:p>
      <w:pPr>
        <w:pStyle w:val="FirstParagraph"/>
      </w:pPr>
      <w:ins w:id="97" w:author="PR Preview" w:date="2024-01-01T00:00:00Z">
        <w:r>
          <w:t xml:space="preserve">The same rules apply to observational analyses, for the same reasons.</w:t>
        </w:r>
      </w:ins>
      <w:ins w:id="97" w:author="PR Preview" w:date="2024-01-01T00:00:00Z">
        <w:r>
          <w:t xml:space="preserve"> </w:t>
        </w:r>
      </w:ins>
      <w:ins w:id="97" w:author="PR Preview" w:date="2024-01-01T00:00:00Z">
        <w:r>
          <w:t xml:space="preserve">Errors in emulating time zero are nevertheless frequent.</w:t>
        </w:r>
      </w:ins>
      <w:ins w:id="97" w:author="PR Preview" w:date="2024-01-01T00:00:00Z">
        <w:r>
          <w:t xml:space="preserve"> </w:t>
        </w:r>
      </w:ins>
      <w:ins w:id="97" w:author="PR Preview" w:date="2024-01-01T00:00:00Z">
        <w:r>
          <w:t xml:space="preserve">For example, the discrepancy between observational and randomized estimates</w:t>
        </w:r>
      </w:ins>
      <w:ins w:id="97" w:author="PR Preview" w:date="2024-01-01T00:00:00Z">
        <w:r>
          <w:t xml:space="preserve"> </w:t>
        </w:r>
      </w:ins>
      <w:ins w:id="97" w:author="PR Preview" w:date="2024-01-01T00:00:00Z">
        <w:r>
          <w:t xml:space="preserve">of the effect of postmenopausal hormone therapy on heart disease</w:t>
        </w:r>
      </w:ins>
      <w:ins w:id="97" w:author="PR Preview" w:date="2024-01-01T00:00:00Z">
        <w:r>
          <w:t xml:space="preserve"> </w:t>
        </w:r>
      </w:ins>
      <w:ins w:id="97" w:author="PR Preview" w:date="2024-01-01T00:00:00Z">
        <w:r>
          <w:t xml:space="preserve">was partly due to mishandling time zero in the observational studies</w:t>
        </w:r>
      </w:ins>
      <w:ins w:id="97" w:author="PR Preview" w:date="2024-01-01T00:00:00Z">
        <w:r>
          <w:t xml:space="preserve"> </w:t>
        </w:r>
      </w:ins>
      <w:ins w:id="97" w:author="PR Preview" w:date="2024-01-01T00:00:00Z">
        <w:r>
          <w:t xml:space="preserve">(Hernán et al., 2008, as cited in</w:t>
        </w:r>
      </w:ins>
      <w:ins w:id="97" w:author="PR Preview" w:date="2024-01-01T00:00:00Z">
        <w:r>
          <w:t xml:space="preserve"> </w:t>
        </w:r>
      </w:ins>
      <w:ins w:id="97" w:author="PR Preview" w:date="2024-01-01T00:00:00Z">
        <w:r>
          <w:t xml:space="preserve">Hernán and Robins (2020, 315)</w:t>
        </w:r>
      </w:ins>
      <w:ins w:id="97" w:author="PR Preview" w:date="2024-01-01T00:00:00Z">
        <w:r>
          <w:t xml:space="preserve">).</w:t>
        </w:r>
      </w:ins>
    </w:p>
    <w:p>
      <w:pPr>
        <w:pStyle w:val="BodyText"/>
      </w:pPr>
      <w:ins w:id="98" w:author="PR Preview" w:date="2024-01-01T00:00:00Z">
        <w:r>
          <w:t xml:space="preserve">Two problems cause errors in emulating time zero:</w:t>
        </w:r>
      </w:ins>
    </w:p>
    <w:p>
      <w:pPr>
        <w:pStyle w:val="Compact"/>
        <w:numPr>
          <w:ilvl w:val="0"/>
          <w:numId w:val="1013"/>
        </w:numPr>
      </w:pPr>
      <w:ins w:id="99" w:author="PR Preview" w:date="2024-01-01T00:00:00Z">
        <w:r>
          <w:t xml:space="preserve">there may be no unique choice of time zero;</w:t>
        </w:r>
      </w:ins>
    </w:p>
    <w:p>
      <w:pPr>
        <w:pStyle w:val="Compact"/>
        <w:numPr>
          <w:ilvl w:val="0"/>
          <w:numId w:val="1013"/>
        </w:numPr>
      </w:pPr>
      <w:ins w:id="100" w:author="PR Preview" w:date="2024-01-01T00:00:00Z">
        <w:r>
          <w:t xml:space="preserve">the treatment strategies may not be uniquely assignable at time zero.</w:t>
        </w:r>
      </w:ins>
    </w:p>
    <w:bookmarkStart w:id="37" w:name="problem-1-multiple-eligible-times"/>
    <w:p>
      <w:pPr>
        <w:pStyle w:val="Heading3"/>
      </w:pPr>
      <w:ins w:id="101" w:author="PR Preview" w:date="2024-01-01T00:00:00Z">
        <w:r>
          <w:t xml:space="preserve">4.1 Problem 1: Multiple Eligible Times</w:t>
        </w:r>
      </w:ins>
    </w:p>
    <w:p>
      <w:ins w:id="102" w:author="PR Preview" w:date="2024-01-01T00:00:00Z">
        <w:r>
          <w:pict>
            <v:rect style="width:0;height:1.5pt" o:hralign="center" o:hrstd="t" o:hr="t"/>
          </w:pict>
        </w:r>
      </w:ins>
    </w:p>
    <w:p>
      <w:pPr>
        <w:pStyle w:val="Compact"/>
        <w:numPr>
          <w:ilvl w:val="0"/>
          <w:numId w:val="1014"/>
        </w:numPr>
      </w:pPr>
      <w:ins w:id="103" w:author="PR Preview" w:date="2024-01-01T00:00:00Z">
        <w:r>
          <w:rPr>
            <w:b/>
            <w:bCs/>
          </w:rPr>
          <w:t xml:space="preserve">Eligible once</w:t>
        </w:r>
      </w:ins>
      <w:ins w:id="103" w:author="PR Preview" w:date="2024-01-01T00:00:00Z">
        <w:r>
          <w:t xml:space="preserve">: follow-up starts at the only eligible time.</w:t>
        </w:r>
      </w:ins>
      <w:ins w:id="103" w:author="PR Preview" w:date="2024-01-01T00:00:00Z">
        <w:r>
          <w:t xml:space="preserve"> </w:t>
        </w:r>
      </w:ins>
      <w:ins w:id="103" w:author="PR Preview" w:date="2024-01-01T00:00:00Z">
        <w:r>
          <w:t xml:space="preserve">Example: comparing initiation of therapy when CD4 first drops below 500 cells/µL</w:t>
        </w:r>
      </w:ins>
      <w:ins w:id="103" w:author="PR Preview" w:date="2024-01-01T00:00:00Z">
        <w:r>
          <w:t xml:space="preserve"> </w:t>
        </w:r>
      </w:ins>
      <w:ins w:id="103" w:author="PR Preview" w:date="2024-01-01T00:00:00Z">
        <w:r>
          <w:t xml:space="preserve">versus below 350 cells/µL; follow-up starts when CD4 first drops below 500.</w:t>
        </w:r>
      </w:ins>
    </w:p>
    <w:p>
      <w:pPr>
        <w:pStyle w:val="Compact"/>
        <w:numPr>
          <w:ilvl w:val="0"/>
          <w:numId w:val="1014"/>
        </w:numPr>
      </w:pPr>
      <w:ins w:id="104" w:author="PR Preview" w:date="2024-01-01T00:00:00Z">
        <w:r>
          <w:rPr>
            <w:b/>
            <w:bCs/>
          </w:rPr>
          <w:t xml:space="preserve">Eligible many times</w:t>
        </w:r>
      </w:ins>
      <w:ins w:id="104" w:author="PR Preview" w:date="2024-01-01T00:00:00Z">
        <w:r>
          <w:t xml:space="preserve">: e.g., initiation versus no initiation of hormone therapy</w:t>
        </w:r>
      </w:ins>
      <w:ins w:id="104" w:author="PR Preview" w:date="2024-01-01T00:00:00Z">
        <w:r>
          <w:t xml:space="preserve"> </w:t>
        </w:r>
      </w:ins>
      <w:ins w:id="104" w:author="PR Preview" w:date="2024-01-01T00:00:00Z">
        <w:r>
          <w:t xml:space="preserve">in postmenopausal women with no chronic disease and no hormone therapy in the previous two years.</w:t>
        </w:r>
      </w:ins>
      <w:ins w:id="104" w:author="PR Preview" w:date="2024-01-01T00:00:00Z">
        <w:r>
          <w:t xml:space="preserve"> </w:t>
        </w:r>
      </w:ins>
      <w:ins w:id="104" w:author="PR Preview" w:date="2024-01-01T00:00:00Z">
        <w:r>
          <w:t xml:space="preserve">A woman eligible continuously from age 51 to 65 could start follow-up at 51, 52, 53, …</w:t>
        </w:r>
      </w:ins>
    </w:p>
    <w:p>
      <w:pPr>
        <w:pStyle w:val="FirstParagraph"/>
      </w:pPr>
      <w:ins w:id="105" w:author="PR Preview" w:date="2024-01-01T00:00:00Z">
        <w:r>
          <w:t xml:space="preserve">Options for time zero: (a) the first eligible time, (b) a random eligible time,</w:t>
        </w:r>
      </w:ins>
      <w:ins w:id="105" w:author="PR Preview" w:date="2024-01-01T00:00:00Z">
        <w:r>
          <w:t xml:space="preserve"> </w:t>
        </w:r>
      </w:ins>
      <w:ins w:id="105" w:author="PR Preview" w:date="2024-01-01T00:00:00Z">
        <w:r>
          <w:t xml:space="preserve">or (c)</w:t>
        </w:r>
      </w:ins>
      <w:ins w:id="105" w:author="PR Preview" w:date="2024-01-01T00:00:00Z">
        <w:r>
          <w:t xml:space="preserve"> </w:t>
        </w:r>
      </w:ins>
      <w:ins w:id="105" w:author="PR Preview" w:date="2024-01-01T00:00:00Z">
        <w:r>
          <w:rPr>
            <w:b/>
            <w:bCs/>
          </w:rPr>
          <w:t xml:space="preserve">every</w:t>
        </w:r>
      </w:ins>
      <w:ins w:id="105" w:author="PR Preview" w:date="2024-01-01T00:00:00Z">
        <w:r>
          <w:t xml:space="preserve"> </w:t>
        </w:r>
      </w:ins>
      <w:ins w:id="105" w:author="PR Preview" w:date="2024-01-01T00:00:00Z">
        <w:r>
          <w:t xml:space="preserve">eligible time, which means emulating</w:t>
        </w:r>
      </w:ins>
      <w:ins w:id="105" w:author="PR Preview" w:date="2024-01-01T00:00:00Z">
        <w:r>
          <w:t xml:space="preserve"> </w:t>
        </w:r>
      </w:ins>
      <w:ins w:id="105" w:author="PR Preview" w:date="2024-01-01T00:00:00Z">
        <w:r>
          <w:rPr>
            <w:b/>
            <w:bCs/>
          </w:rPr>
          <w:t xml:space="preserve">sequential target trials</w:t>
        </w:r>
      </w:ins>
      <w:ins w:id="105" w:author="PR Preview" w:date="2024-01-01T00:00:00Z">
        <w:r>
          <w:t xml:space="preserve">.</w:t>
        </w:r>
      </w:ins>
    </w:p>
    <w:p>
      <w:pPr>
        <w:pStyle w:val="BodyText"/>
      </w:pPr>
      <w:ins w:id="106" w:author="PR Preview" w:date="2024-01-01T00:00:00Z">
        <w:r>
          <w:t xml:space="preserve">The number of sequential trials depends on how often treatment and covariates are measured:</w:t>
        </w:r>
      </w:ins>
    </w:p>
    <w:p>
      <w:pPr>
        <w:pStyle w:val="Compact"/>
        <w:numPr>
          <w:ilvl w:val="0"/>
          <w:numId w:val="1015"/>
        </w:numPr>
      </w:pPr>
      <w:ins w:id="107" w:author="PR Preview" w:date="2024-01-01T00:00:00Z">
        <w:r>
          <w:t xml:space="preserve">with a fixed data-collection schedule (e.g., every two years in many cohorts),</w:t>
        </w:r>
      </w:ins>
      <w:ins w:id="107" w:author="PR Preview" w:date="2024-01-01T00:00:00Z">
        <w:r>
          <w:t xml:space="preserve"> </w:t>
        </w:r>
      </w:ins>
      <w:ins w:id="107" w:author="PR Preview" w:date="2024-01-01T00:00:00Z">
        <w:r>
          <w:t xml:space="preserve">emulate a new trial at each scheduled time;</w:t>
        </w:r>
      </w:ins>
    </w:p>
    <w:p>
      <w:pPr>
        <w:pStyle w:val="Compact"/>
        <w:numPr>
          <w:ilvl w:val="0"/>
          <w:numId w:val="1015"/>
        </w:numPr>
      </w:pPr>
      <w:ins w:id="108" w:author="PR Preview" w:date="2024-01-01T00:00:00Z">
        <w:r>
          <w:t xml:space="preserve">with subject-specific schedules (e.g., electronic medical records),</w:t>
        </w:r>
      </w:ins>
      <w:ins w:id="108" w:author="PR Preview" w:date="2024-01-01T00:00:00Z">
        <w:r>
          <w:t xml:space="preserve"> </w:t>
        </w:r>
      </w:ins>
      <w:ins w:id="108" w:author="PR Preview" w:date="2024-01-01T00:00:00Z">
        <w:r>
          <w:t xml:space="preserve">choose a time unit (day, week, month) and emulate a new trial at each unit.</w:t>
        </w:r>
      </w:ins>
    </w:p>
    <w:p>
      <w:pPr>
        <w:pStyle w:val="FirstParagraph"/>
      </w:pPr>
      <w:ins w:id="109" w:author="PR Preview" w:date="2024-01-01T00:00:00Z">
        <w:r>
          <w:t xml:space="preserve">The choice of time unit matters: if treatment and confounders change more than once a week</w:t>
        </w:r>
      </w:ins>
      <w:ins w:id="109" w:author="PR Preview" w:date="2024-01-01T00:00:00Z">
        <w:r>
          <w:t xml:space="preserve"> </w:t>
        </w:r>
      </w:ins>
      <w:ins w:id="109" w:author="PR Preview" w:date="2024-01-01T00:00:00Z">
        <w:r>
          <w:t xml:space="preserve">for many individuals, a week or month unit introduces bias that a daily unit could eliminate;</w:t>
        </w:r>
      </w:ins>
      <w:ins w:id="109" w:author="PR Preview" w:date="2024-01-01T00:00:00Z">
        <w:r>
          <w:t xml:space="preserve"> </w:t>
        </w:r>
      </w:ins>
      <w:ins w:id="109" w:author="PR Preview" w:date="2024-01-01T00:00:00Z">
        <w:r>
          <w:t xml:space="preserve">without daily data the bias cannot be fully corrected.</w:t>
        </w:r>
      </w:ins>
    </w:p>
    <w:p>
      <w:pPr>
        <w:pStyle w:val="BodyText"/>
      </w:pPr>
      <w:ins w:id="110" w:author="PR Preview" w:date="2024-01-01T00:00:00Z">
        <w:r>
          <w:t xml:space="preserve">Strategy (c) can be more efficient because it uses more of the data,</w:t>
        </w:r>
      </w:ins>
      <w:ins w:id="110" w:author="PR Preview" w:date="2024-01-01T00:00:00Z">
        <w:r>
          <w:t xml:space="preserve"> </w:t>
        </w:r>
      </w:ins>
      <w:ins w:id="110" w:author="PR Preview" w:date="2024-01-01T00:00:00Z">
        <w:r>
          <w:t xml:space="preserve">but individuals contribute to multiple trials,</w:t>
        </w:r>
      </w:ins>
      <w:ins w:id="110" w:author="PR Preview" w:date="2024-01-01T00:00:00Z">
        <w:r>
          <w:t xml:space="preserve"> </w:t>
        </w:r>
      </w:ins>
      <w:ins w:id="110" w:author="PR Preview" w:date="2024-01-01T00:00:00Z">
        <w:r>
          <w:t xml:space="preserve">so the variance must be adjusted, e.g., by bootstrapping the entire analysis.</w:t>
        </w:r>
      </w:ins>
    </w:p>
    <w:bookmarkEnd w:id="37"/>
    <w:bookmarkStart w:id="40" w:name="Xee1495a97d974a45c0fd40be5506e7850ffa607"/>
    <w:p>
      <w:pPr>
        <w:pStyle w:val="Heading3"/>
      </w:pPr>
      <w:ins w:id="111" w:author="PR Preview" w:date="2024-01-01T00:00:00Z">
        <w:r>
          <w:t xml:space="preserve">4.2 Problem 2: Data Compatible with Several Strategies</w:t>
        </w:r>
      </w:ins>
    </w:p>
    <w:p>
      <w:ins w:id="112" w:author="PR Preview" w:date="2024-01-01T00:00:00Z">
        <w:r>
          <w:pict>
            <v:rect style="width:0;height:1.5pt" o:hralign="center" o:hrstd="t" o:hr="t"/>
          </w:pict>
        </w:r>
      </w:ins>
    </w:p>
    <w:p>
      <w:pPr>
        <w:pStyle w:val="FirstParagraph"/>
      </w:pPr>
      <w:ins w:id="113" w:author="PR Preview" w:date="2024-01-01T00:00:00Z">
        <w:r>
          <w:t xml:space="preserve">Target trial: individuals whose CD4 count just dropped below 500 cells/µL are assigned to start therapy</w:t>
        </w:r>
      </w:ins>
    </w:p>
    <w:p>
      <w:pPr>
        <w:pStyle w:val="Compact"/>
        <w:numPr>
          <w:ilvl w:val="0"/>
          <w:numId w:val="1016"/>
        </w:numPr>
      </w:pPr>
      <w:ins w:id="114" w:author="PR Preview" w:date="2024-01-01T00:00:00Z">
        <w:r>
          <w:t xml:space="preserve">immediately,</w:t>
        </w:r>
      </w:ins>
    </w:p>
    <w:p>
      <w:pPr>
        <w:pStyle w:val="Compact"/>
        <w:numPr>
          <w:ilvl w:val="0"/>
          <w:numId w:val="1016"/>
        </w:numPr>
      </w:pPr>
      <w:ins w:id="115" w:author="PR Preview" w:date="2024-01-01T00:00:00Z">
        <w:r>
          <w:t xml:space="preserve">when CD4 drops below 350, or</w:t>
        </w:r>
      </w:ins>
    </w:p>
    <w:p>
      <w:pPr>
        <w:pStyle w:val="Compact"/>
        <w:numPr>
          <w:ilvl w:val="0"/>
          <w:numId w:val="1016"/>
        </w:numPr>
      </w:pPr>
      <w:ins w:id="116" w:author="PR Preview" w:date="2024-01-01T00:00:00Z">
        <w:r>
          <w:t xml:space="preserve">when CD4 drops below 200.</w:t>
        </w:r>
      </w:ins>
    </w:p>
    <w:p>
      <w:pPr>
        <w:pStyle w:val="FirstParagraph"/>
      </w:pPr>
      <w:ins w:id="117" w:author="PR Preview" w:date="2024-01-01T00:00:00Z">
        <w:r>
          <w:t xml:space="preserve">Those who started at time zero follow strategy 1,</w:t>
        </w:r>
      </w:ins>
      <w:ins w:id="117" w:author="PR Preview" w:date="2024-01-01T00:00:00Z">
        <w:r>
          <w:t xml:space="preserve"> </w:t>
        </w:r>
      </w:ins>
      <w:ins w:id="117" w:author="PR Preview" w:date="2024-01-01T00:00:00Z">
        <w:r>
          <w:t xml:space="preserve">but those who did not are compatible with both 2 and 3.</w:t>
        </w:r>
      </w:ins>
    </w:p>
    <w:p>
      <w:pPr>
        <w:pStyle w:val="BodyText"/>
      </w:pPr>
      <w:ins w:id="118" w:author="PR Preview" w:date="2024-01-01T00:00:00Z">
        <w:r>
          <w:rPr>
            <w:b/>
            <w:bCs/>
          </w:rPr>
          <w:t xml:space="preserve">Cloning + censoring + weighting</w:t>
        </w:r>
      </w:ins>
      <w:ins w:id="118" w:author="PR Preview" w:date="2024-01-01T00:00:00Z">
        <w:r>
          <w:t xml:space="preserve">: copy each such individual into two</w:t>
        </w:r>
      </w:ins>
      <w:ins w:id="118" w:author="PR Preview" w:date="2024-01-01T00:00:00Z">
        <w:r>
          <w:t xml:space="preserve"> </w:t>
        </w:r>
      </w:ins>
      <w:ins w:id="118" w:author="PR Preview" w:date="2024-01-01T00:00:00Z">
        <w:r>
          <w:rPr>
            <w:b/>
            <w:bCs/>
          </w:rPr>
          <w:t xml:space="preserve">clones</w:t>
        </w:r>
      </w:ins>
      <w:ins w:id="118" w:author="PR Preview" w:date="2024-01-01T00:00:00Z">
        <w:r>
          <w:t xml:space="preserve">,</w:t>
        </w:r>
      </w:ins>
      <w:ins w:id="118" w:author="PR Preview" w:date="2024-01-01T00:00:00Z">
        <w:r>
          <w:t xml:space="preserve"> </w:t>
        </w:r>
      </w:ins>
      <w:ins w:id="118" w:author="PR Preview" w:date="2024-01-01T00:00:00Z">
        <w:r>
          <w:t xml:space="preserve">one per strategy, and censor each clone when its data stop being consistent with its strategy.</w:t>
        </w:r>
      </w:ins>
      <w:ins w:id="118" w:author="PR Preview" w:date="2024-01-01T00:00:00Z">
        <w:r>
          <w:t xml:space="preserve"> </w:t>
        </w:r>
      </w:ins>
      <w:ins w:id="118" w:author="PR Preview" w:date="2024-01-01T00:00:00Z">
        <w:r>
          <w:t xml:space="preserve">The likely informative censoring is corrected by IP weighting for time-varying factors.</w:t>
        </w:r>
      </w:ins>
    </w:p>
    <w:p>
      <w:pPr>
        <w:pStyle w:val="BodyText"/>
      </w:pPr>
      <w:ins w:id="119" w:author="PR Preview" w:date="2024-01-01T00:00:00Z">
        <w:r>
          <w:t xml:space="preserve">Assigning these individuals to one strategy at random would be statistically inefficient.</w:t>
        </w:r>
      </w:ins>
    </w:p>
    <w:p>
      <w:pPr>
        <w:pStyle w:val="BodyText"/>
      </w:pPr>
      <w:ins w:id="120" w:author="PR Preview" w:date="2024-01-01T00:00:00Z">
        <w:r>
          <w:t xml:space="preserve">If an individual dies before either clone is censored,</w:t>
        </w:r>
      </w:ins>
      <w:ins w:id="120" w:author="PR Preview" w:date="2024-01-01T00:00:00Z">
        <w:r>
          <w:t xml:space="preserve"> </w:t>
        </w:r>
      </w:ins>
      <w:ins w:id="120" w:author="PR Preview" w:date="2024-01-01T00:00:00Z">
        <w:r>
          <w:t xml:space="preserve">the death is counted under both strategies.</w:t>
        </w:r>
      </w:ins>
      <w:ins w:id="120" w:author="PR Preview" w:date="2024-01-01T00:00:00Z">
        <w:r>
          <w:t xml:space="preserve"> </w:t>
        </w:r>
      </w:ins>
      <w:ins w:id="120" w:author="PR Preview" w:date="2024-01-01T00:00:00Z">
        <w:r>
          <w:t xml:space="preserve">This double allocation prevents the bias that would arise</w:t>
        </w:r>
      </w:ins>
      <w:ins w:id="120" w:author="PR Preview" w:date="2024-01-01T00:00:00Z">
        <w:r>
          <w:t xml:space="preserve"> </w:t>
        </w:r>
      </w:ins>
      <w:ins w:id="120" w:author="PR Preview" w:date="2024-01-01T00:00:00Z">
        <w:r>
          <w:t xml:space="preserve">if events during the waiting period were systematically assigned to one strategy only.</w:t>
        </w:r>
      </w:ins>
    </w:p>
    <w:p>
      <w:pPr>
        <w:pStyle w:val="BodyText"/>
      </w:pPr>
      <w:ins w:id="121" w:author="PR Preview" w:date="2024-01-01T00:00:00Z">
        <w:r>
          <w:t xml:space="preserve">Because individuals appear multiple times through their clones,</w:t>
        </w:r>
      </w:ins>
      <w:ins w:id="121" w:author="PR Preview" w:date="2024-01-01T00:00:00Z">
        <w:r>
          <w:t xml:space="preserve"> </w:t>
        </w:r>
      </w:ins>
      <w:ins w:id="121" w:author="PR Preview" w:date="2024-01-01T00:00:00Z">
        <w:r>
          <w:t xml:space="preserve">the variance must again be adjusted by bootstrapping.</w:t>
        </w:r>
      </w:ins>
      <w:ins w:id="121" w:author="PR Preview" w:date="2024-01-01T00:00:00Z">
        <w:r>
          <w:t xml:space="preserve"> </w:t>
        </w:r>
      </w:ins>
      <w:ins w:id="121" w:author="PR Preview" w:date="2024-01-01T00:00:00Z">
        <w:r>
          <w:t xml:space="preserve">Cloning, censoring, and weighting can be combined with sequential trial emulation</w:t>
        </w:r>
      </w:ins>
      <w:ins w:id="121" w:author="PR Preview" w:date="2024-01-01T00:00:00Z">
        <w:r>
          <w:t xml:space="preserve"> </w:t>
        </w:r>
      </w:ins>
      <w:ins w:id="121" w:author="PR Preview" w:date="2024-01-01T00:00:00Z">
        <w:r>
          <w:t xml:space="preserve">when eligibility can be met at multiple times.</w:t>
        </w:r>
      </w:ins>
      <w:ins w:id="121" w:author="PR Preview" w:date="2024-01-01T00:00:00Z">
        <w:r>
          <w:t xml:space="preserve"> </w:t>
        </w:r>
      </w:ins>
      <w:ins w:id="121" w:author="PR Preview" w:date="2024-01-01T00:00:00Z">
        <w:r>
          <w:t xml:space="preserve">See Robins et al. (2008) and Cain et al. (2010), as cited in the book;</w:t>
        </w:r>
      </w:ins>
      <w:ins w:id="121" w:author="PR Preview" w:date="2024-01-01T00:00:00Z">
        <w:r>
          <w:t xml:space="preserve"> </w:t>
        </w:r>
      </w:ins>
      <w:ins w:id="121" w:author="PR Preview" w:date="2024-01-01T00:00:00Z">
        <w:r>
          <w:t xml:space="preserve">for related work, van der Laan and Petersen (2007).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22.5: Grace Periods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Therapy cannot be started on the very day it is assigned,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w:r>
              <w:t xml:space="preserve">“immediate”</w:t>
            </w:r>
            <w:r>
              <w:t xml:space="preserve"> </w:t>
            </w:r>
            <w:r>
              <w:t xml:space="preserve">initiation needs a</w:t>
            </w:r>
            <w:r>
              <w:t xml:space="preserve"> </w:t>
            </w:r>
            <w:r>
              <w:rPr>
                <w:b/>
                <w:bCs/>
              </w:rPr>
              <w:t xml:space="preserve">grace period</w:t>
            </w:r>
            <w:r>
              <w:t xml:space="preserve"> </w:t>
            </w:r>
            <w:r>
              <w:t xml:space="preserve">(say, 3 months)</w:t>
            </w:r>
            <w:r>
              <w:t xml:space="preserve"> </w:t>
            </w:r>
            <w:r>
              <w:t xml:space="preserve">during which initiation still counts as immediate;</w:t>
            </w:r>
            <w:r>
              <w:t xml:space="preserve"> </w:t>
            </w:r>
            <w:r>
              <w:t xml:space="preserve">otherwise the study would compare strategies that rarely occur or could not be implemented.</w:t>
            </w:r>
          </w:p>
          <w:p>
            <w:pPr>
              <w:pStyle w:val="BodyText"/>
            </w:pPr>
            <w:r>
              <w:t xml:space="preserve">During the grace period an individual’s data are consistent with more than one strategy</w:t>
            </w:r>
            <w:r>
              <w:t xml:space="preserve"> </w:t>
            </w:r>
            <w:r>
              <w:t xml:space="preserve">(e.g., someone who starts in month 3 is consistent with both</w:t>
            </w:r>
            <w:r>
              <w:t xml:space="preserve"> </w:t>
            </w:r>
            <w:r>
              <w:t xml:space="preserve">“initiate within 3 months”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“never initiate”</w:t>
            </w:r>
            <w:r>
              <w:t xml:space="preserve"> </w:t>
            </w:r>
            <w:r>
              <w:t xml:space="preserve">during months 1 and 2),</w:t>
            </w:r>
            <w:r>
              <w:t xml:space="preserve"> </w:t>
            </w:r>
            <w:r>
              <w:t xml:space="preserve">so cloning and censoring are again used, with IP weighting to handle the censoring.</w:t>
            </w:r>
          </w:p>
          <w:p>
            <w:pPr>
              <w:pStyle w:val="BodyText"/>
            </w:pPr>
            <w:r>
              <w:t xml:space="preserve">Consequences: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ITT effect cannot be estimated,</w:t>
            </w:r>
            <w:r>
              <w:t xml:space="preserve"> </w:t>
            </w:r>
            <w:r>
              <w:t xml:space="preserve">because almost everyone contributes a clone to every strategy,</w:t>
            </w:r>
            <w:r>
              <w:t xml:space="preserve"> </w:t>
            </w:r>
            <w:r>
              <w:t xml:space="preserve">so groups defined by baseline assignment have essentially identical outcomes;</w:t>
            </w:r>
            <w:r>
              <w:t xml:space="preserve"> </w:t>
            </w:r>
            <w:r>
              <w:t xml:space="preserve">such analyses target some form of per-protocol effect and need adjustment;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a well-defined strategy with a grace period should specify</w:t>
            </w:r>
            <w:r>
              <w:t xml:space="preserve"> </w:t>
            </w:r>
            <w:r>
              <w:t xml:space="preserve">the timing of initiation within the grace period (Cain et al., 2010).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(Hernán and Robins 2020, Fine Point 22.5, p. 317)</w:t>
            </w:r>
          </w:p>
          <w:p/>
        </w:tc>
      </w:tr>
    </w:tbl>
    <w:bookmarkEnd w:id="40"/>
    <w:bookmarkStart w:id="42" w:name="supplement-immortal-time-bias"/>
    <w:p>
      <w:pPr>
        <w:pStyle w:val="Heading3"/>
      </w:pPr>
      <w:ins w:id="122" w:author="PR Preview" w:date="2024-01-01T00:00:00Z">
        <w:r>
          <w:t xml:space="preserve">4.3 Supplement: Immortal Time Bias</w:t>
        </w:r>
      </w:ins>
    </w:p>
    <w:p>
      <w:ins w:id="123" w:author="PR Preview" w:date="2024-01-01T00:00:00Z">
        <w:r>
          <w:pict>
            <v:rect style="width:0;height:1.5pt" o:hralign="center" o:hrstd="t" o:hr="t"/>
          </w:pict>
        </w:r>
      </w:ins>
    </w:p>
    <w:p>
      <w:pPr>
        <w:pStyle w:val="FirstParagraph"/>
      </w:pPr>
      <w:ins w:id="124" w:author="PR Preview" w:date="2024-01-01T00:00:00Z">
        <w:r>
          <w:t xml:space="preserve">The book’s chapter does not use the term, but a classic consequence of misaligned time zero</w:t>
        </w:r>
      </w:ins>
      <w:ins w:id="124" w:author="PR Preview" w:date="2024-01-01T00:00:00Z">
        <w:r>
          <w:t xml:space="preserve"> </w:t>
        </w:r>
      </w:ins>
      <w:ins w:id="124" w:author="PR Preview" w:date="2024-01-01T00:00:00Z">
        <w:r>
          <w:t xml:space="preserve">is</w:t>
        </w:r>
      </w:ins>
      <w:ins w:id="124" w:author="PR Preview" w:date="2024-01-01T00:00:00Z">
        <w:r>
          <w:t xml:space="preserve"> </w:t>
        </w:r>
      </w:ins>
      <w:ins w:id="124" w:author="PR Preview" w:date="2024-01-01T00:00:00Z">
        <w:r>
          <w:rPr>
            <w:b/>
            <w:bCs/>
          </w:rPr>
          <w:t xml:space="preserve">immortal time bias</w:t>
        </w:r>
      </w:ins>
      <w:ins w:id="124" w:author="PR Preview" w:date="2024-01-01T00:00:00Z">
        <w:r>
          <w:t xml:space="preserve">: a period of follow-up during which,</w:t>
        </w:r>
      </w:ins>
      <w:ins w:id="124" w:author="PR Preview" w:date="2024-01-01T00:00:00Z">
        <w:r>
          <w:t xml:space="preserve"> </w:t>
        </w:r>
      </w:ins>
      <w:ins w:id="124" w:author="PR Preview" w:date="2024-01-01T00:00:00Z">
        <w:r>
          <w:t xml:space="preserve">by the way groups are defined, the treated cannot experience the outcome.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1" w:name="exm-immortal-time"/>
          <w:p>
            <w:pPr>
              <w:pStyle w:val="BodyText"/>
            </w:pPr>
            <w:r>
              <w:rPr>
                <w:b/>
                <w:bCs/>
              </w:rPr>
              <w:t xml:space="preserve">Example 2 (Immortal Time Bias: Statins and Mortality)</w:t>
            </w:r>
            <w:r>
              <w:t xml:space="preserve"> </w:t>
            </w:r>
            <w:r>
              <w:t xml:space="preserve">Define</w:t>
            </w:r>
            <w:r>
              <w:t xml:space="preserve"> </w:t>
            </w:r>
            <w:r>
              <w:t xml:space="preserve">“statin users”</w:t>
            </w:r>
            <w:r>
              <w:t xml:space="preserve"> </w:t>
            </w:r>
            <w:r>
              <w:t xml:space="preserve">as people who filled a statin prescription at any time</w:t>
            </w:r>
            <w:r>
              <w:t xml:space="preserve"> </w:t>
            </w:r>
            <w:r>
              <w:t xml:space="preserve">during a one-year window, and compare their mortality over that year with</w:t>
            </w:r>
            <w:r>
              <w:t xml:space="preserve"> </w:t>
            </w:r>
            <w:r>
              <w:t xml:space="preserve">“non-users.”</w:t>
            </w:r>
            <w:r>
              <w:t xml:space="preserve"> </w:t>
            </w:r>
            <w:r>
              <w:t xml:space="preserve">Anyone who dies before filling a prescription is automatically a non-user,</w:t>
            </w:r>
            <w:r>
              <w:t xml:space="preserve"> </w:t>
            </w:r>
            <w:r>
              <w:t xml:space="preserve">and users must survive until their first fill.</w:t>
            </w:r>
            <w:r>
              <w:t xml:space="preserve"> </w:t>
            </w:r>
            <w:r>
              <w:t xml:space="preserve">The time from the start of follow-up to the first fill is</w:t>
            </w:r>
            <w:r>
              <w:t xml:space="preserve"> </w:t>
            </w:r>
            <w:r>
              <w:t xml:space="preserve">“immortal”</w:t>
            </w:r>
            <w:r>
              <w:t xml:space="preserve"> </w:t>
            </w:r>
            <w:r>
              <w:t xml:space="preserve">for users,</w:t>
            </w:r>
            <w:r>
              <w:t xml:space="preserve"> </w:t>
            </w:r>
            <w:r>
              <w:t xml:space="preserve">which produces a spurious survival advantage.</w:t>
            </w:r>
            <w:r>
              <w:t xml:space="preserve"> </w:t>
            </w:r>
            <w:r>
              <w:t xml:space="preserve">Starting follow-up when eligibility is met and strategies are assigned,</w:t>
            </w:r>
            <w:r>
              <w:t xml:space="preserve"> </w:t>
            </w:r>
            <w:r>
              <w:t xml:space="preserve">as the target trial requires, avoids this bias</w:t>
            </w:r>
            <w:r>
              <w:t xml:space="preserve"> </w:t>
            </w:r>
            <w:r>
              <w:t xml:space="preserve">(see Hernán, Sauer, Hernández-Díaz, Platt, and Shrier, 2016, listed in the book’s references).</w:t>
            </w:r>
          </w:p>
          <w:bookmarkEnd w:id="41"/>
        </w:tc>
      </w:tr>
    </w:tbl>
    <w:p>
      <w:pPr>
        <w:pStyle w:val="BodyText"/>
      </w:pPr>
      <w:ins w:id="125" w:author="PR Preview" w:date="2024-01-01T00:00:00Z">
        <w:r>
          <w:t xml:space="preserve">A related design point: eligibility criteria such as</w:t>
        </w:r>
      </w:ins>
      <w:ins w:id="125" w:author="PR Preview" w:date="2024-01-01T00:00:00Z">
        <w:r>
          <w:t xml:space="preserve"> </w:t>
        </w:r>
      </w:ins>
      <w:ins w:id="125" w:author="PR Preview" w:date="2024-01-01T00:00:00Z">
        <w:r>
          <w:t xml:space="preserve">“no hormone therapy during the previous two years”</w:t>
        </w:r>
      </w:ins>
      <w:ins w:id="125" w:author="PR Preview" w:date="2024-01-01T00:00:00Z">
        <w:r>
          <w:t xml:space="preserve"> </w:t>
        </w:r>
      </w:ins>
      <w:ins w:id="125" w:author="PR Preview" w:date="2024-01-01T00:00:00Z">
        <w:r>
          <w:t xml:space="preserve">restrict the target trial to</w:t>
        </w:r>
      </w:ins>
      <w:ins w:id="125" w:author="PR Preview" w:date="2024-01-01T00:00:00Z">
        <w:r>
          <w:t xml:space="preserve"> </w:t>
        </w:r>
      </w:ins>
      <w:ins w:id="125" w:author="PR Preview" w:date="2024-01-01T00:00:00Z">
        <w:r>
          <w:rPr>
            <w:b/>
            <w:bCs/>
          </w:rPr>
          <w:t xml:space="preserve">new users</w:t>
        </w:r>
      </w:ins>
      <w:ins w:id="125" w:author="PR Preview" w:date="2024-01-01T00:00:00Z">
        <w:r>
          <w:t xml:space="preserve">.</w:t>
        </w:r>
      </w:ins>
      <w:ins w:id="125" w:author="PR Preview" w:date="2024-01-01T00:00:00Z">
        <w:r>
          <w:t xml:space="preserve"> </w:t>
        </w:r>
      </w:ins>
      <w:ins w:id="125" w:author="PR Preview" w:date="2024-01-01T00:00:00Z">
        <w:r>
          <w:t xml:space="preserve">Section 20.5 explains why comparing current users with nonusers can be biased</w:t>
        </w:r>
      </w:ins>
      <w:ins w:id="125" w:author="PR Preview" w:date="2024-01-01T00:00:00Z">
        <w:r>
          <w:t xml:space="preserve"> </w:t>
        </w:r>
      </w:ins>
      <w:ins w:id="125" w:author="PR Preview" w:date="2024-01-01T00:00:00Z">
        <w:r>
          <w:t xml:space="preserve">unless past treatment is adjusted for or the analysis is restricted to new users.</w:t>
        </w:r>
      </w:ins>
    </w:p>
    <w:bookmarkEnd w:id="42"/>
    <w:bookmarkEnd w:id="43"/>
    <w:bookmarkStart w:id="53" w:name="Xe53fa531f4c479bf45f017c3892a63f02fd11d6"/>
    <w:p>
      <w:pPr>
        <w:pStyle w:val="Heading2"/>
      </w:pPr>
      <w:ins w:id="126" w:author="PR Preview" w:date="2024-01-01T00:00:00Z">
        <w:r>
          <w:t xml:space="preserve">5 22.5 A Unified Approach to Answer What If Questions with Data (pp. 317-322)</w:t>
        </w:r>
      </w:ins>
    </w:p>
    <w:p>
      <w:ins w:id="127" w:author="PR Preview" w:date="2024-01-01T00:00:00Z">
        <w:r>
          <w:pict>
            <v:rect style="width:0;height:1.5pt" o:hralign="center" o:hrstd="t" o:hr="t"/>
          </w:pict>
        </w:r>
      </w:ins>
    </w:p>
    <w:p>
      <w:pPr>
        <w:pStyle w:val="FirstParagraph"/>
      </w:pPr>
      <w:ins w:id="128" w:author="PR Preview" w:date="2024-01-01T00:00:00Z">
        <w:r>
          <w:t xml:space="preserve">Explicit target trial emulation brings together the two frameworks of this book,</w:t>
        </w:r>
      </w:ins>
      <w:ins w:id="128" w:author="PR Preview" w:date="2024-01-01T00:00:00Z">
        <w:r>
          <w:t xml:space="preserve"> </w:t>
        </w:r>
      </w:ins>
      <w:ins w:id="128" w:author="PR Preview" w:date="2024-01-01T00:00:00Z">
        <w:r>
          <w:t xml:space="preserve">counterfactuals and causal diagrams,</w:t>
        </w:r>
      </w:ins>
      <w:ins w:id="128" w:author="PR Preview" w:date="2024-01-01T00:00:00Z">
        <w:r>
          <w:t xml:space="preserve"> </w:t>
        </w:r>
      </w:ins>
      <w:ins w:id="128" w:author="PR Preview" w:date="2024-01-01T00:00:00Z">
        <w:r>
          <w:t xml:space="preserve">and grounds them in actionable causal inference:</w:t>
        </w:r>
      </w:ins>
    </w:p>
    <w:p>
      <w:pPr>
        <w:pStyle w:val="Compact"/>
        <w:numPr>
          <w:ilvl w:val="0"/>
          <w:numId w:val="1018"/>
        </w:numPr>
      </w:pPr>
      <w:ins w:id="129" w:author="PR Preview" w:date="2024-01-01T00:00:00Z">
        <w:r>
          <w:t xml:space="preserve">organizing the analysis around a familiar concept, the experiment,</w:t>
        </w:r>
      </w:ins>
      <w:ins w:id="129" w:author="PR Preview" w:date="2024-01-01T00:00:00Z">
        <w:r>
          <w:t xml:space="preserve"> </w:t>
        </w:r>
      </w:ins>
      <w:ins w:id="129" w:author="PR Preview" w:date="2024-01-01T00:00:00Z">
        <w:r>
          <w:t xml:space="preserve">helps articulate a well-defined causal question,</w:t>
        </w:r>
      </w:ins>
      <w:ins w:id="129" w:author="PR Preview" w:date="2024-01-01T00:00:00Z">
        <w:r>
          <w:t xml:space="preserve"> </w:t>
        </w:r>
      </w:ins>
      <w:ins w:id="129" w:author="PR Preview" w:date="2024-01-01T00:00:00Z">
        <w:r>
          <w:t xml:space="preserve">from which design and analysis follow;</w:t>
        </w:r>
      </w:ins>
    </w:p>
    <w:p>
      <w:pPr>
        <w:pStyle w:val="Compact"/>
        <w:numPr>
          <w:ilvl w:val="0"/>
          <w:numId w:val="1018"/>
        </w:numPr>
      </w:pPr>
      <w:ins w:id="130" w:author="PR Preview" w:date="2024-01-01T00:00:00Z">
        <w:r>
          <w:t xml:space="preserve">it applies across disciplines, whatever their vocabulary</w:t>
        </w:r>
      </w:ins>
      <w:ins w:id="130" w:author="PR Preview" w:date="2024-01-01T00:00:00Z">
        <w:r>
          <w:t xml:space="preserve"> </w:t>
        </w:r>
      </w:ins>
      <w:ins w:id="130" w:author="PR Preview" w:date="2024-01-01T00:00:00Z">
        <w:r>
          <w:t xml:space="preserve">(economists’</w:t>
        </w:r>
      </w:ins>
      <w:ins w:id="130" w:author="PR Preview" w:date="2024-01-01T00:00:00Z">
        <w:r>
          <w:t xml:space="preserve"> </w:t>
        </w:r>
      </w:ins>
      <w:ins w:id="130" w:author="PR Preview" w:date="2024-01-01T00:00:00Z">
        <w:r>
          <w:t xml:space="preserve">“omitted variable bias”</w:t>
        </w:r>
      </w:ins>
      <w:ins w:id="130" w:author="PR Preview" w:date="2024-01-01T00:00:00Z">
        <w:r>
          <w:t xml:space="preserve"> </w:t>
        </w:r>
      </w:ins>
      <w:ins w:id="130" w:author="PR Preview" w:date="2024-01-01T00:00:00Z">
        <w:r>
          <w:t xml:space="preserve">and</w:t>
        </w:r>
      </w:ins>
      <w:ins w:id="130" w:author="PR Preview" w:date="2024-01-01T00:00:00Z">
        <w:r>
          <w:t xml:space="preserve"> </w:t>
        </w:r>
      </w:ins>
      <w:ins w:id="130" w:author="PR Preview" w:date="2024-01-01T00:00:00Z">
        <w:r>
          <w:t xml:space="preserve">“selection on observables”</w:t>
        </w:r>
      </w:ins>
      <w:ins w:id="130" w:author="PR Preview" w:date="2024-01-01T00:00:00Z">
        <w:r>
          <w:t xml:space="preserve"> </w:t>
        </w:r>
      </w:ins>
      <w:ins w:id="130" w:author="PR Preview" w:date="2024-01-01T00:00:00Z">
        <w:r>
          <w:t xml:space="preserve">are confounding and conditional exchangeability);</w:t>
        </w:r>
      </w:ins>
    </w:p>
    <w:p>
      <w:pPr>
        <w:pStyle w:val="Compact"/>
        <w:numPr>
          <w:ilvl w:val="0"/>
          <w:numId w:val="1018"/>
        </w:numPr>
      </w:pPr>
      <w:ins w:id="131" w:author="PR Preview" w:date="2024-01-01T00:00:00Z">
        <w:r>
          <w:t xml:space="preserve">it gives randomized and observational studies a</w:t>
        </w:r>
      </w:ins>
      <w:ins w:id="131" w:author="PR Preview" w:date="2024-01-01T00:00:00Z">
        <w:r>
          <w:t xml:space="preserve"> </w:t>
        </w:r>
      </w:ins>
      <w:ins w:id="131" w:author="PR Preview" w:date="2024-01-01T00:00:00Z">
        <w:r>
          <w:rPr>
            <w:b/>
            <w:bCs/>
          </w:rPr>
          <w:t xml:space="preserve">common language</w:t>
        </w:r>
      </w:ins>
      <w:ins w:id="131" w:author="PR Preview" w:date="2024-01-01T00:00:00Z">
        <w:r>
          <w:t xml:space="preserve">.</w:t>
        </w:r>
      </w:ins>
    </w:p>
    <w:p>
      <w:pPr>
        <w:pStyle w:val="FirstParagraph"/>
      </w:pPr>
      <w:ins w:id="132" w:author="PR Preview" w:date="2024-01-01T00:00:00Z">
        <w:r>
          <w:t xml:space="preserve">All health and social scientists face the same fundamental task:</w:t>
        </w:r>
      </w:ins>
      <w:ins w:id="132" w:author="PR Preview" w:date="2024-01-01T00:00:00Z">
        <w:r>
          <w:t xml:space="preserve"> </w:t>
        </w:r>
      </w:ins>
      <w:ins w:id="132" w:author="PR Preview" w:date="2024-01-01T00:00:00Z">
        <w:r>
          <w:t xml:space="preserve">articulating causal questions as contrasts of well-defined counterfactuals.</w:t>
        </w:r>
      </w:ins>
      <w:ins w:id="132" w:author="PR Preview" w:date="2024-01-01T00:00:00Z">
        <w:r>
          <w:t xml:space="preserve"> </w:t>
        </w:r>
      </w:ins>
      <w:ins w:id="132" w:author="PR Preview" w:date="2024-01-01T00:00:00Z">
        <w:r>
          <w:t xml:space="preserve">The target trial helps by specifying the well-defined interventions</w:t>
        </w:r>
      </w:ins>
      <w:ins w:id="132" w:author="PR Preview" w:date="2024-01-01T00:00:00Z">
        <w:r>
          <w:t xml:space="preserve"> </w:t>
        </w:r>
      </w:ins>
      <w:ins w:id="132" w:author="PR Preview" w:date="2024-01-01T00:00:00Z">
        <w:r>
          <w:t xml:space="preserve">that lead to well-defined counterfactuals.</w:t>
        </w:r>
      </w:ins>
    </w:p>
    <w:bookmarkStart w:id="46" w:name="Xee0492934cb45f9772c68aa277523eef696dc0e"/>
    <w:p>
      <w:pPr>
        <w:pStyle w:val="Heading3"/>
      </w:pPr>
      <w:ins w:id="133" w:author="PR Preview" w:date="2024-01-01T00:00:00Z">
        <w:r>
          <w:t xml:space="preserve">5.1 Trials and Observational Studies Differ Only by Baseline Randomization</w:t>
        </w:r>
      </w:ins>
    </w:p>
    <w:p>
      <w:ins w:id="134" w:author="PR Preview" w:date="2024-01-01T00:00:00Z">
        <w:r>
          <w:pict>
            <v:rect style="width:0;height:1.5pt" o:hralign="center" o:hrstd="t" o:hr="t"/>
          </w:pict>
        </w:r>
      </w:ins>
    </w:p>
    <w:p>
      <w:pPr>
        <w:pStyle w:val="FirstParagraph"/>
      </w:pPr>
      <w:ins w:id="135" w:author="PR Preview" w:date="2024-01-01T00:00:00Z">
        <w:r>
          <w:t xml:space="preserve">A randomized trial is a follow-up study with baseline randomization;</w:t>
        </w:r>
      </w:ins>
      <w:ins w:id="135" w:author="PR Preview" w:date="2024-01-01T00:00:00Z">
        <w:r>
          <w:t xml:space="preserve"> </w:t>
        </w:r>
      </w:ins>
      <w:ins w:id="135" w:author="PR Preview" w:date="2024-01-01T00:00:00Z">
        <w:r>
          <w:t xml:space="preserve">observational longitudinal data form a follow-up study without it.</w:t>
        </w:r>
      </w:ins>
      <w:ins w:id="135" w:author="PR Preview" w:date="2024-01-01T00:00:00Z">
        <w:r>
          <w:t xml:space="preserve"> </w:t>
        </w:r>
      </w:ins>
      <w:ins w:id="135" w:author="PR Preview" w:date="2024-01-01T00:00:00Z">
        <w:r>
          <w:t xml:space="preserve">Long-term trials of sustained strategies in real-world settings,</w:t>
        </w:r>
      </w:ins>
      <w:ins w:id="135" w:author="PR Preview" w:date="2024-01-01T00:00:00Z">
        <w:r>
          <w:t xml:space="preserve"> </w:t>
        </w:r>
      </w:ins>
      <w:ins w:id="135" w:author="PR Preview" w:date="2024-01-01T00:00:00Z">
        <w:r>
          <w:t xml:space="preserve">with imperfect adherence and loss to follow-up,</w:t>
        </w:r>
      </w:ins>
      <w:ins w:id="135" w:author="PR Preview" w:date="2024-01-01T00:00:00Z">
        <w:r>
          <w:t xml:space="preserve"> </w:t>
        </w:r>
      </w:ins>
      <w:ins w:id="135" w:author="PR Preview" w:date="2024-01-01T00:00:00Z">
        <w:r>
          <w:t xml:space="preserve">suffer the confounding and selection biases usually associated with observational studies.</w:t>
        </w:r>
      </w:ins>
    </w:p>
    <w:p>
      <w:pPr>
        <w:pStyle w:val="BlockText"/>
      </w:pPr>
      <w:ins w:id="136" w:author="PR Preview" w:date="2024-01-01T00:00:00Z">
        <w:r>
          <w:t xml:space="preserve">“Time-varying confounding in observational studies is a bias with the same structure as nonrandom noncompliance in randomized trials”</w:t>
        </w:r>
      </w:ins>
      <w:ins w:id="136" w:author="PR Preview" w:date="2024-01-01T00:00:00Z">
        <w:r>
          <w:t xml:space="preserve"> </w:t>
        </w:r>
      </w:ins>
      <w:ins w:id="136" w:author="PR Preview" w:date="2024-01-01T00:00:00Z">
        <w:r>
          <w:t xml:space="preserve">(Hernán and Robins 2020, 318)</w:t>
        </w:r>
      </w:ins>
      <w:ins w:id="136" w:author="PR Preview" w:date="2024-01-01T00:00:00Z">
        <w:r>
          <w:t xml:space="preserve">.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22.6: How Do Randomized and Observational Data Differ?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a randomized experiment: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no baseline confounding is expected;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randomization probabilities are known;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each individual’s assigned strategy is known at baseline.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An observational analysis can emulate (i) when a sufficient set of covariates is measured and adjusted for,</w:t>
            </w:r>
            <w:r>
              <w:t xml:space="preserve"> </w:t>
            </w:r>
            <w:r>
              <w:t xml:space="preserve">and (ii) when the treatment model given the past is correctly specified.</w:t>
            </w:r>
            <w:r>
              <w:t xml:space="preserve"> </w:t>
            </w:r>
            <w:r>
              <w:t xml:space="preserve">Feature (iii) is not needed for a per-protocol effect in either design,</w:t>
            </w:r>
            <w:r>
              <w:t xml:space="preserve"> </w:t>
            </w:r>
            <w:r>
              <w:t xml:space="preserve">because efficient estimators ignore it:</w:t>
            </w:r>
            <w:r>
              <w:t xml:space="preserve"> </w:t>
            </w:r>
            <w:r>
              <w:t xml:space="preserve">a trial’s assignment variable could be dropped from the data without losing the per-protocol effect,</w:t>
            </w:r>
            <w:r>
              <w:t xml:space="preserve"> </w:t>
            </w:r>
            <w:r>
              <w:t xml:space="preserve">as long as a sufficient set of confounders had been measured.</w:t>
            </w:r>
            <w:r>
              <w:t xml:space="preserve"> </w:t>
            </w:r>
            <w:r>
              <w:t xml:space="preserve">With dynamic strategies and full adherence,</w:t>
            </w:r>
            <w:r>
              <w:t xml:space="preserve"> </w:t>
            </w:r>
            <w:r>
              <w:t xml:space="preserve">the covariates the strategies use to decide treatment form such a set (Robins, 1986)</w:t>
            </w:r>
            <w:r>
              <w:t xml:space="preserve"> </w:t>
            </w:r>
            <w:r>
              <w:t xml:space="preserve">(Hernán and Robins 2020, Fine Point 22.6, p. 319)</w:t>
            </w:r>
            <w:r>
              <w:t xml:space="preserve">.</w:t>
            </w:r>
          </w:p>
          <w:p/>
        </w:tc>
      </w:tr>
    </w:tbl>
    <w:bookmarkEnd w:id="46"/>
    <w:bookmarkStart w:id="47" w:name="conventional-trial-analyses-revisited"/>
    <w:p>
      <w:pPr>
        <w:pStyle w:val="Heading3"/>
      </w:pPr>
      <w:ins w:id="137" w:author="PR Preview" w:date="2024-01-01T00:00:00Z">
        <w:r>
          <w:t xml:space="preserve">5.2 Conventional Trial Analyses, Revisited</w:t>
        </w:r>
      </w:ins>
    </w:p>
    <w:p>
      <w:ins w:id="138" w:author="PR Preview" w:date="2024-01-01T00:00:00Z">
        <w:r>
          <w:pict>
            <v:rect style="width:0;height:1.5pt" o:hralign="center" o:hrstd="t" o:hr="t"/>
          </w:pict>
        </w:r>
      </w:ins>
    </w:p>
    <w:p>
      <w:pPr>
        <w:pStyle w:val="FirstParagraph"/>
      </w:pPr>
      <w:ins w:id="139" w:author="PR Preview" w:date="2024-01-01T00:00:00Z">
        <w:r>
          <w:rPr>
            <w:b/>
            <w:bCs/>
          </w:rPr>
          <w:t xml:space="preserve">ITT analysis</w:t>
        </w:r>
      </w:ins>
      <w:ins w:id="139" w:author="PR Preview" w:date="2024-01-01T00:00:00Z">
        <w:r>
          <w:t xml:space="preserve"> </w:t>
        </w:r>
      </w:ins>
      <w:ins w:id="139" w:author="PR Preview" w:date="2024-01-01T00:00:00Z">
        <w:r>
          <w:t xml:space="preserve">(unadjusted comparison of randomized groups):</w:t>
        </w:r>
      </w:ins>
      <w:ins w:id="139" w:author="PR Preview" w:date="2024-01-01T00:00:00Z">
        <w:r>
          <w:t xml:space="preserve"> </w:t>
        </w:r>
      </w:ins>
      <w:ins w:id="139" w:author="PR Preview" w:date="2024-01-01T00:00:00Z">
        <w:r>
          <w:t xml:space="preserve">randomization rules out baseline and post-randomization confounding for the effect of assignment,</w:t>
        </w:r>
      </w:ins>
      <w:ins w:id="139" w:author="PR Preview" w:date="2024-01-01T00:00:00Z">
        <w:r>
          <w:t xml:space="preserve"> </w:t>
        </w:r>
      </w:ins>
      <w:ins w:id="139" w:author="PR Preview" w:date="2024-01-01T00:00:00Z">
        <w:r>
          <w:t xml:space="preserve">but not selection bias from</w:t>
        </w:r>
      </w:ins>
      <w:ins w:id="139" w:author="PR Preview" w:date="2024-01-01T00:00:00Z">
        <w:r>
          <w:t xml:space="preserve"> </w:t>
        </w:r>
      </w:ins>
      <w:ins w:id="139" w:author="PR Preview" w:date="2024-01-01T00:00:00Z">
        <w:r>
          <w:rPr>
            <w:b/>
            <w:bCs/>
          </w:rPr>
          <w:t xml:space="preserve">loss to follow-up</w:t>
        </w:r>
      </w:ins>
      <w:ins w:id="139" w:author="PR Preview" w:date="2024-01-01T00:00:00Z">
        <w:r>
          <w:t xml:space="preserve">.</w:t>
        </w:r>
      </w:ins>
      <w:ins w:id="139" w:author="PR Preview" w:date="2024-01-01T00:00:00Z">
        <w:r>
          <w:t xml:space="preserve"> </w:t>
        </w:r>
      </w:ins>
      <w:ins w:id="139" w:author="PR Preview" w:date="2024-01-01T00:00:00Z">
        <w:r>
          <w:t xml:space="preserve">Valid ITT estimation may need adjustment for time-varying prognostic factors,</w:t>
        </w:r>
      </w:ins>
      <w:ins w:id="139" w:author="PR Preview" w:date="2024-01-01T00:00:00Z">
        <w:r>
          <w:t xml:space="preserve"> </w:t>
        </w:r>
      </w:ins>
      <w:ins w:id="139" w:author="PR Preview" w:date="2024-01-01T00:00:00Z">
        <w:r>
          <w:t xml:space="preserve">e.g., g-methods if dropout depends on symptom onset.</w:t>
        </w:r>
      </w:ins>
    </w:p>
    <w:p>
      <w:pPr>
        <w:pStyle w:val="BodyText"/>
      </w:pPr>
      <w:ins w:id="140" w:author="PR Preview" w:date="2024-01-01T00:00:00Z">
        <w:r>
          <w:rPr>
            <w:b/>
            <w:bCs/>
          </w:rPr>
          <w:t xml:space="preserve">Conventional per-protocol analysis</w:t>
        </w:r>
      </w:ins>
      <w:ins w:id="140" w:author="PR Preview" w:date="2024-01-01T00:00:00Z">
        <w:r>
          <w:t xml:space="preserve"> </w:t>
        </w:r>
      </w:ins>
      <w:ins w:id="140" w:author="PR Preview" w:date="2024-01-01T00:00:00Z">
        <w:r>
          <w:t xml:space="preserve">(censor at the first deviation, no adjustment)</w:t>
        </w:r>
      </w:ins>
      <w:ins w:id="140" w:author="PR Preview" w:date="2024-01-01T00:00:00Z">
        <w:r>
          <w:t xml:space="preserve"> </w:t>
        </w:r>
      </w:ins>
      <w:ins w:id="140" w:author="PR Preview" w:date="2024-01-01T00:00:00Z">
        <w:r>
          <w:t xml:space="preserve">is questionable for three reasons:</w:t>
        </w:r>
      </w:ins>
    </w:p>
    <w:p>
      <w:pPr>
        <w:pStyle w:val="Compact"/>
        <w:numPr>
          <w:ilvl w:val="0"/>
          <w:numId w:val="1020"/>
        </w:numPr>
      </w:pPr>
      <w:ins w:id="141" w:author="PR Preview" w:date="2024-01-01T00:00:00Z">
        <w:r>
          <w:t xml:space="preserve">selection bias from differential loss to follow-up;</w:t>
        </w:r>
      </w:ins>
    </w:p>
    <w:p>
      <w:pPr>
        <w:pStyle w:val="Compact"/>
        <w:numPr>
          <w:ilvl w:val="0"/>
          <w:numId w:val="1020"/>
        </w:numPr>
      </w:pPr>
      <w:ins w:id="142" w:author="PR Preview" w:date="2024-01-01T00:00:00Z">
        <w:r>
          <w:t xml:space="preserve">those remaining on protocol in each arm need not be exchangeable,</w:t>
        </w:r>
      </w:ins>
      <w:ins w:id="142" w:author="PR Preview" w:date="2024-01-01T00:00:00Z">
        <w:r>
          <w:t xml:space="preserve"> </w:t>
        </w:r>
      </w:ins>
      <w:ins w:id="142" w:author="PR Preview" w:date="2024-01-01T00:00:00Z">
        <w:r>
          <w:t xml:space="preserve">so g-methods are needed for time-varying factors that affect staying on protocol</w:t>
        </w:r>
      </w:ins>
      <w:ins w:id="142" w:author="PR Preview" w:date="2024-01-01T00:00:00Z">
        <w:r>
          <w:t xml:space="preserve"> </w:t>
        </w:r>
      </w:ins>
      <w:ins w:id="142" w:author="PR Preview" w:date="2024-01-01T00:00:00Z">
        <w:r>
          <w:t xml:space="preserve">(or instrumental variable methods, with their own strong assumptions;</w:t>
        </w:r>
      </w:ins>
      <w:ins w:id="142" w:author="PR Preview" w:date="2024-01-01T00:00:00Z">
        <w:r>
          <w:t xml:space="preserve"> </w:t>
        </w:r>
      </w:ins>
      <w:ins w:id="142" w:author="PR Preview" w:date="2024-01-01T00:00:00Z">
        <w:r>
          <w:t xml:space="preserve">Technical Point 16.6);</w:t>
        </w:r>
      </w:ins>
    </w:p>
    <w:p>
      <w:pPr>
        <w:pStyle w:val="Compact"/>
        <w:numPr>
          <w:ilvl w:val="0"/>
          <w:numId w:val="1020"/>
        </w:numPr>
      </w:pPr>
      <w:ins w:id="143" w:author="PR Preview" w:date="2024-01-01T00:00:00Z">
        <w:r>
          <w:t xml:space="preserve">it ignores that the strategies are</w:t>
        </w:r>
      </w:ins>
      <w:ins w:id="143" w:author="PR Preview" w:date="2024-01-01T00:00:00Z">
        <w:r>
          <w:t xml:space="preserve"> </w:t>
        </w:r>
      </w:ins>
      <w:ins w:id="143" w:author="PR Preview" w:date="2024-01-01T00:00:00Z">
        <w:r>
          <w:rPr>
            <w:b/>
            <w:bCs/>
          </w:rPr>
          <w:t xml:space="preserve">dynamic</w:t>
        </w:r>
      </w:ins>
      <w:ins w:id="143" w:author="PR Preview" w:date="2024-01-01T00:00:00Z">
        <w:r>
          <w:t xml:space="preserve">:</w:t>
        </w:r>
      </w:ins>
      <w:ins w:id="143" w:author="PR Preview" w:date="2024-01-01T00:00:00Z">
        <w:r>
          <w:t xml:space="preserve"> </w:t>
        </w:r>
      </w:ins>
      <w:ins w:id="143" w:author="PR Preview" w:date="2024-01-01T00:00:00Z">
        <w:r>
          <w:t xml:space="preserve">censoring people who stop treatment because of toxicity or a contraindication</w:t>
        </w:r>
      </w:ins>
      <w:ins w:id="143" w:author="PR Preview" w:date="2024-01-01T00:00:00Z">
        <w:r>
          <w:t xml:space="preserve"> </w:t>
        </w:r>
      </w:ins>
      <w:ins w:id="143" w:author="PR Preview" w:date="2024-01-01T00:00:00Z">
        <w:r>
          <w:t xml:space="preserve">(the</w:t>
        </w:r>
      </w:ins>
      <w:ins w:id="143" w:author="PR Preview" w:date="2024-01-01T00:00:00Z">
        <w:r>
          <w:t xml:space="preserve"> </w:t>
        </w:r>
      </w:ins>
      <w:ins w:id="143" w:author="PR Preview" w:date="2024-01-01T00:00:00Z">
        <w:r>
          <w:t xml:space="preserve">“on-treatment”</w:t>
        </w:r>
      </w:ins>
      <w:ins w:id="143" w:author="PR Preview" w:date="2024-01-01T00:00:00Z">
        <w:r>
          <w:t xml:space="preserve"> </w:t>
        </w:r>
      </w:ins>
      <w:ins w:id="143" w:author="PR Preview" w:date="2024-01-01T00:00:00Z">
        <w:r>
          <w:t xml:space="preserve">analysis) treats adherence as deviation.</w:t>
        </w:r>
      </w:ins>
    </w:p>
    <w:p>
      <w:pPr>
        <w:pStyle w:val="FirstParagraph"/>
      </w:pPr>
      <w:ins w:id="144" w:author="PR Preview" w:date="2024-01-01T00:00:00Z">
        <w:r>
          <w:t xml:space="preserve">Fine Point 22.2’s unadjusted ITT analysis is the</w:t>
        </w:r>
      </w:ins>
      <w:ins w:id="144" w:author="PR Preview" w:date="2024-01-01T00:00:00Z">
        <w:r>
          <w:t xml:space="preserve"> </w:t>
        </w:r>
      </w:ins>
      <w:ins w:id="144" w:author="PR Preview" w:date="2024-01-01T00:00:00Z">
        <w:r>
          <w:rPr>
            <w:b/>
            <w:bCs/>
          </w:rPr>
          <w:t xml:space="preserve">pseudo-intention-to-treat</w:t>
        </w:r>
      </w:ins>
      <w:ins w:id="144" w:author="PR Preview" w:date="2024-01-01T00:00:00Z">
        <w:r>
          <w:t xml:space="preserve"> </w:t>
        </w:r>
      </w:ins>
      <w:ins w:id="144" w:author="PR Preview" w:date="2024-01-01T00:00:00Z">
        <w:r>
          <w:t xml:space="preserve">analysis,</w:t>
        </w:r>
      </w:ins>
      <w:ins w:id="144" w:author="PR Preview" w:date="2024-01-01T00:00:00Z">
        <w:r>
          <w:t xml:space="preserve"> </w:t>
        </w:r>
      </w:ins>
      <w:ins w:id="144" w:author="PR Preview" w:date="2024-01-01T00:00:00Z">
        <w:r>
          <w:t xml:space="preserve">and Fine Point 22.3’s unadjusted per-protocol analysis is the</w:t>
        </w:r>
      </w:ins>
      <w:ins w:id="144" w:author="PR Preview" w:date="2024-01-01T00:00:00Z">
        <w:r>
          <w:t xml:space="preserve"> </w:t>
        </w:r>
      </w:ins>
      <w:ins w:id="144" w:author="PR Preview" w:date="2024-01-01T00:00:00Z">
        <w:r>
          <w:rPr>
            <w:b/>
            <w:bCs/>
          </w:rPr>
          <w:t xml:space="preserve">naive per-protocol</w:t>
        </w:r>
      </w:ins>
      <w:ins w:id="144" w:author="PR Preview" w:date="2024-01-01T00:00:00Z">
        <w:r>
          <w:t xml:space="preserve"> </w:t>
        </w:r>
      </w:ins>
      <w:ins w:id="144" w:author="PR Preview" w:date="2024-01-01T00:00:00Z">
        <w:r>
          <w:t xml:space="preserve">analysis.</w:t>
        </w:r>
      </w:ins>
    </w:p>
    <w:p>
      <w:pPr>
        <w:pStyle w:val="BodyText"/>
      </w:pPr>
      <w:ins w:id="145" w:author="PR Preview" w:date="2024-01-01T00:00:00Z">
        <w:r>
          <w:t xml:space="preserve">For failure-time outcomes, g-methods are</w:t>
        </w:r>
      </w:ins>
      <w:ins w:id="145" w:author="PR Preview" w:date="2024-01-01T00:00:00Z">
        <w:r>
          <w:t xml:space="preserve"> </w:t>
        </w:r>
      </w:ins>
      <w:ins w:id="145" w:author="PR Preview" w:date="2024-01-01T00:00:00Z">
        <w:r>
          <w:rPr>
            <w:i/>
            <w:iCs/>
          </w:rPr>
          <w:t xml:space="preserve">always</w:t>
        </w:r>
      </w:ins>
      <w:ins w:id="145" w:author="PR Preview" w:date="2024-01-01T00:00:00Z">
        <w:r>
          <w:t xml:space="preserve"> </w:t>
        </w:r>
      </w:ins>
      <w:ins w:id="145" w:author="PR Preview" w:date="2024-01-01T00:00:00Z">
        <w:r>
          <w:t xml:space="preserve">needed when treatment affects the outcome,</w:t>
        </w:r>
      </w:ins>
      <w:ins w:id="145" w:author="PR Preview" w:date="2024-01-01T00:00:00Z">
        <w:r>
          <w:t xml:space="preserve"> </w:t>
        </w:r>
      </w:ins>
      <w:ins w:id="145" w:author="PR Preview" w:date="2024-01-01T00:00:00Z">
        <w:r>
          <w:t xml:space="preserve">because</w:t>
        </w:r>
      </w:ins>
      <w:ins w:id="145" w:author="PR Preview" w:date="2024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k</m:t>
            </m:r>
          </m:sub>
        </m:sSub>
      </m:oMath>
      <w:ins w:id="145" w:author="PR Preview" w:date="2024-01-01T00:00:00Z">
        <w:r>
          <w:t xml:space="preserve"> </w:t>
        </w:r>
      </w:ins>
      <w:ins w:id="145" w:author="PR Preview" w:date="2024-01-01T00:00:00Z">
        <w:r>
          <w:t xml:space="preserve">affects all later variables through its effect on</w:t>
        </w:r>
      </w:ins>
      <w:ins w:id="145" w:author="PR Preview" w:date="2024-01-01T00:00:00Z">
        <w:r>
          <w:t xml:space="preserve"> </w:t>
        </w:r>
      </w:ins>
      <m:oMath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ins w:id="145" w:author="PR Preview" w:date="2024-01-01T00:00:00Z">
        <w:r>
          <w:t xml:space="preserve"> </w:t>
        </w:r>
      </w:ins>
      <w:ins w:id="145" w:author="PR Preview" w:date="2024-01-01T00:00:00Z">
        <w:r>
          <w:t xml:space="preserve">(Technical Point 21.10).</w:t>
        </w:r>
      </w:ins>
    </w:p>
    <w:p>
      <w:pPr>
        <w:pStyle w:val="BodyText"/>
      </w:pPr>
      <w:ins w:id="146" w:author="PR Preview" w:date="2024-01-01T00:00:00Z">
        <w:r>
          <w:t xml:space="preserve">The upshot: when the goal is a per-protocol effect or its observational analog,</w:t>
        </w:r>
      </w:ins>
      <w:ins w:id="146" w:author="PR Preview" w:date="2024-01-01T00:00:00Z">
        <w:r>
          <w:t xml:space="preserve"> </w:t>
        </w:r>
      </w:ins>
      <w:ins w:id="146" w:author="PR Preview" w:date="2024-01-01T00:00:00Z">
        <w:r>
          <w:t xml:space="preserve">randomized trials and observational studies should be analyzed identically.</w:t>
        </w:r>
      </w:ins>
      <w:ins w:id="146" w:author="PR Preview" w:date="2024-01-01T00:00:00Z">
        <w:r>
          <w:t xml:space="preserve"> </w:t>
        </w:r>
      </w:ins>
      <w:ins w:id="146" w:author="PR Preview" w:date="2024-01-01T00:00:00Z">
        <w:r>
          <w:t xml:space="preserve">Any reason to adjust for time-varying confounding and selection bias in an observational study</w:t>
        </w:r>
      </w:ins>
      <w:ins w:id="146" w:author="PR Preview" w:date="2024-01-01T00:00:00Z">
        <w:r>
          <w:t xml:space="preserve"> </w:t>
        </w:r>
      </w:ins>
      <w:ins w:id="146" w:author="PR Preview" w:date="2024-01-01T00:00:00Z">
        <w:r>
          <w:t xml:space="preserve">is equally a reason to adjust for them in a randomized trial</w:t>
        </w:r>
      </w:ins>
      <w:ins w:id="146" w:author="PR Preview" w:date="2024-01-01T00:00:00Z">
        <w:r>
          <w:t xml:space="preserve"> </w:t>
        </w:r>
      </w:ins>
      <w:ins w:id="146" w:author="PR Preview" w:date="2024-01-01T00:00:00Z">
        <w:r>
          <w:t xml:space="preserve">(Hernán and Robins 2020, chap. 22, p. 320)</w:t>
        </w:r>
      </w:ins>
      <w:ins w:id="146" w:author="PR Preview" w:date="2024-01-01T00:00:00Z">
        <w:r>
          <w:t xml:space="preserve">.</w:t>
        </w:r>
      </w:ins>
    </w:p>
    <w:bookmarkEnd w:id="47"/>
    <w:bookmarkStart w:id="52" w:name="why-observational-emulation-matters"/>
    <w:p>
      <w:pPr>
        <w:pStyle w:val="Heading3"/>
      </w:pPr>
      <w:ins w:id="147" w:author="PR Preview" w:date="2024-01-01T00:00:00Z">
        <w:r>
          <w:t xml:space="preserve">5.3 Why Observational Emulation Matters</w:t>
        </w:r>
      </w:ins>
    </w:p>
    <w:p>
      <w:ins w:id="148" w:author="PR Preview" w:date="2024-01-01T00:00:00Z">
        <w:r>
          <w:pict>
            <v:rect style="width:0;height:1.5pt" o:hralign="center" o:hrstd="t" o:hr="t"/>
          </w:pict>
        </w:r>
      </w:ins>
    </w:p>
    <w:p>
      <w:pPr>
        <w:pStyle w:val="FirstParagraph"/>
      </w:pPr>
      <w:ins w:id="149" w:author="PR Preview" w:date="2024-01-01T00:00:00Z">
        <w:r>
          <w:t xml:space="preserve">Randomized trials may be expensive, infeasible, unethical, or too slow for an urgent decision,</w:t>
        </w:r>
      </w:ins>
      <w:ins w:id="149" w:author="PR Preview" w:date="2024-01-01T00:00:00Z">
        <w:r>
          <w:t xml:space="preserve"> </w:t>
        </w:r>
      </w:ins>
      <w:ins w:id="149" w:author="PR Preview" w:date="2024-01-01T00:00:00Z">
        <w:r>
          <w:t xml:space="preserve">so many decisions must be made without them.</w:t>
        </w:r>
      </w:ins>
      <w:ins w:id="149" w:author="PR Preview" w:date="2024-01-01T00:00:00Z">
        <w:r>
          <w:t xml:space="preserve"> </w:t>
        </w:r>
      </w:ins>
      <w:ins w:id="149" w:author="PR Preview" w:date="2024-01-01T00:00:00Z">
        <w:r>
          <w:t xml:space="preserve">When we cannot run the trial that would answer our question,</w:t>
        </w:r>
      </w:ins>
      <w:ins w:id="149" w:author="PR Preview" w:date="2024-01-01T00:00:00Z">
        <w:r>
          <w:t xml:space="preserve"> </w:t>
        </w:r>
      </w:ins>
      <w:ins w:id="149" w:author="PR Preview" w:date="2024-01-01T00:00:00Z">
        <w:r>
          <w:t xml:space="preserve">the observational analysis should explicitly emulate it</w:t>
        </w:r>
      </w:ins>
      <w:ins w:id="149" w:author="PR Preview" w:date="2024-01-01T00:00:00Z">
        <w:r>
          <w:t xml:space="preserve"> </w:t>
        </w:r>
      </w:ins>
      <w:ins w:id="149" w:author="PR Preview" w:date="2024-01-01T00:00:00Z">
        <w:r>
          <w:t xml:space="preserve">and be judged by how well it emulates its target trial.</w:t>
        </w:r>
      </w:ins>
    </w:p>
    <w:p>
      <w:pPr>
        <w:pStyle w:val="BodyText"/>
      </w:pPr>
      <w:ins w:id="150" w:author="PR Preview" w:date="2024-01-01T00:00:00Z">
        <w:r>
          <w:t xml:space="preserve">In very unusual situations,</w:t>
        </w:r>
      </w:ins>
      <w:ins w:id="150" w:author="PR Preview" w:date="2024-01-01T00:00:00Z">
        <w:r>
          <w:t xml:space="preserve"> </w:t>
        </w:r>
      </w:ins>
      <w:ins w:id="150" w:author="PR Preview" w:date="2024-01-01T00:00:00Z">
        <w:r>
          <w:t xml:space="preserve">a decision informed by a well-conducted randomized trial can be worse</w:t>
        </w:r>
      </w:ins>
      <w:ins w:id="150" w:author="PR Preview" w:date="2024-01-01T00:00:00Z">
        <w:r>
          <w:t xml:space="preserve"> </w:t>
        </w:r>
      </w:ins>
      <w:ins w:id="150" w:author="PR Preview" w:date="2024-01-01T00:00:00Z">
        <w:r>
          <w:t xml:space="preserve">than one informed by badly confounded observational data</w:t>
        </w:r>
      </w:ins>
      <w:ins w:id="150" w:author="PR Preview" w:date="2024-01-01T00:00:00Z">
        <w:r>
          <w:t xml:space="preserve"> </w:t>
        </w:r>
      </w:ins>
      <w:ins w:id="150" w:author="PR Preview" w:date="2024-01-01T00:00:00Z">
        <w:r>
          <w:t xml:space="preserve">(Fine Points 22.7 and 22.8).</w:t>
        </w:r>
      </w:ins>
    </w:p>
    <w:p>
      <w:pPr>
        <w:pStyle w:val="BodyText"/>
      </w:pPr>
      <w:ins w:id="151" w:author="PR Preview" w:date="2024-01-01T00:00:00Z">
        <w:r>
          <w:rPr>
            <w:b/>
            <w:bCs/>
          </w:rPr>
          <w:t xml:space="preserve">Further reading</w:t>
        </w:r>
      </w:ins>
      <w:ins w:id="151" w:author="PR Preview" w:date="2024-01-01T00:00:00Z">
        <w:r>
          <w:t xml:space="preserve"> </w:t>
        </w:r>
      </w:ins>
      <w:ins w:id="151" w:author="PR Preview" w:date="2024-01-01T00:00:00Z">
        <w:r>
          <w:t xml:space="preserve">(listed in the book’s references):</w:t>
        </w:r>
      </w:ins>
      <w:ins w:id="151" w:author="PR Preview" w:date="2024-01-01T00:00:00Z">
        <w:r>
          <w:t xml:space="preserve"> </w:t>
        </w:r>
      </w:ins>
      <w:ins w:id="151" w:author="PR Preview" w:date="2024-01-01T00:00:00Z">
        <w:r>
          <w:t xml:space="preserve">Hernán and Robins (2016),</w:t>
        </w:r>
      </w:ins>
      <w:ins w:id="151" w:author="PR Preview" w:date="2024-01-01T00:00:00Z">
        <w:r>
          <w:t xml:space="preserve"> </w:t>
        </w:r>
      </w:ins>
      <w:ins w:id="151" w:author="PR Preview" w:date="2024-01-01T00:00:00Z">
        <w:r>
          <w:t xml:space="preserve">“Using big data to emulate a target trial</w:t>
        </w:r>
      </w:ins>
      <w:ins w:id="151" w:author="PR Preview" w:date="2024-01-01T00:00:00Z">
        <w:r>
          <w:t xml:space="preserve"> </w:t>
        </w:r>
      </w:ins>
      <w:ins w:id="151" w:author="PR Preview" w:date="2024-01-01T00:00:00Z">
        <w:r>
          <w:t xml:space="preserve">when a randomized trial is not available,”</w:t>
        </w:r>
      </w:ins>
      <w:ins w:id="151" w:author="PR Preview" w:date="2024-01-01T00:00:00Z">
        <w:r>
          <w:t xml:space="preserve"> </w:t>
        </w:r>
      </w:ins>
      <w:ins w:id="151" w:author="PR Preview" w:date="2024-01-01T00:00:00Z">
        <w:r>
          <w:rPr>
            <w:i/>
            <w:iCs/>
          </w:rPr>
          <w:t xml:space="preserve">American Journal of Epidemiology</w:t>
        </w:r>
      </w:ins>
      <w:ins w:id="151" w:author="PR Preview" w:date="2024-01-01T00:00:00Z">
        <w:r>
          <w:t xml:space="preserve">;</w:t>
        </w:r>
      </w:ins>
      <w:ins w:id="151" w:author="PR Preview" w:date="2024-01-01T00:00:00Z">
        <w:r>
          <w:t xml:space="preserve"> </w:t>
        </w:r>
      </w:ins>
      <w:ins w:id="151" w:author="PR Preview" w:date="2024-01-01T00:00:00Z">
        <w:r>
          <w:t xml:space="preserve">Hernán and Robins (2017),</w:t>
        </w:r>
      </w:ins>
      <w:ins w:id="151" w:author="PR Preview" w:date="2024-01-01T00:00:00Z">
        <w:r>
          <w:t xml:space="preserve"> </w:t>
        </w:r>
      </w:ins>
      <w:ins w:id="151" w:author="PR Preview" w:date="2024-01-01T00:00:00Z">
        <w:r>
          <w:t xml:space="preserve">“Per-protocol analyses of pragmatic trials,”</w:t>
        </w:r>
      </w:ins>
      <w:ins w:id="151" w:author="PR Preview" w:date="2024-01-01T00:00:00Z">
        <w:r>
          <w:t xml:space="preserve"> </w:t>
        </w:r>
      </w:ins>
      <w:ins w:id="151" w:author="PR Preview" w:date="2024-01-01T00:00:00Z">
        <w:r>
          <w:rPr>
            <w:i/>
            <w:iCs/>
          </w:rPr>
          <w:t xml:space="preserve">New England Journal of Medicine</w:t>
        </w:r>
      </w:ins>
      <w:ins w:id="151" w:author="PR Preview" w:date="2024-01-01T00:00:00Z">
        <w:r>
          <w:t xml:space="preserve">.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22.7: A Counterintuitive Comparison of a Trial and an Observational Study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 double-blind placebo-controlled trial of an over-the-counter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enrolled a random 20% of people diagnosed with lung cancer; everyone adhered.</w:t>
            </w:r>
            <w:r>
              <w:t xml:space="preserve"> </w:t>
            </w:r>
            <w:r>
              <w:t xml:space="preserve">The 60-month mortality was 550/1000 = 55%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 450/1000 = 45%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regulator banned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An observational study of the other 80% found</w:t>
            </w:r>
            <w:r>
              <w:t xml:space="preserve"> </w:t>
            </w:r>
            <w:r>
              <w:rPr>
                <w:b/>
                <w:bCs/>
              </w:rPr>
              <w:t xml:space="preserve">0%</w:t>
            </w:r>
            <w:r>
              <w:t xml:space="preserve"> </w:t>
            </w:r>
            <w:r>
              <w:t xml:space="preserve">mortality among both treated and untreated.</w:t>
            </w:r>
          </w:p>
          <w:p>
            <w:pPr>
              <w:pStyle w:val="BodyText"/>
            </w:pPr>
            <w:r>
              <w:t xml:space="preserve">Classify individuals into types: doomed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hurt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helped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), immune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Random sampling and randomization give the trial arms and the observational sample</w:t>
            </w:r>
            <w:r>
              <w:t xml:space="preserve"> </w:t>
            </w:r>
            <w:r>
              <w:t xml:space="preserve">the same distribution of types.</w:t>
            </w:r>
            <w:r>
              <w:t xml:space="preserve"> </w:t>
            </w:r>
            <w:r>
              <w:t xml:space="preserve">Then: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0% observational mortality means nobody is doomed;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the trial’s treated arm gives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doomed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hurt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hurt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0.55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the untreated arm gives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doomed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helped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helped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0.45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so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immune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0.55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In the observational data every</w:t>
            </w:r>
            <w:r>
              <w:t xml:space="preserve"> </w:t>
            </w:r>
            <w:r>
              <w:t xml:space="preserve">“hurt”</w:t>
            </w:r>
            <w:r>
              <w:t xml:space="preserve"> </w:t>
            </w:r>
            <w:r>
              <w:t xml:space="preserve">person took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w:r>
              <w:t xml:space="preserve">“helped”</w:t>
            </w:r>
            <w:r>
              <w:t xml:space="preserve"> </w:t>
            </w:r>
            <w:r>
              <w:t xml:space="preserve">person took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w:r>
              <w:t xml:space="preserve">everyone followed the optimal strategy.</w:t>
            </w:r>
            <w:r>
              <w:t xml:space="preserve"> </w:t>
            </w:r>
            <w:r>
              <w:t xml:space="preserve">The trial compared</w:t>
            </w:r>
            <w:r>
              <w:t xml:space="preserve"> </w:t>
            </w:r>
            <w:r>
              <w:t xml:space="preserve">“treat everyone”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t xml:space="preserve">“treat no one,”</w:t>
            </w:r>
            <w:r>
              <w:t xml:space="preserve"> </w:t>
            </w:r>
            <w:r>
              <w:t xml:space="preserve">but the best strategy was</w:t>
            </w:r>
            <w:r>
              <w:t xml:space="preserve"> </w:t>
            </w:r>
            <w:r>
              <w:t xml:space="preserve">“treat only those who benefit.”</w:t>
            </w:r>
            <w:r>
              <w:t xml:space="preserve"> </w:t>
            </w:r>
            <w:r>
              <w:t xml:space="preserve">If, say, the type were determined by ethnic group and each group had learned from experience</w:t>
            </w:r>
            <w:r>
              <w:t xml:space="preserve"> </w:t>
            </w:r>
            <w:r>
              <w:t xml:space="preserve">whether to take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(maximal effect modification and maximal confounding),</w:t>
            </w:r>
            <w:r>
              <w:t xml:space="preserve"> </w:t>
            </w:r>
            <w:r>
              <w:t xml:space="preserve">the confounded observational study, not the unconfounded trial, revealed the correct policy</w:t>
            </w:r>
            <w:r>
              <w:t xml:space="preserve"> </w:t>
            </w:r>
            <w:r>
              <w:t xml:space="preserve">(Hernán and Robins 2020, Fine Point 22.7, p. 321)</w:t>
            </w:r>
            <w:r>
              <w:t xml:space="preserve">.</w:t>
            </w:r>
          </w:p>
          <w:p/>
        </w:tc>
      </w:tr>
    </w:tbl>
    <w:p>
      <w:pPr>
        <w:pStyle w:val="BodyText"/>
      </w:pPr>
      <w:ins w:id="152" w:author="PR Preview" w:date="2024-01-01T00:00:00Z">
        <w:r>
          <w:t xml:space="preserve"> 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22.8: Generalizing Fine Point 22.7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Suppose lower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better and the observational mean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</m:oMath>
            <w:r>
              <w:t xml:space="preserve"> </w:t>
            </w:r>
            <w:r>
              <w:t xml:space="preserve">is below the mean of both trial arms,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rPr>
                  <m:sty m:val="p"/>
                </m:rPr>
                <m:t>&lt;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rPr>
                  <m:sty m:val="p"/>
                </m:rPr>
                <m:t>&lt;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a (possibly unknown) set of pre-treatment covariates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for the random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assigns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with probability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U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strategy that generated the observational data.</w:t>
            </w:r>
            <w:r>
              <w:t xml:space="preserve"> </w:t>
            </w:r>
            <w:r>
              <w:t xml:space="preserve">That strategy cannot be implemented without data on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it can motivate measuring pre-treatment covariates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and using the trial data to find a deterministic dynamic strategy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whose mean, estimated from the trial, is below the observational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Combining trial and observational data can thus be more informative than the trial alone,</w:t>
            </w:r>
            <w:r>
              <w:t xml:space="preserve"> </w:t>
            </w:r>
            <w:r>
              <w:t xml:space="preserve">provided both are random samples of everyone eligible for the trial</w:t>
            </w:r>
            <w:r>
              <w:t xml:space="preserve"> </w:t>
            </w:r>
            <w:r>
              <w:t xml:space="preserve">(Hernán and Robins 2020, Fine Point 22.8, p. 322)</w:t>
            </w:r>
            <w:r>
              <w:t xml:space="preserve">.</w:t>
            </w:r>
          </w:p>
          <w:p/>
        </w:tc>
      </w:tr>
    </w:tbl>
    <w:bookmarkEnd w:id="52"/>
    <w:bookmarkEnd w:id="53"/>
    <w:bookmarkStart w:id="54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2"/>
        </w:numPr>
      </w:pPr>
      <w:ins w:id="155" w:author="PR Preview" w:date="2024-01-01T00:00:00Z">
        <w:r>
          <w:t xml:space="preserve">The</w:t>
        </w:r>
      </w:ins>
      <w:ins w:id="155" w:author="PR Preview" w:date="2024-01-01T00:00:00Z">
        <w:r>
          <w:t xml:space="preserve"> </w:t>
        </w:r>
      </w:ins>
      <w:ins w:id="155" w:author="PR Preview" w:date="2024-01-01T00:00:00Z">
        <w:r>
          <w:rPr>
            <w:b/>
            <w:bCs/>
          </w:rPr>
          <w:t xml:space="preserve">ITT effect</w:t>
        </w:r>
      </w:ins>
      <w:ins w:id="155" w:author="PR Preview" w:date="2024-01-01T00:00:00Z">
        <w:r>
          <w:t xml:space="preserve"> </w:t>
        </w:r>
      </w:ins>
      <w:ins w:id="155" w:author="PR Preview" w:date="2024-01-01T00:00:00Z">
        <w:r>
          <w:t xml:space="preserve">is the effect of randomized assignment;</w:t>
        </w:r>
      </w:ins>
      <w:ins w:id="155" w:author="PR Preview" w:date="2024-01-01T00:00:00Z">
        <w:r>
          <w:t xml:space="preserve"> </w:t>
        </w:r>
      </w:ins>
      <w:ins w:id="155" w:author="PR Preview" w:date="2024-01-01T00:00:00Z">
        <w:r>
          <w:t xml:space="preserve">it is unconfounded but is neither guaranteed to preserve the null</w:t>
        </w:r>
      </w:ins>
      <w:ins w:id="155" w:author="PR Preview" w:date="2024-01-01T00:00:00Z">
        <w:r>
          <w:t xml:space="preserve"> </w:t>
        </w:r>
      </w:ins>
      <w:ins w:id="155" w:author="PR Preview" w:date="2024-01-01T00:00:00Z">
        <w:r>
          <w:t xml:space="preserve">(without the exclusion restriction) nor guaranteed to be conservative.</w:t>
        </w:r>
      </w:ins>
    </w:p>
    <w:p>
      <w:pPr>
        <w:pStyle w:val="Compact"/>
        <w:numPr>
          <w:ilvl w:val="0"/>
          <w:numId w:val="1022"/>
        </w:numPr>
      </w:pPr>
      <w:ins w:id="156" w:author="PR Preview" w:date="2024-01-01T00:00:00Z">
        <w:r>
          <w:t xml:space="preserve">The</w:t>
        </w:r>
      </w:ins>
      <w:ins w:id="156" w:author="PR Preview" w:date="2024-01-01T00:00:00Z">
        <w:r>
          <w:t xml:space="preserve"> </w:t>
        </w:r>
      </w:ins>
      <w:ins w:id="156" w:author="PR Preview" w:date="2024-01-01T00:00:00Z">
        <w:r>
          <w:rPr>
            <w:b/>
            <w:bCs/>
          </w:rPr>
          <w:t xml:space="preserve">PP effect</w:t>
        </w:r>
      </w:ins>
      <w:ins w:id="156" w:author="PR Preview" w:date="2024-01-01T00:00:00Z">
        <w:r>
          <w:t xml:space="preserve"> </w:t>
        </w:r>
      </w:ins>
      <w:ins w:id="156" w:author="PR Preview" w:date="2024-01-01T00:00:00Z">
        <w:r>
          <w:t xml:space="preserve">is the effect of adhering to the assigned strategies;</w:t>
        </w:r>
      </w:ins>
      <w:ins w:id="156" w:author="PR Preview" w:date="2024-01-01T00:00:00Z">
        <w:r>
          <w:t xml:space="preserve"> </w:t>
        </w:r>
      </w:ins>
      <w:ins w:id="156" w:author="PR Preview" w:date="2024-01-01T00:00:00Z">
        <w:r>
          <w:t xml:space="preserve">it is often the more relevant estimand and generally requires adjustment,</w:t>
        </w:r>
      </w:ins>
      <w:ins w:id="156" w:author="PR Preview" w:date="2024-01-01T00:00:00Z">
        <w:r>
          <w:t xml:space="preserve"> </w:t>
        </w:r>
      </w:ins>
      <w:ins w:id="156" w:author="PR Preview" w:date="2024-01-01T00:00:00Z">
        <w:r>
          <w:t xml:space="preserve">for sustained strategies via g-methods, in trials and observational studies alike.</w:t>
        </w:r>
      </w:ins>
    </w:p>
    <w:p>
      <w:pPr>
        <w:pStyle w:val="Compact"/>
        <w:numPr>
          <w:ilvl w:val="0"/>
          <w:numId w:val="1022"/>
        </w:numPr>
      </w:pPr>
      <w:ins w:id="157" w:author="PR Preview" w:date="2024-01-01T00:00:00Z">
        <w:r>
          <w:t xml:space="preserve">PP strategies are usually</w:t>
        </w:r>
      </w:ins>
      <w:ins w:id="157" w:author="PR Preview" w:date="2024-01-01T00:00:00Z">
        <w:r>
          <w:t xml:space="preserve"> </w:t>
        </w:r>
      </w:ins>
      <w:ins w:id="157" w:author="PR Preview" w:date="2024-01-01T00:00:00Z">
        <w:r>
          <w:rPr>
            <w:b/>
            <w:bCs/>
          </w:rPr>
          <w:t xml:space="preserve">dynamic</w:t>
        </w:r>
      </w:ins>
      <w:ins w:id="157" w:author="PR Preview" w:date="2024-01-01T00:00:00Z">
        <w:r>
          <w:t xml:space="preserve">: stopping for toxicity is adherence, not deviation.</w:t>
        </w:r>
      </w:ins>
    </w:p>
    <w:p>
      <w:pPr>
        <w:pStyle w:val="Compact"/>
        <w:numPr>
          <w:ilvl w:val="0"/>
          <w:numId w:val="1022"/>
        </w:numPr>
      </w:pPr>
      <w:ins w:id="158" w:author="PR Preview" w:date="2024-01-01T00:00:00Z">
        <w:r>
          <w:t xml:space="preserve">Non-adherence in a trial allows emulation of</w:t>
        </w:r>
      </w:ins>
      <w:ins w:id="158" w:author="PR Preview" w:date="2024-01-01T00:00:00Z">
        <w:r>
          <w:t xml:space="preserve"> </w:t>
        </w:r>
      </w:ins>
      <w:ins w:id="158" w:author="PR Preview" w:date="2024-01-01T00:00:00Z">
        <w:r>
          <w:rPr>
            <w:b/>
            <w:bCs/>
          </w:rPr>
          <w:t xml:space="preserve">alternative target trials</w:t>
        </w:r>
      </w:ins>
      <w:ins w:id="158" w:author="PR Preview" w:date="2024-01-01T00:00:00Z">
        <w:r>
          <w:t xml:space="preserve">.</w:t>
        </w:r>
      </w:ins>
    </w:p>
    <w:p>
      <w:pPr>
        <w:pStyle w:val="Compact"/>
        <w:numPr>
          <w:ilvl w:val="0"/>
          <w:numId w:val="1022"/>
        </w:numPr>
      </w:pPr>
      <w:ins w:id="159" w:author="PR Preview" w:date="2024-01-01T00:00:00Z">
        <w:r>
          <w:t xml:space="preserve">A</w:t>
        </w:r>
      </w:ins>
      <w:ins w:id="159" w:author="PR Preview" w:date="2024-01-01T00:00:00Z">
        <w:r>
          <w:t xml:space="preserve"> </w:t>
        </w:r>
      </w:ins>
      <w:ins w:id="159" w:author="PR Preview" w:date="2024-01-01T00:00:00Z">
        <w:r>
          <w:rPr>
            <w:b/>
            <w:bCs/>
          </w:rPr>
          <w:t xml:space="preserve">target trial</w:t>
        </w:r>
      </w:ins>
      <w:ins w:id="159" w:author="PR Preview" w:date="2024-01-01T00:00:00Z">
        <w:r>
          <w:t xml:space="preserve"> </w:t>
        </w:r>
      </w:ins>
      <w:ins w:id="159" w:author="PR Preview" w:date="2024-01-01T00:00:00Z">
        <w:r>
          <w:t xml:space="preserve">protocol specifies eligibility, follow-up, strategies, outcomes,</w:t>
        </w:r>
      </w:ins>
      <w:ins w:id="159" w:author="PR Preview" w:date="2024-01-01T00:00:00Z">
        <w:r>
          <w:t xml:space="preserve"> </w:t>
        </w:r>
      </w:ins>
      <w:ins w:id="159" w:author="PR Preview" w:date="2024-01-01T00:00:00Z">
        <w:r>
          <w:t xml:space="preserve">causal contrast, and analysis plan;</w:t>
        </w:r>
      </w:ins>
      <w:ins w:id="159" w:author="PR Preview" w:date="2024-01-01T00:00:00Z">
        <w:r>
          <w:t xml:space="preserve"> </w:t>
        </w:r>
      </w:ins>
      <w:ins w:id="159" w:author="PR Preview" w:date="2024-01-01T00:00:00Z">
        <w:r>
          <w:t xml:space="preserve">observational analogs are the comparison of initiators (ITT) and the PP effect.</w:t>
        </w:r>
      </w:ins>
    </w:p>
    <w:p>
      <w:pPr>
        <w:pStyle w:val="Compact"/>
        <w:numPr>
          <w:ilvl w:val="0"/>
          <w:numId w:val="1022"/>
        </w:numPr>
      </w:pPr>
      <w:ins w:id="160" w:author="PR Preview" w:date="2024-01-01T00:00:00Z">
        <w:r>
          <w:rPr>
            <w:b/>
            <w:bCs/>
          </w:rPr>
          <w:t xml:space="preserve">Time zero</w:t>
        </w:r>
      </w:ins>
      <w:ins w:id="160" w:author="PR Preview" w:date="2024-01-01T00:00:00Z">
        <w:r>
          <w:t xml:space="preserve"> </w:t>
        </w:r>
      </w:ins>
      <w:ins w:id="160" w:author="PR Preview" w:date="2024-01-01T00:00:00Z">
        <w:r>
          <w:t xml:space="preserve">must align eligibility, assignment, and start of follow-up;</w:t>
        </w:r>
      </w:ins>
      <w:ins w:id="160" w:author="PR Preview" w:date="2024-01-01T00:00:00Z">
        <w:r>
          <w:t xml:space="preserve"> </w:t>
        </w:r>
      </w:ins>
      <w:ins w:id="160" w:author="PR Preview" w:date="2024-01-01T00:00:00Z">
        <w:r>
          <w:t xml:space="preserve">multiple eligible times call for</w:t>
        </w:r>
      </w:ins>
      <w:ins w:id="160" w:author="PR Preview" w:date="2024-01-01T00:00:00Z">
        <w:r>
          <w:t xml:space="preserve"> </w:t>
        </w:r>
      </w:ins>
      <w:ins w:id="160" w:author="PR Preview" w:date="2024-01-01T00:00:00Z">
        <w:r>
          <w:rPr>
            <w:b/>
            <w:bCs/>
          </w:rPr>
          <w:t xml:space="preserve">sequential trials</w:t>
        </w:r>
      </w:ins>
      <w:ins w:id="160" w:author="PR Preview" w:date="2024-01-01T00:00:00Z">
        <w:r>
          <w:t xml:space="preserve">,</w:t>
        </w:r>
      </w:ins>
      <w:ins w:id="160" w:author="PR Preview" w:date="2024-01-01T00:00:00Z">
        <w:r>
          <w:t xml:space="preserve"> </w:t>
        </w:r>
      </w:ins>
      <w:ins w:id="160" w:author="PR Preview" w:date="2024-01-01T00:00:00Z">
        <w:r>
          <w:t xml:space="preserve">and data compatible with several strategies call for</w:t>
        </w:r>
      </w:ins>
      <w:ins w:id="160" w:author="PR Preview" w:date="2024-01-01T00:00:00Z">
        <w:r>
          <w:t xml:space="preserve"> </w:t>
        </w:r>
      </w:ins>
      <w:ins w:id="160" w:author="PR Preview" w:date="2024-01-01T00:00:00Z">
        <w:r>
          <w:rPr>
            <w:b/>
            <w:bCs/>
          </w:rPr>
          <w:t xml:space="preserve">cloning, censoring, and weighting</w:t>
        </w:r>
      </w:ins>
      <w:ins w:id="160" w:author="PR Preview" w:date="2024-01-01T00:00:00Z">
        <w:r>
          <w:t xml:space="preserve">.</w:t>
        </w:r>
      </w:ins>
    </w:p>
    <w:p>
      <w:pPr>
        <w:pStyle w:val="Compact"/>
        <w:numPr>
          <w:ilvl w:val="0"/>
          <w:numId w:val="1022"/>
        </w:numPr>
      </w:pPr>
      <w:ins w:id="161" w:author="PR Preview" w:date="2024-01-01T00:00:00Z">
        <w:r>
          <w:t xml:space="preserve">Aside from baseline randomization, randomized and observational studies of sustained strategies</w:t>
        </w:r>
      </w:ins>
      <w:ins w:id="161" w:author="PR Preview" w:date="2024-01-01T00:00:00Z">
        <w:r>
          <w:t xml:space="preserve"> </w:t>
        </w:r>
      </w:ins>
      <w:ins w:id="161" w:author="PR Preview" w:date="2024-01-01T00:00:00Z">
        <w:r>
          <w:t xml:space="preserve">should be</w:t>
        </w:r>
      </w:ins>
      <w:ins w:id="161" w:author="PR Preview" w:date="2024-01-01T00:00:00Z">
        <w:r>
          <w:t xml:space="preserve"> </w:t>
        </w:r>
      </w:ins>
      <w:ins w:id="161" w:author="PR Preview" w:date="2024-01-01T00:00:00Z">
        <w:r>
          <w:rPr>
            <w:b/>
            <w:bCs/>
          </w:rPr>
          <w:t xml:space="preserve">analyzed the same way</w:t>
        </w:r>
      </w:ins>
      <w:ins w:id="161" w:author="PR Preview" w:date="2024-01-01T00:00:00Z">
        <w:r>
          <w:t xml:space="preserve">.</w:t>
        </w:r>
      </w:ins>
    </w:p>
    <w:bookmarkEnd w:id="54"/>
    <w:bookmarkStart w:id="58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57" w:name="refs"/>
    <w:bookmarkStart w:id="56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5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11">
    <w:nsid w:val="00A99511"/>
    <w:multiLevelType w:val="multilevel"/>
    <w:lvl w:ilvl="0">
      <w:start w:val="1"/>
      <w:numFmt w:val="lowerRoman"/>
      <w:lvlText w:val="%1."/>
      <w:lvlJc w:val="left"/>
      <w:pPr>
        <w:ind w:left="720" w:hanging="360"/>
      </w:pPr>
    </w:lvl>
    <w:lvl w:ilvl="1">
      <w:start w:val="1"/>
      <w:numFmt w:val="lowerRoman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lowerRoman"/>
      <w:lvlText w:val="%4."/>
      <w:lvlJc w:val="left"/>
      <w:pPr>
        <w:ind w:left="2880" w:hanging="360"/>
      </w:pPr>
    </w:lvl>
    <w:lvl w:ilvl="4">
      <w:start w:val="1"/>
      <w:numFmt w:val="lowerRoman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lowerRoman"/>
      <w:lvlText w:val="%7."/>
      <w:lvlJc w:val="left"/>
      <w:pPr>
        <w:ind w:left="5040" w:hanging="360"/>
      </w:pPr>
    </w:lvl>
    <w:lvl w:ilvl="7">
      <w:start w:val="1"/>
      <w:numFmt w:val="lowerRoman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5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5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55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22: Target Trial Emulation</dc:title>
  <dc:creator/>
  <cp:keywords/>
  <dcterms:created xsi:type="dcterms:W3CDTF">2026-10-02T07:24:50Z</dcterms:created>
  <dcterms:modified xsi:type="dcterms:W3CDTF">2026-10-02T07:24:50Z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