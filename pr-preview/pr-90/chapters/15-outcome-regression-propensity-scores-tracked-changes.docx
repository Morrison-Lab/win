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This chapter covers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outcome regression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and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propensity score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methods (stratification, standardization, and matching on the propensity score): the most commonly used parametric methods for causal inference.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They work well for treatments fixed at a single time,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but they are not designed for the complexities of time-varying treatments,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which is why the book presents them only after the g-methods.</w:t>
        </w:r>
      </w:ins>
    </w:p>
    <w:p>
      <w:pPr>
        <w:pStyle w:val="BodyText"/>
      </w:pPr>
      <w:ins w:id="2" w:author="PR Preview" w:date="2024-01-01T00:00:00Z">
        <w:r>
          <w:t xml:space="preserve">This chapter is based on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Hernán and Robins (2020, chap. 15, pp. 199-208)</w:t>
        </w:r>
      </w:ins>
      <w:ins w:id="2" w:author="PR Preview" w:date="2024-01-01T00:00:00Z">
        <w:r>
          <w:t xml:space="preserve">.</w:t>
        </w:r>
      </w:ins>
    </w:p>
    <w:p>
      <w:pPr>
        <w:pStyle w:val="BodyText"/>
      </w:pPr>
      <w:ins w:id="3" w:author="PR Preview" w:date="2024-01-01T00:00:00Z">
        <w:r>
          <w:rPr>
            <w:b/>
            <w:bCs/>
          </w:rPr>
          <w:t xml:space="preserve">Key theme</w:t>
        </w:r>
      </w:ins>
      <w:ins w:id="3" w:author="PR Preview" w:date="2024-01-01T00:00:00Z">
        <w:r>
  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Unlike the g-methods of Chapters 12-14, they have limited applicability to complex longitudinal data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(Hernán and Robins 2020, 199)</w:t>
        </w:r>
      </w:ins>
      <w:ins w:id="3" w:author="PR Preview" w:date="2024-01-01T00:00:00Z">
        <w:r>
          <w:t xml:space="preserve">.</w:t>
        </w:r>
      </w:ins>
    </w:p>
    <w:bookmarkStart w:id="17" w:name="outcome-regression-pp.-199-201"/>
    <w:p>
      <w:pPr>
        <w:pStyle w:val="Heading2"/>
      </w:pPr>
      <w:ins w:id="4" w:author="PR Preview" w:date="2024-01-01T00:00:00Z">
        <w:r>
          <w:t xml:space="preserve">1 15.1 Outcome Regression (pp. 199-201)</w:t>
        </w:r>
      </w:ins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ins w:id="6" w:author="PR Preview" w:date="2024-01-01T00:00:00Z">
        <w:r>
          <w:t xml:space="preserve">1.1 A Structural Model with Parameters for</w:t>
        </w:r>
      </w:ins>
      <w:ins w:id="6" w:author="PR Preview" w:date="2024-01-01T00:00:00Z">
        <w:r>
          <w:t xml:space="preserve"> </w:t>
        </w:r>
      </w:ins>
      <m:oMath>
        <m:r>
          <m:t>L</m:t>
        </m:r>
      </m:oMath>
    </w:p>
    <w:p>
      <w:pPr>
        <w:pStyle w:val="FirstParagraph"/>
      </w:pPr>
      <w:ins w:id="7" w:author="PR Preview" w:date="2024-01-01T00:00:00Z">
        <w:r>
          <w:t xml:space="preserve">Structural nested models (Chapter 14) contain parameters for</w:t>
        </w:r>
      </w:ins>
      <w:ins w:id="7" w:author="PR Preview" w:date="2024-01-01T00:00:00Z">
        <w:r>
          <w:t xml:space="preserve"> </w:t>
        </w:r>
      </w:ins>
      <m:oMath>
        <m:r>
          <m:t>A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and for</w:t>
        </w:r>
      </w:ins>
      <w:ins w:id="7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L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product terms only,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so g-estimation is agnostic about the</w:t>
        </w:r>
      </w:ins>
      <w:ins w:id="7" w:author="PR Preview" w:date="2024-01-01T00:00:00Z">
        <w:r>
          <w:t xml:space="preserve"> </w:t>
        </w:r>
      </w:ins>
      <m:oMath>
        <m:r>
          <m:t>L</m:t>
        </m:r>
      </m:oMath>
      <w:ins w:id="7" w:author="PR Preview" w:date="2024-01-01T00:00:00Z">
        <w:r>
          <w:t xml:space="preserve">-</w:t>
        </w:r>
      </w:ins>
      <m:oMath>
        <m:r>
          <m:t>Y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relation.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If instead we are willing to specify the</w:t>
        </w:r>
      </w:ins>
      <w:ins w:id="7" w:author="PR Preview" w:date="2024-01-01T00:00:00Z">
        <w:r>
          <w:t xml:space="preserve"> </w:t>
        </w:r>
      </w:ins>
      <m:oMath>
        <m:r>
          <m:t>L</m:t>
        </m:r>
      </m:oMath>
      <w:ins w:id="7" w:author="PR Preview" w:date="2024-01-01T00:00:00Z">
        <w:r>
          <w:t xml:space="preserve">-</w:t>
        </w:r>
      </w:ins>
      <m:oMath>
        <m:r>
          <m:t>Y</m:t>
        </m:r>
      </m:oMath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relation within levels of</w:t>
        </w:r>
      </w:ins>
      <w:ins w:id="7" w:author="PR Preview" w:date="2024-01-01T00:00:00Z">
        <w:r>
          <w:t xml:space="preserve"> </w:t>
        </w:r>
      </w:ins>
      <m:oMath>
        <m:r>
          <m:t>A</m:t>
        </m:r>
      </m:oMath>
      <w:ins w:id="7" w:author="PR Preview" w:date="2024-01-01T00:00:00Z">
        <w:r>
          <w:t xml:space="preserve">, we can use the structural model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ins w:id="9" w:author="PR Preview" w:date="2024-01-01T00:00:00Z">
        <w:r>
          <w:t xml:space="preserve">where</w:t>
        </w:r>
      </w:ins>
      <w:ins w:id="9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2</m:t>
            </m:r>
          </m:sub>
        </m:sSub>
      </m:oMath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and</w:t>
        </w:r>
      </w:ins>
      <w:ins w:id="9" w:author="PR Preview" w:date="2024-01-01T00:00:00Z">
        <w:r>
          <w:t xml:space="preserve"> </w:t>
        </w:r>
      </w:ins>
      <m:oMath>
        <m:sSub>
          <m:e>
            <m:r>
              <m:t>β</m:t>
            </m:r>
          </m:e>
          <m:sub>
            <m:r>
              <m:t>3</m:t>
            </m:r>
          </m:sub>
        </m:sSub>
      </m:oMath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are vector parameters.</w:t>
        </w:r>
      </w:ins>
    </w:p>
    <w:p>
      <w:pPr>
        <w:pStyle w:val="BodyText"/>
      </w:pPr>
      <w:ins w:id="10" w:author="PR Preview" w:date="2024-01-01T00:00:00Z">
        <w:r>
          <w:t xml:space="preserve">In Chapter 12 this model was called a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rPr>
            <w:b/>
            <w:bCs/>
          </w:rPr>
          <w:t xml:space="preserve">faux marginal structural model</w:t>
        </w:r>
      </w:ins>
      <w:ins w:id="10" w:author="PR Preview" w:date="2024-01-01T00:00:00Z">
        <w:r>
          <w:t xml:space="preserve">: it has the form of a marginal structural model,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but because it conditions on the entire vector</w:t>
        </w:r>
      </w:ins>
      <w:ins w:id="10" w:author="PR Preview" w:date="2024-01-01T00:00:00Z">
        <w:r>
          <w:t xml:space="preserve"> </w:t>
        </w:r>
      </w:ins>
      <m:oMath>
        <m:r>
          <m:t>L</m:t>
        </m:r>
      </m:oMath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(not a subset</w:t>
        </w:r>
      </w:ins>
      <w:ins w:id="10" w:author="PR Preview" w:date="2024-01-01T00:00:00Z">
        <w:r>
          <w:t xml:space="preserve"> </w:t>
        </w:r>
      </w:ins>
      <m:oMath>
        <m:r>
          <m:t>V</m:t>
        </m:r>
      </m:oMath>
      <w:ins w:id="10" w:author="PR Preview" w:date="2024-01-01T00:00:00Z">
        <w:r>
          <w:t xml:space="preserve">),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the stabilized IP weights</w:t>
        </w:r>
      </w:ins>
      <w:ins w:id="10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all equal 1 and no weighting is needed</w:t>
        </w:r>
      </w:ins>
      <w:ins w:id="10" w:author="PR Preview" w:date="2024-01-01T00:00:00Z">
        <w:r>
          <w:t xml:space="preserve"> </w:t>
        </w:r>
      </w:ins>
      <w:ins w:id="10" w:author="PR Preview" w:date="2024-01-01T00:00:00Z">
        <w:r>
          <w:t xml:space="preserve">(Hernán and Robins 2020, 199)</w:t>
        </w:r>
      </w:ins>
      <w:ins w:id="10" w:author="PR Preview" w:date="2024-01-01T00:00:00Z">
        <w:r>
          <w:t xml:space="preserve">.</w:t>
        </w:r>
      </w:ins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is often called the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“main effect”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of</w:t>
        </w:r>
      </w:ins>
      <w:ins w:id="11" w:author="PR Preview" w:date="2024-01-01T00:00:00Z">
        <w:r>
          <w:t xml:space="preserve"> </w:t>
        </w:r>
      </w:ins>
      <m:oMath>
        <m:r>
          <m:t>L</m:t>
        </m:r>
      </m:oMath>
      <w:ins w:id="11" w:author="PR Preview" w:date="2024-01-01T00:00:00Z">
        <w:r>
          <w:t xml:space="preserve">,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but it need not have a causal interpretation (the</w:t>
        </w:r>
      </w:ins>
      <w:ins w:id="11" w:author="PR Preview" w:date="2024-01-01T00:00:00Z">
        <w:r>
          <w:t xml:space="preserve"> </w:t>
        </w:r>
      </w:ins>
      <m:oMath>
        <m:r>
          <m:t>L</m:t>
        </m:r>
      </m:oMath>
      <w:ins w:id="11" w:author="PR Preview" w:date="2024-01-01T00:00:00Z">
        <w:r>
          <w:t xml:space="preserve">-</w:t>
        </w:r>
      </w:ins>
      <m:oMath>
        <m:r>
          <m:t>Y</m:t>
        </m:r>
      </m:oMath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relation may itself be confounded);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it only describes how the mean of</w:t>
        </w:r>
      </w:ins>
      <w:ins w:id="11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varies with</w:t>
        </w:r>
      </w:ins>
      <w:ins w:id="11" w:author="PR Preview" w:date="2024-01-01T00:00:00Z">
        <w:r>
          <w:t xml:space="preserve"> </w:t>
        </w:r>
      </w:ins>
      <m:oMath>
        <m:r>
          <m:t>L</m:t>
        </m:r>
      </m:oMath>
      <w:ins w:id="11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ins w:id="13" w:author="PR Preview" w:date="2024-01-01T00:00:00Z">
        <w:r>
          <w:t xml:space="preserve">1.2 Conditional Effects from the Structural Model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ins w:id="14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ins w:id="15" w:author="PR Preview" w:date="2024-01-01T00:00:00Z">
        <w:r>
          <w:t xml:space="preserve">So the stratum-specific effects depend only on</w:t>
        </w:r>
      </w:ins>
      <w:ins w:id="15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15" w:author="PR Preview" w:date="2024-01-01T00:00:00Z">
        <w:r>
          <w:t xml:space="preserve">;</w:t>
        </w:r>
      </w:ins>
      <w:ins w:id="15" w:author="PR Preview" w:date="2024-01-01T00:00:00Z">
        <w:r>
          <w:t xml:space="preserve"> </w:t>
        </w:r>
      </w:ins>
      <w:ins w:id="15" w:author="PR Preview" w:date="2024-01-01T00:00:00Z">
        <w:r>
          <w:t xml:space="preserve">the counterfactual means under no treatment depend on</w:t>
        </w:r>
      </w:ins>
      <w:ins w:id="15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ins w:id="15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ins w:id="17" w:author="PR Preview" w:date="2024-01-01T00:00:00Z">
        <w:r>
          <w:t xml:space="preserve">1.3 Estimating the Structural Model by Outcome Regression</w:t>
        </w:r>
      </w:ins>
    </w:p>
    <w:p>
      <w:pPr>
        <w:pStyle w:val="FirstParagraph"/>
      </w:pPr>
      <w:ins w:id="18" w:author="PR Preview" w:date="2024-01-01T00:00:00Z">
        <w:r>
          <w:t xml:space="preserve">Under exchangeability, positivity, and well-defined interventions,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0" w:author="PR Preview" w:date="2024-01-01T00:00:00Z">
        <w:r>
          <w:t xml:space="preserve">so the structural parameters can be estimated by ordinary least squares, fitting the outcome regression model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2" w:author="PR Preview" w:date="2024-01-01T00:00:00Z">
        <w:r>
          <w:t xml:space="preserve">If</w:t>
        </w:r>
      </w:ins>
      <w:ins w:id="22" w:author="PR Preview" w:date="2024-01-01T00:00:00Z">
        <w:r>
          <w:t xml:space="preserve"> </w:t>
        </w:r>
      </w:ins>
      <m:oMath>
        <m:r>
          <m:t>L</m:t>
        </m:r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suffices to adjust for confounding and selection bias and the outcome model is correctly specified, then</w:t>
        </w:r>
      </w:ins>
      <w:ins w:id="22" w:author="PR Preview" w:date="2024-01-01T00:00:00Z">
        <w:r>
          <w:t xml:space="preserve"> </w:t>
        </w:r>
      </w:ins>
      <m:oMath>
        <m:r>
          <m:t>α</m:t>
        </m:r>
        <m:r>
          <m:rPr>
            <m:sty m:val="p"/>
          </m:rPr>
          <m:t>=</m:t>
        </m:r>
        <m:r>
          <m:t>β</m:t>
        </m:r>
      </m:oMath>
      <w:ins w:id="22" w:author="PR Preview" w:date="2024-01-01T00:00:00Z">
        <w:r>
          <w:t xml:space="preserve">.</w:t>
        </w:r>
      </w:ins>
    </w:p>
    <w:p>
      <w:pPr>
        <w:pStyle w:val="BodyText"/>
      </w:pPr>
      <w:ins w:id="23" w:author="PR Preview" w:date="2024-01-01T00:00:00Z">
        <w:r>
          <w:t xml:space="preserve">Like stratification (Chapter 3), outcome regression adjusts for confounding by estimating the effect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rPr>
            <w:b/>
            <w:bCs/>
          </w:rPr>
          <w:t xml:space="preserve">within strata of</w:t>
        </w:r>
      </w:ins>
      <w:ins w:id="23" w:author="PR Preview" w:date="2024-01-01T00:00:00Z">
        <w:r>
          <w:rPr>
            <w:b/>
            <w:bCs/>
          </w:rPr>
          <w:t xml:space="preserve"> </w:t>
        </w:r>
      </w:ins>
      <m:oMath>
        <m:r>
          <m:t>L</m:t>
        </m:r>
      </m:oMath>
      <w:ins w:id="23" w:author="PR Preview" w:date="2024-01-01T00:00:00Z">
        <w:r>
          <w:t xml:space="preserve">.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In Section 13.2, the outcome regression was an intermediate step toward a standardized (marginal) mean;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here the regression is the end of the procedure: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we compare conditional means instead of standardizing them</w:t>
        </w:r>
      </w:ins>
      <w:ins w:id="23" w:author="PR Preview" w:date="2024-01-01T00:00:00Z">
        <w:r>
          <w:t xml:space="preserve"> </w:t>
        </w:r>
      </w:ins>
      <w:ins w:id="23" w:author="PR Preview" w:date="2024-01-01T00:00:00Z">
        <w:r>
          <w:t xml:space="preserve">(Hernán and Robins 2020, 200)</w:t>
        </w:r>
      </w:ins>
      <w:ins w:id="23" w:author="PR Preview" w:date="2024-01-01T00:00:00Z">
        <w:r>
          <w:t xml:space="preserve">.</w:t>
        </w:r>
      </w:ins>
    </w:p>
    <w:p>
      <w:pPr>
        <w:pStyle w:val="BodyText"/>
      </w:pPr>
      <w:ins w:id="24" w:author="PR Preview" w:date="2024-01-01T00:00:00Z">
        <w:r>
          <w:t xml:space="preserve">The same approach works for discrete outcomes, e.g., a logistic model for</w:t>
        </w:r>
      </w:ins>
      <w:ins w:id="2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when</w:t>
        </w:r>
      </w:ins>
      <w:ins w:id="24" w:author="PR Preview" w:date="2024-01-01T00:00:00Z">
        <w:r>
          <w:t xml:space="preserve"> </w:t>
        </w:r>
      </w:ins>
      <m:oMath>
        <m:r>
          <m:t>Y</m:t>
        </m:r>
      </m:oMath>
      <w:ins w:id="24" w:author="PR Preview" w:date="2024-01-01T00:00:00Z">
        <w:r>
          <w:t xml:space="preserve"> </w:t>
        </w:r>
      </w:ins>
      <w:ins w:id="24" w:author="PR Preview" w:date="2024-01-01T00:00:00Z">
        <w:r>
          <w:t xml:space="preserve">is dichotomous.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ins w:id="26" w:author="PR Preview" w:date="2024-01-01T00:00:00Z">
        <w:r>
          <w:t xml:space="preserve">By</w:t>
        </w:r>
      </w:ins>
      <w:ins w:id="26" w:author="PR Preview" w:date="2024-01-01T00:00:00Z">
        <w:r>
          <w:t xml:space="preserve"> </w:t>
        </w:r>
      </w:ins>
      <w:hyperlink w:anchor="prp-conditional-effect">
        <w:r>
          <w:rPr>
            <w:rStyle w:val="Hyperlink"/>
          </w:rPr>
          <w:t xml:space="preserve">Proposition 1</w:t>
        </w:r>
      </w:hyperlink>
      <w:ins w:id="26" w:author="PR Preview" w:date="2024-01-01T00:00:00Z">
        <w:r>
          <w:t xml:space="preserve">, each stratum-specific estimate is</w:t>
        </w:r>
      </w:ins>
      <w:ins w:id="26" w:author="PR Preview" w:date="2024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ins w:id="26" w:author="PR Preview" w:date="2024-01-01T00:00:00Z">
        <w:r>
          <w:t xml:space="preserve">.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The book reports the coefficients rounded to one or two decimals,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so plugging the rounded values into that formula reproduces the reported effect estimates only approximately</w:t>
        </w:r>
      </w:ins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(e.g.,</w:t>
        </w:r>
      </w:ins>
      <w:ins w:id="26" w:author="PR Preview" w:date="2024-01-01T00:00:00Z">
        <w:r>
          <w:t xml:space="preserve"> </w:t>
        </w:r>
      </w:ins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ins w:id="26" w:author="PR Preview" w:date="2024-01-01T00:00:00Z">
        <w:r>
          <w:t xml:space="preserve"> </w:t>
        </w:r>
      </w:ins>
      <w:ins w:id="26" w:author="PR Preview" w:date="2024-01-01T00:00:00Z">
        <w:r>
          <w:t xml:space="preserve">versus the reported 4.4).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ins w:id="28" w:author="PR Preview" w:date="2024-01-01T00:00:00Z">
        <w:r>
          <w:t xml:space="preserve">2 15.2 Propensity Scores (pp. 201-202)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ins w:id="30" w:author="PR Preview" w:date="2024-01-01T00:00:00Z">
        <w:r>
          <w:t xml:space="preserve">In an ideal randomized trial assigning half the individuals to</w:t>
        </w:r>
      </w:ins>
      <w:ins w:id="30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30" w:author="PR Preview" w:date="2024-01-01T00:00:00Z">
        <w:r>
          <w:t xml:space="preserve">,</w:t>
        </w:r>
      </w:ins>
      <w:ins w:id="30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for everyone, whatever</w:t>
        </w:r>
      </w:ins>
      <w:ins w:id="30" w:author="PR Preview" w:date="2024-01-01T00:00:00Z">
        <w:r>
          <w:t xml:space="preserve"> </w:t>
        </w:r>
      </w:ins>
      <m:oMath>
        <m:r>
          <m:t>L</m:t>
        </m:r>
      </m:oMath>
      <w:ins w:id="30" w:author="PR Preview" w:date="2024-01-01T00:00:00Z">
        <w:r>
          <w:t xml:space="preserve"> </w:t>
        </w:r>
      </w:ins>
      <w:ins w:id="30" w:author="PR Preview" w:date="2024-01-01T00:00:00Z">
        <w:r>
          <w:t xml:space="preserve">is.</w:t>
        </w:r>
      </w:ins>
    </w:p>
    <w:p>
      <w:pPr>
        <w:pStyle w:val="Compact"/>
        <w:numPr>
          <w:ilvl w:val="0"/>
          <w:numId w:val="1003"/>
        </w:numPr>
      </w:pPr>
      <w:ins w:id="31" w:author="PR Preview" w:date="2024-01-01T00:00:00Z">
        <w:r>
          <w:t xml:space="preserve">In an observational study,</w:t>
        </w:r>
      </w:ins>
      <w:ins w:id="31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is unknown and must be estimated, e.g., with the same logistic model used for IP weighting and g-estimation in Chapters 12 and 14.</w:t>
        </w:r>
      </w:ins>
    </w:p>
    <w:p>
      <w:pPr>
        <w:pStyle w:val="FirstParagraph"/>
      </w:pPr>
      <w:ins w:id="32" w:author="PR Preview" w:date="2024-01-01T00:00:00Z">
        <w:r>
          <w:t xml:space="preserve">The book restricts attention to dichotomous treatments: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propensity score methods other than IP weighting, g-estimation, and related doubly robust estimators are difficult to generalize to non-dichotomous treatments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(Hernán and Robins 2020, 201)</w:t>
        </w:r>
      </w:ins>
      <w:ins w:id="32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ins w:id="34" w:author="PR Preview" w:date="2024-01-01T00:00:00Z">
        <w:r>
          <w:t xml:space="preserve">If the distribution of</w:t>
        </w:r>
      </w:ins>
      <w:ins w:id="34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were the same in the treated and the untreated, there would be no confounding by</w:t>
        </w:r>
      </w:ins>
      <w:ins w:id="34" w:author="PR Preview" w:date="2024-01-01T00:00:00Z">
        <w:r>
          <w:t xml:space="preserve"> </w:t>
        </w:r>
      </w:ins>
      <m:oMath>
        <m:r>
          <m:t>L</m:t>
        </m:r>
      </m:oMath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(no open path from</w:t>
        </w:r>
      </w:ins>
      <w:ins w:id="34" w:author="PR Preview" w:date="2024-01-01T00:00:00Z">
        <w:r>
          <w:t xml:space="preserve"> </w:t>
        </w:r>
      </w:ins>
      <m:oMath>
        <m:r>
          <m:t>L</m:t>
        </m:r>
      </m:oMath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to</w:t>
        </w:r>
      </w:ins>
      <w:ins w:id="34" w:author="PR Preview" w:date="2024-01-01T00:00:00Z">
        <w:r>
          <w:t xml:space="preserve"> </w:t>
        </w:r>
      </w:ins>
      <m:oMath>
        <m:r>
          <m:t>A</m:t>
        </m:r>
      </m:oMath>
      <w:ins w:id="34" w:author="PR Preview" w:date="2024-01-01T00:00:00Z">
        <w:r>
          <w:t xml:space="preserve">).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Quitters having a higher average estimated probability of quitting is exactly what we expect when</w:t>
        </w:r>
      </w:ins>
      <w:ins w:id="34" w:author="PR Preview" w:date="2024-01-01T00:00:00Z">
        <w:r>
          <w:t xml:space="preserve"> </w:t>
        </w:r>
      </w:ins>
      <m:oMath>
        <m:r>
          <m:t>L</m:t>
        </m:r>
      </m:oMath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predicts quitting.</w:t>
        </w:r>
      </w:ins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ins w:id="36" w:author="PR Preview" w:date="2024-01-01T00:00:00Z">
        <w:r>
          <w:t xml:space="preserve">2.1 The Balancing Property</w:t>
        </w:r>
      </w:ins>
    </w:p>
    <w:p>
      <w:pPr>
        <w:pStyle w:val="FirstParagraph"/>
      </w:pPr>
      <w:ins w:id="37" w:author="PR Preview" w:date="2024-01-01T00:00:00Z">
        <w:r>
          <w:t xml:space="preserve">Individuals with the same</w:t>
        </w:r>
      </w:ins>
      <w:ins w:id="37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may differ in</w:t>
        </w:r>
      </w:ins>
      <w:ins w:id="37" w:author="PR Preview" w:date="2024-01-01T00:00:00Z">
        <w:r>
          <w:t xml:space="preserve"> </w:t>
        </w:r>
      </w:ins>
      <m:oMath>
        <m:r>
          <m:t>L</m:t>
        </m:r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(e.g., smoking intensity and exercise),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but among all individuals with a given value of</w:t>
        </w:r>
      </w:ins>
      <w:ins w:id="37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in the super-population, the distribution of</w:t>
        </w:r>
      </w:ins>
      <w:ins w:id="37" w:author="PR Preview" w:date="2024-01-01T00:00:00Z">
        <w:r>
          <w:t xml:space="preserve"> </w:t>
        </w:r>
      </w:ins>
      <m:oMath>
        <m:r>
          <m:t>L</m:t>
        </m:r>
      </m:oMath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is the same in the treated and the untreated:</w:t>
        </w:r>
      </w:ins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9" w:author="PR Preview" w:date="2024-01-01T00:00:00Z">
        <w:r>
          <w:t xml:space="preserve">We say the propensity score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rPr>
            <w:b/>
            <w:bCs/>
          </w:rPr>
          <w:t xml:space="preserve">balances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the covariates.</w:t>
        </w:r>
      </w:ins>
    </w:p>
    <w:p>
      <w:pPr>
        <w:pStyle w:val="BodyText"/>
      </w:pPr>
      <w:ins w:id="40" w:author="PR Preview" w:date="2024-01-01T00:00:00Z">
        <w:r>
          <w:t xml:space="preserve">Two caveats from the book</w:t>
        </w:r>
      </w:ins>
      <w:ins w:id="40" w:author="PR Preview" w:date="2024-01-01T00:00:00Z">
        <w:r>
          <w:t xml:space="preserve"> </w:t>
        </w:r>
      </w:ins>
      <w:ins w:id="40" w:author="PR Preview" w:date="2024-01-01T00:00:00Z">
        <w:r>
          <w:t xml:space="preserve">(Hernán and Robins 2020, 201–2)</w:t>
        </w:r>
      </w:ins>
      <w:ins w:id="40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05"/>
        </w:numPr>
      </w:pPr>
      <w:ins w:id="41" w:author="PR Preview" w:date="2024-01-01T00:00:00Z">
        <w:r>
          <w:t xml:space="preserve">The propensity score balances only the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rPr>
            <w:b/>
            <w:bCs/>
          </w:rPr>
          <w:t xml:space="preserve">measured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covariates</w:t>
        </w:r>
      </w:ins>
      <w:ins w:id="41" w:author="PR Preview" w:date="2024-01-01T00:00:00Z">
        <w:r>
          <w:t xml:space="preserve"> </w:t>
        </w:r>
      </w:ins>
      <m:oMath>
        <m:r>
          <m:t>L</m:t>
        </m:r>
      </m:oMath>
      <w:ins w:id="41" w:author="PR Preview" w:date="2024-01-01T00:00:00Z">
        <w:r>
          <w:t xml:space="preserve">;</w:t>
        </w:r>
      </w:ins>
      <w:ins w:id="41" w:author="PR Preview" w:date="2024-01-01T00:00:00Z">
        <w:r>
          <w:t xml:space="preserve"> </w:t>
        </w:r>
      </w:ins>
      <w:ins w:id="41" w:author="PR Preview" w:date="2024-01-01T00:00:00Z">
        <w:r>
          <w:t xml:space="preserve">unlike randomization, it does nothing about unmeasured confounders.</w:t>
        </w:r>
      </w:ins>
    </w:p>
    <w:p>
      <w:pPr>
        <w:pStyle w:val="Compact"/>
        <w:numPr>
          <w:ilvl w:val="0"/>
          <w:numId w:val="1005"/>
        </w:numPr>
      </w:pPr>
      <w:ins w:id="42" w:author="PR Preview" w:date="2024-01-01T00:00:00Z">
        <w:r>
          <w:t xml:space="preserve">In a finite study population the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rPr>
            <w:b/>
            <w:bCs/>
          </w:rPr>
          <w:t xml:space="preserve">true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propensity score balances</w:t>
        </w:r>
      </w:ins>
      <w:ins w:id="42" w:author="PR Preview" w:date="2024-01-01T00:00:00Z">
        <w:r>
          <w:t xml:space="preserve"> </w:t>
        </w:r>
      </w:ins>
      <m:oMath>
        <m:r>
          <m:t>L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only approximately, because of sampling variability.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An estimated propensity score from a correct model generally gives better balance;</w:t>
        </w:r>
      </w:ins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in a randomized experiment, adjusting for the estimated</w:t>
        </w:r>
      </w:ins>
      <w:ins w:id="42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corrects both systematic and chance imbalances, whereas the true</w:t>
        </w:r>
      </w:ins>
      <w:ins w:id="42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42" w:author="PR Preview" w:date="2024-01-01T00:00:00Z">
        <w:r>
          <w:t xml:space="preserve"> </w:t>
        </w:r>
      </w:ins>
      <w:ins w:id="42" w:author="PR Preview" w:date="2024-01-01T00:00:00Z">
        <w:r>
          <w:t xml:space="preserve">ignores the chance imbalances.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ins w:id="44" w:author="PR Preview" w:date="2024-01-01T00:00:00Z">
        <w:r>
          <w:t xml:space="preserve">Rosenbaum and Rubin (1983) proved that exchangeability and positivity given</w:t>
        </w:r>
      </w:ins>
      <w:ins w:id="44" w:author="PR Preview" w:date="2024-01-01T00:00:00Z">
        <w:r>
          <w:t xml:space="preserve"> </w:t>
        </w:r>
      </w:ins>
      <m:oMath>
        <m:r>
          <m:t>L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imply exchangeability and positivity given any balancing score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(Hernán and Robins 2020, 202)</w:t>
        </w:r>
      </w:ins>
      <w:ins w:id="44" w:author="PR Preview" w:date="2024-01-01T00:00:00Z">
        <w:r>
          <w:t xml:space="preserve">.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Graphically,</w:t>
        </w:r>
      </w:ins>
      <w:ins w:id="44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sits between</w:t>
        </w:r>
      </w:ins>
      <w:ins w:id="44" w:author="PR Preview" w:date="2024-01-01T00:00:00Z">
        <w:r>
          <w:t xml:space="preserve"> </w:t>
        </w:r>
      </w:ins>
      <m:oMath>
        <m:r>
          <m:t>L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and</w:t>
        </w:r>
      </w:ins>
      <w:ins w:id="44" w:author="PR Preview" w:date="2024-01-01T00:00:00Z">
        <w:r>
          <w:t xml:space="preserve"> </w:t>
        </w:r>
      </w:ins>
      <m:oMath>
        <m:r>
          <m:t>A</m:t>
        </m:r>
      </m:oMath>
      <w:ins w:id="44" w:author="PR Preview" w:date="2024-01-01T00:00:00Z">
        <w:r>
          <w:t xml:space="preserve">, with a deterministic arrow</w:t>
        </w:r>
      </w:ins>
      <w:ins w:id="44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(book Figure 15.2);</w:t>
        </w:r>
      </w:ins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since</w:t>
        </w:r>
      </w:ins>
      <w:ins w:id="44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blocks every backdoor path between</w:t>
        </w:r>
      </w:ins>
      <w:ins w:id="44" w:author="PR Preview" w:date="2024-01-01T00:00:00Z">
        <w:r>
          <w:t xml:space="preserve"> </w:t>
        </w:r>
      </w:ins>
      <m:oMath>
        <m:r>
          <m:t>A</m:t>
        </m:r>
      </m:oMath>
      <w:ins w:id="44" w:author="PR Preview" w:date="2024-01-01T00:00:00Z">
        <w:r>
          <w:t xml:space="preserve"> </w:t>
        </w:r>
      </w:ins>
      <w:ins w:id="44" w:author="PR Preview" w:date="2024-01-01T00:00:00Z">
        <w:r>
          <w:t xml:space="preserve">and</w:t>
        </w:r>
      </w:ins>
      <w:ins w:id="44" w:author="PR Preview" w:date="2024-01-01T00:00:00Z">
        <w:r>
          <w:t xml:space="preserve"> </w:t>
        </w:r>
      </w:ins>
      <m:oMath>
        <m:r>
          <m:t>L</m:t>
        </m:r>
      </m:oMath>
      <w:ins w:id="44" w:author="PR Preview" w:date="2024-01-01T00:00:00Z">
        <w:r>
          <w:t xml:space="preserve">, adjusting for it suffices.</w:t>
        </w:r>
      </w:ins>
    </w:p>
    <w:p>
      <w:pPr>
        <w:pStyle w:val="BodyText"/>
      </w:pPr>
      <w:ins w:id="45" w:author="PR Preview" w:date="2024-01-01T00:00:00Z">
        <w:r>
          <w:t xml:space="preserve">Methods based on prognostic scores need stronger assumptions and do not extend readily to time-varying treatments;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see Hansen (2008) and Abadie et al. (2013), as cited in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Hernán and Robins (2020, 202)</w:t>
        </w:r>
      </w:ins>
      <w:ins w:id="45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ins w:id="47" w:author="PR Preview" w:date="2024-01-01T00:00:00Z">
        <w:r>
          <w:t xml:space="preserve">Hence, if</w:t>
        </w:r>
      </w:ins>
      <w:ins w:id="47" w:author="PR Preview" w:date="2024-01-01T00:00:00Z">
        <w:r>
          <w:t xml:space="preserve"> </w:t>
        </w:r>
      </w:ins>
      <m:oMath>
        <m:r>
          <m:t>L</m:t>
        </m:r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is sufficient to adjust for confounding and selection bias, so is</w:t>
        </w:r>
      </w:ins>
      <w:ins w:id="47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(Hernán and Robins 2020, 202)</w:t>
        </w:r>
      </w:ins>
      <w:ins w:id="47" w:author="PR Preview" w:date="2024-01-01T00:00:00Z">
        <w:r>
          <w:t xml:space="preserve">.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Positivity given the propensity score means</w:t>
        </w:r>
      </w:ins>
      <w:ins w:id="47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for every</w:t>
        </w:r>
      </w:ins>
      <w:ins w:id="47" w:author="PR Preview" w:date="2024-01-01T00:00:00Z">
        <w:r>
          <w:t xml:space="preserve"> </w:t>
        </w:r>
      </w:ins>
      <m:oMath>
        <m:r>
          <m:t>s</m:t>
        </m:r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with</w:t>
        </w:r>
      </w:ins>
      <w:ins w:id="47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nonzero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(Hernán and Robins 2020, 204)</w:t>
        </w:r>
      </w:ins>
      <w:ins w:id="47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ins w:id="49" w:author="PR Preview" w:date="2024-01-01T00:00:00Z">
        <w:r>
          <w:t xml:space="preserve">2.2 Supplement: An Algebraic Proof of the Balancing Results</w:t>
        </w:r>
      </w:ins>
    </w:p>
    <w:p>
      <w:pPr>
        <w:pStyle w:val="FirstParagraph"/>
      </w:pPr>
      <w:ins w:id="50" w:author="PR Preview" w:date="2024-01-01T00:00:00Z">
        <w:r>
          <w:t xml:space="preserve">The book argues graphically (Technical Point 15.1);</w:t>
        </w:r>
      </w:ins>
      <w:ins w:id="50" w:author="PR Preview" w:date="2024-01-01T00:00:00Z">
        <w:r>
          <w:t xml:space="preserve"> </w:t>
        </w:r>
      </w:ins>
      <w:ins w:id="50" w:author="PR Preview" w:date="2024-01-01T00:00:00Z">
        <w:r>
          <w:t xml:space="preserve">the same results follow from iterated expectations.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ins w:id="51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ins w:id="53" w:author="PR Preview" w:date="2024-01-01T00:00:00Z">
        <w:r>
          <w:t xml:space="preserve">2.3 Using the Propensity Score</w:t>
        </w:r>
      </w:ins>
    </w:p>
    <w:p>
      <w:pPr>
        <w:pStyle w:val="FirstParagraph"/>
      </w:pPr>
      <w:ins w:id="54" w:author="PR Preview" w:date="2024-01-01T00:00:00Z">
        <w:r>
          <w:t xml:space="preserve">Under exchangeability and positivity given</w:t>
        </w:r>
      </w:ins>
      <w:ins w:id="54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54" w:author="PR Preview" w:date="2024-01-01T00:00:00Z">
        <w:r>
          <w:t xml:space="preserve">, we can estimate causal effects by</w:t>
        </w:r>
      </w:ins>
    </w:p>
    <w:p>
      <w:pPr>
        <w:pStyle w:val="Compact"/>
        <w:numPr>
          <w:ilvl w:val="0"/>
          <w:numId w:val="1008"/>
        </w:numPr>
      </w:pPr>
      <w:ins w:id="55" w:author="PR Preview" w:date="2024-01-01T00:00:00Z">
        <w:r>
          <w:t xml:space="preserve">stratification (including outcome regression) on</w:t>
        </w:r>
      </w:ins>
      <w:ins w:id="55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55" w:author="PR Preview" w:date="2024-01-01T00:00:00Z">
        <w:r>
          <w:t xml:space="preserve">,</w:t>
        </w:r>
      </w:ins>
    </w:p>
    <w:p>
      <w:pPr>
        <w:pStyle w:val="Compact"/>
        <w:numPr>
          <w:ilvl w:val="0"/>
          <w:numId w:val="1008"/>
        </w:numPr>
      </w:pPr>
      <w:ins w:id="56" w:author="PR Preview" w:date="2024-01-01T00:00:00Z">
        <w:r>
          <w:t xml:space="preserve">standardization over</w:t>
        </w:r>
      </w:ins>
      <w:ins w:id="56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56" w:author="PR Preview" w:date="2024-01-01T00:00:00Z">
        <w:r>
          <w:t xml:space="preserve">,</w:t>
        </w:r>
      </w:ins>
    </w:p>
    <w:p>
      <w:pPr>
        <w:pStyle w:val="Compact"/>
        <w:numPr>
          <w:ilvl w:val="0"/>
          <w:numId w:val="1008"/>
        </w:numPr>
      </w:pPr>
      <w:ins w:id="57" w:author="PR Preview" w:date="2024-01-01T00:00:00Z">
        <w:r>
          <w:t xml:space="preserve">matching on</w:t>
        </w:r>
      </w:ins>
      <w:ins w:id="57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57" w:author="PR Preview" w:date="2024-01-01T00:00:00Z">
        <w:r>
          <w:t xml:space="preserve">.</w:t>
        </w:r>
      </w:ins>
    </w:p>
    <w:p>
      <w:pPr>
        <w:pStyle w:val="FirstParagraph"/>
      </w:pPr>
      <w:ins w:id="58" w:author="PR Preview" w:date="2024-01-01T00:00:00Z">
        <w:r>
          <w:t xml:space="preserve">First estimate</w:t>
        </w:r>
      </w:ins>
      <w:ins w:id="58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from the data, then use the estimate in place of</w:t>
        </w:r>
      </w:ins>
      <w:ins w:id="58" w:author="PR Preview" w:date="2024-01-01T00:00:00Z">
        <w:r>
          <w:t xml:space="preserve"> </w:t>
        </w:r>
      </w:ins>
      <m:oMath>
        <m:r>
          <m:t>L</m:t>
        </m:r>
      </m:oMath>
      <w:ins w:id="58" w:author="PR Preview" w:date="2024-01-01T00:00:00Z">
        <w:r>
          <w:t xml:space="preserve">.</w:t>
        </w:r>
      </w:ins>
    </w:p>
    <w:bookmarkEnd w:id="24"/>
    <w:bookmarkEnd w:id="25"/>
    <w:bookmarkStart w:id="31" w:name="Xbb6a072e6c688c8763c21accee5e0976fa5155a"/>
    <w:p>
      <w:pPr>
        <w:pStyle w:val="Heading2"/>
      </w:pPr>
      <w:ins w:id="59" w:author="PR Preview" w:date="2024-01-01T00:00:00Z">
        <w:r>
          <w:t xml:space="preserve">3 15.3 Propensity Stratification and Standardization (pp. 202-204)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61" w:author="PR Preview" w:date="2024-01-01T00:00:00Z">
        <w:r>
          <w:t xml:space="preserve">Under the identifying conditions, for each value</w:t>
        </w:r>
      </w:ins>
      <w:ins w:id="61" w:author="PR Preview" w:date="2024-01-01T00:00:00Z">
        <w:r>
          <w:t xml:space="preserve"> </w:t>
        </w:r>
      </w:ins>
      <m:oMath>
        <m:r>
          <m:t>s</m:t>
        </m:r>
      </m:oMath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of the propensity score,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63" w:author="PR Preview" w:date="2024-01-01T00:00:00Z">
        <w:r>
          <w:t xml:space="preserve">But</w:t>
        </w:r>
      </w:ins>
      <w:ins w:id="63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is generally continuous, so almost no two individuals share a value</w:t>
        </w:r>
      </w:ins>
      <w:ins w:id="63" w:author="PR Preview" w:date="2024-01-01T00:00:00Z">
        <w:r>
          <w:t xml:space="preserve"> </w:t>
        </w:r>
      </w:ins>
      <m:oMath>
        <m:r>
          <m:t>s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(e.g., only one NHEFS individual had an estimated</w:t>
        </w:r>
      </w:ins>
      <w:ins w:id="63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of 0.6563).</w:t>
        </w:r>
      </w:ins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ins w:id="65" w:author="PR Preview" w:date="2024-01-01T00:00:00Z">
        <w:r>
          <w:t xml:space="preserve">3.1 Stratifying on Deciles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ins w:id="66" w:author="PR Preview" w:date="2024-01-01T00:00:00Z">
        <w:r>
          <w:t xml:space="preserve">See Fine Point 15.2 (Section 15.5) for effect modification by the propensity score.</w:t>
        </w:r>
      </w:ins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ins w:id="68" w:author="PR Preview" w:date="2024-01-01T00:00:00Z">
        <w:r>
          <w:t xml:space="preserve">3.2 A Problem with Categorized Propensity Scores</w:t>
        </w:r>
      </w:ins>
    </w:p>
    <w:p>
      <w:pPr>
        <w:pStyle w:val="FirstParagraph"/>
      </w:pPr>
      <w:ins w:id="69" w:author="PR Preview" w:date="2024-01-01T00:00:00Z">
        <w:r>
          <w:t xml:space="preserve">Within a decile, the distribution of the continuous</w:t>
        </w:r>
      </w:ins>
      <w:ins w:id="69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may still differ between treated and untreated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(e.g., higher average</w:t>
        </w:r>
      </w:ins>
      <w:ins w:id="69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in the treated), so the groups may not be exchangeable within that decile.</w:t>
        </w:r>
      </w:ins>
    </w:p>
    <w:p>
      <w:pPr>
        <w:pStyle w:val="BodyText"/>
      </w:pPr>
      <w:ins w:id="70" w:author="PR Preview" w:date="2024-01-01T00:00:00Z">
        <w:r>
          <w:t xml:space="preserve">Remedy: use the estimated</w:t>
        </w:r>
      </w:ins>
      <w:ins w:id="70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as a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rPr>
            <w:b/>
            <w:bCs/>
          </w:rPr>
          <w:t xml:space="preserve">continuous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covariate in the outcome model</w:t>
        </w:r>
      </w:ins>
      <w:ins w:id="70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ins w:id="70" w:author="PR Preview" w:date="2024-01-01T00:00:00Z">
        <w:r>
          <w:t xml:space="preserve">.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In NHEFS (linear in</w:t>
        </w:r>
      </w:ins>
      <w:ins w:id="70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70" w:author="PR Preview" w:date="2024-01-01T00:00:00Z">
        <w:r>
          <w:t xml:space="preserve">): 3.6 kg (95% CI: 2.7, 4.5).</w:t>
        </w:r>
      </w:ins>
    </w:p>
    <w:p>
      <w:pPr>
        <w:pStyle w:val="BodyText"/>
      </w:pPr>
      <w:ins w:id="71" w:author="PR Preview" w:date="2024-01-01T00:00:00Z">
        <w:r>
          <w:t xml:space="preserve">IP weighting and g-estimation never had this problem, because they used the numerical value of the estimated probability rather than a categorized version</w:t>
        </w:r>
      </w:ins>
      <w:ins w:id="71" w:author="PR Preview" w:date="2024-01-01T00:00:00Z">
        <w:r>
          <w:t xml:space="preserve"> </w:t>
        </w:r>
      </w:ins>
      <w:ins w:id="71" w:author="PR Preview" w:date="2024-01-01T00:00:00Z">
        <w:r>
          <w:t xml:space="preserve">(Hernán and Robins 2020, 203)</w:t>
        </w:r>
      </w:ins>
      <w:ins w:id="71" w:author="PR Preview" w:date="2024-01-01T00:00:00Z">
        <w:r>
          <w:t xml:space="preserve">.</w:t>
        </w:r>
      </w:ins>
    </w:p>
    <w:p>
      <w:pPr>
        <w:pStyle w:val="BodyText"/>
      </w:pPr>
      <w:ins w:id="72" w:author="PR Preview" w:date="2024-01-01T00:00:00Z">
        <w:r>
          <w:rPr>
            <w:b/>
            <w:bCs/>
          </w:rPr>
          <w:t xml:space="preserve">Caution</w:t>
        </w:r>
      </w:ins>
      <w:ins w:id="72" w:author="PR Preview" w:date="2024-01-01T00:00:00Z">
        <w:r>
          <w:t xml:space="preserve">: for a dichotomous treatment the IP weight denominator is not</w:t>
        </w:r>
      </w:ins>
      <w:ins w:id="72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itself but a function of it:</w:t>
        </w:r>
      </w:ins>
      <w:ins w:id="72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for the treated (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72" w:author="PR Preview" w:date="2024-01-01T00:00:00Z">
        <w:r>
          <w:t xml:space="preserve">) and</w:t>
        </w:r>
      </w:ins>
      <w:ins w:id="72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72" w:author="PR Preview" w:date="2024-01-01T00:00:00Z">
        <w:r>
          <w:t xml:space="preserve"> </w:t>
        </w:r>
      </w:ins>
      <w:ins w:id="72" w:author="PR Preview" w:date="2024-01-01T00:00:00Z">
        <w:r>
          <w:t xml:space="preserve">for the untreated (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72" w:author="PR Preview" w:date="2024-01-01T00:00:00Z">
        <w:r>
          <w:t xml:space="preserve">).</w:t>
        </w:r>
      </w:ins>
    </w:p>
    <w:p>
      <w:pPr>
        <w:pStyle w:val="BodyText"/>
      </w:pPr>
      <w:ins w:id="73" w:author="PR Preview" w:date="2024-01-01T00:00:00Z">
        <w:r>
          <w:t xml:space="preserve">The outcome model now requires a correct specification of the</w:t>
        </w:r>
      </w:ins>
      <w:ins w:id="73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73" w:author="PR Preview" w:date="2024-01-01T00:00:00Z">
        <w:r>
          <w:t xml:space="preserve">-</w:t>
        </w:r>
      </w:ins>
      <m:oMath>
        <m:r>
          <m:t>Y</m:t>
        </m:r>
      </m:oMath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relation.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Because</w:t>
        </w:r>
      </w:ins>
      <w:ins w:id="73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is one-dimensional, this is easy to protect with flexible terms such as cubic splines;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IP weighting and g-estimation were agnostic about that relation.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Note, though, that</w:t>
        </w:r>
      </w:ins>
      <w:ins w:id="73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itself must still be estimated from a model of</w:t>
        </w:r>
      </w:ins>
      <w:ins w:id="73" w:author="PR Preview" w:date="2024-01-01T00:00:00Z">
        <w:r>
          <w:t xml:space="preserve"> </w:t>
        </w:r>
      </w:ins>
      <m:oMath>
        <m:r>
          <m:t>A</m:t>
        </m:r>
      </m:oMath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on the high-dimensional</w:t>
        </w:r>
      </w:ins>
      <w:ins w:id="73" w:author="PR Preview" w:date="2024-01-01T00:00:00Z">
        <w:r>
          <w:t xml:space="preserve"> </w:t>
        </w:r>
      </w:ins>
      <m:oMath>
        <m:r>
          <m:t>L</m:t>
        </m:r>
      </m:oMath>
      <w:ins w:id="73" w:author="PR Preview" w:date="2024-01-01T00:00:00Z">
        <w:r>
          <w:t xml:space="preserve">, as in IP weighting and g-estimation.</w:t>
        </w:r>
      </w:ins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ins w:id="75" w:author="PR Preview" w:date="2024-01-01T00:00:00Z">
        <w:r>
          <w:t xml:space="preserve">3.3 Standardizing over the Propensity Score</w:t>
        </w:r>
      </w:ins>
    </w:p>
    <w:p>
      <w:pPr>
        <w:pStyle w:val="FirstParagraph"/>
      </w:pPr>
      <w:ins w:id="76" w:author="PR Preview" w:date="2024-01-01T00:00:00Z">
        <w:r>
          <w:t xml:space="preserve">The outcome model on</w:t>
        </w:r>
      </w:ins>
      <w:ins w:id="76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estimates effects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rPr>
            <w:b/>
            <w:bCs/>
          </w:rPr>
          <w:t xml:space="preserve">within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levels</w:t>
        </w:r>
      </w:ins>
      <w:ins w:id="76" w:author="PR Preview" w:date="2024-01-01T00:00:00Z">
        <w:r>
          <w:t xml:space="preserve"> </w:t>
        </w:r>
      </w:ins>
      <m:oMath>
        <m:r>
          <m:t>s</m:t>
        </m:r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of</w:t>
        </w:r>
      </w:ins>
      <w:ins w:id="76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76" w:author="PR Preview" w:date="2024-01-01T00:00:00Z">
        <w:r>
          <w:t xml:space="preserve">.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For the population average causal effect</w:t>
        </w:r>
      </w:ins>
      <w:ins w:id="76" w:author="PR Preview" w:date="2024-01-01T00:00:00Z">
        <w:r>
          <w:t xml:space="preserve"> </w:t>
        </w:r>
      </w:ins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ins w:id="76" w:author="PR Preview" w:date="2024-01-01T00:00:00Z">
        <w:r>
          <w:t xml:space="preserve">, standardize the fitted conditional means over the distribution of the estimated</w:t>
        </w:r>
      </w:ins>
      <w:ins w:id="76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76" w:author="PR Preview" w:date="2024-01-01T00:00:00Z">
        <w:r>
          <w:t xml:space="preserve">:</w:t>
        </w:r>
      </w:ins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the Chapter 13 procedure with</w:t>
        </w:r>
      </w:ins>
      <w:ins w:id="76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76" w:author="PR Preview" w:date="2024-01-01T00:00:00Z">
        <w:r>
          <w:t xml:space="preserve"> </w:t>
        </w:r>
      </w:ins>
      <w:ins w:id="76" w:author="PR Preview" w:date="2024-01-01T00:00:00Z">
        <w:r>
          <w:t xml:space="preserve">in place of</w:t>
        </w:r>
      </w:ins>
      <w:ins w:id="76" w:author="PR Preview" w:date="2024-01-01T00:00:00Z">
        <w:r>
          <w:t xml:space="preserve"> </w:t>
        </w:r>
      </w:ins>
      <m:oMath>
        <m:r>
          <m:t>L</m:t>
        </m:r>
      </m:oMath>
      <w:ins w:id="76" w:author="PR Preview" w:date="2024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ins w:id="78" w:author="PR Preview" w:date="2024-01-01T00:00:00Z">
        <w:r>
          <w:t xml:space="preserve">4 15.4 Propensity Matching (pp. 204-205)</w:t>
        </w:r>
      </w:ins>
    </w:p>
    <w:p>
      <w:ins w:id="79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80" w:author="PR Preview" w:date="2024-01-01T00:00:00Z">
        <w:r>
          <w:t xml:space="preserve">Matching on</w:t>
        </w:r>
      </w:ins>
      <w:ins w:id="80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is analogous to matching on a single continuous variable (Chapter 4).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All versions try to build a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rPr>
            <w:b/>
            <w:bCs/>
          </w:rPr>
          <w:t xml:space="preserve">matched population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in which treated and untreated have the same distribution of</w:t>
        </w:r>
      </w:ins>
      <w:ins w:id="80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80" w:author="PR Preview" w:date="2024-01-01T00:00:00Z">
        <w:r>
          <w:t xml:space="preserve">, and hence are exchangeable.</w:t>
        </w:r>
      </w:ins>
    </w:p>
    <w:p>
      <w:pPr>
        <w:pStyle w:val="Compact"/>
        <w:numPr>
          <w:ilvl w:val="0"/>
          <w:numId w:val="1010"/>
        </w:numPr>
      </w:pPr>
      <w:ins w:id="81" w:author="PR Preview" w:date="2024-01-01T00:00:00Z">
        <w:r>
          <w:t xml:space="preserve">E.g., pair each treated individual with one (or more) untreated individuals with the same, or a close, propensity score.</w:t>
        </w:r>
      </w:ins>
    </w:p>
    <w:p>
      <w:pPr>
        <w:pStyle w:val="Compact"/>
        <w:numPr>
          <w:ilvl w:val="0"/>
          <w:numId w:val="1010"/>
        </w:numPr>
      </w:pPr>
      <w:ins w:id="82" w:author="PR Preview" w:date="2024-01-01T00:00:00Z">
        <w:r>
          <w:t xml:space="preserve">Under exchangeability and positivity given</w:t>
        </w:r>
      </w:ins>
      <w:ins w:id="82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82" w:author="PR Preview" w:date="2024-01-01T00:00:00Z">
        <w:r>
          <w:t xml:space="preserve">, association measures in the matched population consistently estimate the effect measures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rPr>
            <w:b/>
            <w:bCs/>
          </w:rPr>
          <w:t xml:space="preserve">in the matched population</w:t>
        </w:r>
      </w:ins>
      <w:ins w:id="82" w:author="PR Preview" w:date="2024-01-01T00:00:00Z">
        <w:r>
          <w:t xml:space="preserve">.</w:t>
        </w:r>
      </w:ins>
    </w:p>
    <w:p>
      <w:pPr>
        <w:pStyle w:val="FirstParagraph"/>
      </w:pPr>
      <w:ins w:id="83" w:author="PR Preview" w:date="2024-01-01T00:00:00Z">
        <w:r>
          <w:t xml:space="preserve">The matched population can be given the</w:t>
        </w:r>
      </w:ins>
      <w:ins w:id="83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distribution of the treated, of the untreated, or any other distribution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(Hernán and Robins 2020, 204)</w:t>
        </w:r>
      </w:ins>
      <w:ins w:id="83" w:author="PR Preview" w:date="2024-01-01T00:00:00Z">
        <w:r>
          <w:t xml:space="preserve">.</w:t>
        </w:r>
      </w:ins>
    </w:p>
    <w:p>
      <w:pPr>
        <w:pStyle w:val="BodyText"/>
      </w:pPr>
      <w:ins w:id="84" w:author="PR Preview" w:date="2024-01-01T00:00:00Z">
        <w:r>
          <w:t xml:space="preserve">Variance estimation for matched estimators used to be an open problem;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Abadie and Imbens (2006) solved it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(Hernán and Robins 2020, 204)</w:t>
        </w:r>
      </w:ins>
      <w:ins w:id="84" w:author="PR Preview" w:date="2024-01-01T00:00:00Z">
        <w:r>
          <w:t xml:space="preserve">.</w:t>
        </w:r>
      </w:ins>
    </w:p>
    <w:p>
      <w:ins w:id="85" w:author="PR Preview" w:date="2024-01-01T00:00:00Z">
        <w:r>
          <w:pict>
            <v:rect style="width:0;height:1.5pt" o:hralign="center" o:hrstd="t" o:hr="t"/>
          </w:pict>
        </w:r>
      </w:ins>
    </w:p>
    <w:bookmarkStart w:id="32" w:name="defining-closeness"/>
    <w:p>
      <w:pPr>
        <w:pStyle w:val="Heading3"/>
      </w:pPr>
      <w:ins w:id="86" w:author="PR Preview" w:date="2024-01-01T00:00:00Z">
        <w:r>
          <w:t xml:space="preserve">4.1 Defining Closeness</w:t>
        </w:r>
      </w:ins>
    </w:p>
    <w:p>
      <w:pPr>
        <w:pStyle w:val="FirstParagraph"/>
      </w:pPr>
      <w:ins w:id="87" w:author="PR Preview" w:date="2024-01-01T00:00:00Z">
        <w:r>
          <w:t xml:space="preserve">Exact matches on a continuous</w:t>
        </w:r>
      </w:ins>
      <w:ins w:id="87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are rare, so we match on a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rPr>
            <w:b/>
            <w:bCs/>
          </w:rPr>
          <w:t xml:space="preserve">close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value,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e.g., untreated individuals within</w:t>
        </w:r>
      </w:ins>
      <w:ins w:id="87" w:author="PR Preview" w:date="2024-01-01T00:00:00Z">
        <w:r>
          <w:t xml:space="preserve"> </w:t>
        </w:r>
      </w:ins>
      <m:oMath>
        <m:r>
          <m:rPr>
            <m:sty m:val="p"/>
          </m:rPr>
          <m:t>±</m:t>
        </m:r>
        <m:r>
          <m:t>0.05</m:t>
        </m:r>
      </m:oMath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of the treated individual’s estimated</w:t>
        </w:r>
      </w:ins>
      <w:ins w:id="87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(e.g., a treated individual with estimated</w:t>
        </w:r>
      </w:ins>
      <w:ins w:id="87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could be matched to an untreated individual with 0.6579).</w:t>
        </w:r>
      </w:ins>
    </w:p>
    <w:p>
      <w:pPr>
        <w:pStyle w:val="BodyText"/>
      </w:pPr>
      <w:ins w:id="88" w:author="PR Preview" w:date="2024-01-01T00:00:00Z">
        <w:r>
          <w:rPr>
            <w:b/>
            <w:bCs/>
          </w:rPr>
          <w:t xml:space="preserve">Bias-variance trade-off</w:t>
        </w:r>
      </w:ins>
      <w:ins w:id="88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11"/>
        </w:numPr>
      </w:pPr>
      <w:ins w:id="89" w:author="PR Preview" w:date="2024-01-01T00:00:00Z">
        <w:r>
          <w:t xml:space="preserve">criteria too loose: the</w:t>
        </w:r>
      </w:ins>
      <w:ins w:id="89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distribution differs between matched treated and untreated, so exchangeability fails;</w:t>
        </w:r>
      </w:ins>
    </w:p>
    <w:p>
      <w:pPr>
        <w:pStyle w:val="Compact"/>
        <w:numPr>
          <w:ilvl w:val="0"/>
          <w:numId w:val="1011"/>
        </w:numPr>
      </w:pPr>
      <w:ins w:id="90" w:author="PR Preview" w:date="2024-01-01T00:00:00Z">
        <w:r>
          <w:t xml:space="preserve">criteria too tight: many individuals are excluded;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approximate exchangeability, but wider confidence intervals.</w:t>
        </w:r>
      </w:ins>
    </w:p>
    <w:p>
      <w:ins w:id="91" w:author="PR Preview" w:date="2024-01-01T00:00:00Z">
        <w:r>
          <w:pict>
            <v:rect style="width:0;height:1.5pt" o:hralign="center" o:hrstd="t" o:hr="t"/>
          </w:pict>
        </w:r>
      </w:ins>
    </w:p>
    <w:bookmarkEnd w:id="32"/>
    <w:bookmarkStart w:id="33" w:name="matching-and-positivity"/>
    <w:p>
      <w:pPr>
        <w:pStyle w:val="Heading3"/>
      </w:pPr>
      <w:ins w:id="92" w:author="PR Preview" w:date="2024-01-01T00:00:00Z">
        <w:r>
          <w:t xml:space="preserve">4.2 Matching and Positivity</w:t>
        </w:r>
      </w:ins>
    </w:p>
    <w:p>
      <w:pPr>
        <w:pStyle w:val="Compact"/>
        <w:numPr>
          <w:ilvl w:val="0"/>
          <w:numId w:val="1012"/>
        </w:numPr>
      </w:pPr>
      <w:ins w:id="93" w:author="PR Preview" w:date="2024-01-01T00:00:00Z">
        <w:r>
          <w:t xml:space="preserve">In NHEFS, the estimated</w:t>
        </w:r>
      </w:ins>
      <w:ins w:id="93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distributions overlapped over most of the range;</w:t>
        </w:r>
      </w:ins>
      <w:ins w:id="93" w:author="PR Preview" w:date="2024-01-01T00:00:00Z">
        <w:r>
          <w:t xml:space="preserve"> </w:t>
        </w:r>
      </w:ins>
      <w:ins w:id="93" w:author="PR Preview" w:date="2024-01-01T00:00:00Z">
        <w:r>
          <w:t xml:space="preserve">only 2 treated individuals had values above those of every untreated individual.</w:t>
        </w:r>
      </w:ins>
    </w:p>
    <w:p>
      <w:pPr>
        <w:pStyle w:val="Compact"/>
        <w:numPr>
          <w:ilvl w:val="0"/>
          <w:numId w:val="1012"/>
        </w:numPr>
      </w:pPr>
      <w:ins w:id="94" w:author="PR Preview" w:date="2024-01-01T00:00:00Z">
        <w:r>
          <w:t xml:space="preserve">Outcome regression on</w:t>
        </w:r>
      </w:ins>
      <w:ins w:id="94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94" w:author="PR Preview" w:date="2024-01-01T00:00:00Z">
        <w:r>
          <w:t xml:space="preserve"> </w:t>
        </w:r>
      </w:ins>
      <w:ins w:id="94" w:author="PR Preview" w:date="2024-01-01T00:00:00Z">
        <w:r>
          <w:t xml:space="preserve">(Section 15.3) kept them, implicitly treating the lack of comparable untreated individuals as</w:t>
        </w:r>
      </w:ins>
      <w:ins w:id="94" w:author="PR Preview" w:date="2024-01-01T00:00:00Z">
        <w:r>
          <w:t xml:space="preserve"> </w:t>
        </w:r>
      </w:ins>
      <w:ins w:id="94" w:author="PR Preview" w:date="2024-01-01T00:00:00Z">
        <w:r>
          <w:rPr>
            <w:b/>
            <w:bCs/>
          </w:rPr>
          <w:t xml:space="preserve">random nonpositivity</w:t>
        </w:r>
      </w:ins>
      <w:ins w:id="94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ins w:id="95" w:author="PR Preview" w:date="2024-01-01T00:00:00Z">
        <w:r>
          <w:t xml:space="preserve">Most matched analyses would drop them.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Matching does not distinguish random from structural nonpositivity.</w:t>
        </w:r>
      </w:ins>
    </w:p>
    <w:p>
      <w:pPr>
        <w:pStyle w:val="FirstParagraph"/>
      </w:pPr>
      <w:ins w:id="96" w:author="PR Preview" w:date="2024-01-01T00:00:00Z">
        <w:r>
          <w:t xml:space="preserve">The book also states this count as a percentage of the study population (0.01%);</w:t>
        </w:r>
      </w:ins>
      <w:ins w:id="96" w:author="PR Preview" w:date="2024-01-01T00:00:00Z">
        <w:r>
          <w:t xml:space="preserve"> </w:t>
        </w:r>
      </w:ins>
      <w:ins w:id="96" w:author="PR Preview" w:date="2024-01-01T00:00:00Z">
        <w:r>
          <w:t xml:space="preserve">that percentage is not reproduced here because it is inconsistent with the counts: 2 individuals are about 0.1% of a study population of roughly 1,600.</w:t>
        </w:r>
      </w:ins>
    </w:p>
    <w:p>
      <w:ins w:id="97" w:author="PR Preview" w:date="2024-01-01T00:00:00Z">
        <w:r>
          <w:pict>
            <v:rect style="width:0;height:1.5pt" o:hralign="center" o:hrstd="t" o:hr="t"/>
          </w:pict>
        </w:r>
      </w:ins>
    </w:p>
    <w:bookmarkEnd w:id="33"/>
    <w:bookmarkStart w:id="34" w:name="who-is-in-the-matched-population"/>
    <w:p>
      <w:pPr>
        <w:pStyle w:val="Heading3"/>
      </w:pPr>
      <w:ins w:id="98" w:author="PR Preview" w:date="2024-01-01T00:00:00Z">
        <w:r>
          <w:t xml:space="preserve">4.3 Who Is in the Matched Population?</w:t>
        </w:r>
      </w:ins>
    </w:p>
    <w:p>
      <w:pPr>
        <w:pStyle w:val="Compact"/>
        <w:numPr>
          <w:ilvl w:val="0"/>
          <w:numId w:val="1013"/>
        </w:numPr>
      </w:pPr>
      <w:ins w:id="99" w:author="PR Preview" w:date="2024-01-01T00:00:00Z">
        <w:r>
          <w:t xml:space="preserve">In theory, matching targets a well-characterized population: matching every treated individual and dropping unmatched untreated estimates the</w:t>
        </w:r>
      </w:ins>
      <w:ins w:id="99" w:author="PR Preview" w:date="2024-01-01T00:00:00Z">
        <w:r>
          <w:t xml:space="preserve"> </w:t>
        </w:r>
      </w:ins>
      <w:ins w:id="99" w:author="PR Preview" w:date="2024-01-01T00:00:00Z">
        <w:r>
          <w:rPr>
            <w:b/>
            <w:bCs/>
          </w:rPr>
          <w:t xml:space="preserve">effect in the treated</w:t>
        </w:r>
      </w:ins>
      <w:ins w:id="99" w:author="PR Preview" w:date="2024-01-01T00:00:00Z">
        <w:r>
          <w:t xml:space="preserve"> </w:t>
        </w:r>
      </w:ins>
      <w:ins w:id="99" w:author="PR Preview" w:date="2024-01-01T00:00:00Z">
        <w:r>
          <w:t xml:space="preserve">(Fine Point 15.2).</w:t>
        </w:r>
      </w:ins>
    </w:p>
    <w:p>
      <w:pPr>
        <w:pStyle w:val="Compact"/>
        <w:numPr>
          <w:ilvl w:val="0"/>
          <w:numId w:val="1013"/>
        </w:numPr>
      </w:pPr>
      <w:ins w:id="100" w:author="PR Preview" w:date="2024-01-01T00:00:00Z">
        <w:r>
          <w:t xml:space="preserve">In practice, treated individuals without a close match are excluded too, so the estimate refers to a subset defined by the values of the estimated</w:t>
        </w:r>
      </w:ins>
      <w:ins w:id="100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100" w:author="PR Preview" w:date="2024-01-01T00:00:00Z">
        <w:r>
          <w:t xml:space="preserve"> </w:t>
        </w:r>
      </w:ins>
      <w:ins w:id="100" w:author="PR Preview" w:date="2024-01-01T00:00:00Z">
        <w:r>
          <w:t xml:space="preserve">that found matches.</w:t>
        </w:r>
      </w:ins>
    </w:p>
    <w:p>
      <w:pPr>
        <w:pStyle w:val="FirstParagraph"/>
      </w:pPr>
      <w:ins w:id="101" w:author="PR Preview" w:date="2024-01-01T00:00:00Z">
        <w:r>
          <w:t xml:space="preserve">Restricting to, say, estimated</w:t>
        </w:r>
      </w:ins>
      <w:ins w:id="101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ins w:id="101" w:author="PR Preview" w:date="2024-01-01T00:00:00Z">
        <w:r>
          <w:t xml:space="preserve"> </w:t>
        </w:r>
      </w:ins>
      <w:ins w:id="101" w:author="PR Preview" w:date="2024-01-01T00:00:00Z">
        <w:r>
          <w:t xml:space="preserve">yields a population that is hard to describe:</w:t>
        </w:r>
      </w:ins>
      <w:ins w:id="101" w:author="PR Preview" w:date="2024-01-01T00:00:00Z">
        <w:r>
          <w:t xml:space="preserve"> </w:t>
        </w:r>
      </w:ins>
      <w:ins w:id="101" w:author="PR Preview" w:date="2024-01-01T00:00:00Z">
        <w:r>
          <w:t xml:space="preserve">“individuals do not come with a propensity score tattooed on their forehead”</w:t>
        </w:r>
      </w:ins>
      <w:ins w:id="101" w:author="PR Preview" w:date="2024-01-01T00:00:00Z">
        <w:r>
          <w:t xml:space="preserve"> </w:t>
        </w:r>
      </w:ins>
      <w:ins w:id="101" w:author="PR Preview" w:date="2024-01-01T00:00:00Z">
        <w:r>
          <w:t xml:space="preserve">(Hernán and Robins 2020, 205)</w:t>
        </w:r>
      </w:ins>
      <w:ins w:id="101" w:author="PR Preview" w:date="2024-01-01T00:00:00Z">
        <w:r>
          <w:t xml:space="preserve">,</w:t>
        </w:r>
      </w:ins>
      <w:ins w:id="101" w:author="PR Preview" w:date="2024-01-01T00:00:00Z">
        <w:r>
          <w:t xml:space="preserve"> </w:t>
        </w:r>
      </w:ins>
      <w:ins w:id="101" w:author="PR Preview" w:date="2024-01-01T00:00:00Z">
        <w:r>
          <w:t xml:space="preserve">so transportability to other populations is hard to judge.</w:t>
        </w:r>
      </w:ins>
    </w:p>
    <w:p>
      <w:ins w:id="102" w:author="PR Preview" w:date="2024-01-01T00:00:00Z">
        <w:r>
          <w:pict>
            <v:rect style="width:0;height:1.5pt" o:hralign="center" o:hrstd="t" o:hr="t"/>
          </w:pict>
        </w:r>
      </w:ins>
    </w:p>
    <w:bookmarkEnd w:id="34"/>
    <w:bookmarkStart w:id="35" w:name="restrict-on-real-world-variables-instead"/>
    <w:p>
      <w:pPr>
        <w:pStyle w:val="Heading3"/>
      </w:pPr>
      <w:ins w:id="103" w:author="PR Preview" w:date="2024-01-01T00:00:00Z">
        <w:r>
          <w:t xml:space="preserve">4.4 Restrict on Real-World Variables Instead</w:t>
        </w:r>
      </w:ins>
    </w:p>
    <w:p>
      <w:pPr>
        <w:pStyle w:val="FirstParagraph"/>
      </w:pPr>
      <w:ins w:id="104" w:author="PR Preview" w:date="2024-01-01T00:00:00Z">
        <w:r>
          <w:t xml:space="preserve">In NHEFS, the 2 treated individuals with estimated</w:t>
        </w:r>
      </w:ins>
      <w:ins w:id="104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were the only participants over age 50 who had smoked for fewer than 10 years.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Excluding them gives an estimate for</w:t>
        </w:r>
      </w:ins>
    </w:p>
    <w:p>
      <w:pPr>
        <w:pStyle w:val="Compact"/>
        <w:numPr>
          <w:ilvl w:val="0"/>
          <w:numId w:val="1014"/>
        </w:numPr>
      </w:pPr>
      <w:ins w:id="105" w:author="PR Preview" w:date="2024-01-01T00:00:00Z">
        <w:r>
          <w:t xml:space="preserve">smokers under 50, and</w:t>
        </w:r>
      </w:ins>
    </w:p>
    <w:p>
      <w:pPr>
        <w:pStyle w:val="Compact"/>
        <w:numPr>
          <w:ilvl w:val="0"/>
          <w:numId w:val="1014"/>
        </w:numPr>
      </w:pPr>
      <w:ins w:id="106" w:author="PR Preview" w:date="2024-01-01T00:00:00Z">
        <w:r>
          <w:t xml:space="preserve">smokers 50 and over who had smoked for at least 10 years,</w:t>
        </w:r>
      </w:ins>
    </w:p>
    <w:p>
      <w:pPr>
        <w:pStyle w:val="FirstParagraph"/>
      </w:pPr>
      <w:ins w:id="107" w:author="PR Preview" w:date="2024-01-01T00:00:00Z">
        <w:r>
          <w:t xml:space="preserve">which is a far more natural target population than</w:t>
        </w:r>
      </w:ins>
      <w:ins w:id="107" w:author="PR Preview" w:date="2024-01-01T00:00:00Z">
        <w:r>
          <w:t xml:space="preserve"> </w:t>
        </w:r>
      </w:ins>
      <w:ins w:id="107" w:author="PR Preview" w:date="2024-01-01T00:00:00Z">
        <w:r>
          <w:t xml:space="preserve">“estimated</w:t>
        </w:r>
      </w:ins>
      <w:ins w:id="107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ins w:id="107" w:author="PR Preview" w:date="2024-01-01T00:00:00Z">
        <w:r>
          <w:t xml:space="preserve">”</w:t>
        </w:r>
      </w:ins>
      <w:ins w:id="107" w:author="PR Preview" w:date="2024-01-01T00:00:00Z">
        <w:r>
          <w:t xml:space="preserve"> </w:t>
        </w:r>
      </w:ins>
      <w:ins w:id="107" w:author="PR Preview" w:date="2024-01-01T00:00:00Z">
        <w:r>
          <w:t xml:space="preserve">(Hernán and Robins 2020, 205)</w:t>
        </w:r>
      </w:ins>
      <w:ins w:id="107" w:author="PR Preview" w:date="2024-01-01T00:00:00Z">
        <w:r>
          <w:t xml:space="preserve">.</w:t>
        </w:r>
      </w:ins>
    </w:p>
    <w:p>
      <w:pPr>
        <w:pStyle w:val="BodyText"/>
      </w:pPr>
      <w:ins w:id="108" w:author="PR Preview" w:date="2024-01-01T00:00:00Z">
        <w:r>
          <w:t xml:space="preserve">Using propensity scores to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rPr>
            <w:b/>
            <w:bCs/>
          </w:rPr>
          <w:t xml:space="preserve">find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the region of overlap can be useful,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but restricting the study population to that region is a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“lazy”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way to secure positivity: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the automatic positivity of matching must be weighed against the difficulty of assessing transportability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(Hernán and Robins 2020, 205)</w:t>
        </w:r>
      </w:ins>
      <w:ins w:id="108" w:author="PR Preview" w:date="2024-01-01T00:00:00Z">
        <w:r>
          <w:t xml:space="preserve">.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Even if everyone’s propensity score were visible, the population could remain ill-characterized, because the same propensity score value can mean different things in different settings.</w:t>
        </w:r>
      </w:ins>
    </w:p>
    <w:bookmarkEnd w:id="35"/>
    <w:bookmarkEnd w:id="36"/>
    <w:bookmarkStart w:id="45" w:name="X2b8f3fbf6f944863a7f116e72fd1bfc77dfd929"/>
    <w:p>
      <w:pPr>
        <w:pStyle w:val="Heading2"/>
      </w:pPr>
      <w:ins w:id="109" w:author="PR Preview" w:date="2024-01-01T00:00:00Z">
        <w:r>
          <w:t xml:space="preserve">5 15.5 Propensity Models, Structural Models, Predictive Models (pp. 205-208)</w:t>
        </w:r>
      </w:ins>
    </w:p>
    <w:p>
      <w:ins w:id="110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11" w:author="PR Preview" w:date="2024-01-01T00:00:00Z">
        <w:r>
          <w:t xml:space="preserve">Part II used two kinds of models for causal inference.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ins w:id="112" w:author="PR Preview" w:date="2024-01-01T00:00:00Z">
        <w:r>
          <w:t xml:space="preserve">Propensity models have been used for matching and stratification (this chapter), IP weighting (Chapter 12), and g-estimation (Chapter 14).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Their parameters lack a causal interpretation because</w:t>
        </w:r>
      </w:ins>
      <w:ins w:id="112" w:author="PR Preview" w:date="2024-01-01T00:00:00Z">
        <w:r>
          <w:t xml:space="preserve"> </w:t>
        </w:r>
      </w:ins>
      <m:oMath>
        <m:r>
          <m:t>L</m:t>
        </m:r>
      </m:oMath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and</w:t>
        </w:r>
      </w:ins>
      <w:ins w:id="112" w:author="PR Preview" w:date="2024-01-01T00:00:00Z">
        <w:r>
          <w:t xml:space="preserve"> </w:t>
        </w:r>
      </w:ins>
      <m:oMath>
        <m:r>
          <m:t>A</m:t>
        </m:r>
      </m:oMath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can be associated for many reasons: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the association reflects the effect of</w:t>
        </w:r>
      </w:ins>
      <w:ins w:id="112" w:author="PR Preview" w:date="2024-01-01T00:00:00Z">
        <w:r>
          <w:t xml:space="preserve"> </w:t>
        </w:r>
      </w:ins>
      <m:oMath>
        <m:r>
          <m:t>L</m:t>
        </m:r>
      </m:oMath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on</w:t>
        </w:r>
      </w:ins>
      <w:ins w:id="112" w:author="PR Preview" w:date="2024-01-01T00:00:00Z">
        <w:r>
          <w:t xml:space="preserve"> </w:t>
        </w:r>
      </w:ins>
      <m:oMath>
        <m:r>
          <m:t>A</m:t>
        </m:r>
      </m:oMath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under the book’s Figure 7.1, but not under Figures 7.2 and 7.3</w:t>
        </w:r>
      </w:ins>
      <w:ins w:id="112" w:author="PR Preview" w:date="2024-01-01T00:00:00Z">
        <w:r>
          <w:t xml:space="preserve"> </w:t>
        </w:r>
      </w:ins>
      <w:ins w:id="112" w:author="PR Preview" w:date="2024-01-01T00:00:00Z">
        <w:r>
          <w:t xml:space="preserve">(Hernán and Robins 2020, 205)</w:t>
        </w:r>
      </w:ins>
      <w:ins w:id="112" w:author="PR Preview" w:date="2024-01-01T00:00:00Z">
        <w:r>
          <w:t xml:space="preserve">.</w:t>
        </w:r>
      </w:ins>
    </w:p>
    <w:p>
      <w:ins w:id="113" w:author="PR Preview" w:date="2024-01-01T00:00:00Z">
        <w:r>
          <w:pict>
            <v:rect style="width:0;height:1.5pt" o:hralign="center" o:hrstd="t" o:hr="t"/>
          </w:pict>
        </w:r>
      </w:ins>
    </w:p>
    <w:bookmarkStart w:id="40" w:name="two-classes-of-structural-models"/>
    <w:p>
      <w:pPr>
        <w:pStyle w:val="Heading3"/>
      </w:pPr>
      <w:ins w:id="114" w:author="PR Preview" w:date="2024-01-01T00:00:00Z">
        <w:r>
          <w:t xml:space="preserve">5.1 Two Classes of Structural Models</w:t>
        </w:r>
      </w:ins>
    </w:p>
    <w:p>
      <w:pPr>
        <w:pStyle w:val="Compact"/>
        <w:numPr>
          <w:ilvl w:val="0"/>
          <w:numId w:val="1016"/>
        </w:numPr>
      </w:pPr>
      <w:ins w:id="115" w:author="PR Preview" w:date="2024-01-01T00:00:00Z">
        <w:r>
          <w:rPr>
            <w:b/>
            <w:bCs/>
          </w:rPr>
          <w:t xml:space="preserve">Marginal structural models</w:t>
        </w:r>
      </w:ins>
      <w:ins w:id="115" w:author="PR Preview" w:date="2024-01-01T00:00:00Z">
        <w:r>
          <w:t xml:space="preserve">: parameters for treatment, for chosen effect modifiers</w:t>
        </w:r>
      </w:ins>
      <w:ins w:id="115" w:author="PR Preview" w:date="2024-01-01T00:00:00Z">
        <w:r>
          <w:t xml:space="preserve"> </w:t>
        </w:r>
      </w:ins>
      <m:oMath>
        <m:r>
          <m:t>V</m:t>
        </m:r>
      </m:oMath>
      <w:ins w:id="115" w:author="PR Preview" w:date="2024-01-01T00:00:00Z">
        <w:r>
          <w:t xml:space="preserve">, and for</w:t>
        </w:r>
      </w:ins>
      <w:ins w:id="115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V</m:t>
        </m:r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product terms.</w:t>
        </w:r>
      </w:ins>
      <w:ins w:id="115" w:author="PR Preview" w:date="2024-01-01T00:00:00Z">
        <w:r>
          <w:t xml:space="preserve"> </w:t>
        </w:r>
      </w:ins>
      <m:oMath>
        <m:r>
          <m:t>V</m:t>
        </m:r>
      </m:oMath>
      <w:ins w:id="115" w:author="PR Preview" w:date="2024-01-01T00:00:00Z">
        <w:r>
          <w:t xml:space="preserve"> </w:t>
        </w:r>
      </w:ins>
      <w:ins w:id="115" w:author="PR Preview" w:date="2024-01-01T00:00:00Z">
        <w:r>
          <w:t xml:space="preserve">reflects only the investigator’s interest in effect modification (Section 12.5).</w:t>
        </w:r>
      </w:ins>
    </w:p>
    <w:p>
      <w:pPr>
        <w:pStyle w:val="Compact"/>
        <w:numPr>
          <w:ilvl w:val="1"/>
          <w:numId w:val="1017"/>
        </w:numPr>
      </w:pPr>
      <w:ins w:id="116" w:author="PR Preview" w:date="2024-01-01T00:00:00Z">
        <w:r>
          <w:t xml:space="preserve">No</w:t>
        </w:r>
      </w:ins>
      <w:ins w:id="116" w:author="PR Preview" w:date="2024-01-01T00:00:00Z">
        <w:r>
          <w:t xml:space="preserve"> </w:t>
        </w:r>
      </w:ins>
      <m:oMath>
        <m:r>
          <m:t>V</m:t>
        </m:r>
      </m:oMath>
      <w:ins w:id="116" w:author="PR Preview" w:date="2024-01-01T00:00:00Z">
        <w:r>
          <w:t xml:space="preserve">: truly marginal.</w:t>
        </w:r>
      </w:ins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(all covariates): a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rPr>
            <w:b/>
            <w:bCs/>
          </w:rPr>
          <w:t xml:space="preserve">faux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marginal structural model, which is what outcome regression (Section 15.1) estimates.</w:t>
        </w:r>
      </w:ins>
    </w:p>
    <w:p>
      <w:pPr>
        <w:pStyle w:val="Compact"/>
        <w:numPr>
          <w:ilvl w:val="0"/>
          <w:numId w:val="1016"/>
        </w:numPr>
      </w:pPr>
      <w:ins w:id="118" w:author="PR Preview" w:date="2024-01-01T00:00:00Z">
        <w:r>
          <w:rPr>
            <w:b/>
            <w:bCs/>
          </w:rPr>
          <w:t xml:space="preserve">Structural nested models</w:t>
        </w:r>
      </w:ins>
      <w:ins w:id="118" w:author="PR Preview" w:date="2024-01-01T00:00:00Z">
        <w:r>
          <w:t xml:space="preserve">: parameters for treatment and for</w:t>
        </w:r>
      </w:ins>
      <w:ins w:id="118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L</m:t>
        </m:r>
      </m:oMath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product terms for those variables in</w:t>
        </w:r>
      </w:ins>
      <w:ins w:id="118" w:author="PR Preview" w:date="2024-01-01T00:00:00Z">
        <w:r>
          <w:t xml:space="preserve"> </w:t>
        </w:r>
      </w:ins>
      <m:oMath>
        <m:r>
          <m:t>L</m:t>
        </m:r>
      </m:oMath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that are effect modifiers.</w:t>
        </w:r>
      </w:ins>
    </w:p>
    <w:p>
      <w:pPr>
        <w:pStyle w:val="FirstParagraph"/>
      </w:pPr>
      <w:ins w:id="119" w:author="PR Preview" w:date="2024-01-01T00:00:00Z">
        <w:r>
          <w:t xml:space="preserve">See Fine Point 14.1 of the book for the relation between structural nested models and faux semiparametric marginal structural models</w:t>
        </w:r>
      </w:ins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(Hernán and Robins 2020, 206)</w:t>
        </w:r>
      </w:ins>
      <w:ins w:id="119" w:author="PR Preview" w:date="2024-01-01T00:00:00Z">
        <w:r>
          <w:t xml:space="preserve">.</w:t>
        </w:r>
      </w:ins>
    </w:p>
    <w:p>
      <w:ins w:id="120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ins w:id="121" w:author="PR Preview" w:date="2024-01-01T00:00:00Z">
        <w:r>
          <w:t xml:space="preserve">5.2 Causal Versus Predictive Uses of Outcome Regression</w:t>
        </w:r>
      </w:ins>
    </w:p>
    <w:p>
      <w:pPr>
        <w:pStyle w:val="FirstParagraph"/>
      </w:pPr>
      <w:ins w:id="122" w:author="PR Preview" w:date="2024-01-01T00:00:00Z">
        <w:r>
          <w:t xml:space="preserve">Outcome regression is also widely used for</w:t>
        </w:r>
      </w:ins>
      <w:ins w:id="122" w:author="PR Preview" w:date="2024-01-01T00:00:00Z">
        <w:r>
          <w:t xml:space="preserve"> </w:t>
        </w:r>
      </w:ins>
      <w:ins w:id="122" w:author="PR Preview" w:date="2024-01-01T00:00:00Z">
        <w:r>
          <w:rPr>
            <w:b/>
            <w:bCs/>
          </w:rPr>
          <w:t xml:space="preserve">prediction</w:t>
        </w:r>
      </w:ins>
      <w:ins w:id="122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19"/>
        </w:numPr>
      </w:pPr>
      <w:ins w:id="123" w:author="PR Preview" w:date="2024-01-01T00:00:00Z">
        <w:r>
          <w:t xml:space="preserve">online retailers predicting who will buy;</w:t>
        </w:r>
      </w:ins>
    </w:p>
    <w:p>
      <w:pPr>
        <w:pStyle w:val="Compact"/>
        <w:numPr>
          <w:ilvl w:val="0"/>
          <w:numId w:val="1019"/>
        </w:numPr>
      </w:pPr>
      <w:ins w:id="124" w:author="PR Preview" w:date="2024-01-01T00:00:00Z">
        <w:r>
          <w:t xml:space="preserve">clinical algorithms identifying patients at high risk.</w:t>
        </w:r>
      </w:ins>
    </w:p>
    <w:p>
      <w:pPr>
        <w:pStyle w:val="FirstParagraph"/>
      </w:pPr>
      <w:ins w:id="125" w:author="PR Preview" w:date="2024-01-01T00:00:00Z">
        <w:r>
          <w:t xml:space="preserve">There, no variable is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“treatment”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and the parameters need not have any causal interpretation.</w:t>
        </w:r>
      </w:ins>
    </w:p>
    <w:p>
      <w:pPr>
        <w:pStyle w:val="BodyText"/>
      </w:pPr>
      <w:ins w:id="126" w:author="PR Preview" w:date="2024-01-01T00:00:00Z">
        <w:r>
          <w:t xml:space="preserve">Example from the book’s margin: Facebook Likes predict sexual orientation, political views, and personality traits (Kosinski et al. 2013, as cited in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Hernán and Robins (2020, 206)</w:t>
        </w:r>
      </w:ins>
      <w:ins w:id="126" w:author="PR Preview" w:date="2024-01-01T00:00:00Z">
        <w:r>
          <w:t xml:space="preserve">);</w:t>
        </w:r>
      </w:ins>
      <w:ins w:id="126" w:author="PR Preview" w:date="2024-01-01T00:00:00Z">
        <w:r>
          <w:t xml:space="preserve"> </w:t>
        </w:r>
      </w:ins>
      <w:ins w:id="126" w:author="PR Preview" w:date="2024-01-01T00:00:00Z">
        <w:r>
          <w:t xml:space="preserve">that is prediction, not necessarily causation.</w:t>
        </w:r>
      </w:ins>
    </w:p>
    <w:p>
      <w:ins w:id="127" w:author="PR Preview" w:date="2024-01-01T00:00:00Z">
        <w:r>
          <w:pict>
            <v:rect style="width:0;height:1.5pt" o:hralign="center" o:hrstd="t" o:hr="t"/>
          </w:pict>
        </w:r>
      </w:ins>
    </w:p>
    <w:bookmarkEnd w:id="41"/>
    <w:bookmarkStart w:id="43" w:name="X11c077b3ea3320e82c32939cbcc6f310e74a00f"/>
    <w:p>
      <w:pPr>
        <w:pStyle w:val="Heading3"/>
      </w:pPr>
      <w:ins w:id="128" w:author="PR Preview" w:date="2024-01-01T00:00:00Z">
        <w:r>
          <w:t xml:space="preserve">5.3 Variable Selection: Prediction Tools Misapplied</w:t>
        </w:r>
      </w:ins>
    </w:p>
    <w:p>
      <w:pPr>
        <w:pStyle w:val="FirstParagraph"/>
      </w:pPr>
      <w:ins w:id="129" w:author="PR Preview" w:date="2024-01-01T00:00:00Z">
        <w:r>
          <w:t xml:space="preserve">Forward selection, backward elimination, stepwise selection, and machine learning are built to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rPr>
            <w:b/>
            <w:bCs/>
          </w:rPr>
          <w:t xml:space="preserve">improve prediction</w:t>
        </w:r>
      </w:ins>
      <w:ins w:id="129" w:author="PR Preview" w:date="2024-01-01T00:00:00Z">
        <w:r>
          <w:t xml:space="preserve">.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Applied to propensity or structural models, they can add superfluous or harmful covariates, causing</w:t>
        </w:r>
      </w:ins>
    </w:p>
    <w:p>
      <w:pPr>
        <w:pStyle w:val="Compact"/>
        <w:numPr>
          <w:ilvl w:val="0"/>
          <w:numId w:val="1020"/>
        </w:numPr>
      </w:pPr>
      <w:ins w:id="130" w:author="PR Preview" w:date="2024-01-01T00:00:00Z">
        <w:r>
          <w:t xml:space="preserve">inflated variances, and</w:t>
        </w:r>
      </w:ins>
    </w:p>
    <w:p>
      <w:pPr>
        <w:pStyle w:val="Compact"/>
        <w:numPr>
          <w:ilvl w:val="0"/>
          <w:numId w:val="1020"/>
        </w:numPr>
      </w:pPr>
      <w:ins w:id="131" w:author="PR Preview" w:date="2024-01-01T00:00:00Z">
        <w:r>
          <w:t xml:space="preserve">greater bias.</w:t>
        </w:r>
      </w:ins>
    </w:p>
    <w:p>
      <w:pPr>
        <w:pStyle w:val="FirstParagraph"/>
      </w:pPr>
      <w:ins w:id="132" w:author="PR Preview" w:date="2024-01-01T00:00:00Z">
        <w:r>
          <w:t xml:space="preserve">The mistaken belief behind this: that a propensity model should predict</w:t>
        </w:r>
      </w:ins>
      <w:ins w:id="132" w:author="PR Preview" w:date="2024-01-01T00:00:00Z">
        <w:r>
          <w:t xml:space="preserve"> </w:t>
        </w:r>
      </w:ins>
      <m:oMath>
        <m:r>
          <m:t>A</m:t>
        </m:r>
      </m:oMath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as well as possible.</w:t>
        </w:r>
      </w:ins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It need not; it only needs to include the</w:t>
        </w:r>
      </w:ins>
      <w:ins w:id="132" w:author="PR Preview" w:date="2024-01-01T00:00:00Z">
        <w:r>
          <w:t xml:space="preserve"> </w:t>
        </w:r>
      </w:ins>
      <m:oMath>
        <m:r>
          <m:t>L</m:t>
        </m:r>
      </m:oMath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that guarantee exchangeability.</w:t>
        </w:r>
      </w:ins>
    </w:p>
    <w:p>
      <w:pPr>
        <w:pStyle w:val="BodyText"/>
      </w:pPr>
      <w:ins w:id="133" w:author="PR Preview" w:date="2024-01-01T00:00:00Z">
        <w:r>
          <w:t xml:space="preserve">Reporting predictive measures such as Mallows’s</w:t>
        </w:r>
      </w:ins>
      <w:ins w:id="133" w:author="PR Preview" w:date="2024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p</m:t>
            </m:r>
          </m:sub>
        </m:sSub>
      </m:oMath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for propensity models is common, but their relevance for causal inference is questionable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(Hernán and Robins 2020, 207)</w:t>
        </w:r>
      </w:ins>
      <w:ins w:id="133" w:author="PR Preview" w:date="2024-01-01T00:00:00Z">
        <w:r>
          <w:t xml:space="preserve">.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Covariates strongly associated with</w:t>
        </w:r>
      </w:ins>
      <w:ins w:id="133" w:author="PR Preview" w:date="2024-01-01T00:00:00Z">
        <w:r>
          <w:t xml:space="preserve"> </w:t>
        </w:r>
      </w:ins>
      <m:oMath>
        <m:r>
          <m:t>A</m:t>
        </m:r>
      </m:oMath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but not needed for exchangeability do not reduce bias;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including them can yield very large variances or even amplify existing bias.</w:t>
        </w:r>
      </w:ins>
    </w:p>
    <w:p>
      <w:ins w:id="134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ins w:id="135" w:author="PR Preview" w:date="2024-01-01T00:00:00Z">
        <w:r>
          <w:t xml:space="preserve">In the limit of perfect prediction, every treated individual has</w:t>
        </w:r>
      </w:ins>
      <w:ins w:id="135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35" w:author="PR Preview" w:date="2024-01-01T00:00:00Z">
        <w:r>
          <w:t xml:space="preserve"> </w:t>
        </w:r>
      </w:ins>
      <w:ins w:id="135" w:author="PR Preview" w:date="2024-01-01T00:00:00Z">
        <w:r>
          <w:t xml:space="preserve">and every untreated individual has</w:t>
        </w:r>
      </w:ins>
      <w:ins w:id="135" w:author="PR Preview" w:date="2024-01-01T00:00:00Z">
        <w:r>
          <w:t xml:space="preserve"> </w:t>
        </w:r>
      </w:ins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35" w:author="PR Preview" w:date="2024-01-01T00:00:00Z">
        <w:r>
          <w:t xml:space="preserve">:</w:t>
        </w:r>
      </w:ins>
      <w:ins w:id="135" w:author="PR Preview" w:date="2024-01-01T00:00:00Z">
        <w:r>
          <w:t xml:space="preserve"> </w:t>
        </w:r>
      </w:ins>
      <w:ins w:id="135" w:author="PR Preview" w:date="2024-01-01T00:00:00Z">
        <w:r>
          <w:t xml:space="preserve">there is no overlap and the analysis is impossible</w:t>
        </w:r>
      </w:ins>
      <w:ins w:id="135" w:author="PR Preview" w:date="2024-01-01T00:00:00Z">
        <w:r>
          <w:t xml:space="preserve"> </w:t>
        </w:r>
      </w:ins>
      <w:ins w:id="135" w:author="PR Preview" w:date="2024-01-01T00:00:00Z">
        <w:r>
          <w:t xml:space="preserve">(Hernán and Robins 2020, 207)</w:t>
        </w:r>
      </w:ins>
      <w:ins w:id="135" w:author="PR Preview" w:date="2024-01-01T00:00:00Z">
        <w:r>
          <w:t xml:space="preserve">.</w:t>
        </w:r>
      </w:ins>
    </w:p>
    <w:p>
      <w:ins w:id="136" w:author="PR Preview" w:date="2024-01-01T00:00:00Z">
        <w:r>
          <w:pict>
            <v:rect style="width:0;height:1.5pt" o:hralign="center" o:hrstd="t" o:hr="t"/>
          </w:pict>
        </w:r>
      </w:ins>
    </w:p>
    <w:bookmarkEnd w:id="43"/>
    <w:bookmarkStart w:id="44" w:name="X0f44b93a9159b30b472d6c73719fdf994fdbee8"/>
    <w:p>
      <w:pPr>
        <w:pStyle w:val="Heading3"/>
      </w:pPr>
      <w:ins w:id="137" w:author="PR Preview" w:date="2024-01-01T00:00:00Z">
        <w:r>
          <w:t xml:space="preserve">5.4 Self-Inflicted Bias and Model Specification</w:t>
        </w:r>
      </w:ins>
    </w:p>
    <w:p>
      <w:pPr>
        <w:pStyle w:val="Compact"/>
        <w:numPr>
          <w:ilvl w:val="0"/>
          <w:numId w:val="1022"/>
        </w:numPr>
      </w:pPr>
      <w:ins w:id="138" w:author="PR Preview" w:date="2024-01-01T00:00:00Z">
        <w:r>
          <w:t xml:space="preserve">Including</w:t>
        </w:r>
      </w:ins>
      <w:ins w:id="138" w:author="PR Preview" w:date="2024-01-01T00:00:00Z">
        <w:r>
          <w:t xml:space="preserve"> </w:t>
        </w:r>
      </w:ins>
      <w:ins w:id="138" w:author="PR Preview" w:date="2024-01-01T00:00:00Z">
        <w:r>
          <w:rPr>
            <w:b/>
            <w:bCs/>
          </w:rPr>
          <w:t xml:space="preserve">colliders</w:t>
        </w:r>
      </w:ins>
      <w:ins w:id="138" w:author="PR Preview" w:date="2024-01-01T00:00:00Z">
        <w:r>
          <w:t xml:space="preserve"> </w:t>
        </w:r>
      </w:ins>
      <w:ins w:id="138" w:author="PR Preview" w:date="2024-01-01T00:00:00Z">
        <w:r>
          <w:t xml:space="preserve">can cause systematic bias, even though colliders may be good predictors.</w:t>
        </w:r>
      </w:ins>
    </w:p>
    <w:p>
      <w:pPr>
        <w:pStyle w:val="Compact"/>
        <w:numPr>
          <w:ilvl w:val="0"/>
          <w:numId w:val="1022"/>
        </w:numPr>
      </w:pPr>
      <w:ins w:id="139" w:author="PR Preview" w:date="2024-01-01T00:00:00Z">
        <w:r>
          <w:t xml:space="preserve">Including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rPr>
            <w:b/>
            <w:bCs/>
          </w:rPr>
          <w:t xml:space="preserve">instruments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(Chapter 16) can amplify bias from unmeasured confounders.</w:t>
        </w:r>
      </w:ins>
    </w:p>
    <w:p>
      <w:pPr>
        <w:pStyle w:val="Compact"/>
        <w:numPr>
          <w:ilvl w:val="0"/>
          <w:numId w:val="1022"/>
        </w:numPr>
      </w:pPr>
      <w:ins w:id="140" w:author="PR Preview" w:date="2024-01-01T00:00:00Z">
        <w:r>
          <w:t xml:space="preserve">Chapter 18 returns to these issues.</w:t>
        </w:r>
      </w:ins>
    </w:p>
    <w:p>
      <w:pPr>
        <w:pStyle w:val="FirstParagraph"/>
      </w:pPr>
      <w:ins w:id="141" w:author="PR Preview" w:date="2024-01-01T00:00:00Z">
        <w:r>
          <w:t xml:space="preserve">Both propensity and structural models require a correctly specified functional form for the covariates (flexible terms such as cubic splines help),</w:t>
        </w:r>
      </w:ins>
      <w:ins w:id="141" w:author="PR Preview" w:date="2024-01-01T00:00:00Z">
        <w:r>
          <w:t xml:space="preserve"> </w:t>
        </w:r>
      </w:ins>
      <w:ins w:id="141" w:author="PR Preview" w:date="2024-01-01T00:00:00Z">
        <w:r>
          <w:t xml:space="preserve">plus exchangeability, positivity, and well-defined interventions.</w:t>
        </w:r>
      </w:ins>
      <w:ins w:id="141" w:author="PR Preview" w:date="2024-01-01T00:00:00Z">
        <w:r>
          <w:t xml:space="preserve"> </w:t>
        </w:r>
      </w:ins>
      <w:ins w:id="141" w:author="PR Preview" w:date="2024-01-01T00:00:00Z">
        <w:r>
          <w:t xml:space="preserve">Chapter 16 presents a method that does not require exchangeability of treatment.</w:t>
        </w:r>
      </w:ins>
    </w:p>
    <w:bookmarkEnd w:id="44"/>
    <w:bookmarkEnd w:id="45"/>
    <w:bookmarkStart w:id="49" w:name="summary"/>
    <w:p>
      <w:pPr>
        <w:pStyle w:val="Heading2"/>
      </w:pPr>
      <w:ins w:id="142" w:author="PR Preview" w:date="2024-01-01T00:00:00Z">
        <w:r>
          <w:t xml:space="preserve">6 Summary</w:t>
        </w:r>
      </w:ins>
    </w:p>
    <w:p>
      <w:ins w:id="143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ins w:id="144" w:author="PR Preview" w:date="2024-01-01T00:00:00Z">
        <w:r>
          <w:t xml:space="preserve">NHEFS estimates of the effect of smoking cessation on weight gain (kg):</w:t>
        </w:r>
      </w:ins>
    </w:p>
    <w:p>
      <w:pPr>
        <w:pStyle w:val="Compact"/>
        <w:numPr>
          <w:ilvl w:val="0"/>
          <w:numId w:val="1023"/>
        </w:numPr>
      </w:pPr>
      <w:ins w:id="145" w:author="PR Preview" w:date="2024-01-01T00:00:00Z">
        <w:r>
          <w:t xml:space="preserve">outcome regression, no product terms: 3.5 (2.6, 4.3);</w:t>
        </w:r>
      </w:ins>
    </w:p>
    <w:p>
      <w:pPr>
        <w:pStyle w:val="Compact"/>
        <w:numPr>
          <w:ilvl w:val="0"/>
          <w:numId w:val="1023"/>
        </w:numPr>
      </w:pPr>
      <w:ins w:id="146" w:author="PR Preview" w:date="2024-01-01T00:00:00Z">
        <w:r>
          <w:t xml:space="preserve">propensity deciles, no product terms: 3.5 (2.6, 4.4);</w:t>
        </w:r>
      </w:ins>
    </w:p>
    <w:p>
      <w:pPr>
        <w:pStyle w:val="Compact"/>
        <w:numPr>
          <w:ilvl w:val="0"/>
          <w:numId w:val="1023"/>
        </w:numPr>
      </w:pPr>
      <w:ins w:id="147" w:author="PR Preview" w:date="2024-01-01T00:00:00Z">
        <w:r>
          <w:t xml:space="preserve">continuous propensity score: 3.6 (2.7, 4.5);</w:t>
        </w:r>
      </w:ins>
    </w:p>
    <w:p>
      <w:pPr>
        <w:pStyle w:val="Compact"/>
        <w:numPr>
          <w:ilvl w:val="0"/>
          <w:numId w:val="1023"/>
        </w:numPr>
      </w:pPr>
      <w:ins w:id="148" w:author="PR Preview" w:date="2024-01-01T00:00:00Z">
        <w:r>
          <w:t xml:space="preserve">standardized over the propensity score: 3.6 (2.7, 4.6).</w:t>
        </w:r>
      </w:ins>
    </w:p>
    <w:p>
      <w:pPr>
        <w:pStyle w:val="FirstParagraph"/>
      </w:pPr>
      <w:ins w:id="149" w:author="PR Preview" w:date="2024-01-01T00:00:00Z">
        <w:r>
          <w:rPr>
            <w:b/>
            <w:bCs/>
          </w:rPr>
          <w:t xml:space="preserve">Takeaways</w:t>
        </w:r>
      </w:ins>
      <w:ins w:id="149" w:author="PR Preview" w:date="2024-01-01T00:00:00Z">
        <w:r>
          <w:t xml:space="preserve"> </w:t>
        </w:r>
      </w:ins>
      <w:ins w:id="149" w:author="PR Preview" w:date="2024-01-01T00:00:00Z">
        <w:r>
          <w:t xml:space="preserve">(Hernán and Robins 2020, 199–208)</w:t>
        </w:r>
      </w:ins>
      <w:ins w:id="149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24"/>
        </w:numPr>
      </w:pPr>
      <w:ins w:id="150" w:author="PR Preview" w:date="2024-01-01T00:00:00Z">
        <w:r>
          <w:t xml:space="preserve">Outcome regression and propensity score methods need the same identifying conditions as the g-methods, plus correct nuisance models.</w:t>
        </w:r>
      </w:ins>
    </w:p>
    <w:p>
      <w:pPr>
        <w:pStyle w:val="Compact"/>
        <w:numPr>
          <w:ilvl w:val="0"/>
          <w:numId w:val="1024"/>
        </w:numPr>
      </w:pPr>
      <w:ins w:id="151" w:author="PR Preview" w:date="2024-01-01T00:00:00Z">
        <w:r>
          <w:t xml:space="preserve">The propensity score balances measured covariates only.</w:t>
        </w:r>
      </w:ins>
    </w:p>
    <w:p>
      <w:pPr>
        <w:pStyle w:val="Compact"/>
        <w:numPr>
          <w:ilvl w:val="0"/>
          <w:numId w:val="1024"/>
        </w:numPr>
      </w:pPr>
      <w:ins w:id="152" w:author="PR Preview" w:date="2024-01-01T00:00:00Z">
        <w:r>
          <w:t xml:space="preserve">Matching guarantees positivity automatically but can produce a target population that is hard to characterize;</w:t>
        </w:r>
      </w:ins>
      <w:ins w:id="152" w:author="PR Preview" w:date="2024-01-01T00:00:00Z">
        <w:r>
          <w:t xml:space="preserve"> </w:t>
        </w:r>
      </w:ins>
      <w:ins w:id="152" w:author="PR Preview" w:date="2024-01-01T00:00:00Z">
        <w:r>
          <w:t xml:space="preserve">restricting on real-world variables is preferable.</w:t>
        </w:r>
      </w:ins>
    </w:p>
    <w:p>
      <w:pPr>
        <w:pStyle w:val="Compact"/>
        <w:numPr>
          <w:ilvl w:val="0"/>
          <w:numId w:val="1024"/>
        </w:numPr>
      </w:pPr>
      <w:ins w:id="153" w:author="PR Preview" w:date="2024-01-01T00:00:00Z">
        <w:r>
          <w:t xml:space="preserve">Propensity models should include the variables needed for exchangeability, not the best predictors of treatment.</w:t>
        </w:r>
      </w:ins>
    </w:p>
    <w:p>
      <w:pPr>
        <w:pStyle w:val="Compact"/>
        <w:numPr>
          <w:ilvl w:val="0"/>
          <w:numId w:val="1024"/>
        </w:numPr>
      </w:pPr>
      <w:ins w:id="154" w:author="PR Preview" w:date="2024-01-01T00:00:00Z">
        <w:r>
          <w:t xml:space="preserve">Unlike the g-methods, these methods do not extend readily to time-varying treatments (Part III).</w:t>
        </w:r>
      </w:ins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4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2026-10-02T07:23:09Z</dcterms:created>
  <dcterms:modified xsi:type="dcterms:W3CDTF">2026-10-02T07:23:09Z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