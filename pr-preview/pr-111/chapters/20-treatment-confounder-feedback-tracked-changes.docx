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19 identified sequential exchangeability as a key condition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identifying the causal effects of time-varying treatments.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Suppose a study satisfies the strongest form of sequential exchangeability,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the measured time-varying confounders suffice to estimate the effect of any treatment strategy.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Which confounding adjustment method should we then use?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answer exposes a central problem for time-varying treatments: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 time-varying confounder can drive later treatment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while itself being affected by earlier treatment,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or while sharing with earlier treatment a cause outside that treatment’s measured past,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through a path that conditioning on that measured past does not block.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that happens, traditional adjustment methods can be biased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even though all the information needed for valid estimation is available.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structure of the problem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explains why traditional methods fail.</w:t>
        </w:r>
      </w:ins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insight</w:t>
        </w:r>
      </w:ins>
      <w:ins w:id="3" w:author="PR Preview" w:date="2024-01-01T00:00:00Z">
        <w:r>
          <w:t xml:space="preserve">: when a time-varying confounder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that affects later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is also affected by earlier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or shares with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 cause outside the measured past of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through a path that conditioning on that measured past does not block,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stratifying on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removes confounding for the later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but opens a collider path that creates selection bias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Not adjusting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leaves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confounded.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Either way the estimate of a treatment-strategy effect is biased;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g-methods (Chapter 21) avoid both problems.</w:t>
        </w:r>
      </w:ins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ins w:id="6" w:author="PR Preview" w:date="2024-01-01T00:00:00Z">
        <w:r>
          <w:t xml:space="preserve">The book’s one-line description is the effect form (a directed path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for some</w:t>
        </w:r>
      </w:ins>
      <w:ins w:id="6" w:author="PR Preview" w:date="2024-01-01T00:00:00Z">
        <w:r>
          <w:t xml:space="preserve"> </w:t>
        </w:r>
      </w:ins>
      <m:oMath>
        <m:r>
          <m:t>j</m:t>
        </m:r>
        <m:r>
          <m:rPr>
            <m:sty m:val="p"/>
          </m:rPr>
          <m:t>&lt;</m:t>
        </m:r>
        <m:r>
          <m:t>k</m:t>
        </m:r>
      </m:oMath>
      <w:ins w:id="6" w:author="PR Preview" w:date="2024-01-01T00:00:00Z">
        <w:r>
          <w:t xml:space="preserve">):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“the confounder affects the treatment and the treatment affects the confounder”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(Hernán and Robins 2020, 267)</w:t>
        </w:r>
      </w:ins>
      <w:ins w:id="6" w:author="PR Preview" w:date="2024-01-01T00:00:00Z">
        <w:r>
          <w:t xml:space="preserve">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The book gives the same name to the case in which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shares an unmeasured cause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with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(its Figures 20.4 and 20.6),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because conditioning on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produces the same bias in that case as in the effect form;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the observed data also cannot tell the two cases apart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(Hernán and Robins 2020, 269 and 272)</w:t>
        </w:r>
      </w:ins>
      <w:ins w:id="6" w:author="PR Preview" w:date="2024-01-01T00:00:00Z">
        <w:r>
          <w:t xml:space="preserve">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The second clause of</w:t>
        </w:r>
      </w:ins>
      <w:ins w:id="6" w:author="PR Preview" w:date="2024-01-01T00:00:00Z">
        <w:r>
          <w:t xml:space="preserve"> </w:t>
        </w:r>
      </w:ins>
      <w:hyperlink w:anchor="def-treatment-confounder-feedback">
        <w:r>
          <w:rPr>
            <w:rStyle w:val="Hyperlink"/>
          </w:rPr>
          <w:t xml:space="preserve">Definition 1</w:t>
        </w:r>
      </w:hyperlink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covers that case only.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It excludes a common cause in the measured past,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such as an earlier confounder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that affects both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and</w:t>
        </w:r>
      </w:ins>
      <w:ins w:id="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6" w:author="PR Preview" w:date="2024-01-01T00:00:00Z">
        <w:r>
          <w:t xml:space="preserve">;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otherwise almost every persistent confounder would count as feedback.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ins w:id="1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ins w:id="1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ins w:id="1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ins w:id="2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ins w:id="26" w:author="PR Preview" w:date="2024-01-01T00:00:00Z">
        <w:r>
          <w:t xml:space="preserve">The effects of</w:t>
        </w:r>
      </w:ins>
      <w:ins w:id="2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</w:t>
        </w:r>
      </w:ins>
      <w:ins w:id="2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are each null.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Each null taken alone does not establish the joint null for the strategy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6" w:author="PR Preview" w:date="2024-01-01T00:00:00Z">
        <w:r>
          <w:t xml:space="preserve">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 g-null theorem of Technical Point 20.1 does not apply directly,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because its premise is conditional independence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 the examples check only conditional means.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 mean joint null says that</w:t>
        </w:r>
      </w:ins>
      <w:ins w:id="2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is the same for every static strategy.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 equal conditional means of</w:t>
        </w:r>
      </w:ins>
      <w:ins w:id="26" w:author="PR Preview" w:date="2024-01-01T00:00:00Z">
        <w:r>
          <w:t xml:space="preserve"> </w:t>
        </w:r>
      </w:ins>
      <w:hyperlink w:anchor="exm-no-effect-a1">
        <w:r>
          <w:rPr>
            <w:rStyle w:val="Hyperlink"/>
          </w:rPr>
          <w:t xml:space="preserve">Example 6</w:t>
        </w:r>
      </w:hyperlink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and</w:t>
        </w:r>
      </w:ins>
      <w:ins w:id="26" w:author="PR Preview" w:date="2024-01-01T00:00:00Z">
        <w:r>
          <w:t xml:space="preserve"> </w:t>
        </w:r>
      </w:ins>
      <w:hyperlink w:anchor="exm-no-effect-a0">
        <w:r>
          <w:rPr>
            <w:rStyle w:val="Hyperlink"/>
          </w:rPr>
          <w:t xml:space="preserve">Example 7</w:t>
        </w:r>
      </w:hyperlink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are enough for it,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as computing the mean outcome under each static strategy with the g-formula shows.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That computation uses all three identifiability conditions (</w:t>
        </w:r>
      </w:ins>
      <w:hyperlink w:anchor="rem-identifiability-by-design">
        <w:r>
          <w:rPr>
            <w:rStyle w:val="Hyperlink"/>
          </w:rPr>
          <w:t xml:space="preserve">Remark 4</w:t>
        </w:r>
      </w:hyperlink>
      <w:ins w:id="26" w:author="PR Preview" w:date="2024-01-01T00:00:00Z">
        <w:r>
          <w:t xml:space="preserve">):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sequential exchangeability (unconditionally for the randomized</w:t>
        </w:r>
      </w:ins>
      <w:ins w:id="2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26" w:author="PR Preview" w:date="2024-01-01T00:00:00Z">
        <w:r>
          <w:t xml:space="preserve">, and given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for</w:t>
        </w:r>
      </w:ins>
      <w:ins w:id="2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6" w:author="PR Preview" w:date="2024-01-01T00:00:00Z">
        <w:r>
          <w:t xml:space="preserve">),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positivity, and consistency.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Under these conditions,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8" w:author="PR Preview" w:date="2024-01-01T00:00:00Z">
        <w:r>
          <w:t xml:space="preserve">From</w:t>
        </w:r>
      </w:ins>
      <w:ins w:id="28" w:author="PR Preview" w:date="2024-01-01T00:00:00Z">
        <w:r>
          <w:t xml:space="preserve"> </w:t>
        </w:r>
      </w:ins>
      <w:hyperlink w:anchor="tbl-hiv-feedback-trial">
        <w:r>
          <w:rPr>
            <w:rStyle w:val="Hyperlink"/>
          </w:rPr>
          <w:t xml:space="preserve">Table 1</w:t>
        </w:r>
      </w:hyperlink>
      <w:ins w:id="28" w:author="PR Preview" w:date="2024-01-01T00:00:00Z">
        <w:r>
          <w:t xml:space="preserve">,</w:t>
        </w:r>
      </w:ins>
      <w:ins w:id="2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and</w:t>
        </w:r>
      </w:ins>
      <w:ins w:id="2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ins w:id="28" w:author="PR Preview" w:date="2024-01-01T00:00:00Z">
        <w:r>
          <w:t xml:space="preserve">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and the cell means do not depend on</w:t>
        </w:r>
      </w:ins>
      <w:ins w:id="2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8" w:author="PR Preview" w:date="2024-01-01T00:00:00Z">
        <w:r>
          <w:t xml:space="preserve">, so for either value of</w:t>
        </w:r>
      </w:ins>
      <w:ins w:id="2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" w:author="PR Preview" w:date="2024-01-01T00:00:00Z">
        <w:r>
          <w:t xml:space="preserve">So</w:t>
        </w:r>
      </w:ins>
      <w:ins w:id="3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r>
          <m:t>60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for every</w:t>
        </w:r>
      </w:ins>
      <w:ins w:id="3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0" w:author="PR Preview" w:date="2024-01-01T00:00:00Z">
        <w:r>
          <w:t xml:space="preserve">, and in particular</w:t>
        </w:r>
      </w:ins>
      <w:ins w:id="3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ins w:id="30" w:author="PR Preview" w:date="2024-01-01T00:00:00Z">
        <w:r>
          <w:t xml:space="preserve">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Do conventional analyses recover this?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ins w:id="3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ins w:id="4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ins w:id="4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ins w:id="5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ins w:id="5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ins w:id="59" w:author="PR Preview" w:date="2024-01-01T00:00:00Z">
        <w:r>
          <w:t xml:space="preserve">Suppose the target is the short-term effect of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(</w:t>
        </w:r>
      </w:ins>
      <w:hyperlink w:anchor="def-short-term-effect">
        <w:r>
          <w:rPr>
            <w:rStyle w:val="Hyperlink"/>
          </w:rPr>
          <w:t xml:space="preserve">Definition 2</w:t>
        </w:r>
      </w:hyperlink>
      <w:ins w:id="59" w:author="PR Preview" w:date="2024-01-01T00:00:00Z">
        <w:r>
          <w:t xml:space="preserve">),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treating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as a time-fixed treatment.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ins w:id="6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ins w:id="65" w:author="PR Preview" w:date="2024-01-01T00:00:00Z">
        <w:r>
          <w:rPr>
            <w:b/>
            <w:bCs/>
          </w:rPr>
          <w:t xml:space="preserve">Treatment-confounder feedback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(</w:t>
        </w:r>
      </w:ins>
      <w:hyperlink w:anchor="def-treatment-confounder-feedback">
        <w:r>
          <w:rPr>
            <w:rStyle w:val="Hyperlink"/>
          </w:rPr>
          <w:t xml:space="preserve">Definition 1</w:t>
        </w:r>
      </w:hyperlink>
      <w:ins w:id="65" w:author="PR Preview" w:date="2024-01-01T00:00:00Z">
        <w:r>
          <w:t xml:space="preserve">):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 time-varying confounder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affects later treatment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and, for some earlier treatment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(</w:t>
        </w:r>
      </w:ins>
      <m:oMath>
        <m:r>
          <m:t>j</m:t>
        </m:r>
        <m:r>
          <m:rPr>
            <m:sty m:val="p"/>
          </m:rPr>
          <m:t>&lt;</m:t>
        </m:r>
        <m:r>
          <m:t>k</m:t>
        </m:r>
      </m:oMath>
      <w:ins w:id="65" w:author="PR Preview" w:date="2024-01-01T00:00:00Z">
        <w:r>
          <w:t xml:space="preserve">), either is affected by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or shares with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 cause outside the measured past of</w:t>
        </w:r>
      </w:ins>
      <w:ins w:id="6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j</m:t>
            </m:r>
          </m:sub>
        </m:sSub>
      </m:oMath>
      <w:ins w:id="65" w:author="PR Preview" w:date="2024-01-01T00:00:00Z">
        <w:r>
          <w:t xml:space="preserve">,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through a path that conditioning on that measured past does not block.</w:t>
        </w:r>
      </w:ins>
    </w:p>
    <w:p>
      <w:pPr>
        <w:pStyle w:val="Compact"/>
        <w:numPr>
          <w:ilvl w:val="0"/>
          <w:numId w:val="1012"/>
        </w:numPr>
      </w:pPr>
      <w:ins w:id="66" w:author="PR Preview" w:date="2024-01-01T00:00:00Z">
        <w:r>
          <w:t xml:space="preserve">In</w:t>
        </w:r>
      </w:ins>
      <w:ins w:id="66" w:author="PR Preview" w:date="2024-01-01T00:00:00Z">
        <w:r>
          <w:t xml:space="preserve"> </w:t>
        </w:r>
      </w:ins>
      <w:hyperlink w:anchor="tbl-hiv-feedback-trial">
        <w:r>
          <w:rPr>
            <w:rStyle w:val="Hyperlink"/>
          </w:rPr>
          <w:t xml:space="preserve">Table 1</w:t>
        </w:r>
      </w:hyperlink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the true effect of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“always treat”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vs. </w:t>
        </w:r>
      </w:ins>
      <w:ins w:id="66" w:author="PR Preview" w:date="2024-01-01T00:00:00Z">
        <w:r>
          <w:t xml:space="preserve">“never treat”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is 0,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yet the unadjusted analysis gives</w:t>
        </w:r>
      </w:ins>
      <w:ins w:id="66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13.3</m:t>
        </m:r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and stratification on</w:t>
        </w:r>
      </w:ins>
      <w:ins w:id="6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gives</w:t>
        </w:r>
      </w:ins>
      <w:ins w:id="66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66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ins w:id="68" w:author="PR Preview" w:date="2024-01-01T00:00:00Z">
        <w:r>
          <w:t xml:space="preserve">Conventional outcome regression (reading the effect off treatment coefficients in a model that conditions on</w:t>
        </w:r>
      </w:ins>
      <w:ins w:id="6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8" w:author="PR Preview" w:date="2024-01-01T00:00:00Z">
        <w:r>
          <w:t xml:space="preserve">)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and matching are stratification-based too,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so they are biased even when the regression model is correct.</w:t>
        </w:r>
      </w:ins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ins w:id="1074" w:author="PR Preview" w:date="2024-01-01T00:00:00Z">
        <w:r>
          <w:t xml:space="preserve">Robins, James M. 1986.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“A New Approach to Causal Inference in Mortality Studies with a Sustained Exposure Period – Application to Control of the Healthy Worker Survivor Effect.”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rPr>
            <w:i/>
            <w:iCs/>
          </w:rPr>
          <w:t xml:space="preserve">Mathematical Modelling</w:t>
        </w:r>
      </w:ins>
      <w:ins w:id="1074" w:author="PR Preview" w:date="2024-01-01T00:00:00Z">
        <w:r>
          <w:t xml:space="preserve"> </w:t>
        </w:r>
      </w:ins>
      <w:ins w:id="1074" w:author="PR Preview" w:date="2024-01-01T00:00:00Z">
        <w:r>
          <w:t xml:space="preserve">7: 1393–512.</w:t>
        </w:r>
      </w:ins>
    </w:p>
    <w:bookmarkEnd w:id="83"/>
    <w:bookmarkStart w:id="85" w:name="ref-robins1987addendum"/>
    <w:p>
      <w:pPr>
        <w:pStyle w:val="Bibliography"/>
      </w:pPr>
      <w:ins w:id="1075" w:author="PR Preview" w:date="2024-01-01T00:00:00Z">
        <w:r>
          <w:t xml:space="preserve">Robins, James M. 1987.</w:t>
        </w:r>
      </w:ins>
      <w:ins w:id="1075" w:author="PR Preview" w:date="2024-01-01T00:00:00Z">
        <w:r>
          <w:t xml:space="preserve"> </w:t>
        </w:r>
      </w:ins>
      <w:ins w:id="1075" w:author="PR Preview" w:date="2024-01-01T00:00:00Z">
        <w:r>
          <w:t xml:space="preserve">“Addendum to</w:t>
        </w:r>
      </w:ins>
      <w:ins w:id="1075" w:author="PR Preview" w:date="2024-01-01T00:00:00Z">
        <w:r>
          <w:t xml:space="preserve"> </w:t>
        </w:r>
      </w:ins>
      <w:ins w:id="1075" w:author="PR Preview" w:date="2024-01-01T00:00:00Z">
        <w:r>
          <w:t xml:space="preserve">‘a New Approach to Causal Inference in Mortality Studies with a Sustained Exposure Period – Application to Control of the Healthy Worker Survivor Effect’</w:t>
        </w:r>
      </w:ins>
      <w:ins w:id="1075" w:author="PR Preview" w:date="2024-01-01T00:00:00Z">
        <w:r>
          <w:t xml:space="preserve">.”</w:t>
        </w:r>
      </w:ins>
      <w:ins w:id="1075" w:author="PR Preview" w:date="2024-01-01T00:00:00Z">
        <w:r>
          <w:t xml:space="preserve"> </w:t>
        </w:r>
      </w:ins>
      <w:ins w:id="1075" w:author="PR Preview" w:date="2024-01-01T00:00:00Z">
        <w:r>
          <w:rPr>
            <w:i/>
            <w:iCs/>
          </w:rPr>
          <w:t xml:space="preserve">Computers &amp; Mathematics with Applications</w:t>
        </w:r>
      </w:ins>
      <w:ins w:id="1075" w:author="PR Preview" w:date="2024-01-01T00:00:00Z">
        <w:r>
          <w:t xml:space="preserve"> </w:t>
        </w:r>
      </w:ins>
      <w:ins w:id="1075" w:author="PR Preview" w:date="2024-01-01T00:00:00Z">
        <w:r>
          <w:t xml:space="preserve">14 (9-12): 923–45.</w:t>
        </w:r>
      </w:ins>
      <w:ins w:id="1075" w:author="PR Preview" w:date="2024-01-01T00:00:00Z">
        <w:r>
          <w:t xml:space="preserve"> </w:t>
        </w:r>
      </w:ins>
      <w:hyperlink r:id="rId84">
        <w:r>
          <w:rPr>
            <w:rStyle w:val="Hyperlink"/>
          </w:rPr>
          <w:t xml:space="preserve">https://doi.org/10.1016/0898-1221(87)90238-0</w:t>
        </w:r>
      </w:hyperlink>
      <w:ins w:id="1075" w:author="PR Preview" w:date="2024-01-01T00:00:00Z">
        <w:r>
          <w:t xml:space="preserve">.</w:t>
        </w:r>
      </w:ins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2026-10-08T01:47:45Z</dcterms:created>
  <dcterms:modified xsi:type="dcterms:W3CDTF">2026-10-08T01:47:45Z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