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looking-up-thunder"/>
          <w:p>
            <w:pPr>
              <w:pStyle w:val="BodyText"/>
            </w:pPr>
            <w:r>
              <w:rPr>
                <w:b/>
                <w:bCs/>
              </w:rPr>
              <w:t xml:space="preserve">Example 1 (Looking Up at the Sky, with Thunder)</w:t>
            </w:r>
            <w:r>
              <w:t xml:space="preserve"> </w:t>
            </w:r>
            <w:r>
              <w:t xml:space="preserve">An investigator sees that when one pedestrian glances at the sky, a second pedestrian often does the same.</w:t>
            </w:r>
            <w:r>
              <w:t xml:space="preserve"> </w:t>
            </w:r>
            <w:r>
              <w:t xml:space="preserve">But a loud clap of thunder also makes passers-by glance upward,</w:t>
            </w:r>
            <w:r>
              <w:t xml:space="preserve"> </w:t>
            </w:r>
            <w:r>
              <w:t xml:space="preserve">and the thunder can prompt both glances at once.</w:t>
            </w:r>
            <w:r>
              <w:t xml:space="preserve"> </w:t>
            </w:r>
            <w:r>
              <w:t xml:space="preserve">From the data alone she cannot separate the influence of the first pedestrian from that of the thunder:</w:t>
            </w:r>
            <w:r>
              <w:t xml:space="preserve"> </w:t>
            </w:r>
            <w:r>
              <w:t xml:space="preserve">the two effects are entangled.</w:t>
            </w:r>
          </w:p>
          <w:bookmarkEnd w:id="9"/>
        </w:tc>
      </w:tr>
    </w:tbl>
    <w:p>
      <w:pPr>
        <w:pStyle w:val="BodyText"/>
      </w:pPr>
      <w:ins w:id="1" w:author="PR Preview" w:date="2024-01-01T00:00:00Z">
        <w:r>
          <w:t xml:space="preserve">In a randomized experiment treatment is assigned by a coin flip,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but in an observational study treatment may be determined by factors that also affect the outcome.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The effects of those factors then become entangled with the effect of treatment.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This chapter calls that entanglement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i/>
            <w:iCs/>
          </w:rPr>
          <w:t xml:space="preserve">confounding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and defines it structurally,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links it to exchangeability,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contrasts the structural definition with the traditional definition of a confounder,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introduces single-world intervention graphs (SWIGs),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and reviews methods to adjust for confounding.</w:t>
        </w:r>
      </w:ins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31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1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ins w:id="11" w:author="PR Preview" w:date="2024-01-01T00:00:00Z">
        <w:r>
          <w:t xml:space="preserve">The second path begins with an arrow into</w:t>
        </w:r>
      </w:ins>
      <w:ins w:id="11" w:author="PR Preview" w:date="2024-01-01T00:00:00Z">
        <w:r>
          <w:t xml:space="preserve"> </w:t>
        </w:r>
      </w:ins>
      <m:oMath>
        <m:r>
          <m:t>A</m:t>
        </m:r>
      </m:oMath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(</w:t>
        </w:r>
      </w:ins>
      <m:oMath>
        <m:r>
          <m:t>A</m:t>
        </m:r>
        <m:r>
          <m:rPr>
            <m:sty m:val="p"/>
          </m:rPr>
          <m:t>←</m:t>
        </m:r>
        <m:r>
          <m:t>L</m:t>
        </m:r>
      </m:oMath>
      <w:ins w:id="11" w:author="PR Preview" w:date="2024-01-01T00:00:00Z">
        <w:r>
          <w:t xml:space="preserve">).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(</w:t>
        </w:r>
      </w:ins>
      <w:hyperlink r:id="rId13">
        <w:r>
          <w:rPr>
            <w:rStyle w:val="Hyperlink"/>
          </w:rPr>
          <w:t xml:space="preserve">Paths and causal paths</w:t>
        </w:r>
      </w:hyperlink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are defined in Chapter 6.)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Take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would survive the deletion of every arrow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Equivalently, it begins with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4"/>
        </w:tc>
      </w:tr>
    </w:tbl>
    <w:p>
      <w:pPr>
        <w:pStyle w:val="BodyText"/>
      </w:pPr>
      <w:ins w:id="12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exm-backdoor-path-7-1"/>
          <w:p>
            <w:pPr>
              <w:pStyle w:val="BodyText"/>
            </w:pPr>
            <w:r>
              <w:rPr>
                <w:b/>
                <w:bCs/>
              </w:rPr>
              <w:t xml:space="preserve">Example 2 (The Backdoor Path in Figure 7.1)</w:t>
            </w:r>
            <w:r>
              <w:t xml:space="preserve"> </w:t>
            </w:r>
            <w:r>
              <w:t xml:space="preserve">Deleting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from Figure 7.1 leaves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place,</w:t>
            </w:r>
            <w:r>
              <w:t xml:space="preserve"> </w:t>
            </w:r>
            <w:r>
              <w:t xml:space="preserve">and that path starts with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 is a backdoor path.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causal, so it is not a backdoor path.</w:t>
            </w:r>
          </w:p>
          <w:bookmarkEnd w:id="15"/>
        </w:tc>
      </w:tr>
    </w:tbl>
    <w:p>
      <w:ins w:id="13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14" w:author="PR Preview" w:date="2024-01-01T00:00:00Z">
        <w:r>
          <w:t xml:space="preserve">If</w:t>
        </w:r>
      </w:ins>
      <w:ins w:id="14" w:author="PR Preview" w:date="2024-01-01T00:00:00Z">
        <w:r>
          <w:t xml:space="preserve"> </w:t>
        </w:r>
      </w:ins>
      <m:oMath>
        <m:r>
          <m:t>L</m:t>
        </m:r>
      </m:oMath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did not exist, all the association between</w:t>
        </w:r>
      </w:ins>
      <w:ins w:id="14" w:author="PR Preview" w:date="2024-01-01T00:00:00Z">
        <w:r>
          <w:t xml:space="preserve"> </w:t>
        </w:r>
      </w:ins>
      <m:oMath>
        <m:r>
          <m:t>A</m:t>
        </m:r>
      </m:oMath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and</w:t>
        </w:r>
      </w:ins>
      <w:ins w:id="14" w:author="PR Preview" w:date="2024-01-01T00:00:00Z">
        <w:r>
          <w:t xml:space="preserve"> </w:t>
        </w:r>
      </w:ins>
      <m:oMath>
        <m:r>
          <m:t>Y</m:t>
        </m:r>
      </m:oMath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would be causal,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and the associational risk ratio</w:t>
        </w:r>
      </w:ins>
      <w:ins w:id="14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would equal the causal risk ratio</w:t>
        </w:r>
      </w:ins>
      <w:ins w:id="14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ins w:id="14" w:author="PR Preview" w:date="2024-01-01T00:00:00Z">
        <w:r>
          <w:t xml:space="preserve">.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The common cause</w:t>
        </w:r>
      </w:ins>
      <w:ins w:id="14" w:author="PR Preview" w:date="2024-01-01T00:00:00Z">
        <w:r>
          <w:t xml:space="preserve"> </w:t>
        </w:r>
      </w:ins>
      <m:oMath>
        <m:r>
          <m:t>L</m:t>
        </m:r>
      </m:oMath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adds a second source of association.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confounding"/>
          <w:p>
            <w:pPr>
              <w:pStyle w:val="BodyText"/>
            </w:pPr>
            <w:r>
              <w:rPr>
                <w:b/>
                <w:bCs/>
              </w:rPr>
              <w:t xml:space="preserve">Definition 2 (Confounding)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a treatment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 outcome in a causal DAG.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common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variable with a directed path 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 directed path 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does not pass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is present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a common cause, measured or unmeasured;</w:t>
            </w:r>
            <w:r>
              <w:t xml:space="preserve"> </w:t>
            </w:r>
            <w:r>
              <w:t xml:space="preserve">each common cause opens a backdoor path (</w:t>
            </w:r>
            <w:hyperlink w:anchor="def-backdoor-path-ch7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 between them.</w:t>
            </w:r>
            <w:r>
              <w:t xml:space="preserve"> </w:t>
            </w:r>
            <w:r>
              <w:t xml:space="preserve">The word also names the bias this structure produces:</w:t>
            </w:r>
            <w:r>
              <w:t xml:space="preserve"> </w:t>
            </w:r>
            <w:r>
              <w:t xml:space="preserve">the part of the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flows through the open backdoor paths created by their common causes,</w:t>
            </w:r>
            <w:r>
              <w:t xml:space="preserve"> </w:t>
            </w:r>
            <w:r>
              <w:t xml:space="preserve">a form of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systematic bias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no confounding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common cause.</w:t>
            </w:r>
          </w:p>
          <w:bookmarkEnd w:id="17"/>
        </w:tc>
      </w:tr>
    </w:tbl>
    <w:p>
      <w:pPr>
        <w:pStyle w:val="BodyText"/>
      </w:pPr>
      <w:ins w:id="15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confounding-7-1"/>
          <w:p>
            <w:pPr>
              <w:pStyle w:val="BodyText"/>
            </w:pPr>
            <w:r>
              <w:rPr>
                <w:b/>
                <w:bCs/>
              </w:rPr>
              <w:t xml:space="preserve">Example 3 (Confounding in Figure 7.1)</w:t>
            </w:r>
            <w:r>
              <w:t xml:space="preserve"> </w:t>
            </w:r>
            <w:r>
              <w:t xml:space="preserve">In Figure 7.1,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illustration, 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binary,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have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treated and the untreated have the same risk,</w:t>
            </w:r>
            <w:r>
              <w:t xml:space="preserve"> </w:t>
            </w:r>
            <w:r>
              <w:t xml:space="preserve">and let both treatment levels occur 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treated include a larger share of individuals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than the untreated do,</w:t>
            </w:r>
            <w:r>
              <w:t xml:space="preserve"> </w:t>
            </w:r>
            <w:r>
              <w:t xml:space="preserve">so their risk is higher,</w:t>
            </w:r>
            <w:r>
              <w:t xml:space="preserve"> </w:t>
            </w:r>
            <w:r>
              <w:t xml:space="preserve">and the associational risk ratio exceeds the causal risk ratio of 1.</w:t>
            </w:r>
            <w:r>
              <w:t xml:space="preserve"> </w:t>
            </w:r>
            <w:r>
              <w:t xml:space="preserve">The gap between them is confounding.</w:t>
            </w:r>
          </w:p>
          <w:bookmarkEnd w:id="18"/>
        </w:tc>
      </w:tr>
    </w:tbl>
    <w:bookmarkStart w:id="30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20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confounding-in-practice"/>
          <w:p>
            <w:pPr>
              <w:pStyle w:val="BodyText"/>
            </w:pPr>
            <w:r>
              <w:rPr>
                <w:b/>
                <w:bCs/>
              </w:rPr>
              <w:t xml:space="preserve">Example 4 (Confounding Across Fields)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Occupational factors</w:t>
            </w:r>
            <w:r>
              <w:t xml:space="preserve"> </w:t>
            </w:r>
            <w:r>
              <w:t xml:space="preserve">(Figure 7.1):</w:t>
            </w:r>
            <w:r>
              <w:t xml:space="preserve"> </w:t>
            </w:r>
            <w:r>
              <w:t xml:space="preserve">physical fitness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both working as a firefighter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lower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healthy worker bias</w:t>
            </w:r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Clinical decisions</w:t>
            </w:r>
            <w:r>
              <w:t xml:space="preserve"> </w:t>
            </w:r>
            <w:r>
              <w:t xml:space="preserve">(Figure 7.1 or 7.2):</w:t>
            </w:r>
            <w:r>
              <w:t xml:space="preserve"> </w:t>
            </w:r>
            <w:r>
              <w:t xml:space="preserve">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an indication for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 risk factor for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directly or through unmeasured atherosclerosis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confounding by indication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channeling</w:t>
            </w:r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Lifestyle</w:t>
            </w:r>
            <w:r>
              <w:t xml:space="preserve"> </w:t>
            </w:r>
            <w:r>
              <w:t xml:space="preserve">(Figure 7.3):</w:t>
            </w:r>
            <w:r>
              <w:t xml:space="preserve"> </w:t>
            </w:r>
            <w:r>
              <w:t xml:space="preserve">personality and social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lead to both lack of exercise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which 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 </w:t>
            </w:r>
            <w:r>
              <w:t xml:space="preserve">(Figure 7.3):</w:t>
            </w:r>
            <w:r>
              <w:t xml:space="preserve"> </w:t>
            </w:r>
            <w:r>
              <w:t xml:space="preserve">a DNA sequence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affects trait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more frequent among carriers of sequence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linkage disequilibrium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population stratification</w:t>
            </w:r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Social factors</w:t>
            </w:r>
            <w:r>
              <w:t xml:space="preserve"> </w:t>
            </w:r>
            <w:r>
              <w:t xml:space="preserve">(Figure 7.1):</w:t>
            </w:r>
            <w:r>
              <w:t xml:space="preserve"> </w:t>
            </w:r>
            <w:r>
              <w:t xml:space="preserve">disability at age 55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income at age 65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disability at age 75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Environmental exposures</w:t>
            </w:r>
            <w:r>
              <w:t xml:space="preserve"> </w:t>
            </w:r>
            <w:r>
              <w:t xml:space="preserve">(Figure 7.3):</w:t>
            </w:r>
            <w:r>
              <w:t xml:space="preserve"> </w:t>
            </w:r>
            <w:r>
              <w:t xml:space="preserve">weather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 levels of particulate matter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of other pollutants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cause coronary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In every item a variable (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) causes both treatment and outcome,</w:t>
            </w:r>
            <w:r>
              <w:t xml:space="preserve"> </w:t>
            </w:r>
            <w:r>
              <w:t xml:space="preserve">so each is an instance of confounding in the sense of</w:t>
            </w:r>
            <w:r>
              <w:t xml:space="preserve"> </w:t>
            </w:r>
            <w:hyperlink w:anchor="def-confounding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.</w:t>
            </w:r>
          </w:p>
          <w:bookmarkEnd w:id="22"/>
        </w:tc>
      </w:tr>
    </w:tbl>
    <w:p>
      <w:pPr>
        <w:pStyle w:val="BodyText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Notation: Double-Headed Edges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Some authors draw an unmeasured common 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 its two arrows as a single double-headed (bidirected) edge between the two measured variables that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causes.</w:t>
            </w:r>
            <w:r>
              <w:t xml:space="preserve"> </w:t>
            </w:r>
            <w:r>
              <w:t xml:space="preserve">This chapter keeps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on the graph, in gray.</w:t>
            </w:r>
          </w:p>
          <w:p/>
        </w:tc>
      </w:tr>
    </w:tbl>
    <w:p>
      <w:ins w:id="24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rem-common-cause-associations-real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(Associations from Common Causes Are Real). </w:t>
            </w:r>
            <w:r>
              <w:t xml:space="preserve">Early statistical accounts of confounding dismissed the associations it produces:</w:t>
            </w:r>
            <w:r>
              <w:t xml:space="preserve"> </w:t>
            </w:r>
            <w:r>
              <w:t xml:space="preserve">Yule (1903), writing about discrete variables, called them</w:t>
            </w:r>
            <w:r>
              <w:t xml:space="preserve"> </w:t>
            </w:r>
            <w:r>
              <w:t xml:space="preserve">“fictitious”</w:t>
            </w:r>
            <w:r>
              <w:t xml:space="preserve">,</w:t>
            </w:r>
            <w:r>
              <w:t xml:space="preserve"> </w:t>
            </w:r>
            <w:r>
              <w:t xml:space="preserve">“illusory”</w:t>
            </w:r>
            <w:r>
              <w:t xml:space="preserve">, and</w:t>
            </w:r>
            <w:r>
              <w:t xml:space="preserve"> </w:t>
            </w:r>
            <w:r>
              <w:t xml:space="preserve">“apparent”</w:t>
            </w:r>
            <w:r>
              <w:t xml:space="preserve">,</w:t>
            </w:r>
            <w:r>
              <w:t xml:space="preserve"> </w:t>
            </w:r>
            <w:r>
              <w:t xml:space="preserve">and Pearson et al. (1899), writing about continuous ones, called them</w:t>
            </w:r>
            <w:r>
              <w:t xml:space="preserve"> </w:t>
            </w:r>
            <w:r>
              <w:t xml:space="preserve">“spurious”</w:t>
            </w:r>
            <w:r>
              <w:t xml:space="preserve"> </w:t>
            </w:r>
            <w:r>
              <w:t xml:space="preserve">(Hernán and Robins 2020, 92)</w:t>
            </w:r>
            <w:r>
              <w:t xml:space="preserve">.</w:t>
            </w:r>
            <w:r>
              <w:t xml:space="preserve"> </w:t>
            </w:r>
            <w:r>
              <w:t xml:space="preserve">Yet such associations are genuine features of the population.</w:t>
            </w:r>
            <w:r>
              <w:t xml:space="preserve"> </w:t>
            </w:r>
            <w:r>
              <w:t xml:space="preserve">What they cannot be is an estimate of the effect of treatment.</w:t>
            </w:r>
          </w:p>
          <w:bookmarkEnd w:id="26"/>
        </w:tc>
      </w:tr>
    </w:tbl>
    <w:p>
      <w:pPr>
        <w:pStyle w:val="BodyText"/>
      </w:pPr>
      <w:ins w:id="25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Standing Assumptions in This Chapter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Unless stated otherwise, this chapter assumes that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and consistency hold;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there are no selection nodes, so the study sample represents the target population;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every node in a causal diagram is measured without error;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there is no random variability (the population is infinitely large).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Chapters 8, 9, and 10 relax the last three assumptions in turn</w:t>
            </w:r>
            <w:r>
              <w:t xml:space="preserve"> </w:t>
            </w:r>
            <w:r>
              <w:t xml:space="preserve">(Hernán and Robins 2020, 92–93)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26" w:author="PR Preview" w:date="2024-01-01T00:00:00Z">
        <w:r>
          <w:t xml:space="preserve">The book reserves the term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rPr>
            <w:i/>
            <w:iCs/>
          </w:rPr>
          <w:t xml:space="preserve">confounding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for the common-cause structure of</w:t>
        </w:r>
      </w:ins>
      <w:ins w:id="26" w:author="PR Preview" w:date="2024-01-01T00:00:00Z">
        <w:r>
          <w:t xml:space="preserve"> </w:t>
        </w:r>
      </w:ins>
      <w:hyperlink w:anchor="def-confounding">
        <w:r>
          <w:rPr>
            <w:rStyle w:val="Hyperlink"/>
          </w:rPr>
          <w:t xml:space="preserve">Definition 2</w:t>
        </w:r>
      </w:hyperlink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and uses other names for biases with other structures.</w:t>
        </w:r>
      </w:ins>
    </w:p>
    <w:bookmarkEnd w:id="30"/>
    <w:bookmarkEnd w:id="31"/>
    <w:bookmarkStart w:id="61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29" w:author="PR Preview" w:date="2024-01-01T00:00:00Z">
        <w:r>
          <w:t xml:space="preserve">Exchangeability was defined in Chapter 2: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rPr>
            <w:b/>
            <w:bCs/>
          </w:rPr>
          <w:t xml:space="preserve">marginal exchangeability</w:t>
        </w:r>
      </w:ins>
      <w:ins w:id="29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(</w:t>
        </w:r>
      </w:ins>
      <w:hyperlink r:id="rId32">
        <w:r>
          <w:rPr>
            <w:rStyle w:val="Hyperlink"/>
          </w:rPr>
          <w:t xml:space="preserve">Chapter 2</w:t>
        </w:r>
      </w:hyperlink>
      <w:ins w:id="29" w:author="PR Preview" w:date="2024-01-01T00:00:00Z">
        <w:r>
          <w:t xml:space="preserve">)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and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rPr>
            <w:b/>
            <w:bCs/>
          </w:rPr>
          <w:t xml:space="preserve">conditional exchangeability</w:t>
        </w:r>
      </w:ins>
      <w:ins w:id="29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(</w:t>
        </w:r>
      </w:ins>
      <w:hyperlink r:id="rId33">
        <w:r>
          <w:rPr>
            <w:rStyle w:val="Hyperlink"/>
          </w:rPr>
          <w:t xml:space="preserve">Chapter 2</w:t>
        </w:r>
      </w:hyperlink>
      <w:ins w:id="29" w:author="PR Preview" w:date="2024-01-01T00:00:00Z">
        <w:r>
          <w:t xml:space="preserve">).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The next three results show what each one identifies.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prp-marginal-identification-ch7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Under Marginal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a binary treatment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 outcome.</w:t>
            </w:r>
            <w:r>
              <w:t xml:space="preserve"> </w:t>
            </w:r>
            <w:r>
              <w:t xml:space="preserve">Assume marginal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consistency 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),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average causal effect equals the associational difference:</w:t>
            </w:r>
          </w:p>
          <w:p>
            <w:pPr>
              <w:pStyle w:val="BodyText"/>
            </w:pPr>
            <w:bookmarkStart w:id="34" w:name="eq-marginal-identification-ch7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4"/>
          </w:p>
          <w:bookmarkEnd w:id="35"/>
        </w:tc>
      </w:tr>
    </w:tbl>
    <w:p>
      <w:pPr>
        <w:pStyle w:val="FirstParagraph"/>
      </w:pPr>
      <w:ins w:id="30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Positivity makes the conditional mean in the first line well defined.</w:t>
            </w:r>
          </w:p>
          <w:p/>
        </w:tc>
      </w:tr>
    </w:tbl>
    <w:p>
      <w:pPr>
        <w:pStyle w:val="BodyText"/>
      </w:pPr>
      <w:ins w:id="31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coin-flip-trial"/>
          <w:p>
            <w:pPr>
              <w:pStyle w:val="BodyText"/>
            </w:pPr>
            <w:r>
              <w:rPr>
                <w:b/>
                <w:bCs/>
              </w:rPr>
              <w:t xml:space="preserve">Example 5 (A Marginally Randomized Experiment)</w:t>
            </w:r>
            <w:r>
              <w:t xml:space="preserve"> </w:t>
            </w:r>
            <w:r>
              <w:t xml:space="preserve">In a trial in which a coin decides who is treated, nothing causes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by design.</w:t>
            </w:r>
            <w:r>
              <w:t xml:space="preserve"> </w:t>
            </w:r>
            <w:r>
              <w:t xml:space="preserve">If, hypothetically, 30% of the treated and 40% of the untreated die,</w:t>
            </w:r>
            <w:r>
              <w:t xml:space="preserve"> </w:t>
            </w:r>
            <w:hyperlink w:anchor="prp-marginal-identification-ch7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gives a causal risk difference of</w:t>
            </w:r>
            <w:r>
              <w:t xml:space="preserve"> </w:t>
            </w:r>
            <m:oMath>
              <m:r>
                <m:t>0.30</m:t>
              </m:r>
              <m:r>
                <m:rPr>
                  <m:sty m:val="p"/>
                </m:rPr>
                <m:t>−</m:t>
              </m:r>
              <m:r>
                <m:t>0.40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0.10</m:t>
              </m:r>
            </m:oMath>
            <w:r>
              <w:t xml:space="preserve">.</w:t>
            </w:r>
          </w:p>
          <w:bookmarkEnd w:id="3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prp-conditional-identification-ch7"/>
          <w:p>
            <w:pPr>
              <w:pStyle w:val="BodyText"/>
            </w:pPr>
            <w:r>
              <w:rPr>
                <w:b/>
                <w:bCs/>
              </w:rPr>
              <w:t xml:space="preserve">Proposition 2 (Stratum-Specific Identification Under Conditional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a treatment,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 outcome,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discrete set of covariates.</w:t>
            </w:r>
            <w:r>
              <w:t xml:space="preserve"> </w:t>
            </w:r>
            <w:r>
              <w:t xml:space="preserve">Fix a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assume, for this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consistency 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Then, for every such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w:bookmarkStart w:id="37" w:name="eq-conditional-identification-ch7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7"/>
          </w:p>
          <w:p>
            <w:pPr>
              <w:pStyle w:val="FirstParagraph"/>
            </w:pPr>
            <w:r>
              <w:t xml:space="preserve">If the assumptions hold 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conditional effects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therefore identified by stratification.</w:t>
            </w:r>
          </w:p>
          <w:bookmarkEnd w:id="38"/>
        </w:tc>
      </w:tr>
    </w:tbl>
    <w:p>
      <w:pPr>
        <w:pStyle w:val="BodyText"/>
      </w:pPr>
      <w:ins w:id="33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/>
        </w:tc>
      </w:tr>
    </w:tbl>
    <w:p>
      <w:pPr>
        <w:pStyle w:val="BodyText"/>
      </w:pPr>
      <w:ins w:id="34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a discrete set of covariates and fix a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consistency 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Then, with the sum over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The second line applies</w:t>
            </w:r>
            <w:r>
              <w:t xml:space="preserve"> </w:t>
            </w:r>
            <w:hyperlink w:anchor="eq-conditional-identification-ch7">
              <w:r>
                <w:rPr>
                  <w:rStyle w:val="Hyperlink"/>
                </w:rPr>
                <w:t xml:space="preserve">Equation 2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prp-conditional-identification-ch7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in each stratum.</w:t>
            </w:r>
          </w:p>
          <w:p>
            <w:pPr>
              <w:pStyle w:val="BodyText"/>
            </w:pPr>
            <w:r>
              <w:t xml:space="preserve">Positivity makes every conditional mean in the sums well defined.</w:t>
            </w:r>
          </w:p>
          <w:p/>
        </w:tc>
      </w:tr>
    </w:tbl>
    <w:bookmarkStart w:id="41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standardization-numerical-ch7"/>
          <w:p>
            <w:pPr>
              <w:pStyle w:val="BodyText"/>
            </w:pPr>
            <w:r>
              <w:rPr>
                <w:b/>
                <w:bCs/>
              </w:rPr>
              <w:t xml:space="preserve">Example 6 (Standardization Removes a Confounded Difference)</w:t>
            </w:r>
            <w:r>
              <w:t xml:space="preserve"> </w:t>
            </w:r>
            <w:r>
              <w:t xml:space="preserve">This hypothetical example is not from the book.</w:t>
            </w:r>
            <w:r>
              <w:t xml:space="preserve"> </w:t>
            </w:r>
            <w:r>
              <w:t xml:space="preserve">Twenty individuals each either receive a drug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or do not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indicates a high-risk group;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indicates death.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L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Deaths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</w:t>
                  </w:r>
                </w:p>
              </w:tc>
            </w:tr>
          </w:tbl>
          <w:p>
            <w:pPr>
              <w:pStyle w:val="BodyText"/>
            </w:pPr>
            <w:r>
              <w:t xml:space="preserve">Crude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Assume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the only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t>0.50</m:t>
              </m:r>
            </m:oMath>
            <w:r>
              <w:t xml:space="preserve">, standardization (</w:t>
            </w:r>
            <w:hyperlink w:anchor="thm-standardization-ch7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 gives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so the standardized risk difference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while the crude risk difference is</w:t>
            </w:r>
            <w:r>
              <w:t xml:space="preserve"> </w:t>
            </w:r>
            <m:oMath>
              <m:r>
                <m:t>0.40</m:t>
              </m:r>
              <m:r>
                <m:rPr>
                  <m:sty m:val="p"/>
                </m:rPr>
                <m:t>−</m:t>
              </m:r>
              <m:r>
                <m:t>0.10</m:t>
              </m:r>
              <m:r>
                <m:rPr>
                  <m:sty m:val="p"/>
                </m:rPr>
                <m:t>=</m:t>
              </m:r>
              <m:r>
                <m:t>0.30</m:t>
              </m:r>
            </m:oMath>
            <w:r>
              <w:t xml:space="preserve">.</w:t>
            </w:r>
          </w:p>
          <w:bookmarkEnd w:id="40"/>
        </w:tc>
      </w:tr>
    </w:tbl>
    <w:p>
      <w:pPr>
        <w:pStyle w:val="BodyText"/>
      </w:pPr>
      <w:ins w:id="38" w:author="PR Preview" w:date="2024-01-01T00:00:00Z">
        <w:r>
          <w:t xml:space="preserve">The high-risk group (</w:t>
        </w:r>
      </w:ins>
      <m:oMath>
        <m:r>
          <m:t>L</m:t>
        </m:r>
        <m:r>
          <m:rPr>
            <m:sty m:val="p"/>
          </m:rPr>
          <m:t>=</m:t>
        </m:r>
        <m:r>
          <m:t>1</m:t>
        </m:r>
      </m:oMath>
      <w:ins w:id="38" w:author="PR Preview" w:date="2024-01-01T00:00:00Z">
        <w:r>
          <w:t xml:space="preserve">) is treated more often (</w:t>
        </w:r>
      </w:ins>
      <m:oMath>
        <m:r>
          <m:t>8</m:t>
        </m:r>
        <m:r>
          <m:rPr>
            <m:sty m:val="p"/>
          </m:rPr>
          <m:t>/</m:t>
        </m:r>
        <m:r>
          <m:t>10</m:t>
        </m:r>
      </m:oMath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versus</w:t>
        </w:r>
      </w:ins>
      <w:ins w:id="38" w:author="PR Preview" w:date="2024-01-01T00:00:00Z">
        <w:r>
          <w:t xml:space="preserve"> </w:t>
        </w:r>
      </w:ins>
      <m:oMath>
        <m:r>
          <m:t>2</m:t>
        </m:r>
        <m:r>
          <m:rPr>
            <m:sty m:val="p"/>
          </m:rPr>
          <m:t>/</m:t>
        </m:r>
        <m:r>
          <m:t>10</m:t>
        </m:r>
      </m:oMath>
      <w:ins w:id="38" w:author="PR Preview" w:date="2024-01-01T00:00:00Z">
        <w:r>
          <w:t xml:space="preserve">) and dies more often (</w:t>
        </w:r>
      </w:ins>
      <m:oMath>
        <m:r>
          <m:t>0.50</m:t>
        </m:r>
      </m:oMath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versus</w:t>
        </w:r>
      </w:ins>
      <w:ins w:id="38" w:author="PR Preview" w:date="2024-01-01T00:00:00Z">
        <w:r>
          <w:t xml:space="preserve"> </w:t>
        </w:r>
      </w:ins>
      <m:oMath>
        <m:r>
          <m:t>0.00</m:t>
        </m:r>
      </m:oMath>
      <w:ins w:id="38" w:author="PR Preview" w:date="2024-01-01T00:00:00Z">
        <w:r>
          <w:t xml:space="preserve">).</w:t>
        </w:r>
      </w:ins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Within each level of</w:t>
        </w:r>
      </w:ins>
      <w:ins w:id="38" w:author="PR Preview" w:date="2024-01-01T00:00:00Z">
        <w:r>
          <w:t xml:space="preserve"> </w:t>
        </w:r>
      </w:ins>
      <m:oMath>
        <m:r>
          <m:t>L</m:t>
        </m:r>
      </m:oMath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the treated and untreated have the same risk, so the whole crude risk difference of</w:t>
        </w:r>
      </w:ins>
      <w:ins w:id="38" w:author="PR Preview" w:date="2024-01-01T00:00:00Z">
        <w:r>
          <w:t xml:space="preserve"> </w:t>
        </w:r>
      </w:ins>
      <m:oMath>
        <m:r>
          <m:t>0.30</m:t>
        </m:r>
      </m:oMath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is confounding.</w:t>
        </w:r>
      </w:ins>
    </w:p>
    <w:bookmarkEnd w:id="41"/>
    <w:bookmarkStart w:id="51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41" w:author="PR Preview" w:date="2024-01-01T00:00:00Z">
        <w:r>
          <w:t xml:space="preserve">If we know the true causal DAG, how can we tell whether some set</w:t>
        </w:r>
      </w:ins>
      <w:ins w:id="41" w:author="PR Preview" w:date="2024-01-01T00:00:00Z">
        <w:r>
          <w:t xml:space="preserve"> </w:t>
        </w:r>
      </w:ins>
      <m:oMath>
        <m:r>
          <m:t>L</m:t>
        </m:r>
      </m:oMath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yields conditional exchangeability?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The book gives two approaches: the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rPr>
            <w:b/>
            <w:bCs/>
          </w:rPr>
          <w:t xml:space="preserve">backdoor criterion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(Pearl 1995)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and the transformation of the DAG into a single-world intervention graph (SWIG, defined in Section 7.5).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The criterion uses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rPr>
            <w:i/>
            <w:iCs/>
          </w:rPr>
          <w:t xml:space="preserve">blocking</w:t>
        </w:r>
      </w:ins>
      <w:ins w:id="41" w:author="PR Preview" w:date="2024-01-01T00:00:00Z">
        <w:r>
          <w:t xml:space="preserve">: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conditioning on a non-collider on a path blocks it,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and so does leaving a</w:t>
        </w:r>
      </w:ins>
      <w:ins w:id="41" w:author="PR Preview" w:date="2024-01-01T00:00:00Z">
        <w:r>
          <w:t xml:space="preserve"> </w:t>
        </w:r>
      </w:ins>
      <w:hyperlink r:id="rId42">
        <w:r>
          <w:rPr>
            <w:rStyle w:val="Hyperlink"/>
          </w:rPr>
          <w:t xml:space="preserve">collider</w:t>
        </w:r>
      </w:hyperlink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(and its descendants) unconditioned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(see</w:t>
        </w:r>
      </w:ins>
      <w:ins w:id="41" w:author="PR Preview" w:date="2024-01-01T00:00:00Z">
        <w:r>
          <w:t xml:space="preserve"> </w:t>
        </w:r>
      </w:ins>
      <w:hyperlink r:id="rId43">
        <w:r>
          <w:rPr>
            <w:rStyle w:val="Hyperlink"/>
          </w:rPr>
          <w:t xml:space="preserve">d-separation in Chapter 6</w:t>
        </w:r>
      </w:hyperlink>
      <w:ins w:id="41" w:author="PR Preview" w:date="2024-01-01T00:00:00Z">
        <w:r>
          <w:t xml:space="preserve">).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4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3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44"/>
        </w:tc>
      </w:tr>
    </w:tbl>
    <w:p>
      <w:pPr>
        <w:pStyle w:val="FirstParagraph"/>
      </w:pPr>
      <w:ins w:id="42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exm-backdoor-criterion-7-1"/>
          <w:p>
            <w:pPr>
              <w:pStyle w:val="BodyText"/>
            </w:pPr>
            <w:r>
              <w:rPr>
                <w:b/>
                <w:bCs/>
              </w:rPr>
              <w:t xml:space="preserve">Example 7 (Checking the Backdoor Criterion in Figure 7.1)</w:t>
            </w:r>
            <w:r>
              <w:t xml:space="preserve"> </w:t>
            </w:r>
            <w:r>
              <w:t xml:space="preserve">In Figure 7.1 the only backdoor path is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set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satisfies the criterion: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non-collider on that path, so conditioning on it blocks the path,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empty set does not:</w:t>
            </w:r>
            <w:r>
              <w:t xml:space="preserve"> </w:t>
            </w:r>
            <w:r>
              <w:t xml:space="preserve">with nothing conditioned on, the backdoor path stays open.</w:t>
            </w:r>
          </w:p>
          <w:bookmarkEnd w:id="45"/>
        </w:tc>
      </w:tr>
    </w:tbl>
    <w:p>
      <w:ins w:id="43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thm-backdoor-exchangeability-ch7"/>
          <w:p>
            <w:pPr>
              <w:pStyle w:val="BodyText"/>
            </w:pPr>
            <w:r>
              <w:rPr>
                <w:b/>
                <w:bCs/>
              </w:rPr>
              <w:t xml:space="preserve">Theorem 2 (Backdoor Criterion and Conditional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G</m:t>
              </m:r>
            </m:oMath>
            <w:r>
              <w:t xml:space="preserve"> </w:t>
            </w:r>
            <w:r>
              <w:t xml:space="preserve">be a causal DAG that contains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possibly other (measured or unmeasured) variables,</w:t>
            </w:r>
            <w:r>
              <w:t xml:space="preserve"> </w:t>
            </w:r>
            <w:r>
              <w:t xml:space="preserve">interpreted as an FFRCISTG model (</w:t>
            </w:r>
            <w:hyperlink r:id="rId46">
              <w:r>
                <w:rPr>
                  <w:rStyle w:val="Hyperlink"/>
                </w:rPr>
                <w:t xml:space="preserve">Chapter 6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(</w:t>
            </w:r>
            <w:hyperlink w:anchor="def-backdoor-criterion-ch7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If, in addition, the joint distribution is faithful to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criterion.</w:t>
            </w:r>
          </w:p>
          <w:p>
            <w:pPr>
              <w:pStyle w:val="FirstParagraph"/>
            </w:pPr>
            <w:r>
              <w:t xml:space="preserve">Together, under faithfulness, the backdoor criterion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equivalent</w:t>
            </w:r>
            <w:r>
              <w:t xml:space="preserve"> </w:t>
            </w:r>
            <w:r>
              <w:t xml:space="preserve">(Hernán and Robins 2020, 93–94)</w:t>
            </w:r>
            <w:r>
              <w:t xml:space="preserve">.</w:t>
            </w:r>
          </w:p>
          <w:bookmarkEnd w:id="47"/>
        </w:tc>
      </w:tr>
    </w:tbl>
    <w:p>
      <w:pPr>
        <w:pStyle w:val="BodyText"/>
      </w:pPr>
      <w:ins w:id="44" w:author="PR Preview" w:date="2024-01-01T00:00:00Z">
        <w:r>
          <w:t xml:space="preserve">The proof is deferred: Section 7.5 sketches a graphical argument for</w:t>
        </w:r>
      </w:ins>
      <w:ins w:id="44" w:author="PR Preview" w:date="2024-01-01T00:00:00Z">
        <w:r>
          <w:t xml:space="preserve"> </w:t>
        </w:r>
      </w:ins>
      <w:hyperlink w:anchor="thm-backdoor-exchangeability-ch7">
        <w:r>
          <w:rPr>
            <w:rStyle w:val="Hyperlink"/>
          </w:rPr>
          <w:t xml:space="preserve">Theorem 2</w:t>
        </w:r>
      </w:hyperlink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once SWIGs are defined.</w:t>
        </w:r>
      </w:ins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Checking every subset of measured non-descendants of</w:t>
        </w:r>
      </w:ins>
      <w:ins w:id="44" w:author="PR Preview" w:date="2024-01-01T00:00:00Z">
        <w:r>
          <w:t xml:space="preserve"> </w:t>
        </w:r>
      </w:ins>
      <m:oMath>
        <m:r>
          <m:t>A</m:t>
        </m:r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against the criterion therefore tells us whether any of them achieves conditional exchangeability.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Part 1 of</w:t>
            </w:r>
            <w:r>
              <w:t xml:space="preserve"> </w:t>
            </w:r>
            <w:hyperlink w:anchor="thm-backdoor-exchangeability-ch7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needs no faithfulness.</w:t>
            </w:r>
            <w:r>
              <w:t xml:space="preserve"> </w:t>
            </w:r>
            <w:r>
              <w:t xml:space="preserve">Part 2, the converse, depends on the counterfactual model:</w:t>
            </w:r>
            <w:r>
              <w:t xml:space="preserve"> </w:t>
            </w:r>
            <w:r>
              <w:t xml:space="preserve">it holds under an FFRCISTG model (Technical Point 6.3) but can fail under an NPSEM-IE model, as the next example shows.</w:t>
            </w:r>
            <w:r>
              <w:t xml:space="preserve"> </w:t>
            </w:r>
            <w:r>
              <w:t xml:space="preserve">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45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exm-npsem-ie-backdoor"/>
          <w:p>
            <w:pPr>
              <w:pStyle w:val="BodyText"/>
            </w:pPr>
            <w:r>
              <w:rPr>
                <w:b/>
                <w:bCs/>
              </w:rPr>
              <w:t xml:space="preserve">Example 8 (Conditional Exchangeability Without the Backdoor Criterion)</w:t>
            </w:r>
            <w:r>
              <w:t xml:space="preserve"> </w:t>
            </w:r>
            <w:r>
              <w:t xml:space="preserve">Consider a three-node causal DAG in which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causes both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 and there are no other arrows.</w:t>
            </w:r>
            <w:r>
              <w:t xml:space="preserve"> </w:t>
            </w:r>
            <w:r>
              <w:t xml:space="preserve">The set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fails the backdoor criterion,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Under an NPSEM-IE,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an error term that is independent of the errors generating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Under an FFRCISTG model, conditioning on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means 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a</m:t>
              </m:r>
            </m:oMath>
            <w:r>
              <w:t xml:space="preserve">, independence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is a cross-world statement that the model does not impose,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cannot be assumed.</w:t>
            </w:r>
          </w:p>
          <w:bookmarkEnd w:id="50"/>
        </w:tc>
      </w:tr>
    </w:tbl>
    <w:bookmarkEnd w:id="51"/>
    <w:bookmarkStart w:id="60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rem-backdoor-two-settings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(Two Settings in Which the Backdoor Criterion Holds).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No common causes of treatment and outcome</w:t>
            </w:r>
            <w:r>
              <w:t xml:space="preserve"> </w:t>
            </w:r>
            <w:r>
              <w:t xml:space="preserve">(e.g., Figure 6.2):</w:t>
            </w:r>
            <w:r>
              <w:t xml:space="preserve"> </w:t>
            </w:r>
            <w:r>
              <w:t xml:space="preserve">there are no backdoor paths, the empty set satisfies the criterion, and there is</w:t>
            </w:r>
            <w:r>
              <w:t xml:space="preserve"> </w:t>
            </w:r>
            <w:r>
              <w:rPr>
                <w:b/>
                <w:bCs/>
              </w:rPr>
              <w:t xml:space="preserve">no confounding</w:t>
            </w:r>
            <w:r>
              <w:t xml:space="preserve">.</w:t>
            </w:r>
            <w:r>
              <w:t xml:space="preserve"> </w:t>
            </w:r>
            <w:r>
              <w:t xml:space="preserve">This is a marginally randomized experiment;</w:t>
            </w:r>
            <w:r>
              <w:t xml:space="preserve"> </w:t>
            </w:r>
            <w:r>
              <w:t xml:space="preserve">under faithfulness,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exactly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have no common cause.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Common causes, but a set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 measured non-descendants of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blocks all backdoor paths</w:t>
            </w:r>
            <w:r>
              <w:t xml:space="preserve"> </w:t>
            </w:r>
            <w:r>
              <w:t xml:space="preserve">(e.g., Figure 7.1):</w:t>
            </w:r>
            <w:r>
              <w:t xml:space="preserve"> </w:t>
            </w:r>
            <w:r>
              <w:t xml:space="preserve">there is confounding, but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removes the bias it causes.</w:t>
            </w:r>
            <w:r>
              <w:t xml:space="preserve"> </w:t>
            </w:r>
            <w:r>
              <w:t xml:space="preserve">This is a conditionally randomized experiment, with an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by design.</w:t>
            </w:r>
          </w:p>
          <w:bookmarkEnd w:id="52"/>
        </w:tc>
      </w:tr>
    </w:tbl>
    <w:p>
      <w:pPr>
        <w:pStyle w:val="FirstParagraph"/>
      </w:pPr>
      <w:ins w:id="48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Set for Confounding Adjustment)</w:t>
            </w:r>
            <w:r>
              <w:t xml:space="preserve"> </w:t>
            </w:r>
            <w:r>
              <w:t xml:space="preserve">Call 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variables, none of them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if every backdoor path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blocked once we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part 1 of</w:t>
            </w:r>
            <w:r>
              <w:t xml:space="preserve"> </w:t>
            </w:r>
            <w:hyperlink w:anchor="thm-backdoor-exchangeability-ch7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the treated and the untreated are then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ins w:id="49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heart-transplant-sufficient-set"/>
          <w:p>
            <w:pPr>
              <w:pStyle w:val="BodyText"/>
            </w:pPr>
            <w:r>
              <w:rPr>
                <w:b/>
                <w:bCs/>
              </w:rPr>
              <w:t xml:space="preserve">Example 9 (The Heart Transplant Study)</w:t>
            </w:r>
            <w:r>
              <w:t xml:space="preserve"> </w:t>
            </w:r>
            <w:r>
              <w:t xml:space="preserve">The heart transplant study of Chapter 2 was conditionally randomized given a prognostic factor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(called critical condition in Chapter 2 and severe heart disease in the book’s Chapter 7),</w:t>
            </w:r>
            <w:r>
              <w:t xml:space="preserve"> </w:t>
            </w:r>
            <w:r>
              <w:t xml:space="preserve">which affects both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Critical condition was more common among the treated,</w:t>
            </w:r>
            <w:r>
              <w:t xml:space="preserve"> </w:t>
            </w:r>
            <w:r>
              <w:t xml:space="preserve">so had they gone without a transplant they would still have died more often than the untreated did:</w:t>
            </w:r>
            <w:r>
              <w:t xml:space="preserve"> </w:t>
            </w:r>
            <w:r>
              <w:t xml:space="preserve">the two groups are not marginally exchangeable.</w:t>
            </w:r>
            <w:r>
              <w:t xml:space="preserve"> </w:t>
            </w:r>
            <w:r>
              <w:t xml:space="preserve">Because treatment was randomized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they are exchangeable within those levels,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a sufficient set.</w:t>
            </w:r>
            <w:r>
              <w:t xml:space="preserve"> </w:t>
            </w:r>
            <w:r>
              <w:t xml:space="preserve">This second setting of</w:t>
            </w:r>
            <w:r>
              <w:t xml:space="preserve"> </w:t>
            </w:r>
            <w:hyperlink w:anchor="rem-backdoor-two-settings">
              <w:r>
                <w:rPr>
                  <w:rStyle w:val="Hyperlink"/>
                </w:rPr>
                <w:t xml:space="preserve">Remark 2</w:t>
              </w:r>
            </w:hyperlink>
            <w:r>
              <w:t xml:space="preserve"> </w:t>
            </w:r>
            <w:r>
              <w:t xml:space="preserve">is also what investigators hope for in observational studies that measure many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54"/>
        </w:tc>
      </w:tr>
    </w:tbl>
    <w:p>
      <w:pPr>
        <w:pStyle w:val="BodyText"/>
      </w:pPr>
      <w:ins w:id="50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5" w:name="def-no-unmeasured-confounding"/>
          <w:p>
            <w:pPr>
              <w:pStyle w:val="BodyText"/>
            </w:pPr>
            <w:r>
              <w:rPr>
                <w:b/>
                <w:bCs/>
              </w:rPr>
              <w:t xml:space="preserve">Definition 5 (No Unmeasured Confounding)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no unmeasured confounding</w:t>
            </w:r>
            <w:r>
              <w:t xml:space="preserve"> </w:t>
            </w:r>
            <w:r>
              <w:t xml:space="preserve">(given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when the measured variables include a sufficient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confounding adjustment (</w:t>
            </w:r>
            <w:hyperlink w:anchor="def-sufficient-se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that no backdoor path needs an unmeasured variable to be blocked.</w:t>
            </w:r>
            <w:r>
              <w:t xml:space="preserve"> </w:t>
            </w:r>
            <w:r>
              <w:t xml:space="preserve">There may still be confounding (a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may exist);</w:t>
            </w:r>
            <w:r>
              <w:t xml:space="preserve"> </w:t>
            </w:r>
            <w:r>
              <w:t xml:space="preserve">the point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enough to block every backdoor path.</w:t>
            </w:r>
          </w:p>
          <w:bookmarkEnd w:id="55"/>
        </w:tc>
      </w:tr>
    </w:tbl>
    <w:p>
      <w:pPr>
        <w:pStyle w:val="BodyText"/>
      </w:pPr>
      <w:ins w:id="51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6" w:name="exm-no-unmeasured-confounding-7-2"/>
          <w:p>
            <w:pPr>
              <w:pStyle w:val="BodyText"/>
            </w:pPr>
            <w:r>
              <w:rPr>
                <w:b/>
                <w:bCs/>
              </w:rPr>
              <w:t xml:space="preserve">Example 10 (No Unmeasured Confounding in Figure 7.2)</w:t>
            </w:r>
            <w:r>
              <w:t xml:space="preserve"> </w:t>
            </w:r>
            <w:r>
              <w:t xml:space="preserve">In Figure 7.2 the common 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unmeasured,</w:t>
            </w:r>
            <w:r>
              <w:t xml:space="preserve"> </w:t>
            </w:r>
            <w:r>
              <w:t xml:space="preserve">but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the only backdoor path,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a sufficient set and there is no unmeasured confounding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though there is confounding 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was never recorded.</w:t>
            </w:r>
          </w:p>
          <w:bookmarkEnd w:id="56"/>
        </w:tc>
      </w:tr>
    </w:tbl>
    <w:p>
      <w:pPr>
        <w:pStyle w:val="BodyText"/>
      </w:pPr>
      <w:ins w:id="52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Backdoor Criterion Is Silent on Size and 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criterion says whether an open backdoor path exists, not how much bias it causes or which way the bias goes.</w:t>
            </w:r>
            <w:r>
              <w:t xml:space="preserve"> </w:t>
            </w:r>
            <w:r>
              <w:t xml:space="preserve">An open backdoor path may carry only a weak association,</w:t>
            </w:r>
            <w:r>
              <w:t xml:space="preserve"> </w:t>
            </w:r>
            <w:r>
              <w:t xml:space="preserve">and two strong open paths may push the estimate in opposite directions and partly cancel.</w:t>
            </w:r>
            <w:r>
              <w:t xml:space="preserve"> </w:t>
            </w:r>
            <w:r>
              <w:t xml:space="preserve">Unmeasured confounding comes in degrees,</w:t>
            </w:r>
            <w:r>
              <w:t xml:space="preserve"> </w:t>
            </w:r>
            <w:r>
              <w:t xml:space="preserve">so investigators should think about its likely direction and magnitude (Fine Point 7.1).</w:t>
            </w:r>
          </w:p>
          <w:p/>
        </w:tc>
      </w:tr>
    </w:tbl>
    <w:p>
      <w:pPr>
        <w:pStyle w:val="BodyText"/>
      </w:pPr>
      <w:ins w:id="53" w:author="PR Preview" w:date="2024-01-01T00:00:00Z">
        <w:r>
          <w:t xml:space="preserve">The book refers to Greenland and Robins (1986, 2009) for a detailed discussion of the relations between confounding and exchangeability.</w:t>
        </w:r>
      </w:ins>
    </w:p>
    <w:bookmarkEnd w:id="60"/>
    <w:bookmarkEnd w:id="61"/>
    <w:bookmarkStart w:id="97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exm-backdoor-figures-7-1-to-7-3"/>
          <w:p>
            <w:pPr>
              <w:pStyle w:val="BodyText"/>
            </w:pPr>
            <w:r>
              <w:rPr>
                <w:b/>
                <w:bCs/>
              </w:rPr>
              <w:t xml:space="preserve">Example 11 (The Backdoor Criterion in Figures 7.1-7.3)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Figure 7.1</w:t>
            </w:r>
            <w:r>
              <w:t xml:space="preserve">: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Figure 7.2</w:t>
            </w:r>
            <w:r>
              <w:t xml:space="preserve">: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could be blocked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which is unmeasured, but it is also blocked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Figure 7.3</w:t>
            </w:r>
            <w:r>
              <w:t xml:space="preserve">: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also blocked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In all three there is confounding, but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a sufficient set, so there is</w:t>
            </w:r>
            <w:r>
              <w:t xml:space="preserve"> </w:t>
            </w:r>
            <w:r>
              <w:rPr>
                <w:b/>
                <w:bCs/>
              </w:rPr>
              <w:t xml:space="preserve">no unmeasured confounding given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w:hyperlink w:anchor="def-no-unmeasured-confounding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).</w:t>
            </w:r>
          </w:p>
          <w:bookmarkEnd w:id="62"/>
        </w:tc>
      </w:tr>
    </w:tbl>
    <w:bookmarkStart w:id="73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64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exm-figure-7-4-no-confounding"/>
          <w:p>
            <w:pPr>
              <w:pStyle w:val="BodyText"/>
            </w:pPr>
            <w:r>
              <w:rPr>
                <w:b/>
                <w:bCs/>
              </w:rPr>
              <w:t xml:space="preserve">Example 12 (No Confounding in Figure 7.4)</w:t>
            </w:r>
            <w:r>
              <w:t xml:space="preserve"> </w:t>
            </w:r>
            <w:r>
              <w:t xml:space="preserve">In Figure 7.4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common cause, so there is</w:t>
            </w:r>
            <w:r>
              <w:t xml:space="preserve"> </w:t>
            </w:r>
            <w:r>
              <w:rPr>
                <w:b/>
                <w:bCs/>
              </w:rPr>
              <w:t xml:space="preserve">no confounding</w:t>
            </w:r>
            <w:r>
              <w:t xml:space="preserve">.</w:t>
            </w:r>
            <w:r>
              <w:t xml:space="preserve"> </w:t>
            </w:r>
            <w:r>
              <w:t xml:space="preserve">The only backdoor path,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is blocked by the unconditioned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empty set satisfies the backdoor criterion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backdoor-exchangeability-ch7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positivity and consistency,</w:t>
            </w:r>
            <w:r>
              <w:t xml:space="preserve"> </w:t>
            </w:r>
            <w:hyperlink w:anchor="prp-marginal-identification-ch7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then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66"/>
        </w:tc>
      </w:tr>
    </w:tbl>
    <w:p>
      <w:pPr>
        <w:pStyle w:val="BodyText"/>
      </w:pPr>
      <w:ins w:id="60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7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13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67"/>
        </w:tc>
      </w:tr>
    </w:tbl>
    <w:p>
      <w:ins w:id="61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Adjusting for a Collider Creates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Figure 7.4, conditioning on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(by stratification or by standardization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creates</w:t>
            </w:r>
            <w:r>
              <w:t xml:space="preserve"> </w:t>
            </w:r>
            <w:r>
              <w:t xml:space="preserve">bias where there was none.</w:t>
            </w:r>
          </w:p>
          <w:p/>
        </w:tc>
      </w:tr>
    </w:tbl>
    <w:p>
      <w:pPr>
        <w:pStyle w:val="BodyText"/>
      </w:pPr>
      <w:ins w:id="62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0" w:name="def-m-bias-ch7"/>
          <w:p>
            <w:pPr>
              <w:pStyle w:val="BodyText"/>
            </w:pPr>
            <w:r>
              <w:rPr>
                <w:b/>
                <w:bCs/>
              </w:rPr>
              <w:t xml:space="preserve">Definition 6 (M-bias)</w:t>
            </w:r>
            <w:r>
              <w:t xml:space="preserve"> </w:t>
            </w:r>
            <w:r>
              <w:rPr>
                <w:b/>
                <w:bCs/>
              </w:rPr>
              <w:t xml:space="preserve">M-bias</w:t>
            </w:r>
            <w:r>
              <w:t xml:space="preserve"> </w:t>
            </w:r>
            <w:r>
              <w:t xml:space="preserve">is the bias that arises from conditioning on a variable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is a common effect of two variables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is a cause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cause of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are marginally independent,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common cause (as in Figure 7.4).</w:t>
            </w:r>
            <w:r>
              <w:t xml:space="preserve"> </w:t>
            </w:r>
            <w:r>
              <w:t xml:space="preserve">The book classifies it as a form of</w:t>
            </w:r>
            <w:r>
              <w:t xml:space="preserve"> </w:t>
            </w:r>
            <w:r>
              <w:rPr>
                <w:b/>
                <w:bCs/>
              </w:rPr>
              <w:t xml:space="preserve">selection bias</w:t>
            </w:r>
            <w:r>
              <w:t xml:space="preserve">, the subject of Chapter 8</w:t>
            </w:r>
            <w:r>
              <w:t xml:space="preserve"> </w:t>
            </w:r>
            <w:r>
              <w:t xml:space="preserve">(Hernán and Robins 2020, 97)</w:t>
            </w:r>
            <w:r>
              <w:t xml:space="preserve">.</w:t>
            </w:r>
          </w:p>
          <w:bookmarkEnd w:id="70"/>
        </w:tc>
      </w:tr>
    </w:tbl>
    <w:p>
      <w:pPr>
        <w:pStyle w:val="BodyText"/>
      </w:pPr>
      <w:ins w:id="63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m-bias-pap-smear"/>
          <w:p>
            <w:pPr>
              <w:pStyle w:val="BodyText"/>
            </w:pPr>
            <w:r>
              <w:rPr>
                <w:b/>
                <w:bCs/>
              </w:rPr>
              <w:t xml:space="preserve">Example 14 (M-bias in the Pap Smear Example)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pap-smear">
              <w:r>
                <w:rPr>
                  <w:rStyle w:val="Hyperlink"/>
                </w:rPr>
                <w:t xml:space="preserve">Example 13</w:t>
              </w:r>
            </w:hyperlink>
            <w:r>
              <w:t xml:space="preserve">, comparing physical activity and cervical cancer only among women with the same Pap smear result conditions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common effect of the pre-cancer lesion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of health-conscious personality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Within a stratum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physical activity and cervical cancer generally become associated through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stratum-specific association mixes the causal effect with bias,</w:t>
            </w:r>
            <w:r>
              <w:t xml:space="preserve"> </w:t>
            </w:r>
            <w:r>
              <w:t xml:space="preserve">even though the unadjusted comparison is unconfounded and equals the causal contrast.</w:t>
            </w:r>
          </w:p>
          <w:bookmarkEnd w:id="71"/>
        </w:tc>
      </w:tr>
    </w:tbl>
    <w:p>
      <w:pPr>
        <w:pStyle w:val="BodyText"/>
      </w:pPr>
      <w:ins w:id="64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2" w:name="rem-unconditional-without-condition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(Unconditional Without Conditional Exchangeability). </w:t>
            </w:r>
            <w:r>
              <w:t xml:space="preserve">In Figure 7.4,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but, under faithfulness,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does not.</w:t>
            </w:r>
            <w:r>
              <w:t xml:space="preserve"> </w:t>
            </w:r>
            <w:r>
              <w:t xml:space="preserve">The average causal effect is identified by</w:t>
            </w:r>
            <w:r>
              <w:t xml:space="preserve"> </w:t>
            </w:r>
            <w:hyperlink w:anchor="prp-marginal-identification-ch7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but the effects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generally not identified by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standardizing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generally gives a biased estimate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72"/>
        </w:tc>
      </w:tr>
    </w:tbl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73"/>
    <w:bookmarkStart w:id="86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intractable-bias-7-5"/>
          <w:p>
            <w:pPr>
              <w:pStyle w:val="BodyText"/>
            </w:pPr>
            <w:r>
              <w:rPr>
                <w:b/>
                <w:bCs/>
              </w:rPr>
              <w:t xml:space="preserve">Example 15 (Intractable Bias in Figure 7.5)</w:t>
            </w:r>
            <w:r>
              <w:t xml:space="preserve"> </w:t>
            </w:r>
            <w:r>
              <w:t xml:space="preserve">Figure 7.5 adds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which creates the open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: there is confounding.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but opens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on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collider.</w:t>
            </w:r>
          </w:p>
          <w:p>
            <w:pPr>
              <w:pStyle w:val="FirstParagraph"/>
            </w:pPr>
            <w:r>
              <w:t xml:space="preserve">So neither the empty set nor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satisfies the backdoor criterion,</w:t>
            </w:r>
            <w:r>
              <w:t xml:space="preserve"> </w:t>
            </w:r>
            <w:r>
              <w:t xml:space="preserve">and, by</w:t>
            </w:r>
            <w:r>
              <w:t xml:space="preserve"> </w:t>
            </w:r>
            <w:hyperlink w:anchor="thm-backdoor-exchangeability-ch7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under faithfulness,</w:t>
            </w:r>
            <w:r>
              <w:t xml:space="preserve"> </w:t>
            </w:r>
            <w:r>
              <w:t xml:space="preserve">exchangeability fails both marginally and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4"/>
        </w:tc>
      </w:tr>
    </w:tbl>
    <w:p>
      <w:pPr>
        <w:pStyle w:val="BodyText"/>
      </w:pPr>
      <w:ins w:id="69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Being a Collider Is Path-Specific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Figure 7.5,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collider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but a non-collider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variable is a collider only relative to a given path.</w:t>
            </w:r>
          </w:p>
          <w:p/>
        </w:tc>
      </w:tr>
    </w:tbl>
    <w:p>
      <w:pPr>
        <w:pStyle w:val="BodyText"/>
      </w:pPr>
      <w:ins w:id="70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7" w:name="rem-escaping-figure-7-5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(Intermediate Variables That Restore Exchangeability). </w:t>
            </w:r>
            <w:r>
              <w:t xml:space="preserve">Measuring more variables in Figure 7.5 as drawn does not help.</w:t>
            </w:r>
            <w:r>
              <w:t xml:space="preserve"> </w:t>
            </w:r>
            <w:r>
              <w:t xml:space="preserve">But if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fact pass through measurable intermediate variables, measuring those can remove the bias.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Figure 7.6</w:t>
            </w:r>
            <w:r>
              <w:t xml:space="preserve"> </w:t>
            </w:r>
            <w:r>
              <w:t xml:space="preserve">(not drawn here) is Figure 7.5 with the arrow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 the arrow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7.6,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gives conditional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blocks every backdoor path at its end near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gives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blocks the path that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opens.</w:t>
            </w:r>
          </w:p>
          <w:bookmarkEnd w:id="77"/>
        </w:tc>
      </w:tr>
    </w:tbl>
    <w:p>
      <w:ins w:id="71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Knowing that confounding may be present is only half the story:</w:t>
            </w:r>
            <w:r>
              <w:t xml:space="preserve"> </w:t>
            </w:r>
            <w:r>
              <w:t xml:space="preserve">investigators also want to know whether the unadjusted estimate is too large or too small, and by how much.</w:t>
            </w:r>
            <w:r>
              <w:t xml:space="preserve"> </w:t>
            </w:r>
            <w:r>
              <w:t xml:space="preserve">The boxes that follow define signed causal diagrams, which give a rule of thumb for the direction,</w:t>
            </w:r>
            <w:r>
              <w:t xml:space="preserve"> </w:t>
            </w:r>
            <w:r>
              <w:t xml:space="preserve">apply the rule to an example,</w:t>
            </w:r>
            <w:r>
              <w:t xml:space="preserve"> </w:t>
            </w:r>
            <w:r>
              <w:t xml:space="preserve">and discuss the magnitude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72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signed-causal-diagram"/>
          <w:p>
            <w:pPr>
              <w:pStyle w:val="BodyText"/>
            </w:pPr>
            <w:r>
              <w:rPr>
                <w:b/>
                <w:bCs/>
              </w:rPr>
              <w:t xml:space="preserve">Definition 7 (Signed Causal Diagram; Positive and Negative Confounding)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binary and related as in Figure 7.1.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signed causal diagram</w:t>
            </w:r>
            <w:r>
              <w:t xml:space="preserve"> </w:t>
            </w:r>
            <w:r>
              <w:t xml:space="preserve">labels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more likely on average than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does,</w:t>
            </w:r>
            <w:r>
              <w:t xml:space="preserve"> </w:t>
            </w:r>
            <w:r>
              <w:t xml:space="preserve">and with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when it makes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less likely,</w:t>
            </w:r>
            <w:r>
              <w:t xml:space="preserve"> </w:t>
            </w:r>
            <w:r>
              <w:t xml:space="preserve">and signs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the same way.</w:t>
            </w:r>
            <w:r>
              <w:t xml:space="preserve"> </w:t>
            </w:r>
            <w:r>
              <w:t xml:space="preserve">The confounding is called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if the two signs agree and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if they differ.</w:t>
            </w:r>
          </w:p>
          <w:bookmarkEnd w:id="80"/>
        </w:tc>
      </w:tr>
    </w:tbl>
    <w:p>
      <w:pPr>
        <w:pStyle w:val="BodyText"/>
      </w:pPr>
      <w:ins w:id="73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exm-signed-smoking-transplant"/>
          <w:p>
            <w:pPr>
              <w:pStyle w:val="BodyText"/>
            </w:pPr>
            <w:r>
              <w:rPr>
                <w:b/>
                <w:bCs/>
              </w:rPr>
              <w:t xml:space="preserve">Example 16 (Smoking and Heart Transplant)</w:t>
            </w:r>
            <w:r>
              <w:t xml:space="preserve"> </w:t>
            </w: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(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) and more likely to die (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 the confounding is negative in the sense of</w:t>
            </w:r>
            <w:r>
              <w:t xml:space="preserve"> </w:t>
            </w:r>
            <w:hyperlink w:anchor="def-signed-causal-diagram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Because the transplant group has fewer smokers, it would have lower mortality even if transplant did nothing,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bookmarkEnd w:id="81"/>
        </w:tc>
      </w:tr>
    </w:tbl>
    <w:p>
      <w:pPr>
        <w:pStyle w:val="BodyText"/>
      </w:pPr>
      <w:ins w:id="74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2" w:name="rem-sign-rule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(The Sign Rule).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binary and related as in Figure 7.1,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only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call the bias the unadjusted risk ratio minus the risk ratio standardized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book’s rule of thumb is that positive confounding biases the unadjusted estimate upward and negative confounding biases it downward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signed-smoking-transplant">
              <w:r>
                <w:rPr>
                  <w:rStyle w:val="Hyperlink"/>
                </w:rPr>
                <w:t xml:space="preserve">Example 16</w:t>
              </w:r>
            </w:hyperlink>
            <w:r>
              <w:t xml:space="preserve"> </w:t>
            </w:r>
            <w:r>
              <w:t xml:space="preserve">the confounding is negative,</w:t>
            </w:r>
            <w:r>
              <w:t xml:space="preserve"> </w:t>
            </w:r>
            <w:r>
              <w:t xml:space="preserve">and indeed the unadjusted 0.6 lies below the adjusted 0.7.</w:t>
            </w:r>
          </w:p>
          <w:bookmarkEnd w:id="82"/>
        </w:tc>
      </w:tr>
    </w:tbl>
    <w:p>
      <w:pPr>
        <w:pStyle w:val="BodyText"/>
      </w:pPr>
      <w:ins w:id="75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Sign Rule Can Fail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 of</w:t>
            </w:r>
            <w:r>
              <w:t xml:space="preserve"> </w:t>
            </w:r>
            <w:hyperlink w:anchor="rem-sign-rule">
              <w:r>
                <w:rPr>
                  <w:rStyle w:val="Hyperlink"/>
                </w:rPr>
                <w:t xml:space="preserve">Remark 5</w:t>
              </w:r>
            </w:hyperlink>
            <w:r>
              <w:t xml:space="preserve"> </w:t>
            </w:r>
            <w:r>
              <w:t xml:space="preserve">may fail in more complex diagrams or with non-dichotomous variables (VanderWeele, Hernán, and Robins 2008).</w:t>
            </w:r>
          </w:p>
          <w:p/>
        </w:tc>
      </w:tr>
    </w:tbl>
    <w:p>
      <w:pPr>
        <w:pStyle w:val="BodyText"/>
      </w:pPr>
      <w:ins w:id="76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rem-confounding-magnitud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(The Magnitude of Confounding Bias). </w:t>
            </w:r>
            <w:r>
              <w:t xml:space="preserve">A common 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produces a large confounding bias only if it is strongly associated with treatment</w:t>
            </w:r>
            <w:r>
              <w:t xml:space="preserve"> </w:t>
            </w:r>
            <w:r>
              <w:t xml:space="preserve">and strongly associated with the outcome (conditional on treatment);</w:t>
            </w:r>
            <w:r>
              <w:t xml:space="preserve"> </w:t>
            </w:r>
            <w:r>
              <w:t xml:space="preserve">for a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bias also depends on how common it is.</w:t>
            </w:r>
            <w:r>
              <w:t xml:space="preserve"> </w:t>
            </w:r>
            <w:r>
              <w:t xml:space="preserve">When the common causes are unknown, sensitivity analyses repeat the analysis under a range of assumed bias sizes,</w:t>
            </w:r>
            <w:r>
              <w:t xml:space="preserve"> </w:t>
            </w:r>
            <w:r>
              <w:t xml:space="preserve">which organizes educated guesses about how large the bias could plausibly be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85"/>
        </w:tc>
      </w:tr>
    </w:tbl>
    <w:bookmarkEnd w:id="86"/>
    <w:bookmarkStart w:id="89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7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8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87"/>
        </w:tc>
      </w:tr>
    </w:tbl>
    <w:p>
      <w:pPr>
        <w:pStyle w:val="BodyText"/>
      </w:pPr>
      <w:ins w:id="80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8" w:name="exm-confounders-figures-7-1-to-7-4"/>
          <w:p>
            <w:pPr>
              <w:pStyle w:val="BodyText"/>
            </w:pPr>
            <w:r>
              <w:rPr>
                <w:b/>
                <w:bCs/>
              </w:rPr>
              <w:t xml:space="preserve">Example 17 (Confounders and Non-confounders in Figures 7.1-7.4)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Figures 7.1-7.3,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confounder: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 standardized risk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thm-standardization-ch7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In Figures 7.2 and 7.3,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yet it is a confounder because it is needed to block the backdoor path through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Figure 7.4,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non-confounder, 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biased.</w:t>
            </w:r>
          </w:p>
          <w:bookmarkEnd w:id="88"/>
        </w:tc>
      </w:tr>
    </w:tbl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89"/>
    <w:bookmarkStart w:id="96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4"/>
        </w:numPr>
      </w:pPr>
      <w:ins w:id="85" w:author="PR Preview" w:date="2024-01-01T00:00:00Z">
        <w:r>
          <w:t xml:space="preserve">common causes of treatment and outcome, which the book calls</w:t>
        </w:r>
      </w:ins>
      <w:ins w:id="85" w:author="PR Preview" w:date="2024-01-01T00:00:00Z">
        <w:r>
          <w:t xml:space="preserve"> </w:t>
        </w:r>
      </w:ins>
      <w:ins w:id="85" w:author="PR Preview" w:date="2024-01-01T00:00:00Z">
        <w:r>
          <w:rPr>
            <w:b/>
            <w:bCs/>
          </w:rPr>
          <w:t xml:space="preserve">confounding</w:t>
        </w:r>
      </w:ins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(</w:t>
        </w:r>
      </w:ins>
      <w:hyperlink w:anchor="def-confounding">
        <w:r>
          <w:rPr>
            <w:rStyle w:val="Hyperlink"/>
          </w:rPr>
          <w:t xml:space="preserve">Definition 2</w:t>
        </w:r>
      </w:hyperlink>
      <w:ins w:id="85" w:author="PR Preview" w:date="2024-01-01T00:00:00Z">
        <w:r>
          <w:t xml:space="preserve">);</w:t>
        </w:r>
      </w:ins>
    </w:p>
    <w:p>
      <w:pPr>
        <w:pStyle w:val="Compact"/>
        <w:numPr>
          <w:ilvl w:val="0"/>
          <w:numId w:val="1014"/>
        </w:numPr>
      </w:pPr>
      <w:ins w:id="86" w:author="PR Preview" w:date="2024-01-01T00:00:00Z">
        <w:r>
          <w:t xml:space="preserve">conditioning on a common effect, which the book calls</w:t>
        </w:r>
      </w:ins>
      <w:ins w:id="86" w:author="PR Preview" w:date="2024-01-01T00:00:00Z">
        <w:r>
          <w:t xml:space="preserve"> </w:t>
        </w:r>
      </w:ins>
      <w:ins w:id="86" w:author="PR Preview" w:date="2024-01-01T00:00:00Z">
        <w:r>
          <w:rPr>
            <w:b/>
            <w:bCs/>
          </w:rPr>
          <w:t xml:space="preserve">selection bias</w:t>
        </w:r>
      </w:ins>
      <w:ins w:id="86" w:author="PR Preview" w:date="2024-01-01T00:00:00Z">
        <w:r>
          <w:t xml:space="preserve"> </w:t>
        </w:r>
      </w:ins>
      <w:ins w:id="86" w:author="PR Preview" w:date="2024-01-01T00:00:00Z">
        <w:r>
          <w:t xml:space="preserve">(as in</w:t>
        </w:r>
      </w:ins>
      <w:ins w:id="86" w:author="PR Preview" w:date="2024-01-01T00:00:00Z">
        <w:r>
          <w:t xml:space="preserve"> </w:t>
        </w:r>
      </w:ins>
      <w:hyperlink w:anchor="def-m-bias-ch7">
        <w:r>
          <w:rPr>
            <w:rStyle w:val="Hyperlink"/>
          </w:rPr>
          <w:t xml:space="preserve">Definition 6</w:t>
        </w:r>
      </w:hyperlink>
      <w:ins w:id="86" w:author="PR Preview" w:date="2024-01-01T00:00:00Z">
        <w:r>
          <w:t xml:space="preserve">).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0" w:name="def-confounding-backdoor"/>
          <w:p>
            <w:pPr>
              <w:pStyle w:val="BodyText"/>
            </w:pPr>
            <w:r>
              <w:rPr>
                <w:b/>
                <w:bCs/>
              </w:rPr>
              <w:t xml:space="preserve">Definition 9 (Confounding as Any Open-Backdoor-Path Bias)</w:t>
            </w:r>
            <w:r>
              <w:t xml:space="preserve"> </w:t>
            </w:r>
            <w:r>
              <w:t xml:space="preserve">An alternative structural definition calls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any bias that an open backdoor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produces,</w:t>
            </w:r>
            <w:r>
              <w:t xml:space="preserve"> </w:t>
            </w:r>
            <w:r>
              <w:t xml:space="preserve">whether the path is open because of a common cause or because of conditioning on a collider.</w:t>
            </w:r>
            <w:r>
              <w:t xml:space="preserve"> </w:t>
            </w:r>
            <w:r>
              <w:t xml:space="preserve">Equivalently, confounding is any systematic bias that randomized assignment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would eliminate.</w:t>
            </w:r>
          </w:p>
          <w:bookmarkEnd w:id="90"/>
        </w:tc>
      </w:tr>
    </w:tbl>
    <w:p>
      <w:pPr>
        <w:pStyle w:val="BodyText"/>
      </w:pPr>
      <w:ins w:id="87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exm-confounding-backdoor-figure-7-4"/>
          <w:p>
            <w:pPr>
              <w:pStyle w:val="BodyText"/>
            </w:pPr>
            <w:r>
              <w:rPr>
                <w:b/>
                <w:bCs/>
              </w:rPr>
              <w:t xml:space="preserve">Example 18 (Figure 7.4 Under the Two Definitions)</w:t>
            </w:r>
            <w:r>
              <w:t xml:space="preserve"> </w:t>
            </w:r>
            <w:r>
              <w:t xml:space="preserve">In Figure 7.4, the bias from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confounding under</w:t>
            </w:r>
            <w:r>
              <w:t xml:space="preserve"> </w:t>
            </w:r>
            <w:hyperlink w:anchor="def-confounding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 </w:t>
            </w:r>
            <w:r>
              <w:t xml:space="preserve">(the book calls it selection bias, as in</w:t>
            </w:r>
            <w:r>
              <w:t xml:space="preserve"> </w:t>
            </w:r>
            <w:hyperlink w:anchor="def-m-bias-ch7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but is confounding under</w:t>
            </w:r>
            <w:r>
              <w:t xml:space="preserve"> </w:t>
            </w:r>
            <w:hyperlink w:anchor="def-confounding-backdoor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would remove it: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assigned by a coin, the arrow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disappears,</w:t>
            </w:r>
            <w:r>
              <w:t xml:space="preserve"> </w:t>
            </w:r>
            <w:r>
              <w:t xml:space="preserve">so stratifying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leaves every path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other than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closed.</w:t>
            </w:r>
            <w:r>
              <w:t xml:space="preserve"> </w:t>
            </w:r>
            <w:r>
              <w:t xml:space="preserve">The common-cause bias of Figures 7.1-7.3 is confounding under both definitions.</w:t>
            </w:r>
          </w:p>
          <w:bookmarkEnd w:id="91"/>
        </w:tc>
      </w:tr>
    </w:tbl>
    <w:p>
      <w:pPr>
        <w:pStyle w:val="BodyText"/>
      </w:pPr>
      <w:ins w:id="88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2" w:name="rem-two-definitions-taste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(The Choice of Definition Has No Practical Consequences). </w:t>
            </w:r>
            <w:r>
              <w:t xml:space="preserve">Under</w:t>
            </w:r>
            <w:r>
              <w:t xml:space="preserve"> </w:t>
            </w:r>
            <w:hyperlink w:anchor="def-confounding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 whether confounding exists is a fact about the population, whatever the analysis.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hyperlink w:anchor="def-confounding-backdoor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 </w:t>
            </w:r>
            <w:r>
              <w:t xml:space="preserve">it depends on the analysis:</w:t>
            </w:r>
            <w:r>
              <w:t xml:space="preserve"> </w:t>
            </w:r>
            <w:r>
              <w:t xml:space="preserve">in Figure 7.4 there is no confounding if we do not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but there is if we do.</w:t>
            </w:r>
            <w:r>
              <w:t xml:space="preserve"> </w:t>
            </w:r>
            <w:r>
              <w:t xml:space="preserve">Either way, what can be identified depends only on whether conditional or unconditional exchangeability holds,</w:t>
            </w:r>
            <w:r>
              <w:t xml:space="preserve"> </w:t>
            </w:r>
            <w:r>
              <w:t xml:space="preserve">so the choice is a matter of taste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bookmarkEnd w:id="92"/>
        </w:tc>
      </w:tr>
    </w:tbl>
    <w:p>
      <w:ins w:id="89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Which effects can be identified depends on which variables are measured besides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next example works this out for Figure 7.6 (</w:t>
            </w:r>
            <w:hyperlink w:anchor="rem-escaping-figure-7-5">
              <w:r>
                <w:rPr>
                  <w:rStyle w:val="Hyperlink"/>
                </w:rPr>
                <w:t xml:space="preserve">Remark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90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5" w:name="exm-figure-7-6-identification"/>
          <w:p>
            <w:pPr>
              <w:pStyle w:val="BodyText"/>
            </w:pPr>
            <w:r>
              <w:rPr>
                <w:b/>
                <w:bCs/>
              </w:rPr>
              <w:t xml:space="preserve">Example 19 (What Can Be Identified in Figure 7.6)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6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6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6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6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three.</w:t>
            </w:r>
          </w:p>
          <w:p>
            <w:pPr>
              <w:pStyle w:val="FirstParagraph"/>
            </w:pPr>
            <w:r>
              <w:t xml:space="preserve">Each formula identifies a counterfactual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positivity, consistency,</w:t>
            </w:r>
            <w:r>
              <w:t xml:space="preserve"> </w:t>
            </w:r>
            <w:r>
              <w:t xml:space="preserve">and conditional exchangeability given the measured set</w:t>
            </w:r>
            <w:r>
              <w:t xml:space="preserve"> </w:t>
            </w:r>
            <w:r>
              <w:t xml:space="preserve">(which holds for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by the backdoor criterion in Figure 7.6).</w:t>
            </w:r>
          </w:p>
          <w:bookmarkEnd w:id="95"/>
        </w:tc>
      </w:tr>
    </w:tbl>
    <w:bookmarkEnd w:id="96"/>
    <w:bookmarkEnd w:id="97"/>
    <w:bookmarkStart w:id="12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8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10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does not lie on a causal pathway between treatment and outcome.</w:t>
            </w:r>
          </w:p>
          <w:bookmarkEnd w:id="98"/>
        </w:tc>
      </w:tr>
    </w:tbl>
    <w:p>
      <w:pPr>
        <w:pStyle w:val="FirstParagraph"/>
      </w:pPr>
      <w:ins w:id="94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exm-traditional-figures-7-1-to-7-4"/>
          <w:p>
            <w:pPr>
              <w:pStyle w:val="BodyText"/>
            </w:pPr>
            <w:r>
              <w:rPr>
                <w:b/>
                <w:bCs/>
              </w:rPr>
              <w:t xml:space="preserve">Example 20 (Where the Traditional Approach Agrees and Disagrees)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Figures 7.1-7.3</w:t>
            </w:r>
            <w:r>
              <w:t xml:space="preserve">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meets all three conditions, matching the backdoor criterion.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Figure 7.4</w:t>
            </w:r>
            <w:r>
              <w:t xml:space="preserve">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meets all three conditions</w:t>
            </w:r>
            <w:r>
              <w:t xml:space="preserve"> </w:t>
            </w:r>
            <w:r>
              <w:t xml:space="preserve">(it shares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is not on the causal pathway),</w:t>
            </w:r>
            <w:r>
              <w:t xml:space="preserve"> </w:t>
            </w:r>
            <w:r>
              <w:t xml:space="preserve">so the traditional approach says to adjust for it,</w:t>
            </w:r>
            <w:r>
              <w:t xml:space="preserve"> </w:t>
            </w:r>
            <w:r>
              <w:t xml:space="preserve">although there is no confounding and adjusting causes selection bias.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Figure 7.7</w:t>
            </w:r>
            <w:r>
              <w:t xml:space="preserve"> </w:t>
            </w:r>
            <w:r>
              <w:t xml:space="preserve">(not drawn here) is a second example in which the traditional approach leads to harmful adjustment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99"/>
        </w:tc>
      </w:tr>
    </w:tbl>
    <w:p>
      <w:pPr>
        <w:pStyle w:val="FirstParagraph"/>
      </w:pPr>
      <w:ins w:id="95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0" w:name="rem-modified-traditional-defini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(Patching Condition 2 Does Not Work). </w:t>
            </w:r>
            <w:r>
              <w:t xml:space="preserve">Replacing condition 2 of</w:t>
            </w:r>
            <w:r>
              <w:t xml:space="preserve"> </w:t>
            </w:r>
            <w:hyperlink w:anchor="def-traditional-confounder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 </w:t>
            </w:r>
            <w:r>
              <w:t xml:space="preserve">by the structural condition</w:t>
            </w:r>
            <w:r>
              <w:t xml:space="preserve"> </w:t>
            </w:r>
            <w:r>
              <w:t xml:space="preserve">“it is a cause of the outcome”</w:t>
            </w:r>
            <w:r>
              <w:t xml:space="preserve"> </w:t>
            </w:r>
            <w:r>
              <w:t xml:space="preserve">fixes Figure 7.4,</w:t>
            </w:r>
            <w:r>
              <w:t xml:space="preserve"> </w:t>
            </w:r>
            <w:r>
              <w:t xml:space="preserve">but then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Figure 7.2 would no longer count as a confounder, although it must be adjusted for.</w:t>
            </w:r>
            <w:r>
              <w:t xml:space="preserve"> </w:t>
            </w:r>
            <w:r>
              <w:t xml:space="preserve">Technical Point 7.2 gives a replacement that handles Figures 7.4 and 7.7.</w:t>
            </w:r>
          </w:p>
          <w:bookmarkEnd w:id="100"/>
        </w:tc>
      </w:tr>
    </w:tbl>
    <w:p>
      <w:pPr>
        <w:pStyle w:val="BodyText"/>
      </w:pPr>
      <w:ins w:id="96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Associations Cannot Define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definition of confounder built almost entirely on statistical associations can advise adjusting for a</w:t>
            </w:r>
            <w:r>
              <w:t xml:space="preserve"> </w:t>
            </w:r>
            <w:r>
              <w:t xml:space="preserve">“confounder”</w:t>
            </w:r>
            <w:r>
              <w:t xml:space="preserve"> </w:t>
            </w:r>
            <w:r>
              <w:t xml:space="preserve">when no structural confounding exists.</w:t>
            </w:r>
            <w:r>
              <w:t xml:space="preserve"> </w:t>
            </w:r>
            <w:r>
              <w:t xml:space="preserve">Nor does a change in estimate after adjustment prove confounding:</w:t>
            </w:r>
            <w:r>
              <w:t xml:space="preserve"> </w:t>
            </w:r>
            <w:r>
              <w:t xml:space="preserve">adjusted and unadjusted estimates can differ because adjustment for a non-confounder created selection bias (Chapter 8),</w:t>
            </w:r>
            <w:r>
              <w:t xml:space="preserve"> </w:t>
            </w:r>
            <w:r>
              <w:t xml:space="preserve">or because the effect measure is noncollapsible (Fine Point 4.3).</w:t>
            </w:r>
            <w:r>
              <w:t xml:space="preserve"> </w:t>
            </w:r>
            <w:r>
              <w:t xml:space="preserve">Definitions of confounding based on change in estimates were abandoned long ago for these reasons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97" w:author="PR Preview" w:date="2024-01-01T00:00:00Z">
        <w:r>
          <w:t xml:space="preserve">Strictly speaking, investigators do not need the whole causal structure;</w:t>
        </w:r>
      </w:ins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it is enough to know some set of variables that delivers conditional exchangeability.</w:t>
        </w:r>
      </w:ins>
    </w:p>
    <w:bookmarkStart w:id="121" w:name="X381fe7beee93581d9971da015cc95ac067d0b27"/>
    <w:p>
      <w:pPr>
        <w:pStyle w:val="Heading3"/>
      </w:pPr>
      <w:ins w:id="98" w:author="PR Preview" w:date="2024-01-01T00:00:00Z">
        <w:r>
          <w:t xml:space="preserve">4.1 Confounding Is Absolute; Confounder Is Relative</w:t>
        </w:r>
      </w:ins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3" w:name="rem-confounder-relativ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(Confounding Is Absolute; Confounder Is Relative). </w:t>
            </w:r>
            <w:r>
              <w:t xml:space="preserve">The structural approach first identifies the sources of confounding (the common causes of treatment and outcome) and then a sufficient adjustment set.</w:t>
            </w:r>
            <w:r>
              <w:t xml:space="preserve"> </w:t>
            </w:r>
            <w:r>
              <w:t xml:space="preserve">Whether a variable belongs to a sufficient set depends on the other variables in it.</w:t>
            </w:r>
            <w:r>
              <w:t xml:space="preserve"> </w:t>
            </w:r>
            <w:r>
              <w:t xml:space="preserve">In Figures 7.2 and 7.3,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needed only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unmeasured;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be a confounder.</w:t>
            </w:r>
            <w:r>
              <w:t xml:space="preserve"> </w:t>
            </w:r>
            <w:r>
              <w:t xml:space="preserve">So, for a given causal DAG, whether there is confounding is a fixed fact,</w:t>
            </w:r>
            <w:r>
              <w:t xml:space="preserve"> </w:t>
            </w:r>
            <w:r>
              <w:t xml:space="preserve">while whether a variable is a confounder depends on what else is adjusted for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</w:p>
          <w:bookmarkEnd w:id="103"/>
        </w:tc>
      </w:tr>
    </w:tbl>
    <w:p>
      <w:pPr>
        <w:pStyle w:val="BodyText"/>
      </w:pPr>
      <w:ins w:id="100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4" w:name="rem-structural-approach-advantages-ch7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(Two Advantages of the Structural Approach). 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 prevents inconsistencies between beliefs and actions:</w:t>
            </w:r>
            <w:r>
              <w:t xml:space="preserve"> </w:t>
            </w:r>
            <w:r>
              <w:t xml:space="preserve">if you believe Figure 7.4, you will not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whatever a non-structural definition says.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 makes the researchers’ assumptions explicit, so others can criticize them.</w:t>
            </w:r>
          </w:p>
          <w:bookmarkEnd w:id="104"/>
        </w:tc>
      </w:tr>
    </w:tbl>
    <w:p>
      <w:pPr>
        <w:pStyle w:val="FirstParagraph"/>
      </w:pPr>
      <w:ins w:id="101" w:author="PR Preview" w:date="2024-01-01T00:00:00Z">
        <w:r>
          <w:t xml:space="preserve">VanderWeele and Shpitser (2013) also proposed a formal definition of confounder.</w:t>
        </w:r>
      </w:ins>
      <w:ins w:id="101" w:author="PR Preview" w:date="2024-01-01T00:00:00Z">
        <w:r>
          <w:t xml:space="preserve"> </w:t>
        </w:r>
      </w:ins>
      <w:ins w:id="101" w:author="PR Preview" w:date="2024-01-01T00:00:00Z">
        <w:r>
          <w:t xml:space="preserve">No approach guarantees that the researchers’ DAG is correct,</w:t>
        </w:r>
      </w:ins>
      <w:ins w:id="101" w:author="PR Preview" w:date="2024-01-01T00:00:00Z">
        <w:r>
          <w:t xml:space="preserve"> </w:t>
        </w:r>
      </w:ins>
      <w:ins w:id="101" w:author="PR Preview" w:date="2024-01-01T00:00:00Z">
        <w:r>
          <w:t xml:space="preserve">so a chosen adjustment set may still fail to remove confounding or may introduce selection bias.</w:t>
        </w:r>
      </w:ins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106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measured variable can help with confounding without lying on any backdoor path.</w:t>
            </w:r>
            <w:r>
              <w:t xml:space="preserve"> </w:t>
            </w:r>
            <w:r>
              <w:t xml:space="preserve">The boxes that follow name such variables and give an example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0" w:name="def-surrogate-confounder"/>
          <w:p>
            <w:pPr>
              <w:pStyle w:val="BodyText"/>
            </w:pPr>
            <w:r>
              <w:rPr>
                <w:b/>
                <w:bCs/>
              </w:rPr>
              <w:t xml:space="preserve">Definition 11 (Surrogate Confounder)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</w:t>
            </w:r>
            <w:r>
              <w:t xml:space="preserve"> </w:t>
            </w:r>
            <w:r>
              <w:t xml:space="preserve">is a measured non-descendant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lies on no backdoor path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but is a proxy for (for example, an effect of) an unmeasured common 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as in Figure 7.8.</w:t>
            </w:r>
            <w:r>
              <w:t xml:space="preserve"> </w:t>
            </w:r>
            <w:r>
              <w:t xml:space="preserve">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typically reduces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no backdoor path it generally cannot remove all of it.</w:t>
            </w:r>
          </w:p>
          <w:bookmarkEnd w:id="110"/>
        </w:tc>
      </w:tr>
    </w:tbl>
    <w:p>
      <w:pPr>
        <w:pStyle w:val="BodyText"/>
      </w:pPr>
      <w:ins w:id="1106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1" w:name="exm-income-ses"/>
          <w:p>
            <w:pPr>
              <w:pStyle w:val="BodyText"/>
            </w:pPr>
            <w:r>
              <w:rPr>
                <w:b/>
                <w:bCs/>
              </w:rPr>
              <w:t xml:space="preserve">Example 21 (Income as a Surrogate for Socioeconomic Status)</w:t>
            </w:r>
            <w:r>
              <w:t xml:space="preserve"> </w:t>
            </w: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1"/>
        </w:tc>
      </w:tr>
    </w:tbl>
    <w:p>
      <w:pPr>
        <w:pStyle w:val="BodyText"/>
      </w:pPr>
      <w:ins w:id="1107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Collect Many Surrogates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One strategy against unmeasured confounding is to measure and adjust for as many surrogate confounders as possible (see Chapter 18).</w:t>
            </w:r>
          </w:p>
          <w:p/>
        </w:tc>
      </w:tr>
    </w:tbl>
    <w:p>
      <w:ins w:id="1108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the traditional definition (</w:t>
            </w:r>
            <w:hyperlink w:anchor="def-traditional-confounder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 conditions 1 and 2 are statistical and condition 3 is causal, and all three are wrong.</w:t>
            </w:r>
            <w:r>
              <w:t xml:space="preserve"> </w:t>
            </w:r>
            <w:r>
              <w:t xml:space="preserve">The boxes that follow replace them,</w:t>
            </w:r>
            <w:r>
              <w:t xml:space="preserve"> </w:t>
            </w:r>
            <w:r>
              <w:t xml:space="preserve">following Robins (1997, Theorem 4.3) and Greenland, Pearl, and Robins (1999),</w:t>
            </w:r>
            <w:r>
              <w:t xml:space="preserve"> </w:t>
            </w:r>
            <w:r>
              <w:t xml:space="preserve">show what the replacement buys,</w:t>
            </w:r>
            <w:r>
              <w:t xml:space="preserve"> </w:t>
            </w:r>
            <w:r>
              <w:t xml:space="preserve">and apply it to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1109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def-nonconfounder-given-data"/>
          <w:p>
            <w:pPr>
              <w:pStyle w:val="BodyText"/>
            </w:pPr>
            <w:r>
              <w:rPr>
                <w:b/>
                <w:bCs/>
              </w:rPr>
              <w:t xml:space="preserve">Definition 12 (Non-confounder Given Data on 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(measured) 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(possibly unmeasured) be sets of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independent of treatment: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is independent of the outcome: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may be associated with each other.</w:t>
            </w:r>
          </w:p>
          <w:bookmarkEnd w:id="117"/>
        </w:tc>
      </w:tr>
    </w:tbl>
    <w:p>
      <w:pPr>
        <w:pStyle w:val="BodyText"/>
      </w:pPr>
      <w:ins w:id="1110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8" w:name="exm-nonconfounder-figure-7-4"/>
          <w:p>
            <w:pPr>
              <w:pStyle w:val="BodyText"/>
            </w:pPr>
            <w:r>
              <w:rPr>
                <w:b/>
                <w:bCs/>
              </w:rPr>
              <w:t xml:space="preserve">Example 22 (Figure 7.4 via the Non-confounder Condition)</w:t>
            </w:r>
            <w:r>
              <w:t xml:space="preserve"> </w:t>
            </w:r>
            <w:r>
              <w:t xml:space="preserve">In Figure 7.4 take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 </w:t>
            </w:r>
            <w:r>
              <w:t xml:space="preserve">(adjust for nothing) 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set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blocks the only backdoor path at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contains no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hyperlink w:anchor="thm-backdoor-exchangeability-ch7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the premise of</w:t>
            </w:r>
            <w:r>
              <w:t xml:space="preserve"> </w:t>
            </w:r>
            <w:hyperlink w:anchor="def-nonconfounder-given-data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are discrete, and assume consistency 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conditions of</w:t>
            </w:r>
            <w:r>
              <w:t xml:space="preserve"> </w:t>
            </w:r>
            <w:hyperlink w:anchor="def-nonconfounder-given-data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 </w:t>
            </w:r>
            <w:r>
              <w:t xml:space="preserve">hold, with the subsets named as in the figure: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two paths between them,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pass through a collider (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 that is not conditioned on.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the unconditioned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Both independence statements are read off the DAG by d-separation, which implies independence under the causal Markov assumption.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a non-confounder given data on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.</w:t>
            </w:r>
          </w:p>
          <w:bookmarkEnd w:id="118"/>
        </w:tc>
      </w:tr>
    </w:tbl>
    <w:p>
      <w:pPr>
        <w:pStyle w:val="BodyText"/>
      </w:pPr>
      <w:ins w:id="1111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0" w:name="prp-nonconfounder-given-data"/>
          <w:p>
            <w:pPr>
              <w:pStyle w:val="BodyText"/>
            </w:pPr>
            <w:r>
              <w:rPr>
                <w:b/>
                <w:bCs/>
              </w:rPr>
              <w:t xml:space="preserve">Proposition 3 (Adjusting for L Alone Suffices)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be discrete sets of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non-confounder given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w:hyperlink w:anchor="def-nonconfounder-given-data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), with split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Fix a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 consistency and 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w:bookmarkStart w:id="119" w:name="eq-nonconfounder-given-data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19"/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standardization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alone identifies the counterfactual mean.</w:t>
            </w:r>
          </w:p>
          <w:bookmarkEnd w:id="120"/>
        </w:tc>
      </w:tr>
    </w:tbl>
    <w:p>
      <w:pPr>
        <w:pStyle w:val="BodyText"/>
      </w:pPr>
      <w:ins w:id="1112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derivation is ours, not the book’s.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condition 2,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First, by the law of total expectation, conditional exchangeability, and consistency,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Second, by the law of total expectation and condition 2,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where the last line uses condition 1.</w:t>
            </w:r>
            <w:r>
              <w:t xml:space="preserve"> </w:t>
            </w:r>
            <w:r>
              <w:t xml:space="preserve">The two right-hand sides agree, which proves</w:t>
            </w:r>
            <w:r>
              <w:t xml:space="preserve"> </w:t>
            </w:r>
            <w:hyperlink w:anchor="eq-nonconfounder-given-data">
              <w:r>
                <w:rPr>
                  <w:rStyle w:val="Hyperlink"/>
                </w:rPr>
                <w:t xml:space="preserve">Equation 3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gives the formula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ins w:id="1113" w:author="PR Preview" w:date="2024-01-01T00:00:00Z">
        <w:r>
          <w:t xml:space="preserve">Applied to</w:t>
        </w:r>
      </w:ins>
      <w:ins w:id="1113" w:author="PR Preview" w:date="2024-01-01T00:00:00Z">
        <w:r>
          <w:t xml:space="preserve"> </w:t>
        </w:r>
      </w:ins>
      <w:hyperlink w:anchor="exm-nonconfounder-figure-7-4">
        <w:r>
          <w:rPr>
            <w:rStyle w:val="Hyperlink"/>
          </w:rPr>
          <w:t xml:space="preserve">Example 22</w:t>
        </w:r>
      </w:hyperlink>
      <w:ins w:id="1113" w:author="PR Preview" w:date="2024-01-01T00:00:00Z">
        <w:r>
          <w:t xml:space="preserve">,</w:t>
        </w:r>
      </w:ins>
      <w:ins w:id="1113" w:author="PR Preview" w:date="2024-01-01T00:00:00Z">
        <w:r>
          <w:t xml:space="preserve"> </w:t>
        </w:r>
      </w:ins>
      <w:hyperlink w:anchor="prp-nonconfounder-given-data">
        <w:r>
          <w:rPr>
            <w:rStyle w:val="Hyperlink"/>
          </w:rPr>
          <w:t xml:space="preserve">Proposition 3</w:t>
        </w:r>
      </w:hyperlink>
      <w:ins w:id="1113" w:author="PR Preview" w:date="2024-01-01T00:00:00Z">
        <w:r>
          <w:t xml:space="preserve"> </w:t>
        </w:r>
      </w:ins>
      <w:ins w:id="1113" w:author="PR Preview" w:date="2024-01-01T00:00:00Z">
        <w:r>
          <w:t xml:space="preserve">gives</w:t>
        </w:r>
      </w:ins>
      <w:ins w:id="1113" w:author="PR Preview" w:date="2024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ins w:id="1113" w:author="PR Preview" w:date="2024-01-01T00:00:00Z">
        <w:r>
          <w:t xml:space="preserve">:</w:t>
        </w:r>
      </w:ins>
      <w:ins w:id="1113" w:author="PR Preview" w:date="2024-01-01T00:00:00Z">
        <w:r>
          <w:t xml:space="preserve"> </w:t>
        </w:r>
      </w:ins>
      <w:ins w:id="1113" w:author="PR Preview" w:date="2024-01-01T00:00:00Z">
        <w:r>
          <w:t xml:space="preserve">there is no confounding in Figure 7.4, as the backdoor criterion showed in</w:t>
        </w:r>
      </w:ins>
      <w:ins w:id="1113" w:author="PR Preview" w:date="2024-01-01T00:00:00Z">
        <w:r>
          <w:t xml:space="preserve"> </w:t>
        </w:r>
      </w:ins>
      <w:hyperlink w:anchor="exm-figure-7-4-no-confounding">
        <w:r>
          <w:rPr>
            <w:rStyle w:val="Hyperlink"/>
          </w:rPr>
          <w:t xml:space="preserve">Example 12</w:t>
        </w:r>
      </w:hyperlink>
      <w:ins w:id="1113" w:author="PR Preview" w:date="2024-01-01T00:00:00Z">
        <w:r>
          <w:t xml:space="preserve">.</w:t>
        </w:r>
      </w:ins>
    </w:p>
    <w:bookmarkEnd w:id="121"/>
    <w:bookmarkEnd w:id="122"/>
    <w:bookmarkStart w:id="127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13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1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23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124"/>
        </w:tc>
      </w:tr>
    </w:tbl>
    <w:p>
      <w:pPr>
        <w:pStyle w:val="FirstParagraph"/>
      </w:pPr>
      <w:ins w:id="118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(Sketch of a proof of</w:t>
            </w:r>
            <w:r>
              <w:t xml:space="preserve"> </w:t>
            </w:r>
            <w:hyperlink w:anchor="thm-backdoor-exchangeability-ch7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(Sketch of a proof of</w:t>
            </w:r>
            <w:r>
              <w:t xml:space="preserve"> </w:t>
            </w:r>
            <w:hyperlink w:anchor="thm-backdoor-exchangeability-ch7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). </w:t>
            </w:r>
            <w:r>
              <w:t xml:space="preserve">On the SWIG,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d-separated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exactly when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contains no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blocks every backdoor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102)</w:t>
            </w:r>
            <w:r>
              <w:t xml:space="preserve">:</w:t>
            </w:r>
            <w:r>
              <w:t xml:space="preserve"> </w:t>
            </w:r>
            <w:r>
              <w:t xml:space="preserve">the natural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keeps only the arrows into treatment,</w:t>
            </w:r>
            <w:r>
              <w:t xml:space="preserve"> </w:t>
            </w:r>
            <w:r>
              <w:t xml:space="preserve">so every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starts with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as a backdoor path does,</w:t>
            </w:r>
            <w:r>
              <w:t xml:space="preserve"> </w:t>
            </w:r>
            <w:r>
              <w:t xml:space="preserve">and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appears on the SWIG only as a counterfactual, so the factual variable cannot be in the conditioning set.</w:t>
            </w:r>
            <w:r>
              <w:t xml:space="preserve"> </w:t>
            </w:r>
            <w:r>
              <w:t xml:space="preserve">Under an FFRCISTG model, d-separation on the SWIG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which gives part 1.</w:t>
            </w:r>
            <w:r>
              <w:t xml:space="preserve"> </w:t>
            </w:r>
            <w:r>
              <w:t xml:space="preserve">For part 2 with 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non-descendants,</w:t>
            </w:r>
            <w:r>
              <w:t xml:space="preserve"> </w:t>
            </w:r>
            <w:r>
              <w:t xml:space="preserve">if some backdoor path stays open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d-separated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 the SWIG, and faithfulness turns that into dependence.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contains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 SWIG does not display the independence;</w:t>
            </w:r>
            <w:r>
              <w:t xml:space="preserve"> </w:t>
            </w:r>
            <w:r>
              <w:t xml:space="preserve">that case of part 2 is taken from the book (Technical Point 7.1), not proved here.</w:t>
            </w:r>
            <w:r>
              <w:t xml:space="preserve"> </w:t>
            </w:r>
            <w:r>
              <w:t xml:space="preserve">This is a sketch, not a full proof.</w:t>
            </w:r>
          </w:p>
          <w:p/>
        </w:tc>
      </w:tr>
    </w:tbl>
    <w:p>
      <w:pPr>
        <w:pStyle w:val="BodyText"/>
      </w:pPr>
      <w:ins w:id="119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Notation: Arrows Out of the Intervention Node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the single-intervention world,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and cannot affect other variables.</w:t>
            </w:r>
            <w:r>
              <w:t xml:space="preserve"> </w:t>
            </w:r>
            <w:r>
              <w:t xml:space="preserve">SWIGs still draw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to keep track of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/>
        </w:tc>
      </w:tr>
    </w:tbl>
    <w:p>
      <w:pPr>
        <w:pStyle w:val="BodyText"/>
      </w:pPr>
      <w:ins w:id="120" w:author="PR Preview" w:date="2024-01-01T00:00:00Z">
        <w:r>
          <w:rPr>
            <w:b/>
            <w:bCs/>
          </w:rPr>
          <w:t xml:space="preserve">Origins:</w:t>
        </w:r>
      </w:ins>
      <w:ins w:id="120" w:author="PR Preview" w:date="2024-01-01T00:00:00Z">
        <w:r>
          <w:t xml:space="preserve"> </w:t>
        </w:r>
      </w:ins>
      <w:ins w:id="120" w:author="PR Preview" w:date="2024-01-01T00:00:00Z">
        <w:r>
          <w:t xml:space="preserve">Richardson and Robins (2013) showed that SWIGs overcome some shortcomings of the twin causal diagrams previously proposed by Balke and Pearl (1994)</w:t>
        </w:r>
      </w:ins>
      <w:ins w:id="120" w:author="PR Preview" w:date="2024-01-01T00:00:00Z">
        <w:r>
          <w:t xml:space="preserve"> </w:t>
        </w:r>
      </w:ins>
      <w:ins w:id="120" w:author="PR Preview" w:date="2024-01-01T00:00:00Z">
        <w:r>
          <w:t xml:space="preserve">(Hernán and Robins 2020, 101)</w:t>
        </w:r>
      </w:ins>
      <w:ins w:id="120" w:author="PR Preview" w:date="2024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bookmarkEnd w:id="127"/>
    <w:bookmarkStart w:id="164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124" w:author="PR Preview" w:date="2024-01-01T00:00:00Z">
        <w:r>
          <w:t xml:space="preserve">Without randomization, causal inference relies on the uncheckable assumption that the measured</w:t>
        </w:r>
      </w:ins>
      <w:ins w:id="124" w:author="PR Preview" w:date="2024-01-01T00:00:00Z">
        <w:r>
          <w:t xml:space="preserve"> </w:t>
        </w:r>
      </w:ins>
      <m:oMath>
        <m:r>
          <m:t>L</m:t>
        </m:r>
      </m:oMath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is a sufficient set for confounding adjustment (</w:t>
        </w:r>
      </w:ins>
      <w:hyperlink w:anchor="def-sufficient-set">
        <w:r>
          <w:rPr>
            <w:rStyle w:val="Hyperlink"/>
          </w:rPr>
          <w:t xml:space="preserve">Definition 4</w:t>
        </w:r>
      </w:hyperlink>
      <w:ins w:id="124" w:author="PR Preview" w:date="2024-01-01T00:00:00Z">
        <w:r>
          <w:t xml:space="preserve">).</w:t>
        </w:r>
      </w:ins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Under that assumption, methods that adjust for</w:t>
        </w:r>
      </w:ins>
      <w:ins w:id="124" w:author="PR Preview" w:date="2024-01-01T00:00:00Z">
        <w:r>
          <w:t xml:space="preserve"> </w:t>
        </w:r>
      </w:ins>
      <m:oMath>
        <m:r>
          <m:t>L</m:t>
        </m:r>
      </m:oMath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fall into two categories,</w:t>
        </w:r>
      </w:ins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both of which rely on conditional exchangeability given</w:t>
        </w:r>
      </w:ins>
      <w:ins w:id="124" w:author="PR Preview" w:date="2024-01-01T00:00:00Z">
        <w:r>
          <w:t xml:space="preserve"> </w:t>
        </w:r>
      </w:ins>
      <m:oMath>
        <m:r>
          <m:t>L</m:t>
        </m:r>
      </m:oMath>
      <w:ins w:id="124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8" w:name="def-g-methods-ch7"/>
          <w:p>
            <w:pPr>
              <w:pStyle w:val="BodyText"/>
            </w:pPr>
            <w:r>
              <w:rPr>
                <w:b/>
                <w:bCs/>
              </w:rPr>
              <w:t xml:space="preserve">Definition 14 (G-methods and Conventional Stratification-Based Methods)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b/>
                <w:bCs/>
              </w:rPr>
              <w:t xml:space="preserve">G-methods</w:t>
            </w:r>
            <w:r>
              <w:t xml:space="preserve"> </w:t>
            </w:r>
            <w:r>
              <w:t xml:space="preserve">(</w:t>
            </w:r>
            <w:r>
              <w:t xml:space="preserve">“g”</w:t>
            </w:r>
            <w:r>
              <w:t xml:space="preserve"> </w:t>
            </w:r>
            <w:r>
              <w:t xml:space="preserve">for generalized) are standardization, IP weighting, and g-estimation:</w:t>
            </w:r>
            <w:r>
              <w:t xml:space="preserve"> </w:t>
            </w:r>
            <w:r>
              <w:t xml:space="preserve">methods whose target is the causal effect in the whole population or in any subset of it.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b/>
                <w:bCs/>
              </w:rPr>
              <w:t xml:space="preserve">Conventional stratification-based methods</w:t>
            </w:r>
            <w:r>
              <w:t xml:space="preserve"> </w:t>
            </w:r>
            <w:r>
              <w:t xml:space="preserve">are stratification (including restriction) and matching:</w:t>
            </w:r>
            <w:r>
              <w:t xml:space="preserve"> </w:t>
            </w:r>
            <w:r>
              <w:t xml:space="preserve">methods whose target is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 within subsets defined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28"/>
        </w:tc>
      </w:tr>
    </w:tbl>
    <w:p>
      <w:pPr>
        <w:pStyle w:val="FirstParagraph"/>
      </w:pPr>
      <w:ins w:id="125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3" w:name="exm-heart-transplant-methods"/>
          <w:p>
            <w:pPr>
              <w:pStyle w:val="BodyText"/>
            </w:pPr>
            <w:r>
              <w:rPr>
                <w:b/>
                <w:bCs/>
              </w:rPr>
              <w:t xml:space="preserve">Example 24 (Both Kinds of Method in the Heart Transplant Study)</w:t>
            </w:r>
            <w:r>
              <w:t xml:space="preserve"> </w:t>
            </w:r>
            <w:r>
              <w:t xml:space="preserve">Earlier chapters handled confounding by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heart transplant study both ways:</w:t>
            </w:r>
            <w:r>
              <w:t xml:space="preserve"> </w:t>
            </w:r>
            <w:r>
              <w:t xml:space="preserve">with g-methods (</w:t>
            </w:r>
            <w:hyperlink r:id="rId129">
              <w:r>
                <w:rPr>
                  <w:rStyle w:val="Hyperlink"/>
                </w:rPr>
                <w:t xml:space="preserve">standardization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30">
              <w:r>
                <w:rPr>
                  <w:rStyle w:val="Hyperlink"/>
                </w:rPr>
                <w:t xml:space="preserve">IP weighting</w:t>
              </w:r>
            </w:hyperlink>
            <w:r>
              <w:t xml:space="preserve"> </w:t>
            </w:r>
            <w:r>
              <w:t xml:space="preserve">in Chapter 2)</w:t>
            </w:r>
            <w:r>
              <w:t xml:space="preserve"> </w:t>
            </w:r>
            <w:r>
              <w:t xml:space="preserve">and with conventional methods (</w:t>
            </w:r>
            <w:hyperlink r:id="rId131">
              <w:r>
                <w:rPr>
                  <w:rStyle w:val="Hyperlink"/>
                </w:rPr>
                <w:t xml:space="preserve">stratification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32">
              <w:r>
                <w:rPr>
                  <w:rStyle w:val="Hyperlink"/>
                </w:rPr>
                <w:t xml:space="preserve">matching</w:t>
              </w:r>
            </w:hyperlink>
            <w:r>
              <w:t xml:space="preserve"> </w:t>
            </w:r>
            <w:r>
              <w:t xml:space="preserve">in Chapter 4).</w:t>
            </w:r>
            <w:r>
              <w:t xml:space="preserve"> </w:t>
            </w:r>
            <w:r>
              <w:t xml:space="preserve">Part II extends both kinds with models:</w:t>
            </w:r>
            <w:r>
              <w:t xml:space="preserve"> </w:t>
            </w:r>
            <w:r>
              <w:t xml:space="preserve">the g-methods to the parametric g-formula, marginal structural models, and structural nested models,</w:t>
            </w:r>
            <w:r>
              <w:t xml:space="preserve"> </w:t>
            </w:r>
            <w:r>
              <w:t xml:space="preserve">and the conventional methods to outcome regression.</w:t>
            </w:r>
          </w:p>
          <w:bookmarkEnd w:id="133"/>
        </w:tc>
      </w:tr>
    </w:tbl>
    <w:p>
      <w:pPr>
        <w:pStyle w:val="BodyText"/>
      </w:pPr>
      <w:ins w:id="126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4" w:name="rem-deleting-vs-conditioning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</w:t>
            </w:r>
            <w:r>
              <w:t xml:space="preserve">“Deleting”</w:t>
            </w:r>
            <w:r>
              <w:t xml:space="preserve"> </w:t>
            </w:r>
            <w:r>
              <w:t xml:space="preserve">an Arrow Versus Conditioning). </w:t>
            </w:r>
            <w:r>
              <w:t xml:space="preserve">Standardization and IP weighting reproduce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 that the population would show if no backdoor path ran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weighting, for example, creates a pseudo-population in which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“deleting”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Stratification does not delete that arrow but computes the effect in a subset, represented by a selection box.</w:t>
            </w:r>
            <w:r>
              <w:t xml:space="preserve"> </w:t>
            </w:r>
            <w:r>
              <w:t xml:space="preserve">Part III explains why deleting the arrow is advantageous with time-varying treatments,</w:t>
            </w:r>
            <w:r>
              <w:t xml:space="preserve"> </w:t>
            </w:r>
            <w:r>
              <w:t xml:space="preserve">why g-estimation, a g-method that like stratification works within levels of the covariates, remains valid in general when stratification and matching do not,</w:t>
            </w:r>
            <w:r>
              <w:t xml:space="preserve"> </w:t>
            </w:r>
            <w:r>
              <w:t xml:space="preserve">and why conventional stratification-based methods can cause selection bias with time-varying confounders (Chapter 20).</w:t>
            </w:r>
          </w:p>
          <w:bookmarkEnd w:id="134"/>
        </w:tc>
      </w:tr>
    </w:tbl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p>
      <w:ins w:id="1128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backdoor criterion excludes 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variables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 that follows shows why descendants are excluded,</w:t>
            </w:r>
            <w:r>
              <w:t xml:space="preserve"> </w:t>
            </w:r>
            <w:r>
              <w:t xml:space="preserve">and the remark after it shows that timing alone does not matter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1129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7" w:name="exm-descendant-blocks-backdoor"/>
          <w:p>
            <w:pPr>
              <w:pStyle w:val="BodyText"/>
            </w:pPr>
            <w:r>
              <w:rPr>
                <w:b/>
                <w:bCs/>
              </w:rPr>
              <w:t xml:space="preserve">Example 25 (A Descendant That Blocks Every Backdoor Path (Figure 7.11))</w:t>
            </w:r>
            <w:r>
              <w:t xml:space="preserve"> </w:t>
            </w:r>
            <w:r>
              <w:t xml:space="preserve">Figure 7.11 (not drawn here) has arrows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unmeasured.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the only backdoor path,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a collider, but it blocks the causal pathway.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standardized risk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same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shows no effect however large the true effect is.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held, then with positivity and consistency standardization would recover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</w:t>
            </w:r>
            <w:hyperlink w:anchor="thm-standardization-ch7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would be equal.</w:t>
            </w:r>
            <w:r>
              <w:t xml:space="preserve"> </w:t>
            </w:r>
            <w:r>
              <w:t xml:space="preserve">Hence, whenever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(and positivity holds),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  <w:r>
              <w:t xml:space="preserve"> </w:t>
            </w:r>
            <w:r>
              <w:t xml:space="preserve">On the SWIG (Figure 7.12: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bookmarkEnd w:id="137"/>
        </w:tc>
      </w:tr>
    </w:tbl>
    <w:p>
      <w:pPr>
        <w:pStyle w:val="BodyText"/>
      </w:pPr>
      <w:ins w:id="1130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8" w:name="rem-topology-not-time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(Topology, Not Timing). </w:t>
            </w:r>
            <w:r>
              <w:t xml:space="preserve">The problem in</w:t>
            </w:r>
            <w:r>
              <w:t xml:space="preserve"> </w:t>
            </w:r>
            <w:hyperlink w:anchor="exm-descendant-blocks-backdoor">
              <w:r>
                <w:rPr>
                  <w:rStyle w:val="Hyperlink"/>
                </w:rPr>
                <w:t xml:space="preserve">Example 25</w:t>
              </w:r>
            </w:hyperlink>
            <w:r>
              <w:t xml:space="preserve"> </w:t>
            </w:r>
            <w:r>
              <w:t xml:space="preserve">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</w:t>
            </w:r>
            <w:r>
              <w:t xml:space="preserve"> </w:t>
            </w:r>
            <w:r>
              <w:t xml:space="preserve">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Only which variables cause which matters, not when they are measured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bookmarkEnd w:id="138"/>
        </w:tc>
      </w:tr>
    </w:tbl>
    <w:bookmarkStart w:id="141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5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5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5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5"/>
        </w:numPr>
      </w:pPr>
      <w:r>
        <w:t xml:space="preserve">instrumental variable estimation (Chapter 16).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Methods Need Other Unverifiable Assumptions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methods replace conditional exchangeability with other assumptions that are just as unverifiable,</w:t>
            </w:r>
            <w:r>
              <w:t xml:space="preserve"> </w:t>
            </w:r>
            <w:r>
              <w:t xml:space="preserve">so the choice of method depends on which unverifiable assumptions are more plausible in a given setting.</w:t>
            </w:r>
          </w:p>
          <w:p/>
        </w:tc>
      </w:tr>
    </w:tbl>
    <w:bookmarkEnd w:id="141"/>
    <w:bookmarkStart w:id="163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Expert Knowledge of the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exchangeability may be unrealistic, but expert knowledge about the causal structure helps get close to it: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measure many non-descendants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treatment in the hope of blocking all backdoor paths;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avoid adjusting for variables affected by treatment or by the outcome;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when several causal structures are plausible, analyze under each and state the assumptions each requires.</w:t>
            </w:r>
          </w:p>
          <w:p/>
        </w:tc>
      </w:tr>
    </w:tbl>
    <w:p>
      <w:pPr>
        <w:pStyle w:val="FirstParagraph"/>
      </w:pPr>
      <w:ins w:id="140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4" w:name="exm-scientific-critique"/>
          <w:p>
            <w:pPr>
              <w:pStyle w:val="BodyText"/>
            </w:pPr>
            <w:r>
              <w:rPr>
                <w:b/>
                <w:bCs/>
              </w:rPr>
              <w:t xml:space="preserve">Example 26 (A Logical Versus a Scientific Criticism)</w:t>
            </w:r>
            <w:r>
              <w:t xml:space="preserve"> </w:t>
            </w:r>
            <w:r>
              <w:t xml:space="preserve">A critic who says only</w:t>
            </w:r>
            <w:r>
              <w:t xml:space="preserve"> </w:t>
            </w:r>
            <w:r>
              <w:t xml:space="preserve">“your observational study may be confounded”</w:t>
            </w:r>
            <w:r>
              <w:t xml:space="preserve"> </w:t>
            </w:r>
            <w:r>
              <w:t xml:space="preserve">makes a logical, not a scientific, statement:</w:t>
            </w:r>
            <w:r>
              <w:t xml:space="preserve"> </w:t>
            </w:r>
            <w:r>
              <w:t xml:space="preserve">it is true of every observational study.</w:t>
            </w:r>
            <w:r>
              <w:t xml:space="preserve"> </w:t>
            </w:r>
            <w:r>
              <w:t xml:space="preserve">A scientific criticism names a source, such as</w:t>
            </w:r>
            <w:r>
              <w:t xml:space="preserve"> </w:t>
            </w:r>
            <w:r>
              <w:t xml:space="preserve">“confounding due to cigarette smoking, a common cause through which a backdoor path may remain open”</w:t>
            </w:r>
            <w:r>
              <w:t xml:space="preserve">.</w:t>
            </w:r>
            <w:r>
              <w:t xml:space="preserve"> </w:t>
            </w:r>
            <w:r>
              <w:t xml:space="preserve">That gives a testable challenge: adjust for smoking or, if smoking was not measured, conduct a sensitivity analysis</w:t>
            </w:r>
            <w:r>
              <w:t xml:space="preserve"> </w:t>
            </w:r>
            <w:r>
              <w:t xml:space="preserve">(Hernán and Robins 2020, 104–5)</w:t>
            </w:r>
            <w:r>
              <w:t xml:space="preserve">.</w:t>
            </w:r>
          </w:p>
          <w:bookmarkEnd w:id="144"/>
        </w:tc>
      </w:tr>
    </w:tbl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ins w:id="1144" w:author="PR Preview" w:date="2024-01-01T00:00:00Z">
        <w:r>
          <w:drawing>
            <wp:inline>
              <wp:extent cx="5334000" cy="2000250"/>
              <wp:effectExtent b="0" l="0" r="0" t="0"/>
              <wp:docPr descr="Left: Figure 7.13, with negative outcome control C (the pre-treatment outcome). Right: Figure 7.14, in which M fully mediates the effect of A on Y. U is unmeasured." title="" id="146" name="Picture"/>
              <a:graphic>
                <a:graphicData uri="http://schemas.openxmlformats.org/drawingml/2006/picture">
                  <pic:pic>
                    <pic:nvPicPr>
                      <pic:cNvPr descr="07-confounding_files/figure-docx/dag-ch7-13-14-1.png" id="147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145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34000" cy="2000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variable that treatment cannot affect but that shares the unmeasured confounders of the outcome can measure the confounding.</w:t>
            </w:r>
            <w:r>
              <w:t xml:space="preserve"> </w:t>
            </w:r>
            <w:r>
              <w:t xml:space="preserve">The boxes that follow define negative outcome controls and additive equi-confounding,</w:t>
            </w:r>
            <w:r>
              <w:t xml:space="preserve"> </w:t>
            </w:r>
            <w:r>
              <w:t xml:space="preserve">give the resulting identification result with an example,</w:t>
            </w:r>
            <w:r>
              <w:t xml:space="preserve"> </w:t>
            </w:r>
            <w:r>
              <w:t xml:space="preserve">and point to a more general approach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1146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0" w:name="def-negative-outcome-control"/>
          <w:p>
            <w:pPr>
              <w:pStyle w:val="BodyText"/>
            </w:pPr>
            <w:r>
              <w:rPr>
                <w:b/>
                <w:bCs/>
              </w:rPr>
              <w:t xml:space="preserve">Definition 15 (Negative Outcome Control)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variable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w:r>
              <w:t xml:space="preserve">but that shares the unmeasured causes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w:r>
              <w:t xml:space="preserve">The outcome measured just before treatment is the usual example.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measures the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150"/>
        </w:tc>
      </w:tr>
    </w:tbl>
    <w:p>
      <w:pPr>
        <w:pStyle w:val="BodyText"/>
      </w:pPr>
      <w:ins w:id="1147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1" w:name="exm-aspirin-blood-pressure"/>
          <w:p>
            <w:pPr>
              <w:pStyle w:val="BodyText"/>
            </w:pPr>
            <w:r>
              <w:rPr>
                <w:b/>
                <w:bCs/>
              </w:rPr>
              <w:t xml:space="preserve">Example 27 (Aspirin and Blood Pressure)</w:t>
            </w:r>
            <w:r>
              <w:t xml:space="preserve"> </w:t>
            </w: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blood pressure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w:r>
              <w:t xml:space="preserve">Aspirin taken later cannot change an earlier reading, so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 negative outcome control.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qualifies as a negative outcome control whether or not it also causes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51"/>
        </w:tc>
      </w:tr>
    </w:tbl>
    <w:p>
      <w:pPr>
        <w:pStyle w:val="BodyText"/>
      </w:pPr>
      <w:ins w:id="1148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3" w:name="def-additive-equi-confounding"/>
          <w:p>
            <w:pPr>
              <w:pStyle w:val="BodyText"/>
            </w:pPr>
            <w:r>
              <w:rPr>
                <w:b/>
                <w:bCs/>
              </w:rPr>
              <w:t xml:space="preserve">Definition 16 (Additive Equi-confounding)</w:t>
            </w:r>
            <w:r>
              <w:t xml:space="preserve"> </w:t>
            </w:r>
            <w:r>
              <w:t xml:space="preserve">A binary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satisfy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 </w:t>
            </w:r>
            <w:r>
              <w:t xml:space="preserve">if the additive confounding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under no treatment</w:t>
            </w:r>
            <w:r>
              <w:t xml:space="preserve"> </w:t>
            </w:r>
            <w:r>
              <w:t xml:space="preserve">equals the additive confounding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:</w:t>
            </w:r>
          </w:p>
          <w:p>
            <w:pPr>
              <w:pStyle w:val="BodyText"/>
            </w:pPr>
            <w:bookmarkStart w:id="152" w:name="eq-additive-equi-confounding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C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C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52"/>
          </w:p>
          <w:bookmarkEnd w:id="153"/>
        </w:tc>
      </w:tr>
    </w:tbl>
    <w:p>
      <w:pPr>
        <w:pStyle w:val="FirstParagraph"/>
      </w:pPr>
      <w:ins w:id="1149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4" w:name="exm-equi-confounding-aspirin"/>
          <w:p>
            <w:pPr>
              <w:pStyle w:val="BodyText"/>
            </w:pPr>
            <w:r>
              <w:rPr>
                <w:b/>
                <w:bCs/>
              </w:rPr>
              <w:t xml:space="preserve">Example 28 (Equi-confounding in the Aspirin Example)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aspirin-blood-pressure">
              <w:r>
                <w:rPr>
                  <w:rStyle w:val="Hyperlink"/>
                </w:rPr>
                <w:t xml:space="preserve">Example 27</w:t>
              </w:r>
            </w:hyperlink>
            <w:r>
              <w:t xml:space="preserve">, suppose (hypothetically) that before treatment the eventual aspirin users had mean blood pressure 5 mmHg higher than the non-users.</w:t>
            </w:r>
            <w:r>
              <w:t xml:space="preserve"> </w:t>
            </w:r>
            <w:r>
              <w:t xml:space="preserve">Additive equi-confounding says that, had nobody taken aspirin,</w:t>
            </w:r>
            <w:r>
              <w:t xml:space="preserve"> </w:t>
            </w:r>
            <w:r>
              <w:t xml:space="preserve">the users’ mean blood pressure afterwards would also have been 5 mmHg higher than the non-users’.</w:t>
            </w:r>
          </w:p>
          <w:bookmarkEnd w:id="154"/>
        </w:tc>
      </w:tr>
    </w:tbl>
    <w:p>
      <w:pPr>
        <w:pStyle w:val="BodyText"/>
      </w:pPr>
      <w:ins w:id="1150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6" w:name="prp-difference-in-differences"/>
          <w:p>
            <w:pPr>
              <w:pStyle w:val="BodyText"/>
            </w:pPr>
            <w:r>
              <w:rPr>
                <w:b/>
                <w:bCs/>
              </w:rPr>
              <w:t xml:space="preserve">Proposition 4 (Difference-in-Differences)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a binary treatment with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 outcome, 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 negative outcome control (</w:t>
            </w:r>
            <w:hyperlink w:anchor="def-negative-outcome-control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on the same scale as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 consistency and additive equi-confounding (</w:t>
            </w:r>
            <w:hyperlink w:anchor="eq-additive-equi-confounding">
              <w:r>
                <w:rPr>
                  <w:rStyle w:val="Hyperlink"/>
                </w:rPr>
                <w:t xml:space="preserve">Equation 4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Then the average causal effect in the treated,</w:t>
            </w:r>
            <w:r>
              <w:t xml:space="preserve"> </w:t>
            </w:r>
            <m:oMath>
              <m:r>
                <m:rPr>
                  <m:sty m:val="p"/>
                </m:rPr>
                <m:t>ATT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, is identified:</w:t>
            </w:r>
          </w:p>
          <w:p>
            <w:pPr>
              <w:pStyle w:val="BodyText"/>
            </w:pPr>
            <w:bookmarkStart w:id="155" w:name="eq-difference-in-differences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ATT</m:t>
                </m:r>
                <m:r>
                  <m:rPr>
                    <m:sty m:val="p"/>
                  </m:rPr>
                  <m:t>=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C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C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55"/>
          </w:p>
          <w:bookmarkEnd w:id="156"/>
        </w:tc>
      </w:tr>
    </w:tbl>
    <w:p>
      <w:pPr>
        <w:pStyle w:val="FirstParagraph"/>
      </w:pPr>
      <w:ins w:id="1151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The condition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makes every conditional mean well defined.</w:t>
            </w:r>
          </w:p>
          <w:p/>
        </w:tc>
      </w:tr>
    </w:tbl>
    <w:p>
      <w:pPr>
        <w:pStyle w:val="BodyText"/>
      </w:pPr>
      <w:ins w:id="1152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7" w:name="exm-did-aspirin"/>
          <w:p>
            <w:pPr>
              <w:pStyle w:val="BodyText"/>
            </w:pPr>
            <w:r>
              <w:rPr>
                <w:b/>
                <w:bCs/>
              </w:rPr>
              <w:t xml:space="preserve">Example 29 (Difference-in-Differences for Aspirin)</w:t>
            </w:r>
            <w:r>
              <w:t xml:space="preserve"> </w:t>
            </w:r>
            <w:r>
              <w:t xml:space="preserve">Continue</w:t>
            </w:r>
            <w:r>
              <w:t xml:space="preserve"> </w:t>
            </w:r>
            <w:hyperlink w:anchor="exm-equi-confounding-aspirin">
              <w:r>
                <w:rPr>
                  <w:rStyle w:val="Hyperlink"/>
                </w:rPr>
                <w:t xml:space="preserve">Example 28</w:t>
              </w:r>
            </w:hyperlink>
            <w:r>
              <w:t xml:space="preserve">, with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 </w:t>
            </w:r>
            <w:r>
              <w:t xml:space="preserve">mmHg (pure confounding,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affect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If after treatment the users’ mean blood pressure is 3 mmHg higher than the non-users’ (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 effect plus confounding),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hyperlink w:anchor="eq-difference-in-differences">
              <w:r>
                <w:rPr>
                  <w:rStyle w:val="Hyperlink"/>
                </w:rPr>
                <w:t xml:space="preserve">Equation 5</w:t>
              </w:r>
            </w:hyperlink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sty m:val="p"/>
                </m:rPr>
                <m:t>ATT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t xml:space="preserve"> </w:t>
            </w:r>
            <w:r>
              <w:t xml:space="preserve">mmHg:</w:t>
            </w:r>
            <w:r>
              <w:t xml:space="preserve"> </w:t>
            </w:r>
            <w:r>
              <w:t xml:space="preserve">among users, aspirin lowered mean blood pressure by 2 mmHg.</w:t>
            </w:r>
          </w:p>
          <w:bookmarkEnd w:id="157"/>
        </w:tc>
      </w:tr>
    </w:tbl>
    <w:p>
      <w:pPr>
        <w:pStyle w:val="BodyText"/>
      </w:pPr>
      <w:ins w:id="1153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8" w:name="rem-proximal-inference"/>
          <w:p>
            <w:pPr>
              <w:pStyle w:val="BodyText"/>
            </w:pPr>
            <w:r>
              <w:rPr>
                <w:i/>
                <w:iCs/>
              </w:rPr>
              <w:t xml:space="preserve">Remark 13</w:t>
            </w:r>
            <w:r>
              <w:t xml:space="preserve"> (Limits of Difference-in-Differences, and Proximal Inference). </w:t>
            </w:r>
            <w:r>
              <w:t xml:space="preserve">Difference-in-differences (Card 1990; Meyer 1995;</w:t>
            </w:r>
            <w:r>
              <w:t xml:space="preserve"> </w:t>
            </w:r>
            <w:r>
              <w:t xml:space="preserve">Angrist and Krueger 1999)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negative treatment control</w:t>
            </w:r>
            <w:r>
              <w:t xml:space="preserve"> </w:t>
            </w:r>
            <w:r>
              <w:t xml:space="preserve">is, analogously, 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that shares the unmeasured causes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but 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Given both kinds of control, an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additional assumptions allow nonparametric identification of the effect even though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unmeasured;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(not drawn here)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bookmarkEnd w:id="158"/>
        </w:tc>
      </w:tr>
    </w:tbl>
    <w:p>
      <w:ins w:id="1154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blocks standardization and IP weighting, a mediator can sometimes stand in.</w:t>
            </w:r>
            <w:r>
              <w:t xml:space="preserve"> </w:t>
            </w:r>
            <w:r>
              <w:t xml:space="preserve">The proposition that follows gives Pearl’s (1995) front door formula and its proof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  <w:r>
              <w:t xml:space="preserve"> </w:t>
            </w: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g-formula,</w:t>
            </w:r>
            <w:r>
              <w:t xml:space="preserve"> </w:t>
            </w:r>
            <w:hyperlink w:anchor="thm-standardization-ch7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.)</w:t>
            </w:r>
          </w:p>
          <w:p/>
        </w:tc>
      </w:tr>
    </w:tbl>
    <w:p>
      <w:pPr>
        <w:pStyle w:val="BodyText"/>
      </w:pPr>
      <w:ins w:id="1155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2" w:name="prp-front-door"/>
          <w:p>
            <w:pPr>
              <w:pStyle w:val="BodyText"/>
            </w:pPr>
            <w:r>
              <w:rPr>
                <w:b/>
                <w:bCs/>
              </w:rPr>
              <w:t xml:space="preserve">Proposition 5 (Front Door Formula)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a treatment,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 binary outcome,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 discrete mediator, related as in Figure 7.14:</w:t>
            </w:r>
            <w:r>
              <w:t xml:space="preserve"> </w:t>
            </w:r>
            <w:r>
              <w:t xml:space="preserve">an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share no common cause,</w:t>
            </w:r>
            <w:r>
              <w:t xml:space="preserve"> </w:t>
            </w:r>
            <w:r>
              <w:t xml:space="preserve">and every backdoor path from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passes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 an FFRCISTG model for Figure 7.14,</w:t>
            </w:r>
            <w:r>
              <w:t xml:space="preserve"> </w:t>
            </w:r>
            <w:r>
              <w:t xml:space="preserve">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under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consistency,</w:t>
            </w:r>
            <w:r>
              <w:t xml:space="preserve"> </w:t>
            </w:r>
            <w:r>
              <w:t xml:space="preserve">and 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w:bookmarkStart w:id="161" w:name="eq-front-door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6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61"/>
          </w:p>
          <w:bookmarkEnd w:id="16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share no common cause, so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 and by consistency.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alone,</w:t>
            </w:r>
            <w:r>
              <w:t xml:space="preserve"> </w:t>
            </w:r>
            <w:r>
              <w:t xml:space="preserve">positivity, and consistency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Substituting steps 2-4 into step 1 gives</w:t>
            </w:r>
            <w:r>
              <w:t xml:space="preserve"> </w:t>
            </w:r>
            <w:hyperlink w:anchor="eq-front-door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</w:p>
          <w:p>
            <w:pPr>
              <w:pStyle w:val="FirstParagraph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163"/>
    <w:bookmarkEnd w:id="164"/>
    <w:bookmarkStart w:id="165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9"/>
        </w:numPr>
      </w:pPr>
      <w:ins w:id="159" w:author="PR Preview" w:date="2024-01-01T00:00:00Z">
        <w:r>
          <w:t xml:space="preserve">Confounding (</w:t>
        </w:r>
      </w:ins>
      <w:hyperlink w:anchor="def-confounding">
        <w:r>
          <w:rPr>
            <w:rStyle w:val="Hyperlink"/>
          </w:rPr>
          <w:t xml:space="preserve">Definition 2</w:t>
        </w:r>
      </w:hyperlink>
      <w:ins w:id="159" w:author="PR Preview" w:date="2024-01-01T00:00:00Z">
        <w:r>
          <w:t xml:space="preserve">) is bias produced by causes shared by treatment and outcome, which open backdoor paths.</w:t>
        </w:r>
      </w:ins>
    </w:p>
    <w:p>
      <w:pPr>
        <w:pStyle w:val="Compact"/>
        <w:numPr>
          <w:ilvl w:val="0"/>
          <w:numId w:val="1029"/>
        </w:numPr>
      </w:pPr>
      <w:ins w:id="160" w:author="PR Preview" w:date="2024-01-01T00:00:00Z">
        <w:r>
          <w:rPr>
            <w:b/>
            <w:bCs/>
          </w:rPr>
          <w:t xml:space="preserve">No confounding is equivalent to marginal exchangeability</w:t>
        </w:r>
      </w:ins>
      <w:ins w:id="160" w:author="PR Preview" w:date="2024-01-01T00:00:00Z">
        <w:r>
          <w:t xml:space="preserve"> </w:t>
        </w:r>
      </w:ins>
      <w:ins w:id="160" w:author="PR Preview" w:date="2024-01-01T00:00:00Z">
        <w:r>
          <w:t xml:space="preserve">(under faithfulness);</w:t>
        </w:r>
      </w:ins>
      <w:ins w:id="160" w:author="PR Preview" w:date="2024-01-01T00:00:00Z">
        <w:r>
          <w:t xml:space="preserve"> </w:t>
        </w:r>
      </w:ins>
      <w:ins w:id="160" w:author="PR Preview" w:date="2024-01-01T00:00:00Z">
        <w:r>
          <w:t xml:space="preserve">with confounding, a sufficient set</w:t>
        </w:r>
      </w:ins>
      <w:ins w:id="160" w:author="PR Preview" w:date="2024-01-01T00:00:00Z">
        <w:r>
          <w:t xml:space="preserve"> </w:t>
        </w:r>
      </w:ins>
      <m:oMath>
        <m:r>
          <m:t>L</m:t>
        </m:r>
      </m:oMath>
      <w:ins w:id="160" w:author="PR Preview" w:date="2024-01-01T00:00:00Z">
        <w:r>
          <w:t xml:space="preserve"> </w:t>
        </w:r>
      </w:ins>
      <w:ins w:id="160" w:author="PR Preview" w:date="2024-01-01T00:00:00Z">
        <w:r>
          <w:t xml:space="preserve">of measured non-descendants of</w:t>
        </w:r>
      </w:ins>
      <w:ins w:id="160" w:author="PR Preview" w:date="2024-01-01T00:00:00Z">
        <w:r>
          <w:t xml:space="preserve"> </w:t>
        </w:r>
      </w:ins>
      <m:oMath>
        <m:r>
          <m:t>A</m:t>
        </m:r>
      </m:oMath>
      <w:ins w:id="160" w:author="PR Preview" w:date="2024-01-01T00:00:00Z">
        <w:r>
          <w:t xml:space="preserve"> </w:t>
        </w:r>
      </w:ins>
      <w:ins w:id="160" w:author="PR Preview" w:date="2024-01-01T00:00:00Z">
        <w:r>
          <w:t xml:space="preserve">gives conditional exchangeability, and standardization or IP weighting identifies the average causal effect.</w:t>
        </w:r>
      </w:ins>
    </w:p>
    <w:p>
      <w:pPr>
        <w:pStyle w:val="Compact"/>
        <w:numPr>
          <w:ilvl w:val="0"/>
          <w:numId w:val="1029"/>
        </w:numPr>
      </w:pPr>
      <w:ins w:id="161" w:author="PR Preview" w:date="2024-01-01T00:00:00Z">
        <w:r>
          <w:t xml:space="preserve">Under faithfulness and an FFRCISTG model,</w:t>
        </w:r>
      </w:ins>
      <w:ins w:id="161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ins w:id="161" w:author="PR Preview" w:date="2024-01-01T00:00:00Z">
        <w:r>
          <w:t xml:space="preserve"> </w:t>
        </w:r>
      </w:ins>
      <w:ins w:id="161" w:author="PR Preview" w:date="2024-01-01T00:00:00Z">
        <w:r>
          <w:t xml:space="preserve">is equivalent to</w:t>
        </w:r>
      </w:ins>
      <w:ins w:id="161" w:author="PR Preview" w:date="2024-01-01T00:00:00Z">
        <w:r>
          <w:t xml:space="preserve"> </w:t>
        </w:r>
      </w:ins>
      <m:oMath>
        <m:r>
          <m:t>L</m:t>
        </m:r>
      </m:oMath>
      <w:ins w:id="161" w:author="PR Preview" w:date="2024-01-01T00:00:00Z">
        <w:r>
          <w:t xml:space="preserve"> </w:t>
        </w:r>
      </w:ins>
      <w:ins w:id="161" w:author="PR Preview" w:date="2024-01-01T00:00:00Z">
        <w:r>
          <w:t xml:space="preserve">satisfying the</w:t>
        </w:r>
      </w:ins>
      <w:ins w:id="161" w:author="PR Preview" w:date="2024-01-01T00:00:00Z">
        <w:r>
          <w:t xml:space="preserve"> </w:t>
        </w:r>
      </w:ins>
      <w:ins w:id="161" w:author="PR Preview" w:date="2024-01-01T00:00:00Z">
        <w:r>
          <w:rPr>
            <w:b/>
            <w:bCs/>
          </w:rPr>
          <w:t xml:space="preserve">backdoor criterion</w:t>
        </w:r>
      </w:ins>
      <w:ins w:id="161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29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165"/>
    <w:bookmarkStart w:id="169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68" w:name="refs"/>
    <w:bookmarkStart w:id="16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6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23" Type="http://schemas.openxmlformats.org/officeDocument/2006/relationships/image" Target="media/rId23.png"/><Relationship Id="rId112" Type="http://schemas.openxmlformats.org/officeDocument/2006/relationships/image" Target="media/rId112.png"/><Relationship Id="rId57" Type="http://schemas.openxmlformats.org/officeDocument/2006/relationships/image" Target="media/rId57.png"/><Relationship Id="rId10" Type="http://schemas.openxmlformats.org/officeDocument/2006/relationships/image" Target="media/rId10.png"/><Relationship Id="rId145" Type="http://schemas.openxmlformats.org/officeDocument/2006/relationships/image" Target="media/rId145.png"/><Relationship Id="rId19" Type="http://schemas.openxmlformats.org/officeDocument/2006/relationships/image" Target="media/rId19.png"/><Relationship Id="rId63" Type="http://schemas.openxmlformats.org/officeDocument/2006/relationships/image" Target="media/rId63.png"/><Relationship Id="rId105" Type="http://schemas.openxmlformats.org/officeDocument/2006/relationships/image" Target="media/rId105.png"/><Relationship Id="rId33" Type="http://schemas.openxmlformats.org/officeDocument/2006/relationships/hyperlink" Target="02-randomized-experiments.qmd#def-conditional-exchangeability" TargetMode="External"/><Relationship Id="rId32" Type="http://schemas.openxmlformats.org/officeDocument/2006/relationships/hyperlink" Target="02-randomized-experiments.qmd#def-exchangeability" TargetMode="External"/><Relationship Id="rId130" Type="http://schemas.openxmlformats.org/officeDocument/2006/relationships/hyperlink" Target="02-randomized-experiments.qmd#def-ip-weights" TargetMode="External"/><Relationship Id="rId129" Type="http://schemas.openxmlformats.org/officeDocument/2006/relationships/hyperlink" Target="02-randomized-experiments.qmd#def-standardization" TargetMode="External"/><Relationship Id="rId132" Type="http://schemas.openxmlformats.org/officeDocument/2006/relationships/hyperlink" Target="04-effect-modification.qmd#matching-as-another-form-of-adjustment-pp.-55-56" TargetMode="External"/><Relationship Id="rId131" Type="http://schemas.openxmlformats.org/officeDocument/2006/relationships/hyperlink" Target="04-effect-modification.qmd#stratification-as-a-form-of-adjustment-pp.-53-55" TargetMode="External"/><Relationship Id="rId42" Type="http://schemas.openxmlformats.org/officeDocument/2006/relationships/hyperlink" Target="06-graphical-representation.qmd#def-collider" TargetMode="External"/><Relationship Id="rId13" Type="http://schemas.openxmlformats.org/officeDocument/2006/relationships/hyperlink" Target="06-graphical-representation.qmd#def-path" TargetMode="External"/><Relationship Id="rId16" Type="http://schemas.openxmlformats.org/officeDocument/2006/relationships/hyperlink" Target="06-graphical-representation.qmd#def-systematic-bias" TargetMode="External"/><Relationship Id="rId43" Type="http://schemas.openxmlformats.org/officeDocument/2006/relationships/hyperlink" Target="06-graphical-representation.qmd#from-d-separation-to-independence" TargetMode="External"/><Relationship Id="rId46" Type="http://schemas.openxmlformats.org/officeDocument/2006/relationships/hyperlink" Target="06-graphical-representation.qmd#graphs-and-counterfactuals" TargetMode="External"/><Relationship Id="rId16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02-randomized-experiments.qmd#def-conditional-exchangeability" TargetMode="External"/><Relationship Id="rId32" Type="http://schemas.openxmlformats.org/officeDocument/2006/relationships/hyperlink" Target="02-randomized-experiments.qmd#def-exchangeability" TargetMode="External"/><Relationship Id="rId130" Type="http://schemas.openxmlformats.org/officeDocument/2006/relationships/hyperlink" Target="02-randomized-experiments.qmd#def-ip-weights" TargetMode="External"/><Relationship Id="rId129" Type="http://schemas.openxmlformats.org/officeDocument/2006/relationships/hyperlink" Target="02-randomized-experiments.qmd#def-standardization" TargetMode="External"/><Relationship Id="rId132" Type="http://schemas.openxmlformats.org/officeDocument/2006/relationships/hyperlink" Target="04-effect-modification.qmd#matching-as-another-form-of-adjustment-pp.-55-56" TargetMode="External"/><Relationship Id="rId131" Type="http://schemas.openxmlformats.org/officeDocument/2006/relationships/hyperlink" Target="04-effect-modification.qmd#stratification-as-a-form-of-adjustment-pp.-53-55" TargetMode="External"/><Relationship Id="rId42" Type="http://schemas.openxmlformats.org/officeDocument/2006/relationships/hyperlink" Target="06-graphical-representation.qmd#def-collider" TargetMode="External"/><Relationship Id="rId13" Type="http://schemas.openxmlformats.org/officeDocument/2006/relationships/hyperlink" Target="06-graphical-representation.qmd#def-path" TargetMode="External"/><Relationship Id="rId16" Type="http://schemas.openxmlformats.org/officeDocument/2006/relationships/hyperlink" Target="06-graphical-representation.qmd#def-systematic-bias" TargetMode="External"/><Relationship Id="rId43" Type="http://schemas.openxmlformats.org/officeDocument/2006/relationships/hyperlink" Target="06-graphical-representation.qmd#from-d-separation-to-independence" TargetMode="External"/><Relationship Id="rId46" Type="http://schemas.openxmlformats.org/officeDocument/2006/relationships/hyperlink" Target="06-graphical-representation.qmd#graphs-and-counterfactuals" TargetMode="External"/><Relationship Id="rId16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2026-10-09T11:56:11Z</dcterms:created>
  <dcterms:modified xsi:type="dcterms:W3CDTF">2026-10-09T11:56:11Z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