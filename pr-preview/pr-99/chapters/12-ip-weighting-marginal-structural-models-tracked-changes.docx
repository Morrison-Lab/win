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ins w:id="1024" w:author="PR Preview" w:date="2024-01-01T00:00:00Z">
        <w:r>
          <w:t xml:space="preserve">IP weighting reweights individuals so that</w:t>
        </w:r>
      </w:ins>
      <w:ins w:id="1024" w:author="PR Preview" w:date="2024-01-01T00:00:00Z">
        <w:r>
          <w:t xml:space="preserve"> </w:t>
        </w:r>
      </w:ins>
      <m:oMath>
        <m:r>
          <m:t>L</m:t>
        </m:r>
      </m:oMath>
      <w:ins w:id="1024" w:author="PR Preview" w:date="2024-01-01T00:00:00Z">
        <w:r>
          <w:t xml:space="preserve"> </w:t>
        </w:r>
      </w:ins>
      <w:ins w:id="1024" w:author="PR Preview" w:date="2024-01-01T00:00:00Z">
        <w:r>
          <w:t xml:space="preserve">no longer predicts</w:t>
        </w:r>
      </w:ins>
      <w:ins w:id="1024" w:author="PR Preview" w:date="2024-01-01T00:00:00Z">
        <w:r>
          <w:t xml:space="preserve"> </w:t>
        </w:r>
      </w:ins>
      <m:oMath>
        <m:r>
          <m:t>A</m:t>
        </m:r>
      </m:oMath>
      <w:ins w:id="1024" w:author="PR Preview" w:date="2024-01-01T00:00:00Z">
        <w:r>
          <w:t xml:space="preserve">.</w:t>
        </w:r>
      </w:ins>
      <w:ins w:id="1024" w:author="PR Preview" w:date="2024-01-01T00:00:00Z">
        <w:r>
          <w:t xml:space="preserve"> </w:t>
        </w:r>
      </w:ins>
      <w:ins w:id="1024" w:author="PR Preview" w:date="2024-01-01T00:00:00Z">
        <w:r>
          <w:t xml:space="preserve">Chapter 2 did this by hand (</w:t>
        </w:r>
      </w:ins>
      <w:hyperlink r:id="rId23">
        <w:r>
          <w:rPr>
            <w:rStyle w:val="Hyperlink"/>
          </w:rPr>
          <w:t xml:space="preserve">IP weights in Chapter 2</w:t>
        </w:r>
      </w:hyperlink>
      <w:ins w:id="1024" w:author="PR Preview" w:date="2024-01-01T00:00:00Z">
        <w:r>
          <w:t xml:space="preserve">);</w:t>
        </w:r>
      </w:ins>
      <w:ins w:id="1024" w:author="PR Preview" w:date="2024-01-01T00:00:00Z">
        <w:r>
          <w:t xml:space="preserve"> </w:t>
        </w:r>
      </w:ins>
      <w:ins w:id="1024" w:author="PR Preview" w:date="2024-01-01T00:00:00Z">
        <w:r>
          <w:t xml:space="preserve">the next definition makes the reweighted population precise for a general weight.</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nor/>
                  <m:sty m:val="p"/>
                </m:rPr>
                <m:t>E</m:t>
              </m:r>
              <m:d>
                <m:dPr>
                  <m:begChr m:val="["/>
                  <m:sepChr m:val=""/>
                  <m:endChr m:val="]"/>
                  <m:grow/>
                </m:dPr>
                <m:e>
                  <m:r>
                    <m:t>W</m:t>
                  </m:r>
                </m:e>
              </m:d>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nor/>
                  <m:sty m:val="p"/>
                </m:rPr>
                <m:t>E</m:t>
              </m:r>
              <m:d>
                <m:dPr>
                  <m:begChr m:val="["/>
                  <m:sepChr m:val=""/>
                  <m:endChr m:val="]"/>
                  <m:grow/>
                </m:dPr>
                <m:e>
                  <m:r>
                    <m:t>W</m:t>
                  </m:r>
                  <m:d>
                    <m:dPr>
                      <m:begChr m:val="|"/>
                      <m:sepChr m:val=""/>
                      <m:endChr m:val="|"/>
                      <m:grow/>
                    </m:dPr>
                    <m:e>
                      <m:r>
                        <m:t>h</m:t>
                      </m:r>
                    </m:e>
                  </m:d>
                </m:e>
              </m:d>
              <m:r>
                <m:rPr>
                  <m:sty m:val="p"/>
                </m:rPr>
                <m:t>&lt;</m:t>
              </m:r>
              <m:r>
                <m:rPr>
                  <m:sty m:val="p"/>
                </m:rPr>
                <m:t>∞</m:t>
              </m:r>
            </m:oMath>
            <w:r>
              <w:t xml:space="preserve">,</w:t>
            </w:r>
          </w:p>
          <w:p>
            <w:pPr>
              <w:pStyle w:val="BodyText"/>
            </w:pPr>
            <m:oMathPara>
              <m:oMathParaPr>
                <m:jc m:val="center"/>
              </m:oMathParaPr>
              <m:oMath>
                <m:sSub>
                  <m:e>
                    <m:r>
                      <m:rPr>
                        <m:nor/>
                        <m:sty m:val="p"/>
                      </m:rPr>
                      <m:t>E</m:t>
                    </m:r>
                  </m:e>
                  <m:sub>
                    <m:r>
                      <m:t>p</m:t>
                    </m:r>
                    <m:r>
                      <m:t>s</m:t>
                    </m:r>
                  </m:sub>
                </m:sSub>
                <m:d>
                  <m:dPr>
                    <m:begChr m:val="["/>
                    <m:sepChr m:val=""/>
                    <m:endChr m:val="]"/>
                    <m:grow/>
                  </m:dPr>
                  <m:e>
                    <m:r>
                      <m:t>h</m:t>
                    </m:r>
                  </m:e>
                </m:d>
                <m:limUpp>
                  <m:e>
                    <m:r>
                      <m:rPr>
                        <m:sty m:val="p"/>
                      </m:rPr>
                      <m:t>=</m:t>
                    </m:r>
                  </m:e>
                  <m:lim>
                    <m:r>
                      <m:rPr>
                        <m:nor/>
                        <m:sty m:val="p"/>
                      </m:rPr>
                      <m:t>def</m:t>
                    </m:r>
                  </m:lim>
                </m:limUpp>
                <m:f>
                  <m:fPr>
                    <m:type m:val="bar"/>
                  </m:fPr>
                  <m:num>
                    <m:r>
                      <m:rPr>
                        <m:nor/>
                        <m:sty m:val="p"/>
                      </m:rPr>
                      <m:t>E</m:t>
                    </m:r>
                    <m:d>
                      <m:dPr>
                        <m:begChr m:val="["/>
                        <m:sepChr m:val=""/>
                        <m:endChr m:val="]"/>
                        <m:grow/>
                      </m:dPr>
                      <m:e>
                        <m:r>
                          <m:t>W</m:t>
                        </m:r>
                        <m:r>
                          <m:t>h</m:t>
                        </m:r>
                      </m:e>
                    </m:d>
                  </m:num>
                  <m:den>
                    <m:r>
                      <m:rPr>
                        <m:nor/>
                        <m:sty m:val="p"/>
                      </m:rPr>
                      <m:t>E</m:t>
                    </m:r>
                    <m:d>
                      <m:dPr>
                        <m:begChr m:val="["/>
                        <m:sepChr m:val=""/>
                        <m:endChr m:val="]"/>
                        <m:grow/>
                      </m:dPr>
                      <m:e>
                        <m:r>
                          <m:t>W</m:t>
                        </m:r>
                      </m:e>
                    </m:d>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nor/>
                      <m:sty m:val="p"/>
                    </m:rPr>
                    <m:t>E</m:t>
                  </m:r>
                </m:e>
                <m:sub>
                  <m:r>
                    <m:t>p</m:t>
                  </m:r>
                  <m:r>
                    <m:t>s</m:t>
                  </m:r>
                </m:sub>
              </m:sSub>
              <m:d>
                <m:dPr>
                  <m:begChr m:val="["/>
                  <m:sepChr m:val=""/>
                  <m:endChr m:val="]"/>
                  <m:grow/>
                </m:dPr>
                <m:e>
                  <m:r>
                    <m:rPr>
                      <m:scr m:val="double-struck"/>
                      <m:sty m:val="p"/>
                    </m:rPr>
                    <m:t>1</m:t>
                  </m:r>
                  <m:d>
                    <m:dPr>
                      <m:begChr m:val="("/>
                      <m:sepChr m:val=""/>
                      <m:endChr m:val=")"/>
                      <m:grow/>
                    </m:dPr>
                    <m:e>
                      <m:r>
                        <m:t>E</m:t>
                      </m:r>
                    </m:e>
                  </m:d>
                </m:e>
              </m:d>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nor/>
                      <m:sty m:val="p"/>
                    </m:rPr>
                    <m:t>E</m:t>
                  </m:r>
                </m:e>
                <m:sub>
                  <m:r>
                    <m:t>p</m:t>
                  </m:r>
                  <m:r>
                    <m:t>s</m:t>
                  </m:r>
                </m:sub>
              </m:sSub>
              <m:d>
                <m:dPr>
                  <m:begChr m:val="["/>
                  <m:sepChr m:val=""/>
                  <m:endChr m:val="]"/>
                  <m:grow/>
                </m:dPr>
                <m:e>
                  <m:r>
                    <m:t>h</m:t>
                  </m:r>
                  <m:r>
                    <m:rPr>
                      <m:sty m:val="p"/>
                    </m:rPr>
                    <m:t>∣</m:t>
                  </m:r>
                  <m:r>
                    <m:t>A</m:t>
                  </m:r>
                  <m:r>
                    <m:rPr>
                      <m:sty m:val="p"/>
                    </m:rPr>
                    <m:t>=</m:t>
                  </m:r>
                  <m:r>
                    <m:t>a</m:t>
                  </m:r>
                </m:e>
              </m:d>
              <m:limUpp>
                <m:e>
                  <m:r>
                    <m:rPr>
                      <m:sty m:val="p"/>
                    </m:rPr>
                    <m:t>=</m:t>
                  </m:r>
                </m:e>
                <m:lim>
                  <m:r>
                    <m:rPr>
                      <m:nor/>
                      <m:sty m:val="p"/>
                    </m:rPr>
                    <m:t>def</m:t>
                  </m:r>
                </m:lim>
              </m:limUpp>
              <m:sSub>
                <m:e>
                  <m:r>
                    <m:rPr>
                      <m:nor/>
                      <m:sty m:val="p"/>
                    </m:rPr>
                    <m:t>E</m:t>
                  </m:r>
                </m:e>
                <m:sub>
                  <m:r>
                    <m:t>p</m:t>
                  </m:r>
                  <m:r>
                    <m:t>s</m:t>
                  </m:r>
                </m:sub>
              </m:sSub>
              <m:d>
                <m:dPr>
                  <m:begChr m:val="["/>
                  <m:sepChr m:val=""/>
                  <m:endChr m:val="]"/>
                  <m:grow/>
                </m:dPr>
                <m:e>
                  <m:r>
                    <m:t>h</m:t>
                  </m:r>
                  <m:r>
                    <m:rPr>
                      <m:scr m:val="double-struck"/>
                      <m:sty m:val="p"/>
                    </m:rPr>
                    <m:t>1</m:t>
                  </m:r>
                  <m:d>
                    <m:dPr>
                      <m:begChr m:val="("/>
                      <m:sepChr m:val=""/>
                      <m:endChr m:val=")"/>
                      <m:grow/>
                    </m:dPr>
                    <m:e>
                      <m:r>
                        <m:t>A</m:t>
                      </m:r>
                      <m:r>
                        <m:rPr>
                          <m:sty m:val="p"/>
                        </m:rPr>
                        <m:t>=</m:t>
                      </m:r>
                      <m:r>
                        <m:t>a</m:t>
                      </m:r>
                    </m:e>
                  </m:d>
                </m:e>
              </m:d>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ins w:id="1025" w:author="PR Preview" w:date="2024-01-01T00:00:00Z">
        <w:r>
          <w:t xml:space="preserve">If the</w:t>
        </w:r>
      </w:ins>
      <w:ins w:id="1025" w:author="PR Preview" w:date="2024-01-01T00:00:00Z">
        <w:r>
          <w:t xml:space="preserve"> </w:t>
        </w:r>
      </w:ins>
      <m:oMath>
        <m:r>
          <m:t>n</m:t>
        </m:r>
      </m:oMath>
      <w:ins w:id="1025" w:author="PR Preview" w:date="2024-01-01T00:00:00Z">
        <w:r>
          <w:t xml:space="preserve"> </w:t>
        </w:r>
      </w:ins>
      <w:ins w:id="1025" w:author="PR Preview" w:date="2024-01-01T00:00:00Z">
        <w:r>
          <w:t xml:space="preserve">individuals are drawn independently from the population, so that each</w:t>
        </w:r>
      </w:ins>
      <w:ins w:id="1025" w:author="PR Preview" w:date="2024-01-01T00:00:00Z">
        <w:r>
          <w:t xml:space="preserve"> </w:t>
        </w:r>
      </w:ins>
      <m:oMath>
        <m:sSub>
          <m:e>
            <m:r>
              <m:t>W</m:t>
            </m:r>
          </m:e>
          <m:sub>
            <m:r>
              <m:t>i</m:t>
            </m:r>
          </m:sub>
        </m:sSub>
      </m:oMath>
      <w:ins w:id="1025" w:author="PR Preview" w:date="2024-01-01T00:00:00Z">
        <w:r>
          <w:t xml:space="preserve"> </w:t>
        </w:r>
      </w:ins>
      <w:ins w:id="1025" w:author="PR Preview" w:date="2024-01-01T00:00:00Z">
        <w:r>
          <w:t xml:space="preserve">has the distribution of</w:t>
        </w:r>
      </w:ins>
      <w:ins w:id="1025" w:author="PR Preview" w:date="2024-01-01T00:00:00Z">
        <w:r>
          <w:t xml:space="preserve"> </w:t>
        </w:r>
      </w:ins>
      <m:oMath>
        <m:r>
          <m:t>W</m:t>
        </m:r>
      </m:oMath>
      <w:ins w:id="1025" w:author="PR Preview" w:date="2024-01-01T00:00:00Z">
        <w:r>
          <w:t xml:space="preserve">, the expected size of the pseudo-population is</w:t>
        </w:r>
      </w:ins>
      <w:ins w:id="1025" w:author="PR Preview" w:date="2024-01-01T00:00:00Z">
        <w:r>
          <w:t xml:space="preserve"> </w:t>
        </w:r>
      </w:ins>
      <m:oMath>
        <m:r>
          <m:rPr>
            <m:nor/>
            <m:sty m:val="p"/>
          </m:rPr>
          <m:t>E</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rPr>
            <m:sty m:val="p"/>
          </m:rPr>
          <m:t>=</m:t>
        </m:r>
        <m:r>
          <m:rPr>
            <m:nor/>
            <m:sty m:val="p"/>
          </m:rPr>
          <m:t>E</m:t>
        </m:r>
        <m:d>
          <m:dPr>
            <m:begChr m:val="["/>
            <m:sepChr m:val=""/>
            <m:endChr m:val="]"/>
            <m:grow/>
          </m:dPr>
          <m:e>
            <m:r>
              <m:t>W</m:t>
            </m:r>
          </m:e>
        </m:d>
        <m:r>
          <m:rPr>
            <m:sty m:val="p"/>
          </m:rPr>
          <m:t>⋅</m:t>
        </m:r>
        <m:r>
          <m:t>n</m:t>
        </m:r>
      </m:oMath>
      <w:ins w:id="1025" w:author="PR Preview" w:date="2024-01-01T00:00:00Z">
        <w:r>
          <w:t xml:space="preserve">.</w:t>
        </w:r>
      </w:ins>
    </w:p>
    <w:p>
      <w:pPr>
        <w:pStyle w:val="BodyText"/>
      </w:pPr>
      <w:ins w:id="1026" w:author="PR Preview" w:date="2024-01-01T00:00:00Z">
        <w:r>
          <w:t xml:space="preserve">Different weights create different pseudo-populations;</w:t>
        </w:r>
      </w:ins>
      <w:ins w:id="1026" w:author="PR Preview" w:date="2024-01-01T00:00:00Z">
        <w:r>
          <w:t xml:space="preserve"> </w:t>
        </w:r>
      </w:ins>
      <w:hyperlink w:anchor="prp-pseudo-population">
        <w:r>
          <w:rPr>
            <w:rStyle w:val="Hyperlink"/>
          </w:rPr>
          <w:t xml:space="preserve">Proposition 1</w:t>
        </w:r>
      </w:hyperlink>
      <w:ins w:id="1026" w:author="PR Preview" w:date="2024-01-01T00:00:00Z">
        <w:r>
          <w:t xml:space="preserve"> </w:t>
        </w:r>
      </w:ins>
      <w:ins w:id="1026" w:author="PR Preview" w:date="2024-01-01T00:00:00Z">
        <w:r>
          <w:t xml:space="preserve">is about the IP weights</w:t>
        </w:r>
      </w:ins>
      <w:ins w:id="1026" w:author="PR Preview" w:date="2024-01-01T00:00:00Z">
        <w:r>
          <w:t xml:space="preserve"> </w:t>
        </w:r>
      </w:ins>
      <m:oMath>
        <m:r>
          <m:t>W</m:t>
        </m:r>
        <m:r>
          <m:rPr>
            <m:sty m:val="p"/>
          </m:rPr>
          <m:t>=</m:t>
        </m:r>
        <m:sSup>
          <m:e>
            <m:r>
              <m:t>W</m:t>
            </m:r>
          </m:e>
          <m:sup>
            <m:r>
              <m:t>A</m:t>
            </m:r>
          </m:sup>
        </m:sSup>
      </m:oMath>
      <w:ins w:id="1026" w:author="PR Preview" w:date="2024-01-01T00:00:00Z">
        <w:r>
          <w:t xml:space="preserve"> </w:t>
        </w:r>
      </w:ins>
      <w:ins w:id="1026" w:author="PR Preview" w:date="2024-01-01T00:00:00Z">
        <w:r>
          <w:t xml:space="preserve">of</w:t>
        </w:r>
      </w:ins>
      <w:ins w:id="1026" w:author="PR Preview" w:date="2024-01-01T00:00:00Z">
        <w:r>
          <w:t xml:space="preserve"> </w:t>
        </w:r>
      </w:ins>
      <w:hyperlink w:anchor="def-ip-weights">
        <w:r>
          <w:rPr>
            <w:rStyle w:val="Hyperlink"/>
          </w:rPr>
          <w:t xml:space="preserve">Definition 1</w:t>
        </w:r>
      </w:hyperlink>
      <w:ins w:id="1026" w:author="PR Preview" w:date="2024-01-01T00:00:00Z">
        <w:r>
          <w:t xml:space="preserv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nor/>
                  <m:sty m:val="p"/>
                </m:rPr>
                <m:t>E</m:t>
              </m:r>
              <m:d>
                <m:dPr>
                  <m:begChr m:val="["/>
                  <m:sepChr m:val=""/>
                  <m:endChr m:val="]"/>
                  <m:grow/>
                </m:dPr>
                <m:e>
                  <m:d>
                    <m:dPr>
                      <m:begChr m:val="|"/>
                      <m:sepChr m:val=""/>
                      <m:endChr m:val="|"/>
                      <m:grow/>
                    </m:dPr>
                    <m:e>
                      <m:r>
                        <m:t>Y</m:t>
                      </m:r>
                    </m:e>
                  </m:d>
                </m:e>
              </m:d>
              <m:r>
                <m:rPr>
                  <m:sty m:val="p"/>
                </m:rPr>
                <m:t>&lt;</m:t>
              </m:r>
              <m:r>
                <m:rPr>
                  <m:sty m:val="p"/>
                </m:rPr>
                <m:t>∞</m:t>
              </m:r>
            </m:oMath>
            <w:r>
              <w:t xml:space="preserve">, and</w:t>
            </w:r>
            <w:r>
              <w:t xml:space="preserve"> </w:t>
            </w:r>
            <m:oMath>
              <m:r>
                <m:rPr>
                  <m:nor/>
                  <m:sty m:val="p"/>
                </m:rPr>
                <m:t>E</m:t>
              </m:r>
              <m:d>
                <m:dPr>
                  <m:begChr m:val="["/>
                  <m:sepChr m:val=""/>
                  <m:endChr m:val="]"/>
                  <m:grow/>
                </m:dPr>
                <m:e>
                  <m:d>
                    <m:dPr>
                      <m:begChr m:val="|"/>
                      <m:sepChr m:val=""/>
                      <m:endChr m:val="|"/>
                      <m:grow/>
                    </m:dPr>
                    <m:e>
                      <m:sSup>
                        <m:e>
                          <m:r>
                            <m:t>Y</m:t>
                          </m:r>
                        </m:e>
                        <m:sup>
                          <m:r>
                            <m:t>a</m:t>
                          </m:r>
                        </m:sup>
                      </m:sSup>
                    </m:e>
                  </m:d>
                </m:e>
              </m:d>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nor/>
                  <m:sty m:val="p"/>
                </m:rPr>
                <m:t>E</m:t>
              </m:r>
              <m:d>
                <m:dPr>
                  <m:begChr m:val="["/>
                  <m:sepChr m:val=""/>
                  <m:endChr m:val="]"/>
                  <m:grow/>
                </m:dPr>
                <m:e>
                  <m:sSup>
                    <m:e>
                      <m:r>
                        <m:t>W</m:t>
                      </m:r>
                    </m:e>
                    <m:sup>
                      <m:r>
                        <m:t>A</m:t>
                      </m:r>
                    </m:sup>
                  </m:sSup>
                </m:e>
              </m:d>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nor/>
                  <m:sty m:val="p"/>
                </m:rPr>
                <m:t>E</m:t>
              </m:r>
              <m:d>
                <m:dPr>
                  <m:begChr m:val="["/>
                  <m:sepChr m:val=""/>
                  <m:endChr m:val="]"/>
                  <m:grow/>
                </m:dPr>
                <m:e>
                  <m:sSup>
                    <m:e>
                      <m:r>
                        <m:t>Y</m:t>
                      </m:r>
                    </m:e>
                    <m:sup>
                      <m:r>
                        <m:t>a</m:t>
                      </m:r>
                    </m:sup>
                  </m:sSup>
                </m:e>
              </m:d>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nor/>
                        <m:sty m:val="p"/>
                      </m:rPr>
                      <m:t>E</m:t>
                    </m:r>
                    <m:d>
                      <m:dPr>
                        <m:begChr m:val="["/>
                        <m:sepChr m:val=""/>
                        <m:endChr m:val="]"/>
                        <m:grow/>
                      </m:dPr>
                      <m:e>
                        <m:sSup>
                          <m:e>
                            <m:r>
                              <m:t>W</m:t>
                            </m:r>
                          </m:e>
                          <m:sup>
                            <m:r>
                              <m:t>A</m:t>
                            </m:r>
                          </m:sup>
                        </m:sSup>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e>
                    </m:d>
                    <m:r>
                      <m:t>&amp;</m:t>
                    </m:r>
                    <m:r>
                      <m:rPr>
                        <m:sty m:val="p"/>
                      </m:rPr>
                      <m:t>=</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num>
                          <m:den>
                            <m:r>
                              <m:t>f</m:t>
                            </m:r>
                            <m:r>
                              <m:rPr>
                                <m:sty m:val="p"/>
                              </m:rPr>
                              <m:t>(</m:t>
                            </m:r>
                            <m:r>
                              <m:t>a</m:t>
                            </m:r>
                            <m:r>
                              <m:rPr>
                                <m:sty m:val="p"/>
                              </m:rPr>
                              <m:t>∣</m:t>
                            </m:r>
                            <m:r>
                              <m:t>l</m:t>
                            </m:r>
                            <m:r>
                              <m:rPr>
                                <m:sty m:val="p"/>
                              </m:rPr>
                              <m:t>)</m:t>
                            </m:r>
                          </m:den>
                        </m:f>
                      </m:e>
                    </m:d>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e>
                        </m:d>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nor/>
                  <m:sty m:val="p"/>
                </m:rPr>
                <m:t>E</m:t>
              </m:r>
              <m:d>
                <m:dPr>
                  <m:begChr m:val="["/>
                  <m:sepChr m:val=""/>
                  <m:endChr m:val="]"/>
                  <m:grow/>
                </m:dPr>
                <m:e>
                  <m:sSup>
                    <m:e>
                      <m:r>
                        <m:t>W</m:t>
                      </m:r>
                    </m:e>
                    <m:sup>
                      <m:r>
                        <m:t>A</m:t>
                      </m:r>
                    </m:sup>
                  </m:sSup>
                </m:e>
              </m:d>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nor/>
                            <m:sty m:val="p"/>
                          </m:rPr>
                          <m:t>E</m:t>
                        </m:r>
                        <m:d>
                          <m:dPr>
                            <m:begChr m:val="["/>
                            <m:sepChr m:val=""/>
                            <m:endChr m:val="]"/>
                            <m:grow/>
                          </m:dPr>
                          <m:e>
                            <m:sSup>
                              <m:e>
                                <m:r>
                                  <m:t>W</m:t>
                                </m:r>
                              </m:e>
                              <m:sup>
                                <m:r>
                                  <m:t>A</m:t>
                                </m:r>
                              </m:sup>
                            </m:sSup>
                            <m:r>
                              <m:rPr>
                                <m:scr m:val="double-struck"/>
                                <m:sty m:val="p"/>
                              </m:rPr>
                              <m:t>1</m:t>
                            </m:r>
                            <m:d>
                              <m:dPr>
                                <m:begChr m:val="("/>
                                <m:sepChr m:val=""/>
                                <m:endChr m:val=")"/>
                                <m:grow/>
                              </m:dPr>
                              <m:e>
                                <m:r>
                                  <m:t>A</m:t>
                                </m:r>
                                <m:r>
                                  <m:rPr>
                                    <m:sty m:val="p"/>
                                  </m:rPr>
                                  <m:t>=</m:t>
                                </m:r>
                                <m:r>
                                  <m:t>a</m:t>
                                </m:r>
                              </m:e>
                            </m:d>
                            <m:r>
                              <m:rPr>
                                <m:scr m:val="double-struck"/>
                                <m:sty m:val="p"/>
                              </m:rPr>
                              <m:t>1</m:t>
                            </m:r>
                            <m:d>
                              <m:dPr>
                                <m:begChr m:val="("/>
                                <m:sepChr m:val=""/>
                                <m:endChr m:val=")"/>
                                <m:grow/>
                              </m:dPr>
                              <m:e>
                                <m:r>
                                  <m:t>L</m:t>
                                </m:r>
                                <m:r>
                                  <m:rPr>
                                    <m:sty m:val="p"/>
                                  </m:rPr>
                                  <m:t>=</m:t>
                                </m:r>
                                <m:r>
                                  <m:t>l</m:t>
                                </m:r>
                              </m:e>
                            </m:d>
                          </m:e>
                        </m:d>
                      </m:num>
                      <m:den>
                        <m:r>
                          <m:rPr>
                            <m:nor/>
                            <m:sty m:val="p"/>
                          </m:rPr>
                          <m:t>E</m:t>
                        </m:r>
                        <m:d>
                          <m:dPr>
                            <m:begChr m:val="["/>
                            <m:sepChr m:val=""/>
                            <m:endChr m:val="]"/>
                            <m:grow/>
                          </m:dPr>
                          <m:e>
                            <m:sSup>
                              <m:e>
                                <m:r>
                                  <m:t>W</m:t>
                                </m:r>
                              </m:e>
                              <m:sup>
                                <m:r>
                                  <m:t>A</m:t>
                                </m:r>
                              </m:sup>
                            </m:sSup>
                          </m:e>
                        </m:d>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nor/>
                            <m:sty m:val="p"/>
                          </m:rPr>
                          <m:t>E</m:t>
                        </m:r>
                      </m:e>
                      <m:sub>
                        <m:r>
                          <m:t>p</m:t>
                        </m:r>
                        <m:r>
                          <m:t>s</m:t>
                        </m:r>
                      </m:sub>
                    </m:sSub>
                    <m:d>
                      <m:dPr>
                        <m:begChr m:val="["/>
                        <m:sepChr m:val=""/>
                        <m:endChr m:val="]"/>
                        <m:grow/>
                      </m:dPr>
                      <m:e>
                        <m:r>
                          <m:t>Y</m:t>
                        </m:r>
                        <m:r>
                          <m:rPr>
                            <m:sty m:val="p"/>
                          </m:rPr>
                          <m:t>∣</m:t>
                        </m:r>
                        <m:r>
                          <m:t>A</m:t>
                        </m:r>
                        <m:r>
                          <m:rPr>
                            <m:sty m:val="p"/>
                          </m:rPr>
                          <m:t>=</m:t>
                        </m:r>
                        <m:r>
                          <m:t>a</m:t>
                        </m:r>
                      </m:e>
                    </m:d>
                    <m:r>
                      <m:t>&amp;</m:t>
                    </m:r>
                    <m:r>
                      <m:rPr>
                        <m:sty m:val="p"/>
                      </m:rPr>
                      <m:t>=</m:t>
                    </m:r>
                    <m:f>
                      <m:fPr>
                        <m:type m:val="bar"/>
                      </m:fPr>
                      <m:num>
                        <m:sSub>
                          <m:e>
                            <m:r>
                              <m:rPr>
                                <m:nor/>
                                <m:sty m:val="p"/>
                              </m:rPr>
                              <m:t>E</m:t>
                            </m:r>
                          </m:e>
                          <m:sub>
                            <m:r>
                              <m:t>p</m:t>
                            </m:r>
                            <m:r>
                              <m:t>s</m:t>
                            </m:r>
                          </m:sub>
                        </m:sSub>
                        <m:d>
                          <m:dPr>
                            <m:begChr m:val="["/>
                            <m:sepChr m:val=""/>
                            <m:endChr m:val="]"/>
                            <m:grow/>
                          </m:dPr>
                          <m:e>
                            <m:r>
                              <m:t>Y</m:t>
                            </m:r>
                            <m:r>
                              <m:rPr>
                                <m:scr m:val="double-struck"/>
                                <m:sty m:val="p"/>
                              </m:rPr>
                              <m:t>1</m:t>
                            </m:r>
                            <m:d>
                              <m:dPr>
                                <m:begChr m:val="("/>
                                <m:sepChr m:val=""/>
                                <m:endChr m:val=")"/>
                                <m:grow/>
                              </m:dPr>
                              <m:e>
                                <m:r>
                                  <m:t>A</m:t>
                                </m:r>
                                <m:r>
                                  <m:rPr>
                                    <m:sty m:val="p"/>
                                  </m:rPr>
                                  <m:t>=</m:t>
                                </m:r>
                                <m:r>
                                  <m:t>a</m:t>
                                </m:r>
                              </m:e>
                            </m:d>
                          </m:e>
                        </m:d>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nor/>
                            <m:sty m:val="p"/>
                          </m:rPr>
                          <m:t>E</m:t>
                        </m:r>
                        <m:d>
                          <m:dPr>
                            <m:begChr m:val="["/>
                            <m:sepChr m:val=""/>
                            <m:endChr m:val="]"/>
                            <m:grow/>
                          </m:dPr>
                          <m:e>
                            <m:sSup>
                              <m:e>
                                <m:r>
                                  <m:t>W</m:t>
                                </m:r>
                              </m:e>
                              <m:sup>
                                <m:r>
                                  <m:t>A</m:t>
                                </m:r>
                              </m:sup>
                            </m:sSup>
                            <m:r>
                              <m:t>Y</m:t>
                            </m:r>
                            <m:r>
                              <m:rPr>
                                <m:scr m:val="double-struck"/>
                                <m:sty m:val="p"/>
                              </m:rPr>
                              <m:t>1</m:t>
                            </m:r>
                            <m:d>
                              <m:dPr>
                                <m:begChr m:val="("/>
                                <m:sepChr m:val=""/>
                                <m:endChr m:val=")"/>
                                <m:grow/>
                              </m:dPr>
                              <m:e>
                                <m:r>
                                  <m:t>A</m:t>
                                </m:r>
                                <m:r>
                                  <m:rPr>
                                    <m:sty m:val="p"/>
                                  </m:rPr>
                                  <m:t>=</m:t>
                                </m:r>
                                <m:r>
                                  <m:t>a</m:t>
                                </m:r>
                              </m:e>
                            </m:d>
                          </m:e>
                        </m:d>
                        <m:r>
                          <m:rPr>
                            <m:sty m:val="p"/>
                          </m:rPr>
                          <m:t>/</m:t>
                        </m:r>
                        <m:r>
                          <m:rPr>
                            <m:nor/>
                            <m:sty m:val="p"/>
                          </m:rPr>
                          <m:t>E</m:t>
                        </m:r>
                        <m:d>
                          <m:dPr>
                            <m:begChr m:val="["/>
                            <m:sepChr m:val=""/>
                            <m:endChr m:val="]"/>
                            <m:grow/>
                          </m:dPr>
                          <m:e>
                            <m:sSup>
                              <m:e>
                                <m:r>
                                  <m:t>W</m:t>
                                </m:r>
                              </m:e>
                              <m:sup>
                                <m:r>
                                  <m:t>A</m:t>
                                </m:r>
                              </m:sup>
                            </m:sSup>
                          </m:e>
                        </m:d>
                      </m:num>
                      <m:den>
                        <m:r>
                          <m:t>1</m:t>
                        </m:r>
                        <m:r>
                          <m:rPr>
                            <m:sty m:val="p"/>
                          </m:rPr>
                          <m:t>/</m:t>
                        </m:r>
                        <m:r>
                          <m:t>k</m:t>
                        </m:r>
                      </m:den>
                    </m:f>
                    <m:r>
                      <m:t>&amp;</m:t>
                    </m:r>
                    <m:r>
                      <m:t>&amp;</m:t>
                    </m:r>
                    <m:r>
                      <m:rPr>
                        <m:nor/>
                        <m:sty m:val="p"/>
                      </m:rPr>
                      <m:t>(definition of the pseudo-population; Property 1)</m:t>
                    </m:r>
                  </m:e>
                  <m:e>
                    <m:r>
                      <m:t>&amp;</m:t>
                    </m:r>
                    <m:r>
                      <m:rPr>
                        <m:sty m:val="p"/>
                      </m:rPr>
                      <m:t>=</m:t>
                    </m:r>
                    <m:f>
                      <m:fPr>
                        <m:type m:val="bar"/>
                      </m:fPr>
                      <m:num>
                        <m:r>
                          <m:rPr>
                            <m:nor/>
                            <m:sty m:val="p"/>
                          </m:rPr>
                          <m:t>E</m:t>
                        </m:r>
                        <m:d>
                          <m:dPr>
                            <m:begChr m:val="["/>
                            <m:sepChr m:val=""/>
                            <m:endChr m:val="]"/>
                            <m:grow/>
                          </m:dPr>
                          <m:e>
                            <m:sSup>
                              <m:e>
                                <m:r>
                                  <m:t>W</m:t>
                                </m:r>
                              </m:e>
                              <m:sup>
                                <m:r>
                                  <m:t>A</m:t>
                                </m:r>
                              </m:sup>
                            </m:sSup>
                            <m:r>
                              <m:t>Y</m:t>
                            </m:r>
                            <m:r>
                              <m:rPr>
                                <m:scr m:val="double-struck"/>
                                <m:sty m:val="p"/>
                              </m:rPr>
                              <m:t>1</m:t>
                            </m:r>
                            <m:d>
                              <m:dPr>
                                <m:begChr m:val="("/>
                                <m:sepChr m:val=""/>
                                <m:endChr m:val=")"/>
                                <m:grow/>
                              </m:dPr>
                              <m:e>
                                <m:r>
                                  <m:t>A</m:t>
                                </m:r>
                                <m:r>
                                  <m:rPr>
                                    <m:sty m:val="p"/>
                                  </m:rPr>
                                  <m:t>=</m:t>
                                </m:r>
                                <m:r>
                                  <m:t>a</m:t>
                                </m:r>
                              </m:e>
                            </m:d>
                          </m:e>
                        </m:d>
                        <m:r>
                          <m:rPr>
                            <m:sty m:val="p"/>
                          </m:rPr>
                          <m:t>/</m:t>
                        </m:r>
                        <m:r>
                          <m:t>k</m:t>
                        </m:r>
                      </m:num>
                      <m:den>
                        <m:r>
                          <m:t>1</m:t>
                        </m:r>
                        <m:r>
                          <m:rPr>
                            <m:sty m:val="p"/>
                          </m:rPr>
                          <m:t>/</m:t>
                        </m:r>
                        <m:r>
                          <m:t>k</m:t>
                        </m:r>
                      </m:den>
                    </m:f>
                    <m:r>
                      <m:t>&amp;</m:t>
                    </m:r>
                    <m:r>
                      <m:t>&amp;</m:t>
                    </m:r>
                    <m:r>
                      <m:rPr>
                        <m:nor/>
                        <m:sty m:val="p"/>
                      </m:rPr>
                      <m:t>(</m:t>
                    </m:r>
                    <m:r>
                      <m:rPr>
                        <m:nor/>
                        <m:sty m:val="p"/>
                      </m:rPr>
                      <m:t>E</m:t>
                    </m:r>
                    <m:d>
                      <m:dPr>
                        <m:begChr m:val="["/>
                        <m:sepChr m:val=""/>
                        <m:endChr m:val="]"/>
                        <m:grow/>
                      </m:dPr>
                      <m:e>
                        <m:sSup>
                          <m:e>
                            <m:r>
                              <m:t>W</m:t>
                            </m:r>
                          </m:e>
                          <m:sup>
                            <m:r>
                              <m:t>A</m:t>
                            </m:r>
                          </m:sup>
                        </m:sSup>
                      </m:e>
                    </m:d>
                    <m:r>
                      <m:rPr>
                        <m:sty m:val="p"/>
                      </m:rPr>
                      <m:t>=</m:t>
                    </m:r>
                    <m:r>
                      <m:t>k</m:t>
                    </m:r>
                    <m:r>
                      <m:rPr>
                        <m:nor/>
                        <m:sty m:val="p"/>
                      </m:rPr>
                      <m:t>, Step 0)</m:t>
                    </m:r>
                  </m:e>
                  <m:e>
                    <m:r>
                      <m:t>&amp;</m:t>
                    </m:r>
                    <m:r>
                      <m:rPr>
                        <m:sty m:val="p"/>
                      </m:rPr>
                      <m:t>=</m:t>
                    </m:r>
                    <m:r>
                      <m:rPr>
                        <m:nor/>
                        <m:sty m:val="p"/>
                      </m:rPr>
                      <m:t>E</m:t>
                    </m:r>
                    <m:d>
                      <m:dPr>
                        <m:begChr m:val="["/>
                        <m:sepChr m:val=""/>
                        <m:endChr m:val="]"/>
                        <m:grow/>
                      </m:dPr>
                      <m:e>
                        <m:sSup>
                          <m:e>
                            <m:r>
                              <m:t>W</m:t>
                            </m:r>
                          </m:e>
                          <m:sup>
                            <m:r>
                              <m:t>A</m:t>
                            </m:r>
                          </m:sup>
                        </m:sSup>
                        <m:r>
                          <m:t>Y</m:t>
                        </m:r>
                        <m:r>
                          <m:rPr>
                            <m:scr m:val="double-struck"/>
                            <m:sty m:val="p"/>
                          </m:rPr>
                          <m:t>1</m:t>
                        </m:r>
                        <m:d>
                          <m:dPr>
                            <m:begChr m:val="("/>
                            <m:sepChr m:val=""/>
                            <m:endChr m:val=")"/>
                            <m:grow/>
                          </m:dPr>
                          <m:e>
                            <m:r>
                              <m:t>A</m:t>
                            </m:r>
                            <m:r>
                              <m:rPr>
                                <m:sty m:val="p"/>
                              </m:rPr>
                              <m:t>=</m:t>
                            </m:r>
                            <m:r>
                              <m:t>a</m:t>
                            </m:r>
                          </m:e>
                        </m:d>
                      </m:e>
                    </m:d>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nor/>
                            <m:sty m:val="p"/>
                          </m:rPr>
                          <m:t>E</m:t>
                        </m:r>
                      </m:e>
                    </m:nary>
                    <m:d>
                      <m:dPr>
                        <m:begChr m:val="["/>
                        <m:sepChr m:val=""/>
                        <m:endChr m:val="]"/>
                        <m:grow/>
                      </m:dPr>
                      <m:e>
                        <m:sSup>
                          <m:e>
                            <m:r>
                              <m:t>W</m:t>
                            </m:r>
                          </m:e>
                          <m:sup>
                            <m:r>
                              <m:t>A</m:t>
                            </m:r>
                          </m:sup>
                        </m:sSup>
                        <m:r>
                          <m:t>Y</m:t>
                        </m:r>
                        <m:r>
                          <m:rPr>
                            <m:scr m:val="double-struck"/>
                            <m:sty m:val="p"/>
                          </m:rPr>
                          <m:t>1</m:t>
                        </m:r>
                        <m:d>
                          <m:dPr>
                            <m:begChr m:val="("/>
                            <m:sepChr m:val=""/>
                            <m:endChr m:val=")"/>
                            <m:grow/>
                          </m:dPr>
                          <m:e>
                            <m:r>
                              <m:t>A</m:t>
                            </m:r>
                            <m:r>
                              <m:rPr>
                                <m:sty m:val="p"/>
                              </m:rPr>
                              <m:t>=</m:t>
                            </m:r>
                            <m:r>
                              <m:t>a</m:t>
                            </m:r>
                          </m:e>
                        </m:d>
                        <m:r>
                          <m:rPr>
                            <m:sty m:val="p"/>
                          </m:rPr>
                          <m:t>∣</m:t>
                        </m:r>
                        <m:r>
                          <m:t>L</m:t>
                        </m:r>
                        <m:r>
                          <m:rPr>
                            <m:sty m:val="p"/>
                          </m:rPr>
                          <m:t>=</m:t>
                        </m:r>
                        <m:r>
                          <m:t>l</m:t>
                        </m:r>
                      </m:e>
                    </m:d>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nor/>
                                <m:sty m:val="p"/>
                              </m:rPr>
                              <m:t>E</m:t>
                            </m:r>
                            <m:d>
                              <m:dPr>
                                <m:begChr m:val="["/>
                                <m:sepChr m:val=""/>
                                <m:endChr m:val="]"/>
                                <m:grow/>
                              </m:dPr>
                              <m:e>
                                <m:r>
                                  <m:t>Y</m:t>
                                </m:r>
                                <m:r>
                                  <m:rPr>
                                    <m:scr m:val="double-struck"/>
                                    <m:sty m:val="p"/>
                                  </m:rPr>
                                  <m:t>1</m:t>
                                </m:r>
                                <m:d>
                                  <m:dPr>
                                    <m:begChr m:val="("/>
                                    <m:sepChr m:val=""/>
                                    <m:endChr m:val=")"/>
                                    <m:grow/>
                                  </m:dPr>
                                  <m:e>
                                    <m:r>
                                      <m:t>A</m:t>
                                    </m:r>
                                    <m:r>
                                      <m:rPr>
                                        <m:sty m:val="p"/>
                                      </m:rPr>
                                      <m:t>=</m:t>
                                    </m:r>
                                    <m:r>
                                      <m:t>a</m:t>
                                    </m:r>
                                  </m:e>
                                </m:d>
                                <m:r>
                                  <m:rPr>
                                    <m:sty m:val="p"/>
                                  </m:rPr>
                                  <m:t>∣</m:t>
                                </m:r>
                                <m:r>
                                  <m:t>L</m:t>
                                </m:r>
                                <m:r>
                                  <m:rPr>
                                    <m:sty m:val="p"/>
                                  </m:rPr>
                                  <m:t>=</m:t>
                                </m:r>
                                <m:r>
                                  <m:t>l</m:t>
                                </m:r>
                              </m:e>
                            </m:d>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nor/>
                        <m:sty m:val="p"/>
                      </m:rPr>
                      <m:t>E</m:t>
                    </m:r>
                    <m:d>
                      <m:dPr>
                        <m:begChr m:val="["/>
                        <m:sepChr m:val=""/>
                        <m:endChr m:val="]"/>
                        <m:grow/>
                      </m:dPr>
                      <m:e>
                        <m:r>
                          <m:t>Y</m:t>
                        </m:r>
                        <m:r>
                          <m:rPr>
                            <m:scr m:val="double-struck"/>
                            <m:sty m:val="p"/>
                          </m:rPr>
                          <m:t>1</m:t>
                        </m:r>
                        <m:d>
                          <m:dPr>
                            <m:begChr m:val="("/>
                            <m:sepChr m:val=""/>
                            <m:endChr m:val=")"/>
                            <m:grow/>
                          </m:dPr>
                          <m:e>
                            <m:r>
                              <m:t>A</m:t>
                            </m:r>
                            <m:r>
                              <m:rPr>
                                <m:sty m:val="p"/>
                              </m:rPr>
                              <m:t>=</m:t>
                            </m:r>
                            <m:r>
                              <m:t>a</m:t>
                            </m:r>
                          </m:e>
                        </m:d>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nor/>
                            <m:sty m:val="p"/>
                          </m:rPr>
                          <m:t>E</m:t>
                        </m:r>
                        <m:d>
                          <m:dPr>
                            <m:begChr m:val="["/>
                            <m:sepChr m:val=""/>
                            <m:endChr m:val="]"/>
                            <m:grow/>
                          </m:dPr>
                          <m:e>
                            <m:sSup>
                              <m:e>
                                <m:r>
                                  <m:t>W</m:t>
                                </m:r>
                              </m:e>
                              <m:sup>
                                <m:r>
                                  <m:t>A</m:t>
                                </m:r>
                              </m:sup>
                            </m:sSup>
                            <m:r>
                              <m:rPr>
                                <m:scr m:val="double-struck"/>
                                <m:sty m:val="p"/>
                              </m:rPr>
                              <m:t>1</m:t>
                            </m:r>
                            <m:d>
                              <m:dPr>
                                <m:begChr m:val="("/>
                                <m:sepChr m:val=""/>
                                <m:endChr m:val=")"/>
                                <m:grow/>
                              </m:dPr>
                              <m:e>
                                <m:sSup>
                                  <m:e>
                                    <m:r>
                                      <m:t>Y</m:t>
                                    </m:r>
                                  </m:e>
                                  <m:sup>
                                    <m:r>
                                      <m:t>a</m:t>
                                    </m:r>
                                  </m:sup>
                                </m:sSup>
                                <m:r>
                                  <m:rPr>
                                    <m:sty m:val="p"/>
                                  </m:rPr>
                                  <m:t>∈</m:t>
                                </m:r>
                                <m:r>
                                  <m:t>B</m:t>
                                </m:r>
                              </m:e>
                            </m:d>
                            <m:r>
                              <m:rPr>
                                <m:scr m:val="double-struck"/>
                                <m:sty m:val="p"/>
                              </m:rPr>
                              <m:t>1</m:t>
                            </m:r>
                            <m:d>
                              <m:dPr>
                                <m:begChr m:val="("/>
                                <m:sepChr m:val=""/>
                                <m:endChr m:val=")"/>
                                <m:grow/>
                              </m:dPr>
                              <m:e>
                                <m:r>
                                  <m:t>A</m:t>
                                </m:r>
                                <m:r>
                                  <m:rPr>
                                    <m:sty m:val="p"/>
                                  </m:rPr>
                                  <m:t>=</m:t>
                                </m:r>
                                <m:sSup>
                                  <m:e>
                                    <m:r>
                                      <m:t>a</m:t>
                                    </m:r>
                                  </m:e>
                                  <m:sup>
                                    <m:r>
                                      <m:rPr>
                                        <m:sty m:val="p"/>
                                      </m:rPr>
                                      <m:t>′</m:t>
                                    </m:r>
                                  </m:sup>
                                </m:sSup>
                              </m:e>
                            </m:d>
                          </m:e>
                        </m:d>
                      </m:num>
                      <m:den>
                        <m:r>
                          <m:rPr>
                            <m:nor/>
                            <m:sty m:val="p"/>
                          </m:rPr>
                          <m:t>E</m:t>
                        </m:r>
                        <m:d>
                          <m:dPr>
                            <m:begChr m:val="["/>
                            <m:sepChr m:val=""/>
                            <m:endChr m:val="]"/>
                            <m:grow/>
                          </m:dPr>
                          <m:e>
                            <m:sSup>
                              <m:e>
                                <m:r>
                                  <m:t>W</m:t>
                                </m:r>
                              </m:e>
                              <m:sup>
                                <m:r>
                                  <m:t>A</m:t>
                                </m:r>
                              </m:sup>
                            </m:sSup>
                          </m:e>
                        </m:d>
                      </m:den>
                    </m:f>
                    <m:r>
                      <m:t>&amp;</m:t>
                    </m:r>
                    <m:r>
                      <m:t>&amp;</m:t>
                    </m:r>
                    <m:r>
                      <m:rPr>
                        <m:nor/>
                        <m:sty m:val="p"/>
                      </m:rPr>
                      <m:t>(definition of the pseudo-population)</m:t>
                    </m:r>
                  </m:e>
                  <m:e>
                    <m:r>
                      <m:t>&amp;</m:t>
                    </m:r>
                    <m:r>
                      <m:rPr>
                        <m:sty m:val="p"/>
                      </m:rPr>
                      <m:t>=</m:t>
                    </m:r>
                    <m:f>
                      <m:fPr>
                        <m:type m:val="bar"/>
                      </m:fPr>
                      <m:num>
                        <m:r>
                          <m:t>1</m:t>
                        </m:r>
                      </m:num>
                      <m:den>
                        <m:r>
                          <m:t>k</m:t>
                        </m:r>
                      </m:den>
                    </m:f>
                    <m:r>
                      <m:rPr>
                        <m:nor/>
                        <m:sty m:val="p"/>
                      </m:rPr>
                      <m:t>E</m:t>
                    </m:r>
                    <m:d>
                      <m:dPr>
                        <m:begChr m:val="["/>
                        <m:sepChr m:val=""/>
                        <m:endChr m:val="]"/>
                        <m:grow/>
                      </m:dPr>
                      <m:e>
                        <m:sSup>
                          <m:e>
                            <m:r>
                              <m:t>W</m:t>
                            </m:r>
                          </m:e>
                          <m:sup>
                            <m:r>
                              <m:t>A</m:t>
                            </m:r>
                          </m:sup>
                        </m:sSup>
                        <m:r>
                          <m:rPr>
                            <m:scr m:val="double-struck"/>
                            <m:sty m:val="p"/>
                          </m:rPr>
                          <m:t>1</m:t>
                        </m:r>
                        <m:d>
                          <m:dPr>
                            <m:begChr m:val="("/>
                            <m:sepChr m:val=""/>
                            <m:endChr m:val=")"/>
                            <m:grow/>
                          </m:dPr>
                          <m:e>
                            <m:sSup>
                              <m:e>
                                <m:r>
                                  <m:t>Y</m:t>
                                </m:r>
                              </m:e>
                              <m:sup>
                                <m:r>
                                  <m:t>a</m:t>
                                </m:r>
                              </m:sup>
                            </m:sSup>
                            <m:r>
                              <m:rPr>
                                <m:sty m:val="p"/>
                              </m:rPr>
                              <m:t>∈</m:t>
                            </m:r>
                            <m:r>
                              <m:t>B</m:t>
                            </m:r>
                          </m:e>
                        </m:d>
                        <m:r>
                          <m:rPr>
                            <m:scr m:val="double-struck"/>
                            <m:sty m:val="p"/>
                          </m:rPr>
                          <m:t>1</m:t>
                        </m:r>
                        <m:d>
                          <m:dPr>
                            <m:begChr m:val="("/>
                            <m:sepChr m:val=""/>
                            <m:endChr m:val=")"/>
                            <m:grow/>
                          </m:dPr>
                          <m:e>
                            <m:r>
                              <m:t>A</m:t>
                            </m:r>
                            <m:r>
                              <m:rPr>
                                <m:sty m:val="p"/>
                              </m:rPr>
                              <m:t>=</m:t>
                            </m:r>
                            <m:sSup>
                              <m:e>
                                <m:r>
                                  <m:t>a</m:t>
                                </m:r>
                              </m:e>
                              <m:sup>
                                <m:r>
                                  <m:rPr>
                                    <m:sty m:val="p"/>
                                  </m:rPr>
                                  <m:t>′</m:t>
                                </m:r>
                              </m:sup>
                            </m:sSup>
                          </m:e>
                        </m:d>
                      </m:e>
                    </m:d>
                    <m:r>
                      <m:t>&amp;</m:t>
                    </m:r>
                    <m:r>
                      <m:t>&amp;</m:t>
                    </m:r>
                    <m:r>
                      <m:rPr>
                        <m:nor/>
                        <m:sty m:val="p"/>
                      </m:rPr>
                      <m:t>(</m:t>
                    </m:r>
                    <m:r>
                      <m:rPr>
                        <m:nor/>
                        <m:sty m:val="p"/>
                      </m:rPr>
                      <m:t>E</m:t>
                    </m:r>
                    <m:d>
                      <m:dPr>
                        <m:begChr m:val="["/>
                        <m:sepChr m:val=""/>
                        <m:endChr m:val="]"/>
                        <m:grow/>
                      </m:dPr>
                      <m:e>
                        <m:sSup>
                          <m:e>
                            <m:r>
                              <m:t>W</m:t>
                            </m:r>
                          </m:e>
                          <m:sup>
                            <m:r>
                              <m:t>A</m:t>
                            </m:r>
                          </m:sup>
                        </m:sSup>
                      </m:e>
                    </m:d>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nor/>
                            <m:sty m:val="p"/>
                          </m:rPr>
                          <m:t>E</m:t>
                        </m:r>
                      </m:e>
                    </m:nary>
                    <m:d>
                      <m:dPr>
                        <m:begChr m:val="["/>
                        <m:sepChr m:val=""/>
                        <m:endChr m:val="]"/>
                        <m:grow/>
                      </m:dPr>
                      <m:e>
                        <m:sSup>
                          <m:e>
                            <m:r>
                              <m:t>W</m:t>
                            </m:r>
                          </m:e>
                          <m:sup>
                            <m:r>
                              <m:t>A</m:t>
                            </m:r>
                          </m:sup>
                        </m:sSup>
                        <m:r>
                          <m:rPr>
                            <m:scr m:val="double-struck"/>
                            <m:sty m:val="p"/>
                          </m:rPr>
                          <m:t>1</m:t>
                        </m:r>
                        <m:d>
                          <m:dPr>
                            <m:begChr m:val="("/>
                            <m:sepChr m:val=""/>
                            <m:endChr m:val=")"/>
                            <m:grow/>
                          </m:dPr>
                          <m:e>
                            <m:sSup>
                              <m:e>
                                <m:r>
                                  <m:t>Y</m:t>
                                </m:r>
                              </m:e>
                              <m:sup>
                                <m:r>
                                  <m:t>a</m:t>
                                </m:r>
                              </m:sup>
                            </m:sSup>
                            <m:r>
                              <m:rPr>
                                <m:sty m:val="p"/>
                              </m:rPr>
                              <m:t>∈</m:t>
                            </m:r>
                            <m:r>
                              <m:t>B</m:t>
                            </m:r>
                          </m:e>
                        </m:d>
                        <m:r>
                          <m:rPr>
                            <m:scr m:val="double-struck"/>
                            <m:sty m:val="p"/>
                          </m:rPr>
                          <m:t>1</m:t>
                        </m:r>
                        <m:d>
                          <m:dPr>
                            <m:begChr m:val="("/>
                            <m:sepChr m:val=""/>
                            <m:endChr m:val=")"/>
                            <m:grow/>
                          </m:dPr>
                          <m:e>
                            <m:r>
                              <m:t>A</m:t>
                            </m:r>
                            <m:r>
                              <m:rPr>
                                <m:sty m:val="p"/>
                              </m:rPr>
                              <m:t>=</m:t>
                            </m:r>
                            <m:sSup>
                              <m:e>
                                <m:r>
                                  <m:t>a</m:t>
                                </m:r>
                              </m:e>
                              <m:sup>
                                <m:r>
                                  <m:rPr>
                                    <m:sty m:val="p"/>
                                  </m:rPr>
                                  <m:t>′</m:t>
                                </m:r>
                              </m:sup>
                            </m:sSup>
                          </m:e>
                        </m:d>
                        <m:r>
                          <m:rPr>
                            <m:sty m:val="p"/>
                          </m:rPr>
                          <m:t>∣</m:t>
                        </m:r>
                        <m:r>
                          <m:t>L</m:t>
                        </m:r>
                        <m:r>
                          <m:rPr>
                            <m:sty m:val="p"/>
                          </m:rPr>
                          <m:t>=</m:t>
                        </m:r>
                        <m:r>
                          <m:t>l</m:t>
                        </m:r>
                      </m:e>
                    </m:d>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nor/>
                                <m:sty m:val="p"/>
                              </m:rPr>
                              <m:t>E</m:t>
                            </m:r>
                            <m:d>
                              <m:dPr>
                                <m:begChr m:val="["/>
                                <m:sepChr m:val=""/>
                                <m:endChr m:val="]"/>
                                <m:grow/>
                              </m:dPr>
                              <m:e>
                                <m:r>
                                  <m:rPr>
                                    <m:scr m:val="double-struck"/>
                                    <m:sty m:val="p"/>
                                  </m:rPr>
                                  <m:t>1</m:t>
                                </m:r>
                                <m:d>
                                  <m:dPr>
                                    <m:begChr m:val="("/>
                                    <m:sepChr m:val=""/>
                                    <m:endChr m:val=")"/>
                                    <m:grow/>
                                  </m:dPr>
                                  <m:e>
                                    <m:sSup>
                                      <m:e>
                                        <m:r>
                                          <m:t>Y</m:t>
                                        </m:r>
                                      </m:e>
                                      <m:sup>
                                        <m:r>
                                          <m:t>a</m:t>
                                        </m:r>
                                      </m:sup>
                                    </m:sSup>
                                    <m:r>
                                      <m:rPr>
                                        <m:sty m:val="p"/>
                                      </m:rPr>
                                      <m:t>∈</m:t>
                                    </m:r>
                                    <m:r>
                                      <m:t>B</m:t>
                                    </m:r>
                                  </m:e>
                                </m:d>
                                <m:r>
                                  <m:rPr>
                                    <m:scr m:val="double-struck"/>
                                    <m:sty m:val="p"/>
                                  </m:rPr>
                                  <m:t>1</m:t>
                                </m:r>
                                <m:d>
                                  <m:dPr>
                                    <m:begChr m:val="("/>
                                    <m:sepChr m:val=""/>
                                    <m:endChr m:val=")"/>
                                    <m:grow/>
                                  </m:dPr>
                                  <m:e>
                                    <m:r>
                                      <m:t>A</m:t>
                                    </m:r>
                                    <m:r>
                                      <m:rPr>
                                        <m:sty m:val="p"/>
                                      </m:rPr>
                                      <m:t>=</m:t>
                                    </m:r>
                                    <m:sSup>
                                      <m:e>
                                        <m:r>
                                          <m:t>a</m:t>
                                        </m:r>
                                      </m:e>
                                      <m:sup>
                                        <m:r>
                                          <m:rPr>
                                            <m:sty m:val="p"/>
                                          </m:rPr>
                                          <m:t>′</m:t>
                                        </m:r>
                                      </m:sup>
                                    </m:sSup>
                                  </m:e>
                                </m:d>
                                <m:r>
                                  <m:rPr>
                                    <m:sty m:val="p"/>
                                  </m:rPr>
                                  <m:t>∣</m:t>
                                </m:r>
                                <m:r>
                                  <m:t>L</m:t>
                                </m:r>
                                <m:r>
                                  <m:rPr>
                                    <m:sty m:val="p"/>
                                  </m:rPr>
                                  <m:t>=</m:t>
                                </m:r>
                                <m:r>
                                  <m:t>l</m:t>
                                </m:r>
                              </m:e>
                            </m:d>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L</m:t>
                  </m:r>
                  <m:r>
                    <m:rPr>
                      <m:sty m:val="p"/>
                    </m:rPr>
                    <m:t>=</m:t>
                  </m:r>
                  <m:r>
                    <m:t>l</m:t>
                  </m:r>
                  <m:r>
                    <m:rPr>
                      <m:sty m:val="p"/>
                    </m:rPr>
                    <m:t>,</m:t>
                  </m:r>
                  <m:r>
                    <m:t>A</m:t>
                  </m:r>
                  <m:r>
                    <m:rPr>
                      <m:sty m:val="p"/>
                    </m:rPr>
                    <m:t>=</m:t>
                  </m:r>
                  <m:r>
                    <m:t>a</m:t>
                  </m:r>
                </m:e>
              </m:d>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ins w:id="1027" w:author="PR Preview" w:date="2024-01-01T00:00:00Z">
        <w:r>
          <w:t xml:space="preserve">By</w:t>
        </w:r>
      </w:ins>
      <w:ins w:id="1027" w:author="PR Preview" w:date="2024-01-01T00:00:00Z">
        <w:r>
          <w:t xml:space="preserve"> </w:t>
        </w:r>
      </w:ins>
      <w:hyperlink w:anchor="prp-pseudo-population">
        <w:r>
          <w:rPr>
            <w:rStyle w:val="Hyperlink"/>
          </w:rPr>
          <w:t xml:space="preserve">Proposition 1</w:t>
        </w:r>
      </w:hyperlink>
      <w:ins w:id="1027" w:author="PR Preview" w:date="2024-01-01T00:00:00Z">
        <w:r>
          <w:t xml:space="preserve">,</w:t>
        </w:r>
      </w:ins>
      <w:ins w:id="1027" w:author="PR Preview" w:date="2024-01-01T00:00:00Z">
        <w:r>
          <w:t xml:space="preserve"> </w:t>
        </w:r>
      </w:ins>
      <m:oMath>
        <m:r>
          <m:rPr>
            <m:nor/>
            <m:sty m:val="p"/>
          </m:rPr>
          <m:t>E</m:t>
        </m:r>
        <m:d>
          <m:dPr>
            <m:begChr m:val="["/>
            <m:sepChr m:val=""/>
            <m:endChr m:val="]"/>
            <m:grow/>
          </m:dPr>
          <m:e>
            <m:sSup>
              <m:e>
                <m:r>
                  <m:t>W</m:t>
                </m:r>
              </m:e>
              <m:sup>
                <m:r>
                  <m:t>A</m:t>
                </m:r>
              </m:sup>
            </m:sSup>
          </m:e>
        </m:d>
        <m:r>
          <m:rPr>
            <m:sty m:val="p"/>
          </m:rPr>
          <m:t>=</m:t>
        </m:r>
        <m:r>
          <m:t>k</m:t>
        </m:r>
      </m:oMath>
      <w:ins w:id="1027" w:author="PR Preview" w:date="2024-01-01T00:00:00Z">
        <w:r>
          <w:t xml:space="preserve">, so for a dichotomous treatment the expected size of this pseudo-population is</w:t>
        </w:r>
      </w:ins>
      <w:ins w:id="1027" w:author="PR Preview" w:date="2024-01-01T00:00:00Z">
        <w:r>
          <w:t xml:space="preserve"> </w:t>
        </w:r>
      </w:ins>
      <m:oMath>
        <m:r>
          <m:t>2</m:t>
        </m:r>
        <m:r>
          <m:t>n</m:t>
        </m:r>
      </m:oMath>
      <w:ins w:id="1027" w:author="PR Preview" w:date="2024-01-01T00:00:00Z">
        <w:r>
          <w:t xml:space="preserve">, twice the study population.</w:t>
        </w:r>
      </w:ins>
    </w:p>
    <w:p>
      <w:ins w:id="1028" w:author="PR Preview" w:date="2024-01-01T00:00:00Z">
        <w:r>
          <w:pict>
            <v:rect style="width:0;height:1.5pt" o:hralign="center" o:hrstd="t" o:hr="t"/>
          </w:pict>
        </w:r>
      </w:ins>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bookmarkStart w:id="30" w:name="alg-estimate-ip-weights"/>
    <w:p>
      <w:pPr>
        <w:pStyle w:val="FirstParagraph"/>
      </w:pPr>
      <w:ins w:id="1032" w:author="PR Preview" w:date="2024-01-01T00:00:00Z">
        <w:r>
          <w:rPr>
            <w:b/>
            <w:bCs/>
          </w:rPr>
          <w:t xml:space="preserve">Algorithm 1 (Estimating IP Weights with a Treatment Model)</w:t>
        </w:r>
      </w:ins>
      <w:ins w:id="1032" w:author="PR Preview" w:date="2024-01-01T00:00:00Z">
        <w:r>
          <w:t xml:space="preserve"> </w:t>
        </w:r>
      </w:ins>
      <w:ins w:id="1032" w:author="PR Preview" w:date="2024-01-01T00:00:00Z">
        <w:r>
          <w:t xml:space="preserve"> </w:t>
        </w:r>
      </w:ins>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ins w:id="36" w:author="PR Preview" w:date="2024-01-01T00:00:00Z">
        <w:r>
          <w:t xml:space="preserve">For each individual, compute</w:t>
        </w:r>
      </w:ins>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ins w:id="38" w:author="PR Preview" w:date="2024-01-01T00:00:00Z">
        <w:r>
          <w:t xml:space="preserve"> </w:t>
        </w:r>
      </w:ins>
      <w:ins w:id="38" w:author="PR Preview" w:date="2024-01-01T00:00:00Z">
        <w:r>
          <w:t xml:space="preserve">if</w:t>
        </w:r>
      </w:ins>
      <w:ins w:id="38" w:author="PR Preview" w:date="2024-01-01T00:00:00Z">
        <w:r>
          <w:t xml:space="preserve"> </w:t>
        </w:r>
      </w:ins>
      <m:oMath>
        <m:r>
          <m:t>A</m:t>
        </m:r>
        <m:r>
          <m:rPr>
            <m:sty m:val="p"/>
          </m:rPr>
          <m:t>=</m:t>
        </m:r>
        <m:r>
          <m:t>0</m:t>
        </m:r>
      </m:oMath>
      <w:ins w:id="38" w:author="PR Preview" w:date="2024-01-01T00:00:00Z">
        <w:r>
          <w:t xml:space="preserve">.</w:t>
        </w:r>
      </w:ins>
    </w:p>
    <w:p>
      <w:pPr>
        <w:numPr>
          <w:ilvl w:val="0"/>
          <w:numId w:val="1009"/>
        </w:numPr>
      </w:pPr>
      <w:ins w:id="39" w:author="PR Preview" w:date="2024-01-01T00:00:00Z">
        <w:r>
          <w:t xml:space="preserve">Set</w:t>
        </w:r>
      </w:ins>
      <w:ins w:id="39" w:author="PR Preview" w:date="2024-01-01T00:00:00Z">
        <w:r>
          <w:t xml:space="preserve"> </w:t>
        </w:r>
      </w:ins>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ins w:id="39" w:author="PR Preview" w:date="2024-01-01T00:00:00Z">
        <w:r>
          <w:t xml:space="preserve">.</w:t>
        </w:r>
      </w:ins>
    </w:p>
    <w:bookmarkEnd w:id="30"/>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ins w:id="45" w:author="PR Preview" w:date="2024-01-01T00:00:00Z">
        <w:r>
          <w:t xml:space="preserve">by weighted least squares with weights</w:t>
        </w:r>
      </w:ins>
      <w:ins w:id="45" w:author="PR Preview" w:date="2024-01-01T00:00:00Z">
        <w:r>
          <w:t xml:space="preserve"> </w:t>
        </w:r>
      </w:ins>
      <m:oMath>
        <m:sSup>
          <m:e>
            <m:acc>
              <m:accPr>
                <m:chr m:val="̂"/>
              </m:accPr>
              <m:e>
                <m:r>
                  <m:t>W</m:t>
                </m:r>
              </m:e>
            </m:acc>
          </m:e>
          <m:sup>
            <m:r>
              <m:t>A</m:t>
            </m:r>
          </m:sup>
        </m:sSup>
      </m:oMath>
      <w:ins w:id="45" w:author="PR Preview" w:date="2024-01-01T00:00:00Z">
        <w:r>
          <w:t xml:space="preserv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bookmarkEnd w:id="32"/>
        </w:tc>
      </w:tr>
    </w:tbl>
    <w:p>
      <w:pPr>
        <w:pStyle w:val="FirstParagraph"/>
      </w:pPr>
      <w:ins w:id="46" w:author="PR Preview" w:date="2024-01-01T00:00:00Z">
        <w:r>
          <w:t xml:space="preserve">The model</w:t>
        </w:r>
      </w:ins>
      <w:ins w:id="46" w:author="PR Preview" w:date="2024-01-01T00:00:00Z">
        <w:r>
          <w:t xml:space="preserve"> </w:t>
        </w:r>
      </w:ins>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ins w:id="46" w:author="PR Preview" w:date="2024-01-01T00:00:00Z">
        <w:r>
          <w:t xml:space="preserve"> </w:t>
        </w:r>
      </w:ins>
      <w:ins w:id="46" w:author="PR Preview" w:date="2024-01-01T00:00:00Z">
        <w:r>
          <w:t xml:space="preserve">is saturated: it has two parameters for the two quantities</w:t>
        </w:r>
      </w:ins>
      <w:ins w:id="46" w:author="PR Preview" w:date="2024-01-01T00:00:00Z">
        <w:r>
          <w:t xml:space="preserve"> </w:t>
        </w:r>
      </w:ins>
      <m:oMath>
        <m:r>
          <m:rPr>
            <m:nor/>
            <m:sty m:val="p"/>
          </m:rPr>
          <m:t>E</m:t>
        </m:r>
        <m:d>
          <m:dPr>
            <m:begChr m:val="["/>
            <m:sepChr m:val=""/>
            <m:endChr m:val="]"/>
            <m:grow/>
          </m:dPr>
          <m:e>
            <m:r>
              <m:t>Y</m:t>
            </m:r>
            <m:r>
              <m:rPr>
                <m:sty m:val="p"/>
              </m:rPr>
              <m:t>∣</m:t>
            </m:r>
            <m:r>
              <m:t>A</m:t>
            </m:r>
            <m:r>
              <m:rPr>
                <m:sty m:val="p"/>
              </m:rPr>
              <m:t>=</m:t>
            </m:r>
            <m:r>
              <m:t>1</m:t>
            </m:r>
          </m:e>
        </m:d>
      </m:oMath>
      <w:ins w:id="46" w:author="PR Preview" w:date="2024-01-01T00:00:00Z">
        <w:r>
          <w:t xml:space="preserve"> </w:t>
        </w:r>
      </w:ins>
      <w:ins w:id="46" w:author="PR Preview" w:date="2024-01-01T00:00:00Z">
        <w:r>
          <w:t xml:space="preserve">and</w:t>
        </w:r>
      </w:ins>
      <w:ins w:id="46" w:author="PR Preview" w:date="2024-01-01T00:00:00Z">
        <w:r>
          <w:t xml:space="preserve"> </w:t>
        </w:r>
      </w:ins>
      <m:oMath>
        <m:r>
          <m:rPr>
            <m:nor/>
            <m:sty m:val="p"/>
          </m:rPr>
          <m:t>E</m:t>
        </m:r>
        <m:d>
          <m:dPr>
            <m:begChr m:val="["/>
            <m:sepChr m:val=""/>
            <m:endChr m:val="]"/>
            <m:grow/>
          </m:dPr>
          <m:e>
            <m:r>
              <m:t>Y</m:t>
            </m:r>
            <m:r>
              <m:rPr>
                <m:sty m:val="p"/>
              </m:rPr>
              <m:t>∣</m:t>
            </m:r>
            <m:r>
              <m:t>A</m:t>
            </m:r>
            <m:r>
              <m:rPr>
                <m:sty m:val="p"/>
              </m:rPr>
              <m:t>=</m:t>
            </m:r>
            <m:r>
              <m:t>0</m:t>
            </m:r>
          </m:e>
        </m:d>
      </m:oMath>
      <w:ins w:id="46" w:author="PR Preview" w:date="2024-01-01T00:00:00Z">
        <w:r>
          <w:t xml:space="preserve">, and</w:t>
        </w:r>
      </w:ins>
      <w:ins w:id="46" w:author="PR Preview" w:date="2024-01-01T00:00:00Z">
        <w:r>
          <w:t xml:space="preserve"> </w:t>
        </w:r>
      </w:ins>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ins w:id="46" w:author="PR Preview" w:date="2024-01-01T00:00:00Z">
        <w:r>
          <w:t xml:space="preserve">.</w:t>
        </w:r>
      </w:ins>
      <w:ins w:id="46" w:author="PR Preview" w:date="2024-01-01T00:00:00Z">
        <w:r>
          <w:t xml:space="preserve"> </w:t>
        </w:r>
      </w:ins>
      <w:ins w:id="46" w:author="PR Preview" w:date="2024-01-01T00:00:00Z">
        <w:r>
          <w:t xml:space="preserve">With</w:t>
        </w:r>
      </w:ins>
      <w:ins w:id="46" w:author="PR Preview" w:date="2024-01-01T00:00:00Z">
        <w:r>
          <w:t xml:space="preserve"> </w:t>
        </w:r>
      </w:ins>
      <m:oMath>
        <m:sSub>
          <m:e>
            <m:acc>
              <m:accPr>
                <m:chr m:val="̂"/>
              </m:accPr>
              <m:e>
                <m:r>
                  <m:t>W</m:t>
                </m:r>
              </m:e>
            </m:acc>
          </m:e>
          <m:sub>
            <m:r>
              <m:t>i</m:t>
            </m:r>
          </m:sub>
        </m:sSub>
        <m:r>
          <m:rPr>
            <m:sty m:val="p"/>
          </m:rPr>
          <m:t>=</m:t>
        </m:r>
        <m:r>
          <m:t>1</m:t>
        </m:r>
      </m:oMath>
      <w:ins w:id="46" w:author="PR Preview" w:date="2024-01-01T00:00:00Z">
        <w:r>
          <w:t xml:space="preserve"> </w:t>
        </w:r>
      </w:ins>
      <w:ins w:id="46" w:author="PR Preview" w:date="2024-01-01T00:00:00Z">
        <w:r>
          <w:t xml:space="preserve">for everyone, weighted least squares reduces to the ordinary least squares of Chapter 11</w:t>
        </w:r>
      </w:ins>
      <w:ins w:id="46" w:author="PR Preview" w:date="2024-01-01T00:00:00Z">
        <w:r>
          <w:t xml:space="preserve"> </w:t>
        </w:r>
      </w:ins>
      <w:ins w:id="46" w:author="PR Preview" w:date="2024-01-01T00:00:00Z">
        <w:r>
          <w:t xml:space="preserve">(Hernán and Robins 2020, chap. 12, pp. 165-166)</w:t>
        </w:r>
      </w:ins>
      <w:ins w:id="46" w:author="PR Preview" w:date="2024-01-01T00:00:00Z">
        <w:r>
          <w:t xml:space="preserve">.</w:t>
        </w:r>
      </w:ins>
    </w:p>
    <w:p>
      <w:pPr>
        <w:pStyle w:val="BodyText"/>
      </w:pPr>
      <w:ins w:id="47" w:author="PR Preview" w:date="2024-01-01T00:00:00Z">
        <w:r>
          <w:t xml:space="preserve">If there is no confounding in the pseudo-population (</w:t>
        </w:r>
      </w:ins>
      <w:hyperlink w:anchor="def-pseudo-population">
        <w:r>
          <w:rPr>
            <w:rStyle w:val="Hyperlink"/>
          </w:rPr>
          <w:t xml:space="preserve">Definition 2</w:t>
        </w:r>
      </w:hyperlink>
      <w:ins w:id="47" w:author="PR Preview" w:date="2024-01-01T00:00:00Z">
        <w:r>
          <w:t xml:space="preserve">) and the model for</w:t>
        </w:r>
      </w:ins>
      <w:ins w:id="47" w:author="PR Preview" w:date="2024-01-01T00:00:00Z">
        <w:r>
          <w:t xml:space="preserve"> </w:t>
        </w:r>
      </w:ins>
      <m:oMath>
        <m:r>
          <m:rPr>
            <m:sty m:val="p"/>
          </m:rPr>
          <m:t>Pr</m:t>
        </m:r>
        <m:r>
          <m:rPr>
            <m:sty m:val="p"/>
          </m:rPr>
          <m:t>[</m:t>
        </m:r>
        <m:r>
          <m:t>A</m:t>
        </m:r>
        <m:r>
          <m:rPr>
            <m:sty m:val="p"/>
          </m:rPr>
          <m:t>=</m:t>
        </m:r>
        <m:r>
          <m:t>1</m:t>
        </m:r>
        <m:r>
          <m:rPr>
            <m:sty m:val="p"/>
          </m:rPr>
          <m:t>∣</m:t>
        </m:r>
        <m:r>
          <m:t>L</m:t>
        </m:r>
        <m:r>
          <m:rPr>
            <m:sty m:val="p"/>
          </m:rPr>
          <m:t>]</m:t>
        </m:r>
      </m:oMath>
      <w:ins w:id="47" w:author="PR Preview" w:date="2024-01-01T00:00:00Z">
        <w:r>
          <w:t xml:space="preserve"> </w:t>
        </w:r>
      </w:ins>
      <w:ins w:id="47" w:author="PR Preview" w:date="2024-01-01T00:00:00Z">
        <w:r>
          <w:t xml:space="preserve">is correct, an unbiased estimator of</w:t>
        </w:r>
      </w:ins>
      <w:ins w:id="47" w:author="PR Preview" w:date="2024-01-01T00:00:00Z">
        <w:r>
          <w:t xml:space="preserve"> </w:t>
        </w:r>
      </w:ins>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ins w:id="47" w:author="PR Preview" w:date="2024-01-01T00:00:00Z">
        <w:r>
          <w:t xml:space="preserve"> </w:t>
        </w:r>
      </w:ins>
      <w:ins w:id="47" w:author="PR Preview" w:date="2024-01-01T00:00:00Z">
        <w:r>
          <w:t xml:space="preserve">is also an unbiased estimator of</w:t>
        </w:r>
      </w:ins>
      <w:ins w:id="47" w:author="PR Preview" w:date="2024-01-01T00:00:00Z">
        <w:r>
          <w:t xml:space="preserve"> </w:t>
        </w:r>
      </w:ins>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ins w:id="47" w:author="PR Preview" w:date="2024-01-01T00:00:00Z">
        <w:r>
          <w:t xml:space="preserve">.</w:t>
        </w:r>
      </w:ins>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ins w:id="49" w:author="PR Preview" w:date="2024-01-01T00:00:00Z">
        <w:r>
          <w:t xml:space="preserve">The mean of the nonstabilized weights is about 2 because</w:t>
        </w:r>
      </w:ins>
      <w:ins w:id="49" w:author="PR Preview" w:date="2024-01-01T00:00:00Z">
        <w:r>
          <w:t xml:space="preserve"> </w:t>
        </w:r>
      </w:ins>
      <m:oMath>
        <m:r>
          <m:rPr>
            <m:nor/>
            <m:sty m:val="p"/>
          </m:rPr>
          <m:t>E</m:t>
        </m:r>
        <m:d>
          <m:dPr>
            <m:begChr m:val="["/>
            <m:sepChr m:val=""/>
            <m:endChr m:val="]"/>
            <m:grow/>
          </m:dPr>
          <m:e>
            <m:sSup>
              <m:e>
                <m:r>
                  <m:t>W</m:t>
                </m:r>
              </m:e>
              <m:sup>
                <m:r>
                  <m:t>A</m:t>
                </m:r>
              </m:sup>
            </m:sSup>
          </m:e>
        </m:d>
        <m:r>
          <m:rPr>
            <m:sty m:val="p"/>
          </m:rPr>
          <m:t>=</m:t>
        </m:r>
        <m:r>
          <m:t>k</m:t>
        </m:r>
        <m:r>
          <m:rPr>
            <m:sty m:val="p"/>
          </m:rPr>
          <m:t>=</m:t>
        </m:r>
        <m:r>
          <m:t>2</m:t>
        </m:r>
      </m:oMath>
      <w:ins w:id="49" w:author="PR Preview" w:date="2024-01-01T00:00:00Z">
        <w:r>
          <w:t xml:space="preserve"> </w:t>
        </w:r>
      </w:ins>
      <w:ins w:id="49" w:author="PR Preview" w:date="2024-01-01T00:00:00Z">
        <w:r>
          <w:t xml:space="preserve">for a dichotomous treatment (property 0 of</w:t>
        </w:r>
      </w:ins>
      <w:ins w:id="49" w:author="PR Preview" w:date="2024-01-01T00:00:00Z">
        <w:r>
          <w:t xml:space="preserve"> </w:t>
        </w:r>
      </w:ins>
      <w:hyperlink w:anchor="prp-pseudo-population">
        <w:r>
          <w:rPr>
            <w:rStyle w:val="Hyperlink"/>
          </w:rPr>
          <w:t xml:space="preserve">Proposition 1</w:t>
        </w:r>
      </w:hyperlink>
      <w:ins w:id="49" w:author="PR Preview" w:date="2024-01-01T00:00:00Z">
        <w:r>
          <w:t xml:space="preserve">).</w:t>
        </w:r>
      </w:ins>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ins w:id="59" w:author="PR Preview" w:date="2024-01-01T00:00:00Z">
        <w:r>
          <w:t xml:space="preserve">so the ratio equals the IP weighted mean</w:t>
        </w:r>
      </w:ins>
      <w:ins w:id="59" w:author="PR Preview" w:date="2024-01-01T00:00:00Z">
        <w:r>
          <w:t xml:space="preserve"> </w:t>
        </w:r>
      </w:ins>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ins w:id="59" w:author="PR Preview" w:date="2024-01-01T00:00:00Z">
        <w:r>
          <w:t xml:space="preserve">, which equals</w:t>
        </w:r>
      </w:ins>
      <w:ins w:id="59" w:author="PR Preview" w:date="2024-01-01T00:00:00Z">
        <w:r>
          <w:t xml:space="preserve"> </w:t>
        </w:r>
      </w:ins>
      <m:oMath>
        <m:r>
          <m:rPr>
            <m:nor/>
            <m:sty m:val="p"/>
          </m:rPr>
          <m:t>E</m:t>
        </m:r>
        <m:d>
          <m:dPr>
            <m:begChr m:val="["/>
            <m:sepChr m:val=""/>
            <m:endChr m:val="]"/>
            <m:grow/>
          </m:dPr>
          <m:e>
            <m:sSup>
              <m:e>
                <m:r>
                  <m:t>Y</m:t>
                </m:r>
              </m:e>
              <m:sup>
                <m:r>
                  <m:t>a</m:t>
                </m:r>
              </m:sup>
            </m:sSup>
          </m:e>
        </m:d>
      </m:oMath>
      <w:ins w:id="59" w:author="PR Preview" w:date="2024-01-01T00:00:00Z">
        <w:r>
          <w:t xml:space="preserve"> </w:t>
        </w:r>
      </w:ins>
      <w:ins w:id="59" w:author="PR Preview" w:date="2024-01-01T00:00:00Z">
        <w:r>
          <w:t xml:space="preserve">under conditional exchangeability, positivity, and consistency (Technical Point 3.1).</w:t>
        </w:r>
      </w:ins>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ins w:id="61" w:author="PR Preview" w:date="2024-01-01T00:00:00Z">
        <w:r>
          <w:rPr>
            <w:b/>
            <w:bCs/>
          </w:rPr>
          <w:t xml:space="preserve">Without positivity</w:t>
        </w:r>
      </w:ins>
      <w:ins w:id="61" w:author="PR Preview" w:date="2024-01-01T00:00:00Z">
        <w:r>
          <w:t xml:space="preserve">: let</w:t>
        </w:r>
      </w:ins>
      <w:ins w:id="61" w:author="PR Preview" w:date="2024-01-01T00:00:00Z">
        <w:r>
          <w:t xml:space="preserve"> </w:t>
        </w:r>
      </w:ins>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ins w:id="61" w:author="PR Preview" w:date="2024-01-01T00:00:00Z">
        <w:r>
          <w:t xml:space="preserve">.</w:t>
        </w:r>
      </w:ins>
      <w:ins w:id="61" w:author="PR Preview" w:date="2024-01-01T00:00:00Z">
        <w:r>
          <w:t xml:space="preserve"> </w:t>
        </w:r>
      </w:ins>
      <w:ins w:id="61" w:author="PR Preview" w:date="2024-01-01T00:00:00Z">
        <w:r>
          <w:t xml:space="preserve">The Hajek ratio then equals</w:t>
        </w:r>
      </w:ins>
      <w:ins w:id="61" w:author="PR Preview" w:date="2024-01-01T00:00:00Z">
        <w:r>
          <w:t xml:space="preserve"> </w:t>
        </w:r>
      </w:ins>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ins w:id="61" w:author="PR Preview" w:date="2024-01-01T00:00:00Z">
        <w:r>
          <w:t xml:space="preserve">, which under conditional exchangeability and consistency is</w:t>
        </w:r>
      </w:ins>
      <w:ins w:id="61" w:author="PR Preview" w:date="2024-01-01T00:00:00Z">
        <w:r>
          <w:t xml:space="preserve"> </w:t>
        </w:r>
      </w:ins>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ins w:id="61" w:author="PR Preview" w:date="2024-01-01T00:00:00Z">
        <w:r>
          <w:t xml:space="preserve">.</w:t>
        </w:r>
      </w:ins>
      <w:ins w:id="61" w:author="PR Preview" w:date="2024-01-01T00:00:00Z">
        <w:r>
          <w:t xml:space="preserve"> </w:t>
        </w:r>
      </w:ins>
      <w:ins w:id="61" w:author="PR Preview" w:date="2024-01-01T00:00:00Z">
        <w:r>
          <w:t xml:space="preserve">Its denominator converges to</w:t>
        </w:r>
      </w:ins>
      <w:ins w:id="61" w:author="PR Preview" w:date="2024-01-01T00:00:00Z">
        <w:r>
          <w:t xml:space="preserve"> </w:t>
        </w:r>
      </w:ins>
      <m:oMath>
        <m:r>
          <m:rPr>
            <m:sty m:val="p"/>
          </m:rPr>
          <m:t>Pr</m:t>
        </m:r>
        <m:r>
          <m:rPr>
            <m:sty m:val="p"/>
          </m:rPr>
          <m:t>[</m:t>
        </m:r>
        <m:r>
          <m:t>Q</m:t>
        </m:r>
        <m:r>
          <m:rPr>
            <m:sty m:val="p"/>
          </m:rPr>
          <m:t>(</m:t>
        </m:r>
        <m:r>
          <m:t>a</m:t>
        </m:r>
        <m:r>
          <m:rPr>
            <m:sty m:val="p"/>
          </m:rPr>
          <m:t>)</m:t>
        </m:r>
        <m:r>
          <m:rPr>
            <m:sty m:val="p"/>
          </m:rPr>
          <m:t>]</m:t>
        </m:r>
      </m:oMath>
      <w:ins w:id="61" w:author="PR Preview" w:date="2024-01-01T00:00:00Z">
        <w:r>
          <w:t xml:space="preserve"> </w:t>
        </w:r>
      </w:ins>
      <w:ins w:id="61" w:author="PR Preview" w:date="2024-01-01T00:00:00Z">
        <w:r>
          <w:t xml:space="preserve">rather than 1, so the ratio of the Horvitz-Thompson limit to the Hajek limit is</w:t>
        </w:r>
      </w:ins>
      <w:ins w:id="61" w:author="PR Preview" w:date="2024-01-01T00:00:00Z">
        <w:r>
          <w:t xml:space="preserve"> </w:t>
        </w:r>
      </w:ins>
      <m:oMath>
        <m:r>
          <m:rPr>
            <m:sty m:val="p"/>
          </m:rPr>
          <m:t>Pr</m:t>
        </m:r>
        <m:r>
          <m:rPr>
            <m:sty m:val="p"/>
          </m:rPr>
          <m:t>[</m:t>
        </m:r>
        <m:r>
          <m:t>Q</m:t>
        </m:r>
        <m:r>
          <m:rPr>
            <m:sty m:val="p"/>
          </m:rPr>
          <m:t>(</m:t>
        </m:r>
        <m:r>
          <m:t>a</m:t>
        </m:r>
        <m:r>
          <m:rPr>
            <m:sty m:val="p"/>
          </m:rPr>
          <m:t>)</m:t>
        </m:r>
        <m:r>
          <m:rPr>
            <m:sty m:val="p"/>
          </m:rPr>
          <m:t>]</m:t>
        </m:r>
      </m:oMath>
      <w:ins w:id="61" w:author="PR Preview" w:date="2024-01-01T00:00:00Z">
        <w:r>
          <w:t xml:space="preserve">, and the difference of Hajek estimators for</w:t>
        </w:r>
      </w:ins>
      <w:ins w:id="61" w:author="PR Preview" w:date="2024-01-01T00:00:00Z">
        <w:r>
          <w:t xml:space="preserve"> </w:t>
        </w:r>
      </w:ins>
      <m:oMath>
        <m:r>
          <m:t>a</m:t>
        </m:r>
        <m:r>
          <m:rPr>
            <m:sty m:val="p"/>
          </m:rPr>
          <m:t>=</m:t>
        </m:r>
        <m:r>
          <m:t>1</m:t>
        </m:r>
      </m:oMath>
      <w:ins w:id="61" w:author="PR Preview" w:date="2024-01-01T00:00:00Z">
        <w:r>
          <w:t xml:space="preserve"> </w:t>
        </w:r>
      </w:ins>
      <w:ins w:id="61" w:author="PR Preview" w:date="2024-01-01T00:00:00Z">
        <w:r>
          <w:t xml:space="preserve">versus</w:t>
        </w:r>
      </w:ins>
      <w:ins w:id="61" w:author="PR Preview" w:date="2024-01-01T00:00:00Z">
        <w:r>
          <w:t xml:space="preserve"> </w:t>
        </w:r>
      </w:ins>
      <m:oMath>
        <m:r>
          <m:t>a</m:t>
        </m:r>
        <m:r>
          <m:rPr>
            <m:sty m:val="p"/>
          </m:rPr>
          <m:t>=</m:t>
        </m:r>
        <m:r>
          <m:t>0</m:t>
        </m:r>
      </m:oMath>
      <w:ins w:id="61" w:author="PR Preview" w:date="2024-01-01T00:00:00Z">
        <w:r>
          <w:t xml:space="preserve"> </w:t>
        </w:r>
      </w:ins>
      <w:ins w:id="61" w:author="PR Preview" w:date="2024-01-01T00:00:00Z">
        <w:r>
          <w:t xml:space="preserve">has no causal interpretation.</w:t>
        </w:r>
      </w:ins>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ins w:id="64" w:author="PR Preview" w:date="2024-01-01T00:00:00Z">
        <w:r>
          <w:t xml:space="preserve">The goal of IP weighting is a pseudo-population (</w:t>
        </w:r>
      </w:ins>
      <w:hyperlink w:anchor="def-pseudo-population">
        <w:r>
          <w:rPr>
            <w:rStyle w:val="Hyperlink"/>
          </w:rPr>
          <w:t xml:space="preserve">Definition 2</w:t>
        </w:r>
      </w:hyperlink>
      <w:ins w:id="64" w:author="PR Preview" w:date="2024-01-01T00:00:00Z">
        <w:r>
          <w:t xml:space="preserve">) in which</w:t>
        </w:r>
      </w:ins>
      <w:ins w:id="64" w:author="PR Preview" w:date="2024-01-01T00:00:00Z">
        <w:r>
          <w:t xml:space="preserve"> </w:t>
        </w:r>
      </w:ins>
      <m:oMath>
        <m:r>
          <m:t>L</m:t>
        </m:r>
      </m:oMath>
      <w:ins w:id="64" w:author="PR Preview" w:date="2024-01-01T00:00:00Z">
        <w:r>
          <w:t xml:space="preserve"> </w:t>
        </w:r>
      </w:ins>
      <w:ins w:id="64" w:author="PR Preview" w:date="2024-01-01T00:00:00Z">
        <w:r>
          <w:t xml:space="preserve">does not predict</w:t>
        </w:r>
      </w:ins>
      <w:ins w:id="64" w:author="PR Preview" w:date="2024-01-01T00:00:00Z">
        <w:r>
          <w:t xml:space="preserve"> </w:t>
        </w:r>
      </w:ins>
      <m:oMath>
        <m:r>
          <m:t>A</m:t>
        </m:r>
      </m:oMath>
      <w:ins w:id="64" w:author="PR Preview" w:date="2024-01-01T00:00:00Z">
        <w:r>
          <w:t xml:space="preserve">.</w:t>
        </w:r>
      </w:ins>
      <w:ins w:id="64" w:author="PR Preview" w:date="2024-01-01T00:00:00Z">
        <w:r>
          <w:t xml:space="preserve"> </w:t>
        </w:r>
      </w:ins>
      <w:ins w:id="64" w:author="PR Preview" w:date="2024-01-01T00:00:00Z">
        <w:r>
          <w:t xml:space="preserve">The weights</w:t>
        </w:r>
      </w:ins>
      <w:ins w:id="64" w:author="PR Preview" w:date="2024-01-01T00:00:00Z">
        <w:r>
          <w:t xml:space="preserve"> </w:t>
        </w:r>
      </w:ins>
      <m:oMath>
        <m:r>
          <m:t>1</m:t>
        </m:r>
        <m:r>
          <m:rPr>
            <m:sty m:val="p"/>
          </m:rPr>
          <m:t>/</m:t>
        </m:r>
        <m:r>
          <m:t>f</m:t>
        </m:r>
        <m:r>
          <m:rPr>
            <m:sty m:val="p"/>
          </m:rPr>
          <m:t>(</m:t>
        </m:r>
        <m:r>
          <m:t>A</m:t>
        </m:r>
        <m:r>
          <m:rPr>
            <m:sty m:val="p"/>
          </m:rPr>
          <m:t>∣</m:t>
        </m:r>
        <m:r>
          <m:t>L</m:t>
        </m:r>
        <m:r>
          <m:rPr>
            <m:sty m:val="p"/>
          </m:rPr>
          <m:t>)</m:t>
        </m:r>
      </m:oMath>
      <w:ins w:id="64" w:author="PR Preview" w:date="2024-01-01T00:00:00Z">
        <w:r>
          <w:t xml:space="preserve"> </w:t>
        </w:r>
      </w:ins>
      <w:ins w:id="64" w:author="PR Preview" w:date="2024-01-01T00:00:00Z">
        <w:r>
          <w:t xml:space="preserve">are only one way to get there.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nor/>
                  <m:sty m:val="p"/>
                </m:rPr>
                <m:t>E</m:t>
              </m:r>
              <m:d>
                <m:dPr>
                  <m:begChr m:val="["/>
                  <m:sepChr m:val=""/>
                  <m:endChr m:val="]"/>
                  <m:grow/>
                </m:dPr>
                <m:e>
                  <m:r>
                    <m:t>W</m:t>
                  </m:r>
                </m:e>
              </m:d>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nor/>
                  <m:sty m:val="p"/>
                </m:rPr>
                <m:t>E</m:t>
              </m:r>
              <m:d>
                <m:dPr>
                  <m:begChr m:val="["/>
                  <m:sepChr m:val=""/>
                  <m:endChr m:val="]"/>
                  <m:grow/>
                </m:dPr>
                <m:e>
                  <m:r>
                    <m:t>W</m:t>
                  </m:r>
                </m:e>
              </m:d>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ins w:id="67"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ins w:id="1071" w:author="PR Preview" w:date="2024-01-01T00:00:00Z">
        <w:r>
          <w:t xml:space="preserve">The stabilized weights</w:t>
        </w:r>
      </w:ins>
      <w:ins w:id="1071" w:author="PR Preview" w:date="2024-01-01T00:00:00Z">
        <w:r>
          <w:t xml:space="preserve"> </w:t>
        </w:r>
      </w:ins>
      <m:oMath>
        <m:r>
          <m:t>S</m:t>
        </m:r>
        <m:sSup>
          <m:e>
            <m:r>
              <m:t>W</m:t>
            </m:r>
          </m:e>
          <m:sup>
            <m:r>
              <m:t>A</m:t>
            </m:r>
          </m:sup>
        </m:sSup>
      </m:oMath>
      <w:ins w:id="1071" w:author="PR Preview" w:date="2024-01-01T00:00:00Z">
        <w:r>
          <w:t xml:space="preserve"> </w:t>
        </w:r>
      </w:ins>
      <w:ins w:id="1071" w:author="PR Preview" w:date="2024-01-01T00:00:00Z">
        <w:r>
          <w:t xml:space="preserve">create their own pseudo-population (</w:t>
        </w:r>
      </w:ins>
      <w:hyperlink w:anchor="def-pseudo-population">
        <w:r>
          <w:rPr>
            <w:rStyle w:val="Hyperlink"/>
          </w:rPr>
          <w:t xml:space="preserve">Definition 2</w:t>
        </w:r>
      </w:hyperlink>
      <w:ins w:id="1071" w:author="PR Preview" w:date="2024-01-01T00:00:00Z">
        <w:r>
          <w:t xml:space="preserve">), different from the one created by</w:t>
        </w:r>
      </w:ins>
      <w:ins w:id="1071" w:author="PR Preview" w:date="2024-01-01T00:00:00Z">
        <w:r>
          <w:t xml:space="preserve"> </w:t>
        </w:r>
      </w:ins>
      <m:oMath>
        <m:sSup>
          <m:e>
            <m:r>
              <m:t>W</m:t>
            </m:r>
          </m:e>
          <m:sup>
            <m:r>
              <m:t>A</m:t>
            </m:r>
          </m:sup>
        </m:sSup>
      </m:oMath>
      <w:ins w:id="1071" w:author="PR Preview" w:date="2024-01-01T00:00:00Z">
        <w:r>
          <w:t xml:space="preserve">.</w:t>
        </w:r>
      </w:ins>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ins w:id="73" w:author="PR Preview" w:date="2024-01-01T00:00:00Z">
        <w:r>
          <w:t xml:space="preserve">Because the pseudo-population created by</w:t>
        </w:r>
      </w:ins>
      <w:ins w:id="73" w:author="PR Preview" w:date="2024-01-01T00:00:00Z">
        <w:r>
          <w:t xml:space="preserve"> </w:t>
        </w:r>
      </w:ins>
      <m:oMath>
        <m:r>
          <m:t>S</m:t>
        </m:r>
        <m:sSup>
          <m:e>
            <m:r>
              <m:t>W</m:t>
            </m:r>
          </m:e>
          <m:sup>
            <m:r>
              <m:t>A</m:t>
            </m:r>
          </m:sup>
        </m:sSup>
      </m:oMath>
      <w:ins w:id="73" w:author="PR Preview" w:date="2024-01-01T00:00:00Z">
        <w:r>
          <w:t xml:space="preserve"> </w:t>
        </w:r>
      </w:ins>
      <w:ins w:id="73" w:author="PR Preview" w:date="2024-01-01T00:00:00Z">
        <w:r>
          <w:t xml:space="preserve">(</w:t>
        </w:r>
      </w:ins>
      <w:hyperlink w:anchor="def-pseudo-population">
        <w:r>
          <w:rPr>
            <w:rStyle w:val="Hyperlink"/>
          </w:rPr>
          <w:t xml:space="preserve">Definition 2</w:t>
        </w:r>
      </w:hyperlink>
      <w:ins w:id="73" w:author="PR Preview" w:date="2024-01-01T00:00:00Z">
        <w:r>
          <w:t xml:space="preserve"> </w:t>
        </w:r>
      </w:ins>
      <w:ins w:id="73" w:author="PR Preview" w:date="2024-01-01T00:00:00Z">
        <w:r>
          <w:t xml:space="preserve">with</w:t>
        </w:r>
      </w:ins>
      <w:ins w:id="73" w:author="PR Preview" w:date="2024-01-01T00:00:00Z">
        <w:r>
          <w:t xml:space="preserve"> </w:t>
        </w:r>
      </w:ins>
      <m:oMath>
        <m:r>
          <m:t>W</m:t>
        </m:r>
        <m:r>
          <m:rPr>
            <m:sty m:val="p"/>
          </m:rPr>
          <m:t>=</m:t>
        </m:r>
        <m:r>
          <m:t>S</m:t>
        </m:r>
        <m:sSup>
          <m:e>
            <m:r>
              <m:t>W</m:t>
            </m:r>
          </m:e>
          <m:sup>
            <m:r>
              <m:t>A</m:t>
            </m:r>
          </m:sup>
        </m:sSup>
      </m:oMath>
      <w:ins w:id="73" w:author="PR Preview" w:date="2024-01-01T00:00:00Z">
        <w:r>
          <w:t xml:space="preserve">) has the same size as the study population, the mean of the stabilized weights is</w:t>
        </w:r>
      </w:ins>
      <w:ins w:id="73" w:author="PR Preview" w:date="2024-01-01T00:00:00Z">
        <w:r>
          <w:t xml:space="preserve"> </w:t>
        </w:r>
      </w:ins>
      <w:ins w:id="73" w:author="PR Preview" w:date="2024-01-01T00:00:00Z">
        <w:r>
          <w:rPr>
            <w:b/>
            <w:bCs/>
          </w:rPr>
          <w:t xml:space="preserve">expected</w:t>
        </w:r>
      </w:ins>
      <w:ins w:id="73" w:author="PR Preview" w:date="2024-01-01T00:00:00Z">
        <w:r>
          <w:t xml:space="preserve"> </w:t>
        </w:r>
      </w:ins>
      <w:ins w:id="73" w:author="PR Preview" w:date="2024-01-01T00:00:00Z">
        <w:r>
          <w:t xml:space="preserve">to be 1.</w:t>
        </w:r>
      </w:ins>
      <w:ins w:id="73" w:author="PR Preview" w:date="2024-01-01T00:00:00Z">
        <w:r>
          <w:t xml:space="preserve"> </w:t>
        </w:r>
      </w:ins>
      <w:ins w:id="73" w:author="PR Preview" w:date="2024-01-01T00:00:00Z">
        <w:r>
          <w:t xml:space="preserve">In data analyses one should check this: a mean far from 1 suggests model misspecification or (near) violations of positivity</w:t>
        </w:r>
      </w:ins>
      <w:ins w:id="73" w:author="PR Preview" w:date="2024-01-01T00:00:00Z">
        <w:r>
          <w:t xml:space="preserve"> </w:t>
        </w:r>
      </w:ins>
      <w:ins w:id="73" w:author="PR Preview" w:date="2024-01-01T00:00:00Z">
        <w:r>
          <w:t xml:space="preserve">(Hernán and Robins 2020, chap. 12, p. 168)</w:t>
        </w:r>
      </w:ins>
      <w:ins w:id="73" w:author="PR Preview" w:date="2024-01-01T00:00:00Z">
        <w:r>
          <w:t xml:space="preserve">.</w:t>
        </w:r>
      </w:ins>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bookmarkStart w:id="46" w:name="alg-estimate-stabilized-weights"/>
    <w:p>
      <w:pPr>
        <w:pStyle w:val="FirstParagraph"/>
      </w:pPr>
      <w:ins w:id="1077" w:author="PR Preview" w:date="2024-01-01T00:00:00Z">
        <w:r>
          <w:rPr>
            <w:b/>
            <w:bCs/>
          </w:rPr>
          <w:t xml:space="preserve">Algorithm 2 (Estimating Stabilized IP Weights)</w:t>
        </w:r>
      </w:ins>
      <w:ins w:id="1077" w:author="PR Preview" w:date="2024-01-01T00:00:00Z">
        <w:r>
          <w:t xml:space="preserve"> </w:t>
        </w:r>
      </w:ins>
      <w:ins w:id="1077" w:author="PR Preview" w:date="2024-01-01T00:00:00Z">
        <w:r>
          <w:t xml:space="preserve"> </w:t>
        </w:r>
      </w:ins>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bookmarkEnd w:id="46"/>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ins w:id="86"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oMath>
            </m:oMathPara>
          </w:p>
          <w:bookmarkEnd w:id="55"/>
        </w:tc>
      </w:tr>
    </w:tbl>
    <w:p>
      <w:pPr>
        <w:pStyle w:val="FirstParagraph"/>
      </w:pPr>
      <w:ins w:id="87"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bookmarkStart w:id="56" w:name="alg-fit-msm-ipw"/>
    <w:p>
      <w:pPr>
        <w:pStyle w:val="FirstParagraph"/>
      </w:pPr>
      <w:ins w:id="91" w:author="PR Preview" w:date="2024-01-01T00:00:00Z">
        <w:r>
          <w:rPr>
            <w:b/>
            <w:bCs/>
          </w:rPr>
          <w:t xml:space="preserve">Algorithm 3 (Estimating Marginal Structural Model Parameters by IP Weighting)</w:t>
        </w:r>
      </w:ins>
      <w:ins w:id="91" w:author="PR Preview" w:date="2024-01-01T00:00:00Z">
        <w:r>
          <w:t xml:space="preserve"> </w:t>
        </w:r>
      </w:ins>
      <w:ins w:id="91" w:author="PR Preview" w:date="2024-01-01T00:00:00Z">
        <w:r>
          <w:t xml:space="preserve"> </w:t>
        </w:r>
      </w:ins>
    </w:p>
    <w:p>
      <w:pPr>
        <w:pStyle w:val="Compact"/>
        <w:numPr>
          <w:ilvl w:val="0"/>
          <w:numId w:val="1022"/>
        </w:numPr>
      </w:pPr>
      <w:ins w:id="92" w:author="PR Preview" w:date="2024-01-01T00:00:00Z">
        <w:r>
          <w:t xml:space="preserve">Use IP weights to create a pseudo-population (</w:t>
        </w:r>
      </w:ins>
      <w:hyperlink w:anchor="def-pseudo-population">
        <w:r>
          <w:rPr>
            <w:rStyle w:val="Hyperlink"/>
          </w:rPr>
          <w:t xml:space="preserve">Definition 2</w:t>
        </w:r>
      </w:hyperlink>
      <w:ins w:id="92" w:author="PR Preview" w:date="2024-01-01T00:00:00Z">
        <w:r>
          <w:t xml:space="preserve">) in which, under the assumptions of</w:t>
        </w:r>
      </w:ins>
      <w:ins w:id="92" w:author="PR Preview" w:date="2024-01-01T00:00:00Z">
        <w:r>
          <w:t xml:space="preserve"> </w:t>
        </w:r>
      </w:ins>
      <w:hyperlink w:anchor="prp-pseudo-population">
        <w:r>
          <w:rPr>
            <w:rStyle w:val="Hyperlink"/>
          </w:rPr>
          <w:t xml:space="preserve">Proposition 1</w:t>
        </w:r>
      </w:hyperlink>
      <w:ins w:id="92" w:author="PR Preview" w:date="2024-01-01T00:00:00Z">
        <w:r>
          <w:t xml:space="preserve">, association is causation.</w:t>
        </w:r>
      </w:ins>
    </w:p>
    <w:p>
      <w:pPr>
        <w:pStyle w:val="Compact"/>
        <w:numPr>
          <w:ilvl w:val="0"/>
          <w:numId w:val="1022"/>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bookmarkEnd w:id="56"/>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ins w:id="110" w:author="PR Preview" w:date="2024-01-01T00:00:00Z">
        <w:r>
          <w:t xml:space="preserve">For a dichotomous treatment,</w:t>
        </w:r>
      </w:ins>
      <w:ins w:id="110" w:author="PR Preview" w:date="2024-01-01T00:00:00Z">
        <w:r>
          <w:t xml:space="preserve"> </w:t>
        </w:r>
      </w:ins>
      <m:oMath>
        <m:r>
          <m:rPr>
            <m:nor/>
            <m:sty m:val="p"/>
          </m:rPr>
          <m:t>exp</m:t>
        </m:r>
        <m:d>
          <m:dPr>
            <m:begChr m:val="{"/>
            <m:sepChr m:val=""/>
            <m:endChr m:val="}"/>
            <m:grow/>
          </m:dPr>
          <m:e>
            <m:sSub>
              <m:e>
                <m:r>
                  <m:t>α</m:t>
                </m:r>
              </m:e>
              <m:sub>
                <m:r>
                  <m:t>1</m:t>
                </m:r>
              </m:sub>
            </m:sSub>
          </m:e>
        </m:d>
      </m:oMath>
      <w:ins w:id="110" w:author="PR Preview" w:date="2024-01-01T00:00:00Z">
        <w:r>
          <w:t xml:space="preserve"> </w:t>
        </w:r>
      </w:ins>
      <w:ins w:id="110" w:author="PR Preview" w:date="2024-01-01T00:00:00Z">
        <w:r>
          <w:t xml:space="preserve">in</w:t>
        </w:r>
      </w:ins>
      <w:ins w:id="110" w:author="PR Preview" w:date="2024-01-01T00:00:00Z">
        <w:r>
          <w:t xml:space="preserve"> </w:t>
        </w:r>
      </w:ins>
      <w:hyperlink w:anchor="def-msm-logistic">
        <w:r>
          <w:rPr>
            <w:rStyle w:val="Hyperlink"/>
          </w:rPr>
          <w:t xml:space="preserve">Definition 8</w:t>
        </w:r>
      </w:hyperlink>
      <w:ins w:id="110" w:author="PR Preview" w:date="2024-01-01T00:00:00Z">
        <w:r>
          <w:t xml:space="preserve"> </w:t>
        </w:r>
      </w:ins>
      <w:ins w:id="110" w:author="PR Preview" w:date="2024-01-01T00:00:00Z">
        <w:r>
          <w:t xml:space="preserve">is the causal odds ratio comparing</w:t>
        </w:r>
      </w:ins>
      <w:ins w:id="110" w:author="PR Preview" w:date="2024-01-01T00:00:00Z">
        <w:r>
          <w:t xml:space="preserve"> </w:t>
        </w:r>
      </w:ins>
      <m:oMath>
        <m:r>
          <m:t>a</m:t>
        </m:r>
        <m:r>
          <m:rPr>
            <m:sty m:val="p"/>
          </m:rPr>
          <m:t>=</m:t>
        </m:r>
        <m:r>
          <m:t>1</m:t>
        </m:r>
      </m:oMath>
      <w:ins w:id="110" w:author="PR Preview" w:date="2024-01-01T00:00:00Z">
        <w:r>
          <w:t xml:space="preserve"> </w:t>
        </w:r>
      </w:ins>
      <w:ins w:id="110" w:author="PR Preview" w:date="2024-01-01T00:00:00Z">
        <w:r>
          <w:t xml:space="preserve">with</w:t>
        </w:r>
      </w:ins>
      <w:ins w:id="110" w:author="PR Preview" w:date="2024-01-01T00:00:00Z">
        <w:r>
          <w:t xml:space="preserve"> </w:t>
        </w:r>
      </w:ins>
      <m:oMath>
        <m:r>
          <m:t>a</m:t>
        </m:r>
        <m:r>
          <m:rPr>
            <m:sty m:val="p"/>
          </m:rPr>
          <m:t>=</m:t>
        </m:r>
        <m:r>
          <m:t>0</m:t>
        </m:r>
      </m:oMath>
      <w:ins w:id="110" w:author="PR Preview" w:date="2024-01-01T00:00:00Z">
        <w:r>
          <w:t xml:space="preserve">.</w:t>
        </w:r>
      </w:ins>
      <w:ins w:id="110" w:author="PR Preview" w:date="2024-01-01T00:00:00Z">
        <w:r>
          <w:t xml:space="preserve"> </w:t>
        </w:r>
      </w:ins>
      <m:oMath>
        <m:r>
          <m:rPr>
            <m:nor/>
            <m:sty m:val="p"/>
          </m:rPr>
          <m:t>exp</m:t>
        </m:r>
        <m:d>
          <m:dPr>
            <m:begChr m:val="{"/>
            <m:sepChr m:val=""/>
            <m:endChr m:val="}"/>
            <m:grow/>
          </m:dPr>
          <m:e>
            <m:sSub>
              <m:e>
                <m:r>
                  <m:t>α</m:t>
                </m:r>
              </m:e>
              <m:sub>
                <m:r>
                  <m:t>1</m:t>
                </m:r>
              </m:sub>
            </m:sSub>
          </m:e>
        </m:d>
      </m:oMath>
      <w:ins w:id="110" w:author="PR Preview" w:date="2024-01-01T00:00:00Z">
        <w:r>
          <w:t xml:space="preserve"> </w:t>
        </w:r>
      </w:ins>
      <w:ins w:id="110" w:author="PR Preview" w:date="2024-01-01T00:00:00Z">
        <w:r>
          <w:t xml:space="preserve">is estimated by</w:t>
        </w:r>
      </w:ins>
      <w:ins w:id="110" w:author="PR Preview" w:date="2024-01-01T00:00:00Z">
        <w:r>
          <w:t xml:space="preserve"> </w:t>
        </w:r>
      </w:ins>
      <m:oMath>
        <m:r>
          <m:rPr>
            <m:nor/>
            <m:sty m:val="p"/>
          </m:rPr>
          <m:t>exp</m:t>
        </m:r>
        <m:d>
          <m:dPr>
            <m:begChr m:val="{"/>
            <m:sepChr m:val=""/>
            <m:endChr m:val="}"/>
            <m:grow/>
          </m:dPr>
          <m:e>
            <m:sSub>
              <m:e>
                <m:acc>
                  <m:accPr>
                    <m:chr m:val="̂"/>
                  </m:accPr>
                  <m:e>
                    <m:r>
                      <m:t>θ</m:t>
                    </m:r>
                  </m:e>
                </m:acc>
              </m:e>
              <m:sub>
                <m:r>
                  <m:t>1</m:t>
                </m:r>
              </m:sub>
            </m:sSub>
          </m:e>
        </m:d>
      </m:oMath>
      <w:ins w:id="110" w:author="PR Preview" w:date="2024-01-01T00:00:00Z">
        <w:r>
          <w:t xml:space="preserve"> </w:t>
        </w:r>
      </w:ins>
      <w:ins w:id="110" w:author="PR Preview" w:date="2024-01-01T00:00:00Z">
        <w:r>
          <w:t xml:space="preserve">from fitting</w:t>
        </w:r>
      </w:ins>
      <w:ins w:id="110" w:author="PR Preview" w:date="2024-01-01T00:00:00Z">
        <w:r>
          <w:t xml:space="preserve"> </w:t>
        </w:r>
      </w:ins>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ins w:id="110" w:author="PR Preview" w:date="2024-01-01T00:00:00Z">
        <w:r>
          <w:t xml:space="preserve"> </w:t>
        </w:r>
      </w:ins>
      <w:ins w:id="110" w:author="PR Preview" w:date="2024-01-01T00:00:00Z">
        <w:r>
          <w:t xml:space="preserve">to the IP weighted pseudo-population (</w:t>
        </w:r>
      </w:ins>
      <w:hyperlink w:anchor="def-pseudo-population">
        <w:r>
          <w:rPr>
            <w:rStyle w:val="Hyperlink"/>
          </w:rPr>
          <w:t xml:space="preserve">Definition 2</w:t>
        </w:r>
      </w:hyperlink>
      <w:ins w:id="110" w:author="PR Preview" w:date="2024-01-01T00:00:00Z">
        <w:r>
          <w:t xml:space="preserv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bookmarkStart w:id="76" w:name="alg-fit-msm-effect-modifier"/>
    <w:p>
      <w:pPr>
        <w:pStyle w:val="FirstParagraph"/>
      </w:pPr>
      <w:ins w:id="1119" w:author="PR Preview" w:date="2024-01-01T00:00:00Z">
        <w:r>
          <w:rPr>
            <w:b/>
            <w:bCs/>
          </w:rPr>
          <w:t xml:space="preserve">Algorithm 4 (Fitting a Marginal Structural Model with an Effect Modifier)</w:t>
        </w:r>
      </w:ins>
      <w:ins w:id="1119" w:author="PR Preview" w:date="2024-01-01T00:00:00Z">
        <w:r>
          <w:t xml:space="preserve"> </w:t>
        </w:r>
      </w:ins>
      <w:ins w:id="1119" w:author="PR Preview" w:date="2024-01-01T00:00:00Z">
        <w:r>
          <w:t xml:space="preserve"> </w:t>
        </w:r>
      </w:ins>
    </w:p>
    <w:p>
      <w:pPr>
        <w:pStyle w:val="Compact"/>
        <w:numPr>
          <w:ilvl w:val="0"/>
          <w:numId w:val="1024"/>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ins w:id="122" w:author="PR Preview" w:date="2024-01-01T00:00:00Z">
        <w:r>
          <w:t xml:space="preserve">Because the model is within levels of</w:t>
        </w:r>
      </w:ins>
      <w:ins w:id="122" w:author="PR Preview" w:date="2024-01-01T00:00:00Z">
        <w:r>
          <w:t xml:space="preserve"> </w:t>
        </w:r>
      </w:ins>
      <m:oMath>
        <m:r>
          <m:t>V</m:t>
        </m:r>
      </m:oMath>
      <w:ins w:id="122" w:author="PR Preview" w:date="2024-01-01T00:00:00Z">
        <w:r>
          <w:t xml:space="preserve">, the numerator can be</w:t>
        </w:r>
      </w:ins>
      <w:ins w:id="122" w:author="PR Preview" w:date="2024-01-01T00:00:00Z">
        <w:r>
          <w:t xml:space="preserve"> </w:t>
        </w:r>
      </w:ins>
      <m:oMath>
        <m:r>
          <m:t>f</m:t>
        </m:r>
        <m:r>
          <m:rPr>
            <m:sty m:val="p"/>
          </m:rPr>
          <m:t>[</m:t>
        </m:r>
        <m:r>
          <m:t>A</m:t>
        </m:r>
        <m:r>
          <m:rPr>
            <m:sty m:val="p"/>
          </m:rPr>
          <m:t>∣</m:t>
        </m:r>
        <m:r>
          <m:t>V</m:t>
        </m:r>
        <m:r>
          <m:rPr>
            <m:sty m:val="p"/>
          </m:rPr>
          <m:t>]</m:t>
        </m:r>
      </m:oMath>
      <w:ins w:id="122" w:author="PR Preview" w:date="2024-01-01T00:00:00Z">
        <w:r>
          <w:t xml:space="preserve">.</w:t>
        </w:r>
      </w:ins>
    </w:p>
    <w:bookmarkEnd w:id="76"/>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ins w:id="123" w:author="PR Preview" w:date="2024-01-01T00:00:00Z">
        <w:r>
          <w:t xml:space="preserve">Either</w:t>
        </w:r>
      </w:ins>
      <w:ins w:id="123" w:author="PR Preview" w:date="2024-01-01T00:00:00Z">
        <w:r>
          <w:t xml:space="preserve"> </w:t>
        </w:r>
      </w:ins>
      <m:oMath>
        <m:r>
          <m:t>S</m:t>
        </m:r>
        <m:sSup>
          <m:e>
            <m:r>
              <m:t>W</m:t>
            </m:r>
          </m:e>
          <m:sup>
            <m:r>
              <m:t>A</m:t>
            </m:r>
          </m:sup>
        </m:sSup>
      </m:oMath>
      <w:ins w:id="123" w:author="PR Preview" w:date="2024-01-01T00:00:00Z">
        <w:r>
          <w:t xml:space="preserve"> </w:t>
        </w:r>
      </w:ins>
      <w:ins w:id="123" w:author="PR Preview" w:date="2024-01-01T00:00:00Z">
        <w:r>
          <w:t xml:space="preserve">or</w:t>
        </w:r>
      </w:ins>
      <w:ins w:id="123" w:author="PR Preview" w:date="2024-01-01T00:00:00Z">
        <w:r>
          <w:t xml:space="preserve"> </w:t>
        </w:r>
      </w:ins>
      <m:oMath>
        <m:r>
          <m:t>S</m:t>
        </m:r>
        <m:sSup>
          <m:e>
            <m:r>
              <m:t>W</m:t>
            </m:r>
          </m:e>
          <m:sup>
            <m:r>
              <m:t>A</m:t>
            </m:r>
          </m:sup>
        </m:sSup>
        <m:r>
          <m:rPr>
            <m:sty m:val="p"/>
          </m:rPr>
          <m:t>(</m:t>
        </m:r>
        <m:r>
          <m:t>V</m:t>
        </m:r>
        <m:r>
          <m:rPr>
            <m:sty m:val="p"/>
          </m:rPr>
          <m:t>)</m:t>
        </m:r>
      </m:oMath>
      <w:ins w:id="123" w:author="PR Preview" w:date="2024-01-01T00:00:00Z">
        <w:r>
          <w:t xml:space="preserve"> </w:t>
        </w:r>
      </w:ins>
      <w:ins w:id="123" w:author="PR Preview" w:date="2024-01-01T00:00:00Z">
        <w:r>
          <w:t xml:space="preserve">(</w:t>
        </w:r>
      </w:ins>
      <w:hyperlink w:anchor="def-stabilized-weights-v">
        <w:r>
          <w:rPr>
            <w:rStyle w:val="Hyperlink"/>
          </w:rPr>
          <w:t xml:space="preserve">Definition 10</w:t>
        </w:r>
      </w:hyperlink>
      <w:ins w:id="123" w:author="PR Preview" w:date="2024-01-01T00:00:00Z">
        <w:r>
          <w:t xml:space="preserve">) can be used to fit the model.</w:t>
        </w:r>
      </w:ins>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ins w:id="12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ins w:id="130" w:author="PR Preview" w:date="2024-01-01T00:00:00Z">
        <w:r>
          <w:t xml:space="preserve">For a faux marginal structural model (</w:t>
        </w:r>
      </w:ins>
      <w:hyperlink w:anchor="def-faux-msm">
        <w:r>
          <w:rPr>
            <w:rStyle w:val="Hyperlink"/>
          </w:rPr>
          <w:t xml:space="preserve">Definition 11</w:t>
        </w:r>
      </w:hyperlink>
      <w:ins w:id="130" w:author="PR Preview" w:date="2024-01-01T00:00:00Z">
        <w:r>
          <w:t xml:space="preserve">),</w:t>
        </w:r>
      </w:ins>
      <w:ins w:id="130" w:author="PR Preview" w:date="2024-01-01T00:00:00Z">
        <w:r>
          <w:t xml:space="preserve"> </w:t>
        </w:r>
      </w:ins>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ins w:id="130" w:author="PR Preview" w:date="2024-01-01T00:00:00Z">
        <w:r>
          <w:t xml:space="preserve">, so no weighting is done:</w:t>
        </w:r>
      </w:ins>
      <w:ins w:id="130" w:author="PR Preview" w:date="2024-01-01T00:00:00Z">
        <w:r>
          <w:t xml:space="preserve"> </w:t>
        </w:r>
      </w:ins>
      <w:ins w:id="130" w:author="PR Preview" w:date="2024-01-01T00:00:00Z">
        <w:r>
          <w:t xml:space="preserve">the model is fit as the unweighted outcome regression that fully adjusts for</w:t>
        </w:r>
      </w:ins>
      <w:ins w:id="130" w:author="PR Preview" w:date="2024-01-01T00:00:00Z">
        <w:r>
          <w:t xml:space="preserve"> </w:t>
        </w:r>
      </w:ins>
      <m:oMath>
        <m:r>
          <m:t>L</m:t>
        </m:r>
      </m:oMath>
      <w:ins w:id="130" w:author="PR Preview" w:date="2024-01-01T00:00:00Z">
        <w:r>
          <w:t xml:space="preserve"> </w:t>
        </w:r>
      </w:ins>
      <w:ins w:id="130" w:author="PR Preview" w:date="2024-01-01T00:00:00Z">
        <w:r>
          <w:t xml:space="preserve">(Chapter 15).</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ins w:id="134" w:author="PR Preview" w:date="2024-01-01T00:00:00Z">
        <w:r>
          <w:t xml:space="preserve">The analyses of Sections 12.2-12.4 actually fit</w:t>
        </w:r>
      </w:ins>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ins w:id="141" w:author="PR Preview" w:date="2024-01-01T00:00:00Z">
        <w:r>
          <w:t xml:space="preserve">The superscript</w:t>
        </w:r>
      </w:ins>
      <w:ins w:id="141" w:author="PR Preview" w:date="2024-01-01T00:00:00Z">
        <w:r>
          <w:t xml:space="preserve"> </w:t>
        </w:r>
      </w:ins>
      <m:oMath>
        <m:r>
          <m:t>c</m:t>
        </m:r>
        <m:r>
          <m:rPr>
            <m:sty m:val="p"/>
          </m:rPr>
          <m:t>=</m:t>
        </m:r>
        <m:r>
          <m:t>0</m:t>
        </m:r>
      </m:oMath>
      <w:ins w:id="141" w:author="PR Preview" w:date="2024-01-01T00:00:00Z">
        <w:r>
          <w:t xml:space="preserve"> </w:t>
        </w:r>
      </w:ins>
      <w:ins w:id="141" w:author="PR Preview" w:date="2024-01-01T00:00:00Z">
        <w:r>
          <w:t xml:space="preserve">makes explicit what many investigators mean by</w:t>
        </w:r>
      </w:ins>
      <w:ins w:id="141" w:author="PR Preview" w:date="2024-01-01T00:00:00Z">
        <w:r>
          <w:t xml:space="preserve"> </w:t>
        </w:r>
      </w:ins>
      <w:ins w:id="141" w:author="PR Preview" w:date="2024-01-01T00:00:00Z">
        <w:r>
          <w:t xml:space="preserve">“the causal effect of</w:t>
        </w:r>
      </w:ins>
      <w:ins w:id="141" w:author="PR Preview" w:date="2024-01-01T00:00:00Z">
        <w:r>
          <w:t xml:space="preserve"> </w:t>
        </w:r>
      </w:ins>
      <m:oMath>
        <m:r>
          <m:t>A</m:t>
        </m:r>
      </m:oMath>
      <w:ins w:id="141" w:author="PR Preview" w:date="2024-01-01T00:00:00Z">
        <w:r>
          <w:t xml:space="preserve">”</w:t>
        </w:r>
      </w:ins>
      <w:ins w:id="141" w:author="PR Preview" w:date="2024-01-01T00:00:00Z">
        <w:r>
          <w:t xml:space="preserve"> </w:t>
        </w:r>
      </w:ins>
      <w:ins w:id="141" w:author="PR Preview" w:date="2024-01-01T00:00:00Z">
        <w:r>
          <w:t xml:space="preserve">even when they omit it.</w:t>
        </w:r>
      </w:ins>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ins w:id="144"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ins w:id="149" w:author="PR Preview" w:date="2024-01-01T00:00:00Z">
        <w:r>
          <w:t xml:space="preserve">With either, fit the weighted model</w:t>
        </w:r>
      </w:ins>
      <w:ins w:id="149" w:author="PR Preview" w:date="2024-01-01T00:00:00Z">
        <w:r>
          <w:t xml:space="preserve"> </w:t>
        </w:r>
      </w:ins>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ins w:id="149" w:author="PR Preview" w:date="2024-01-01T00:00:00Z">
        <w:r>
          <w:t xml:space="preserve"> </w:t>
        </w:r>
      </w:ins>
      <w:ins w:id="149" w:author="PR Preview" w:date="2024-01-01T00:00:00Z">
        <w:r>
          <w:t xml:space="preserve">to estimate the marginal structural model</w:t>
        </w:r>
      </w:ins>
      <w:ins w:id="149" w:author="PR Preview" w:date="2024-01-01T00:00:00Z">
        <w:r>
          <w:t xml:space="preserve"> </w:t>
        </w:r>
      </w:ins>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ins w:id="149" w:author="PR Preview" w:date="2024-01-01T00:00:00Z">
        <w:r>
          <w:t xml:space="preserve">;</w:t>
        </w:r>
      </w:ins>
      <w:ins w:id="149" w:author="PR Preview" w:date="2024-01-01T00:00:00Z">
        <w:r>
          <w:t xml:space="preserve"> </w:t>
        </w:r>
      </w:ins>
      <w:ins w:id="149" w:author="PR Preview" w:date="2024-01-01T00:00:00Z">
        <w:r>
          <w:t xml:space="preserve">the stabilized version uses</w:t>
        </w:r>
      </w:ins>
      <w:ins w:id="149" w:author="PR Preview" w:date="2024-01-01T00:00:00Z">
        <w:r>
          <w:t xml:space="preserve"> </w:t>
        </w:r>
      </w:ins>
      <m:oMath>
        <m:r>
          <m:t>S</m:t>
        </m:r>
        <m:sSup>
          <m:e>
            <m:r>
              <m:t>W</m:t>
            </m:r>
          </m:e>
          <m:sup>
            <m:r>
              <m:t>A</m:t>
            </m:r>
            <m:r>
              <m:rPr>
                <m:sty m:val="p"/>
              </m:rPr>
              <m:t>,</m:t>
            </m:r>
            <m:r>
              <m:t>C</m:t>
            </m:r>
          </m:sup>
        </m:sSup>
      </m:oMath>
      <w:ins w:id="149" w:author="PR Preview" w:date="2024-01-01T00:00:00Z">
        <w:r>
          <w:t xml:space="preserve"> </w:t>
        </w:r>
      </w:ins>
      <w:ins w:id="149" w:author="PR Preview" w:date="2024-01-01T00:00:00Z">
        <w:r>
          <w:t xml:space="preserve">(</w:t>
        </w:r>
      </w:ins>
      <w:hyperlink w:anchor="def-stabilized-censoring-weights">
        <w:r>
          <w:rPr>
            <w:rStyle w:val="Hyperlink"/>
          </w:rPr>
          <w:t xml:space="preserve">Definition 16</w:t>
        </w:r>
      </w:hyperlink>
      <w:ins w:id="149" w:author="PR Preview" w:date="2024-01-01T00:00:00Z">
        <w:r>
          <w:t xml:space="preserve">).</w:t>
        </w:r>
      </w:ins>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2026-10-02T19:18:49Z</dcterms:created>
  <dcterms:modified xsi:type="dcterms:W3CDTF">2026-10-02T19:18:49Z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