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Each Symbol Against Your Intuition</w:t>
            </w:r>
          </w:p>
        </w:tc>
      </w:tr>
      <w:tr>
        <w:trPr>
          <w:cantSplit/>
        </w:trPr>
        <w:tc>
          <w:tcPr>
            <w:tcMar>
              <w:top w:w="108" w:type="dxa"/>
              <w:bottom w:w="108" w:type="dxa"/>
            </w:tcMar>
          </w:tcPr>
          <w:p>
            <w:pPr>
              <w:pStyle w:val="BodyText"/>
            </w:pPr>
            <w:pPr>
              <w:spacing w:before="16" w:after="16"/>
            </w:pPr>
            <w:r>
              <w:t xml:space="preserve">As each piece of notation appears,</w:t>
            </w:r>
            <w:r>
              <w:t xml:space="preserve"> </w:t>
            </w:r>
            <w:r>
              <w:t xml:space="preserve">restate it in words and check that it says what your intuition already says.</w:t>
            </w:r>
            <w:r>
              <w:t xml:space="preserve"> </w:t>
            </w:r>
            <w:r>
              <w:t xml:space="preserve">If a formula and your intuition disagree, settle the disagreement before reading on:</w:t>
            </w:r>
            <w:r>
              <w:t xml:space="preserve"> </w:t>
            </w:r>
            <w:r>
              <w:t xml:space="preserve">later chapters build on these definitions.</w:t>
            </w:r>
          </w:p>
          <w:p/>
        </w:tc>
      </w:tr>
    </w:tbl>
    <w:p>
      <w:pPr>
        <w:pStyle w:val="BodyText"/>
      </w:pPr>
      <w:r>
        <w:t xml:space="preserve">This content is based on</w:t>
      </w:r>
      <w:r>
        <w:t xml:space="preserve"> </w:t>
      </w:r>
      <w:r>
        <w:t xml:space="preserve">Hernán and Robins (2020, chap. 1, pp. 3-12)</w:t>
      </w:r>
      <w:r>
        <w:t xml:space="preserve">.</w:t>
      </w:r>
    </w:p>
    <w:bookmarkStart w:id="29" w:name="individual-causal-effects-pp.-3-4"/>
    <w:p>
      <w:pPr>
        <w:pStyle w:val="Heading2"/>
      </w:pPr>
      <w:r>
        <w:t xml:space="preserve">1 1.1 Individual Causal Effects (pp. 3-4)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zeus-hera"/>
          <w:p>
            <w:pPr>
              <w:pStyle w:val="BodyText"/>
            </w:pPr>
            <w:r>
              <w:rPr>
                <w:b/>
                <w:bCs/>
              </w:rPr>
              <w:t xml:space="preserve">Example 1 (Two heart transplants)</w:t>
            </w:r>
            <w:r>
              <w:t xml:space="preserve"> </w:t>
            </w:r>
            <w:r>
              <w:t xml:space="preserve"> </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bookmarkEnd w:id="12"/>
        </w:tc>
      </w:tr>
    </w:tbl>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17" w:name="notation"/>
    <w:p>
      <w:pPr>
        <w:pStyle w:val="Heading3"/>
      </w:pPr>
      <w:r>
        <w:t xml:space="preserve">1.1 Notation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def-counterfactual-outcome"/>
          <w:p>
            <w:pPr>
              <w:pStyle w:val="BodyText"/>
            </w:pPr>
            <w:r>
              <w:rPr>
                <w:b/>
                <w:bCs/>
              </w:rPr>
              <w:t xml:space="preserve">Definition 1 (Treatment, outcome, and counterfactual outcomes)</w:t>
            </w:r>
            <w:r>
              <w:t xml:space="preserve"> </w:t>
            </w:r>
            <w:r>
              <w:t xml:space="preserve">Let</w:t>
            </w:r>
            <w:r>
              <w:t xml:space="preserve"> </w:t>
            </w:r>
            <m:oMath>
              <m:r>
                <m:t>A</m:t>
              </m:r>
            </m:oMath>
            <w:r>
              <w:t xml:space="preserve"> </w:t>
            </w:r>
            <w:r>
              <w:t xml:space="preserve">be a dichotomous</w:t>
            </w:r>
            <w:r>
              <w:t xml:space="preserve"> </w:t>
            </w:r>
            <w:r>
              <w:rPr>
                <w:b/>
                <w:bCs/>
              </w:rPr>
              <w:t xml:space="preserve">treatment</w:t>
            </w:r>
            <w:r>
              <w:t xml:space="preserve"> </w:t>
            </w:r>
            <w:r>
              <w:t xml:space="preserve">(1: treated, 0: untreated)</w:t>
            </w:r>
            <w:r>
              <w:t xml:space="preserve"> </w:t>
            </w:r>
            <w:r>
              <w:t xml:space="preserve">and</w:t>
            </w:r>
            <w:r>
              <w:t xml:space="preserve"> </w:t>
            </w:r>
            <m:oMath>
              <m:r>
                <m:t>Y</m:t>
              </m:r>
            </m:oMath>
            <w:r>
              <w:t xml:space="preserve"> </w:t>
            </w:r>
            <w:r>
              <w:t xml:space="preserve">a dichotomous</w:t>
            </w:r>
            <w:r>
              <w:t xml:space="preserve"> </w:t>
            </w:r>
            <w:r>
              <w:rPr>
                <w:b/>
                <w:bCs/>
              </w:rPr>
              <w:t xml:space="preserve">outcome</w:t>
            </w:r>
            <w:r>
              <w:t xml:space="preserve"> </w:t>
            </w:r>
            <w:r>
              <w:t xml:space="preserve">(1: death, 0: survival).</w:t>
            </w:r>
            <w:r>
              <w:t xml:space="preserve"> </w:t>
            </w:r>
            <w:r>
              <w:t xml:space="preserve">For each treatment value</w:t>
            </w:r>
            <w:r>
              <w:t xml:space="preserve"> </w:t>
            </w:r>
            <m:oMath>
              <m:r>
                <m:t>a</m:t>
              </m:r>
            </m:oMath>
            <w:r>
              <w:t xml:space="preserve">,</w:t>
            </w:r>
            <w:r>
              <w:t xml:space="preserve"> </w:t>
            </w:r>
            <w:r>
              <w:t xml:space="preserve">the</w:t>
            </w:r>
            <w:r>
              <w:t xml:space="preserve"> </w:t>
            </w:r>
            <w:r>
              <w:rPr>
                <w:b/>
                <w:bCs/>
              </w:rPr>
              <w:t xml:space="preserve">counterfactual outcome</w:t>
            </w:r>
            <w:r>
              <w:t xml:space="preserve"> </w:t>
            </w:r>
            <m:oMath>
              <m:sSup>
                <m:e>
                  <m:r>
                    <m:t>Y</m:t>
                  </m:r>
                </m:e>
                <m:sup>
                  <m:r>
                    <m:t>a</m:t>
                  </m:r>
                </m:sup>
              </m:sSup>
            </m:oMath>
            <w:r>
              <w:t xml:space="preserve"> </w:t>
            </w:r>
            <w:r>
              <w:t xml:space="preserve">(read</w:t>
            </w:r>
            <w:r>
              <w:t xml:space="preserve"> </w:t>
            </w:r>
            <w:r>
              <w:t xml:space="preserve">“</w:t>
            </w:r>
            <m:oMath>
              <m:r>
                <m:t>Y</m:t>
              </m:r>
            </m:oMath>
            <w:r>
              <w:t xml:space="preserve"> </w:t>
            </w:r>
            <w:r>
              <w:t xml:space="preserve">under treatment</w:t>
            </w:r>
            <w:r>
              <w:t xml:space="preserve"> </w:t>
            </w:r>
            <m:oMath>
              <m:r>
                <m:t>a</m:t>
              </m:r>
            </m:oMath>
            <w:r>
              <w:t xml:space="preserve">”</w:t>
            </w:r>
            <w:r>
              <w:t xml:space="preserve">) is the outcome that would have been observed had the individual received treatment value</w:t>
            </w:r>
            <w:r>
              <w:t xml:space="preserve"> </w:t>
            </w:r>
            <m:oMath>
              <m:r>
                <m:t>a</m:t>
              </m:r>
            </m:oMath>
            <w:r>
              <w:t xml:space="preserve">.</w:t>
            </w:r>
            <w:r>
              <w:t xml:space="preserve"> </w:t>
            </w:r>
            <w:r>
              <w:t xml:space="preserve">With a dichotomous treatment, each individual has two counterfactual outcomes,</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They are also called</w:t>
            </w:r>
            <w:r>
              <w:t xml:space="preserve"> </w:t>
            </w:r>
            <w:r>
              <w:rPr>
                <w:b/>
                <w:bCs/>
              </w:rPr>
              <w:t xml:space="preserve">potential outcomes</w:t>
            </w:r>
            <w:r>
              <w:t xml:space="preserve">.</w:t>
            </w:r>
            <w:r>
              <w:t xml:space="preserve"> </w:t>
            </w:r>
            <w:r>
              <w:t xml:space="preserve">Indexing</w:t>
            </w:r>
            <w:r>
              <w:t xml:space="preserve"> </w:t>
            </w:r>
            <m:oMath>
              <m:sSup>
                <m:e>
                  <m:r>
                    <m:t>Y</m:t>
                  </m:r>
                </m:e>
                <m:sup>
                  <m:r>
                    <m:t>a</m:t>
                  </m:r>
                </m:sup>
              </m:sSup>
            </m:oMath>
            <w:r>
              <w:t xml:space="preserve"> </w:t>
            </w:r>
            <w:r>
              <w:t xml:space="preserve">by the individual’s own treatment value alone assumes that the treatments of other individuals do not affect that individual’s outcome.</w:t>
            </w:r>
            <w:r>
              <w:t xml:space="preserve"> </w:t>
            </w:r>
            <w:r>
              <w:t xml:space="preserve">For now, each counterfactual outcome is a fixed value for each individual</w:t>
            </w:r>
            <w:r>
              <w:t xml:space="preserve"> </w:t>
            </w:r>
            <w:r>
              <w:t xml:space="preserve">(Hernán and Robins 2020, 3–4)</w:t>
            </w:r>
            <w:r>
              <w:t xml:space="preserve">.</w:t>
            </w:r>
          </w:p>
          <w:bookmarkEnd w:id="13"/>
        </w:tc>
      </w:tr>
    </w:tbl>
    <w:p>
      <w:pPr>
        <w:pStyle w:val="BodyText"/>
      </w:pPr>
      <w:ins w:id="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zeus-hera-counterfactuals"/>
          <w:p>
            <w:pPr>
              <w:pStyle w:val="BodyText"/>
            </w:pPr>
            <w:r>
              <w:rPr>
                <w:b/>
                <w:bCs/>
              </w:rPr>
              <w:t xml:space="preserve">Example 2 (Counterfactual outcomes of Zeus and Hera)</w:t>
            </w:r>
            <w:r>
              <w:t xml:space="preserve"> </w:t>
            </w:r>
            <w:r>
              <w:t xml:space="preserve">In</w:t>
            </w:r>
            <w:r>
              <w:t xml:space="preserve"> </w:t>
            </w:r>
            <w:hyperlink w:anchor="exm-zeus-hera">
              <w:r>
                <w:rPr>
                  <w:rStyle w:val="Hyperlink"/>
                </w:rPr>
                <w:t xml:space="preserve">Example 1</w:t>
              </w:r>
            </w:hyperlink>
            <w:r>
              <w:t xml:space="preserve">, Zeus died when treated and would have survived untreated,</w:t>
            </w:r>
            <w:r>
              <w:t xml:space="preserve"> </w:t>
            </w:r>
            <w:r>
              <w:t xml:space="preserve">so</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 </w:t>
            </w:r>
            <w:r>
              <w:t xml:space="preserve">for him.</w:t>
            </w:r>
            <w:r>
              <w:t xml:space="preserve"> </w:t>
            </w:r>
            <w:r>
              <w:t xml:space="preserve">Hera survived when treated and would also have survived untreated,</w:t>
            </w:r>
            <w:r>
              <w:t xml:space="preserve"> </w:t>
            </w:r>
            <w:r>
              <w:t xml:space="preserve">so</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 </w:t>
            </w:r>
            <w:r>
              <w:t xml:space="preserve">for her.</w:t>
            </w:r>
          </w:p>
          <w:bookmarkEnd w:id="14"/>
        </w:tc>
      </w:tr>
    </w:tbl>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p>
      <w:pPr>
        <w:pStyle w:val="BodyText"/>
      </w:pPr>
      <w:ins w:id="1011" w:author="PR Preview" w:date="2024-01-01T00:00:00Z">
        <w:r>
          <w:t xml:space="preserve">“Potential outcomes”</w:t>
        </w:r>
      </w:ins>
      <w:ins w:id="1011" w:author="PR Preview" w:date="2024-01-01T00:00:00Z">
        <w:r>
          <w:t xml:space="preserve"> </w:t>
        </w:r>
      </w:ins>
      <w:ins w:id="1011" w:author="PR Preview" w:date="2024-01-01T00:00:00Z">
        <w:r>
          <w:t xml:space="preserve">emphasizes that, depending on the treatment received, either outcome could potentially be observed.</w:t>
        </w:r>
      </w:ins>
      <w:ins w:id="1011" w:author="PR Preview" w:date="2024-01-01T00:00:00Z">
        <w:r>
          <w:t xml:space="preserve"> </w:t>
        </w:r>
      </w:ins>
      <w:ins w:id="1011" w:author="PR Preview" w:date="2024-01-01T00:00:00Z">
        <w:r>
          <w:t xml:space="preserve">“Counterfactual outcomes”</w:t>
        </w:r>
      </w:ins>
      <w:ins w:id="1011" w:author="PR Preview" w:date="2024-01-01T00:00:00Z">
        <w:r>
          <w:t xml:space="preserve"> </w:t>
        </w:r>
      </w:ins>
      <w:ins w:id="1011" w:author="PR Preview" w:date="2024-01-01T00:00:00Z">
        <w:r>
          <w:t xml:space="preserve">emphasizes that these outcomes describe situations that may not actually happen (counter to the fact)</w:t>
        </w:r>
      </w:ins>
      <w:ins w:id="1011" w:author="PR Preview" w:date="2024-01-01T00:00:00Z">
        <w:r>
          <w:t xml:space="preserve"> </w:t>
        </w:r>
      </w:ins>
      <w:ins w:id="1011" w:author="PR Preview" w:date="2024-01-01T00:00:00Z">
        <w:r>
          <w:t xml:space="preserve">(Hernán and Robins 2020, 4)</w:t>
        </w:r>
      </w:ins>
      <w:ins w:id="1011" w:author="PR Preview" w:date="2024-01-01T00:00:00Z">
        <w:r>
          <w:t xml:space="preserve">.</w:t>
        </w:r>
      </w:ins>
    </w:p>
    <w:p>
      <w:ins w:id="1012" w:author="PR Preview" w:date="2024-01-01T00:00:00Z">
        <w:r>
          <w:pict>
            <v:rect style="width:0;height:1.5pt" o:hralign="center" o:hrstd="t" o:hr="t"/>
          </w:pict>
        </w:r>
      </w:ins>
    </w:p>
    <w:p>
      <w:pPr>
        <w:pStyle w:val="FirstParagraph"/>
      </w:pPr>
      <w:ins w:id="1013" w:author="PR Preview" w:date="2024-01-01T00:00:00Z">
        <w:r>
          <w:t xml:space="preserve">Writing</w:t>
        </w:r>
      </w:ins>
      <w:ins w:id="1013" w:author="PR Preview" w:date="2024-01-01T00:00:00Z">
        <w:r>
          <w:t xml:space="preserve"> </w:t>
        </w:r>
      </w:ins>
      <m:oMath>
        <m:sSup>
          <m:e>
            <m:r>
              <m:t>Y</m:t>
            </m:r>
          </m:e>
          <m:sup>
            <m:r>
              <m:t>a</m:t>
            </m:r>
          </m:sup>
        </m:sSup>
      </m:oMath>
      <w:ins w:id="1013" w:author="PR Preview" w:date="2024-01-01T00:00:00Z">
        <w:r>
          <w:t xml:space="preserve"> </w:t>
        </w:r>
      </w:ins>
      <w:ins w:id="1013" w:author="PR Preview" w:date="2024-01-01T00:00:00Z">
        <w:r>
          <w:t xml:space="preserve">for an individual takes for granted that the individual’s own treatment value is all that matters.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no-interference"/>
          <w:p>
            <w:pPr>
              <w:pStyle w:val="BodyText"/>
            </w:pPr>
            <w:r>
              <w:rPr>
                <w:b/>
                <w:bCs/>
              </w:rPr>
              <w:t xml:space="preserve">Definition 2 (No interference)</w:t>
            </w:r>
            <w:r>
              <w:t xml:space="preserve"> </w:t>
            </w:r>
            <w:r>
              <w:t xml:space="preserve">There is</w:t>
            </w:r>
            <w:r>
              <w:t xml:space="preserve"> </w:t>
            </w:r>
            <w:r>
              <w:rPr>
                <w:b/>
                <w:bCs/>
              </w:rPr>
              <w:t xml:space="preserve">no interference</w:t>
            </w:r>
            <w:r>
              <w:t xml:space="preserve"> </w:t>
            </w:r>
            <w:r>
              <w:t xml:space="preserve">between individuals when each individual’s counterfactual outcome</w:t>
            </w:r>
            <w:r>
              <w:t xml:space="preserve"> </w:t>
            </w:r>
            <m:oMath>
              <m:sSup>
                <m:e>
                  <m:r>
                    <m:t>Y</m:t>
                  </m:r>
                </m:e>
                <m:sup>
                  <m:r>
                    <m:t>a</m:t>
                  </m:r>
                </m:sup>
              </m:sSup>
            </m:oMath>
            <w:r>
              <w:t xml:space="preserve"> </w:t>
            </w:r>
            <w:r>
              <w:t xml:space="preserve">(</w:t>
            </w:r>
            <w:hyperlink w:anchor="def-counterfactual-outcome">
              <w:r>
                <w:rPr>
                  <w:rStyle w:val="Hyperlink"/>
                </w:rPr>
                <w:t xml:space="preserve">Definition 1</w:t>
              </w:r>
            </w:hyperlink>
            <w:r>
              <w:t xml:space="preserve">) depends only on that individual’s own treatment value</w:t>
            </w:r>
            <w:r>
              <w:t xml:space="preserve"> </w:t>
            </w:r>
            <m:oMath>
              <m:r>
                <m:t>a</m:t>
              </m:r>
            </m:oMath>
            <w:r>
              <w:t xml:space="preserve">,</w:t>
            </w:r>
            <w:r>
              <w:t xml:space="preserve"> </w:t>
            </w:r>
            <w:r>
              <w:t xml:space="preserve">and not on the treatment values of anyone else in the population</w:t>
            </w:r>
            <w:r>
              <w:t xml:space="preserve"> </w:t>
            </w:r>
            <w:r>
              <w:t xml:space="preserve">(Hernán and Robins 2020, 5)</w:t>
            </w:r>
            <w:r>
              <w:t xml:space="preserve">.</w:t>
            </w:r>
          </w:p>
          <w:bookmarkEnd w:id="15"/>
        </w:tc>
      </w:tr>
    </w:tbl>
    <w:p>
      <w:pPr>
        <w:pStyle w:val="BodyText"/>
      </w:pPr>
      <w:ins w:id="1014"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interference-heart"/>
          <w:p>
            <w:pPr>
              <w:pStyle w:val="BodyText"/>
            </w:pPr>
            <w:r>
              <w:rPr>
                <w:b/>
                <w:bCs/>
              </w:rPr>
              <w:t xml:space="preserve">Example 3 (Interference between Zeus and Hera)</w:t>
            </w:r>
            <w:r>
              <w:t xml:space="preserve"> </w:t>
            </w:r>
            <w:r>
              <w:t xml:space="preserve">Suppose Zeus would survive his own transplant if Hera did not get a new heart,</w:t>
            </w:r>
            <w:r>
              <w:t xml:space="preserve"> </w:t>
            </w:r>
            <w:r>
              <w:t xml:space="preserve">but Hera’s transplant would upset him so much that he would die after his own.</w:t>
            </w:r>
            <w:r>
              <w:t xml:space="preserve"> </w:t>
            </w:r>
            <w:r>
              <w:t xml:space="preserve">Then Zeus’s outcome under</w:t>
            </w:r>
            <w:r>
              <w:t xml:space="preserve"> </w:t>
            </w:r>
            <m:oMath>
              <m:r>
                <m:t>a</m:t>
              </m:r>
              <m:r>
                <m:rPr>
                  <m:sty m:val="p"/>
                </m:rPr>
                <m:t>=</m:t>
              </m:r>
              <m:r>
                <m:t>1</m:t>
              </m:r>
            </m:oMath>
            <w:r>
              <w:t xml:space="preserve"> </w:t>
            </w:r>
            <w:r>
              <w:t xml:space="preserve">depends on Hera’s treatment,</w:t>
            </w:r>
            <w:r>
              <w:t xml:space="preserve"> </w:t>
            </w:r>
            <w:r>
              <w:t xml:space="preserve">so there is interference,</w:t>
            </w:r>
            <w:r>
              <w:t xml:space="preserve"> </w:t>
            </w:r>
            <w:r>
              <w:t xml:space="preserve">and</w:t>
            </w:r>
            <w:r>
              <w:t xml:space="preserve"> </w:t>
            </w:r>
            <w:r>
              <w:t xml:space="preserve">“Zeus’s</w:t>
            </w:r>
            <w:r>
              <w:t xml:space="preserve"> </w:t>
            </w:r>
            <m:oMath>
              <m:sSup>
                <m:e>
                  <m:r>
                    <m:t>Y</m:t>
                  </m:r>
                </m:e>
                <m:sup>
                  <m:r>
                    <m:t>a</m:t>
                  </m:r>
                  <m:r>
                    <m:rPr>
                      <m:sty m:val="p"/>
                    </m:rPr>
                    <m:t>=</m:t>
                  </m:r>
                  <m:r>
                    <m:t>1</m:t>
                  </m:r>
                </m:sup>
              </m:sSup>
            </m:oMath>
            <w:r>
              <w:t xml:space="preserve">”</w:t>
            </w:r>
            <w:r>
              <w:t xml:space="preserve"> </w:t>
            </w:r>
            <w:r>
              <w:t xml:space="preserve">has no single value until Hera’s treatment is also fixed.</w:t>
            </w:r>
          </w:p>
          <w:bookmarkEnd w:id="16"/>
        </w:tc>
      </w:tr>
    </w:tbl>
    <w:bookmarkEnd w:id="17"/>
    <w:bookmarkStart w:id="20"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ndividual-causal-effect"/>
          <w:p>
            <w:pPr>
              <w:pStyle w:val="BodyText"/>
            </w:pPr>
            <w:r>
              <w:rPr>
                <w:b/>
                <w:bCs/>
              </w:rPr>
              <w:t xml:space="preserve">Definition 3 (Individual causal effect)</w:t>
            </w:r>
            <w:r>
              <w:t xml:space="preserve"> </w:t>
            </w:r>
            <w:r>
              <w:t xml:space="preserve">Let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be an individual’s counterfactual outcomes under the two values of a dichotomous treatment</w:t>
            </w:r>
            <w:r>
              <w:t xml:space="preserve"> </w:t>
            </w:r>
            <m:oMath>
              <m:r>
                <m:t>A</m:t>
              </m:r>
            </m:oMath>
            <w:r>
              <w:t xml:space="preserve"> </w:t>
            </w:r>
            <w:r>
              <w:t xml:space="preserve">(</w:t>
            </w:r>
            <w:hyperlink w:anchor="def-counterfactual-outcome">
              <w:r>
                <w:rPr>
                  <w:rStyle w:val="Hyperlink"/>
                </w:rPr>
                <w:t xml:space="preserve">Definition 1</w:t>
              </w:r>
            </w:hyperlink>
            <w:r>
              <w:t xml:space="preserve">).</w:t>
            </w:r>
            <w:r>
              <w:t xml:space="preserve"> </w:t>
            </w:r>
            <w:r>
              <w:t xml:space="preserve">Treatment</w:t>
            </w:r>
            <w:r>
              <w:t xml:space="preserve"> </w:t>
            </w:r>
            <m:oMath>
              <m:r>
                <m:t>A</m:t>
              </m:r>
            </m:oMath>
            <w:r>
              <w:t xml:space="preserve"> </w:t>
            </w:r>
            <w:r>
              <w:t xml:space="preserve">has a</w:t>
            </w:r>
            <w:r>
              <w:t xml:space="preserve"> </w:t>
            </w:r>
            <w:r>
              <w:rPr>
                <w:b/>
                <w:bCs/>
              </w:rPr>
              <w:t xml:space="preserve">causal effect</w:t>
            </w:r>
            <w:r>
              <w:t xml:space="preserve"> </w:t>
            </w:r>
            <w:r>
              <w:t xml:space="preserve">on that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The</w:t>
            </w:r>
            <w:r>
              <w:t xml:space="preserve"> </w:t>
            </w:r>
            <w:r>
              <w:rPr>
                <w:b/>
                <w:bCs/>
              </w:rPr>
              <w:t xml:space="preserve">individual causal effect</w:t>
            </w:r>
            <w:r>
              <w:t xml:space="preserve"> </w:t>
            </w:r>
            <w:r>
              <w:t xml:space="preserve">of individual</w:t>
            </w:r>
            <w:r>
              <w:t xml:space="preserve"> </w:t>
            </w:r>
            <m:oMath>
              <m:r>
                <m:t>i</m:t>
              </m:r>
            </m:oMath>
            <w:r>
              <w:t xml:space="preserve"> </w:t>
            </w:r>
            <w:r>
              <w:t xml:space="preserve">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which is nonzero exactly when such an effect exists</w:t>
            </w:r>
            <w:r>
              <w:t xml:space="preserve"> </w:t>
            </w:r>
            <w:r>
              <w:t xml:space="preserve">(Hernán and Robins 2020, 4)</w:t>
            </w:r>
            <w:r>
              <w:t xml:space="preserve">.</w:t>
            </w:r>
          </w:p>
          <w:bookmarkEnd w:id="18"/>
        </w:tc>
      </w:tr>
    </w:tbl>
    <w:p>
      <w:pPr>
        <w:pStyle w:val="BodyText"/>
      </w:pPr>
      <w:ins w:id="16"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individual-effects-zeus-hera"/>
          <w:p>
            <w:pPr>
              <w:pStyle w:val="BodyText"/>
            </w:pPr>
            <w:r>
              <w:rPr>
                <w:b/>
                <w:bCs/>
              </w:rPr>
              <w:t xml:space="preserve">Example 4 (Individual causal effects of Zeus and Hera)</w:t>
            </w:r>
            <w:r>
              <w:t xml:space="preserve"> </w:t>
            </w:r>
            <w:r>
              <w:t xml:space="preserve">With the counterfactual outcomes of</w:t>
            </w:r>
            <w:r>
              <w:t xml:space="preserve"> </w:t>
            </w:r>
            <w:hyperlink w:anchor="exm-zeus-hera-counterfactuals">
              <w:r>
                <w:rPr>
                  <w:rStyle w:val="Hyperlink"/>
                </w:rPr>
                <w:t xml:space="preserve">Example 2</w:t>
              </w:r>
            </w:hyperlink>
            <w:r>
              <w:t xml:space="preserve">,</w:t>
            </w:r>
            <w:r>
              <w:t xml:space="preserve"> </w:t>
            </w:r>
            <w:r>
              <w:t xml:space="preserve">the transplant has a causal effect on Zeus, because</w:t>
            </w:r>
            <w:r>
              <w:t xml:space="preserve">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w:t>
            </w:r>
            <w:r>
              <w:t xml:space="preserve"> </w:t>
            </w:r>
            <w:r>
              <w:t xml:space="preserve">and his individual causal effect is</w:t>
            </w:r>
            <w:r>
              <w:t xml:space="preserve"> </w:t>
            </w:r>
            <m:oMath>
              <m:r>
                <m:t>1</m:t>
              </m:r>
              <m:r>
                <m:rPr>
                  <m:sty m:val="p"/>
                </m:rPr>
                <m:t>−</m:t>
              </m:r>
              <m:r>
                <m:t>0</m:t>
              </m:r>
              <m:r>
                <m:rPr>
                  <m:sty m:val="p"/>
                </m:rPr>
                <m:t>=</m:t>
              </m:r>
              <m:r>
                <m:t>1</m:t>
              </m:r>
            </m:oMath>
            <w:r>
              <w:t xml:space="preserve">.</w:t>
            </w:r>
            <w:r>
              <w:t xml:space="preserve"> </w:t>
            </w:r>
            <w:r>
              <w:t xml:space="preserve">It has no causal effect on Hera, because</w:t>
            </w:r>
            <w:r>
              <w:t xml:space="preserve">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r>
              <w:t xml:space="preserve"> </w:t>
            </w:r>
            <w:r>
              <w:t xml:space="preserve">and her individual causal effect is</w:t>
            </w:r>
            <w:r>
              <w:t xml:space="preserve"> </w:t>
            </w:r>
            <m:oMath>
              <m:r>
                <m:t>0</m:t>
              </m:r>
              <m:r>
                <m:rPr>
                  <m:sty m:val="p"/>
                </m:rPr>
                <m:t>−</m:t>
              </m:r>
              <m:r>
                <m:t>0</m:t>
              </m:r>
              <m:r>
                <m:rPr>
                  <m:sty m:val="p"/>
                </m:rPr>
                <m:t>=</m:t>
              </m:r>
              <m:r>
                <m:t>0</m:t>
              </m:r>
            </m:oMath>
            <w:r>
              <w:t xml:space="preserve">.</w:t>
            </w:r>
          </w:p>
          <w:bookmarkEnd w:id="19"/>
        </w:tc>
      </w:tr>
    </w:tbl>
    <w:bookmarkEnd w:id="20"/>
    <w:bookmarkStart w:id="24" w:name="consistency"/>
    <w:p>
      <w:pPr>
        <w:pStyle w:val="Heading3"/>
      </w:pPr>
      <w:r>
        <w:t xml:space="preserve">1.3 Consistency</w:t>
      </w:r>
    </w:p>
    <w:p>
      <w:pPr>
        <w:pStyle w:val="FirstParagraph"/>
      </w:pPr>
      <w:ins w:id="18" w:author="PR Preview" w:date="2024-01-01T00:00:00Z">
        <w:r>
          <w:t xml:space="preserve">For each individual, the counterfactual outcome that corresponds to the treatment actually received is factual.</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sistency-ch1"/>
          <w:p>
            <w:pPr>
              <w:pStyle w:val="BodyText"/>
            </w:pPr>
            <w:r>
              <w:rPr>
                <w:b/>
                <w:bCs/>
              </w:rPr>
              <w:t xml:space="preserve">Definition 4 (Consistency)</w:t>
            </w:r>
            <w:r>
              <w:t xml:space="preserve"> </w:t>
            </w:r>
            <w:r>
              <w:t xml:space="preserve">Let</w:t>
            </w:r>
            <w:r>
              <w:t xml:space="preserve"> </w:t>
            </w:r>
            <m:oMath>
              <m:r>
                <m:t>A</m:t>
              </m:r>
            </m:oMath>
            <w:r>
              <w:t xml:space="preserve"> </w:t>
            </w:r>
            <w:r>
              <w:t xml:space="preserve">be an individual’s observed treatment,</w:t>
            </w:r>
            <w:r>
              <w:t xml:space="preserve"> </w:t>
            </w:r>
            <m:oMath>
              <m:r>
                <m:t>Y</m:t>
              </m:r>
            </m:oMath>
            <w:r>
              <w:t xml:space="preserve"> </w:t>
            </w:r>
            <w:r>
              <w:t xml:space="preserve">the observed outcome, and</w:t>
            </w:r>
            <w:r>
              <w:t xml:space="preserve"> </w:t>
            </w:r>
            <m:oMath>
              <m:sSup>
                <m:e>
                  <m:r>
                    <m:t>Y</m:t>
                  </m:r>
                </m:e>
                <m:sup>
                  <m:r>
                    <m:t>a</m:t>
                  </m:r>
                </m:sup>
              </m:sSup>
            </m:oMath>
            <w:r>
              <w:t xml:space="preserve"> </w:t>
            </w:r>
            <w:r>
              <w:t xml:space="preserve">the counterfactual outcomes (</w:t>
            </w:r>
            <w:hyperlink w:anchor="def-counterfactual-outcome">
              <w:r>
                <w:rPr>
                  <w:rStyle w:val="Hyperlink"/>
                </w:rPr>
                <w:t xml:space="preserve">Definition 1</w:t>
              </w:r>
            </w:hyperlink>
            <w:r>
              <w:t xml:space="preserve">).</w:t>
            </w:r>
            <w:r>
              <w:t xml:space="preserve"> </w:t>
            </w:r>
            <w:r>
              <w:rPr>
                <w:b/>
                <w:bCs/>
              </w:rPr>
              <w:t xml:space="preserve">Consistency</w:t>
            </w:r>
            <w:r>
              <w:t xml:space="preserve"> </w:t>
            </w:r>
            <w:r>
              <w:t xml:space="preserve">holds if 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w:bookmarkStart w:id="21" w:name="eq-consistency-ch1"/>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sSub>
                      <m:e>
                        <m:r>
                          <m:t>A</m:t>
                        </m:r>
                      </m:e>
                      <m:sub>
                        <m:r>
                          <m:t>i</m:t>
                        </m:r>
                      </m:sub>
                    </m:sSub>
                  </m:sup>
                </m:sSubSup>
                <m:r>
                  <m:rPr>
                    <m:sty m:val="p"/>
                  </m:rPr>
                  <m:t>=</m:t>
                </m:r>
                <m:sSub>
                  <m:e>
                    <m:r>
                      <m:t>Y</m:t>
                    </m:r>
                  </m:e>
                  <m:sub>
                    <m:r>
                      <m:t>i</m:t>
                    </m:r>
                  </m:sub>
                </m:sSub>
                <m:r>
                  <m:rPr>
                    <m:sty m:val="p"/>
                  </m:rPr>
                  <m:t>,</m:t>
                </m:r>
                <m:r>
                  <m:t>  </m:t>
                </m:r>
                <m:r>
                  <m:rPr>
                    <m:sty m:val="p"/>
                  </m:rPr>
                  <m:t>(</m:t>
                </m:r>
                <m:r>
                  <m:t>1</m:t>
                </m:r>
                <m:r>
                  <m:rPr>
                    <m:sty m:val="p"/>
                  </m:rPr>
                  <m:t>)</m:t>
                </m:r>
              </m:oMath>
            </m:oMathPara>
            <w:bookmarkEnd w:id="21"/>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r>
              <w:t xml:space="preserve"> </w:t>
            </w:r>
            <w:r>
              <w:t xml:space="preserve">(Hernán and Robins 2020, 4)</w:t>
            </w:r>
            <w:r>
              <w:t xml:space="preserve">.</w:t>
            </w:r>
          </w:p>
          <w:bookmarkEnd w:id="22"/>
        </w:tc>
      </w:tr>
    </w:tbl>
    <w:p>
      <w:pPr>
        <w:pStyle w:val="BodyText"/>
      </w:pPr>
      <w:ins w:id="1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consistency-zeus-hera"/>
          <w:p>
            <w:pPr>
              <w:pStyle w:val="BodyText"/>
            </w:pPr>
            <w:r>
              <w:rPr>
                <w:b/>
                <w:bCs/>
              </w:rPr>
              <w:t xml:space="preserve">Example 5 (Consistency for Zeus and Hera)</w:t>
            </w:r>
            <w:r>
              <w:t xml:space="preserve"> </w:t>
            </w:r>
            <w:r>
              <w:t xml:space="preserve">Zeus and Hera were both treated (</w:t>
            </w:r>
            <m:oMath>
              <m:r>
                <m:t>A</m:t>
              </m:r>
              <m:r>
                <m:rPr>
                  <m:sty m:val="p"/>
                </m:rPr>
                <m:t>=</m:t>
              </m:r>
              <m:r>
                <m:t>1</m:t>
              </m:r>
            </m:oMath>
            <w:r>
              <w:t xml:space="preserve">).</w:t>
            </w:r>
            <w:r>
              <w:t xml:space="preserve"> </w:t>
            </w:r>
            <w:r>
              <w:t xml:space="preserve">Under consistency, each one’s observed outcome is their</w:t>
            </w:r>
            <w:r>
              <w:t xml:space="preserve"> </w:t>
            </w:r>
            <m:oMath>
              <m:sSup>
                <m:e>
                  <m:r>
                    <m:t>Y</m:t>
                  </m:r>
                </m:e>
                <m:sup>
                  <m:r>
                    <m:t>a</m:t>
                  </m:r>
                  <m:r>
                    <m:rPr>
                      <m:sty m:val="p"/>
                    </m:rPr>
                    <m:t>=</m:t>
                  </m:r>
                  <m:r>
                    <m:t>1</m:t>
                  </m:r>
                </m:sup>
              </m:sSup>
            </m:oMath>
            <w:r>
              <w:t xml:space="preserve">:</w:t>
            </w:r>
            <w:r>
              <w:t xml:space="preserve"> </w:t>
            </w:r>
            <w:r>
              <w:t xml:space="preserve">Zeus’s observed outcome is</w:t>
            </w:r>
            <w:r>
              <w:t xml:space="preserve"> </w:t>
            </w:r>
            <m:oMath>
              <m:r>
                <m:t>Y</m:t>
              </m:r>
              <m:r>
                <m:rPr>
                  <m:sty m:val="p"/>
                </m:rPr>
                <m:t>=</m:t>
              </m:r>
              <m:r>
                <m:t>1</m:t>
              </m:r>
              <m:r>
                <m:rPr>
                  <m:sty m:val="p"/>
                </m:rPr>
                <m:t>=</m:t>
              </m:r>
              <m:sSup>
                <m:e>
                  <m:r>
                    <m:t>Y</m:t>
                  </m:r>
                </m:e>
                <m:sup>
                  <m:r>
                    <m:t>a</m:t>
                  </m:r>
                  <m:r>
                    <m:rPr>
                      <m:sty m:val="p"/>
                    </m:rPr>
                    <m:t>=</m:t>
                  </m:r>
                  <m:r>
                    <m:t>1</m:t>
                  </m:r>
                </m:sup>
              </m:sSup>
            </m:oMath>
            <w:r>
              <w:t xml:space="preserve">,</w:t>
            </w:r>
            <w:r>
              <w:t xml:space="preserve"> </w:t>
            </w:r>
            <w:r>
              <w:t xml:space="preserve">and Hera’s is</w:t>
            </w:r>
            <w:r>
              <w:t xml:space="preserve"> </w:t>
            </w:r>
            <m:oMath>
              <m:r>
                <m:t>Y</m:t>
              </m:r>
              <m:r>
                <m:rPr>
                  <m:sty m:val="p"/>
                </m:rPr>
                <m:t>=</m:t>
              </m:r>
              <m:r>
                <m:t>0</m:t>
              </m:r>
              <m:r>
                <m:rPr>
                  <m:sty m:val="p"/>
                </m:rPr>
                <m:t>=</m:t>
              </m:r>
              <m:sSup>
                <m:e>
                  <m:r>
                    <m:t>Y</m:t>
                  </m:r>
                </m:e>
                <m:sup>
                  <m:r>
                    <m:t>a</m:t>
                  </m:r>
                  <m:r>
                    <m:rPr>
                      <m:sty m:val="p"/>
                    </m:rPr>
                    <m:t>=</m:t>
                  </m:r>
                  <m:r>
                    <m:t>1</m:t>
                  </m:r>
                </m:sup>
              </m:sSup>
            </m:oMath>
            <w:r>
              <w:t xml:space="preserve">.</w:t>
            </w:r>
            <w:r>
              <w:t xml:space="preserve"> </w:t>
            </w:r>
            <w:r>
              <w:t xml:space="preserve">Consistency says nothing about</w:t>
            </w:r>
            <w:r>
              <w:t xml:space="preserve"> </w:t>
            </w:r>
            <m:oMath>
              <m:sSup>
                <m:e>
                  <m:r>
                    <m:t>Y</m:t>
                  </m:r>
                </m:e>
                <m:sup>
                  <m:r>
                    <m:t>a</m:t>
                  </m:r>
                  <m:r>
                    <m:rPr>
                      <m:sty m:val="p"/>
                    </m:rPr>
                    <m:t>=</m:t>
                  </m:r>
                  <m:r>
                    <m:t>0</m:t>
                  </m:r>
                </m:sup>
              </m:sSup>
            </m:oMath>
            <w:r>
              <w:t xml:space="preserve"> </w:t>
            </w:r>
            <w:r>
              <w:t xml:space="preserve">for either of them, because neither was untreated.</w:t>
            </w:r>
          </w:p>
          <w:bookmarkEnd w:id="23"/>
        </w:tc>
      </w:tr>
    </w:tbl>
    <w:bookmarkEnd w:id="24"/>
    <w:bookmarkStart w:id="28" w:name="individual-effects-are-not-identified"/>
    <w:p>
      <w:pPr>
        <w:pStyle w:val="Heading3"/>
      </w:pPr>
      <w:r>
        <w:t xml:space="preserve">1.4 Individual Effects Are Not Identified</w:t>
      </w:r>
    </w:p>
    <w:p>
      <w:pPr>
        <w:pStyle w:val="FirstParagraph"/>
      </w:pPr>
      <w:ins w:id="21" w:author="PR Preview" w:date="2024-01-01T00:00:00Z">
        <w:r>
          <w:t xml:space="preserve">Only one counterfactual outcome is observed per individual (the one for the treatment actually received);</w:t>
        </w:r>
      </w:ins>
      <w:ins w:id="21" w:author="PR Preview" w:date="2024-01-01T00:00:00Z">
        <w:r>
          <w:t xml:space="preserve"> </w:t>
        </w:r>
      </w:ins>
      <w:ins w:id="21" w:author="PR Preview" w:date="2024-01-01T00:00:00Z">
        <w:r>
          <w:t xml:space="preserve">the others are missing.</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identified-ch1"/>
          <w:p>
            <w:pPr>
              <w:pStyle w:val="BodyText"/>
            </w:pPr>
            <w:r>
              <w:rPr>
                <w:b/>
                <w:bCs/>
              </w:rPr>
              <w:t xml:space="preserve">Definition 5 (Identified)</w:t>
            </w:r>
            <w:r>
              <w:t xml:space="preserve"> </w:t>
            </w:r>
            <w:r>
              <w:t xml:space="preserve">A quantity is</w:t>
            </w:r>
            <w:r>
              <w:t xml:space="preserve"> </w:t>
            </w:r>
            <w:r>
              <w:rPr>
                <w:b/>
                <w:bCs/>
              </w:rPr>
              <w:t xml:space="preserve">identified</w:t>
            </w:r>
            <w:r>
              <w:t xml:space="preserve"> </w:t>
            </w:r>
            <w:r>
              <w:t xml:space="preserve">if it can be expressed as a function of the observed data.</w:t>
            </w:r>
            <w:r>
              <w:t xml:space="preserve"> </w:t>
            </w:r>
            <w:r>
              <w:t xml:space="preserve">Equivalently, any two states of the world that produce the same observed data give the quantity the same value</w:t>
            </w:r>
            <w:r>
              <w:t xml:space="preserve"> </w:t>
            </w:r>
            <w:r>
              <w:t xml:space="preserve">(Hernán and Robins 2020, 4)</w:t>
            </w:r>
            <w:r>
              <w:t xml:space="preserve">.</w:t>
            </w:r>
          </w:p>
          <w:bookmarkEnd w:id="25"/>
        </w:tc>
      </w:tr>
    </w:tbl>
    <w:p>
      <w:pPr>
        <w:pStyle w:val="BodyText"/>
      </w:pPr>
      <w:ins w:id="2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exm-identified-ch1"/>
          <w:p>
            <w:pPr>
              <w:pStyle w:val="BodyText"/>
            </w:pPr>
            <w:r>
              <w:rPr>
                <w:b/>
                <w:bCs/>
              </w:rPr>
              <w:t xml:space="preserve">Example 6 (An identified quantity)</w:t>
            </w:r>
            <w:r>
              <w:t xml:space="preserve"> </w:t>
            </w:r>
            <w:r>
              <w:t xml:space="preserve">Zeus’s counterfactual outcome under the treatment he received is identified under consistency (</w:t>
            </w:r>
            <w:hyperlink w:anchor="def-consistency-ch1">
              <w:r>
                <w:rPr>
                  <w:rStyle w:val="Hyperlink"/>
                </w:rPr>
                <w:t xml:space="preserve">Definition 4</w:t>
              </w:r>
            </w:hyperlink>
            <w:r>
              <w:t xml:space="preserve">):</w:t>
            </w:r>
            <w:r>
              <w:t xml:space="preserve"> </w:t>
            </w:r>
            <w:r>
              <w:t xml:space="preserve">whatever the rest of the world looks like, it equals his observed outcome,</w:t>
            </w:r>
            <w:r>
              <w:t xml:space="preserve"> </w:t>
            </w:r>
            <m:oMath>
              <m:sSup>
                <m:e>
                  <m:r>
                    <m:t>Y</m:t>
                  </m:r>
                </m:e>
                <m:sup>
                  <m:r>
                    <m:t>a</m:t>
                  </m:r>
                  <m:r>
                    <m:rPr>
                      <m:sty m:val="p"/>
                    </m:rPr>
                    <m:t>=</m:t>
                  </m:r>
                  <m:r>
                    <m:t>1</m:t>
                  </m:r>
                </m:sup>
              </m:sSup>
              <m:r>
                <m:rPr>
                  <m:sty m:val="p"/>
                </m:rPr>
                <m:t>=</m:t>
              </m:r>
              <m:r>
                <m:t>Y</m:t>
              </m:r>
              <m:r>
                <m:rPr>
                  <m:sty m:val="p"/>
                </m:rPr>
                <m:t>=</m:t>
              </m:r>
              <m:r>
                <m:t>1</m:t>
              </m:r>
            </m:oMath>
            <w:r>
              <w:t xml:space="preserve">.</w:t>
            </w:r>
          </w:p>
          <w:bookmarkEnd w:id="26"/>
        </w:tc>
      </w:tr>
    </w:tbl>
    <w:p>
      <w:ins w:id="23"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prp-individual-effect-not-identified"/>
          <w:p>
            <w:pPr>
              <w:pStyle w:val="BodyText"/>
            </w:pPr>
            <w:r>
              <w:rPr>
                <w:b/>
                <w:bCs/>
              </w:rPr>
              <w:t xml:space="preserve">Proposition 1 (Individual causal effects are not identified)</w:t>
            </w:r>
            <w:r>
              <w:t xml:space="preserve"> </w:t>
            </w:r>
            <w:r>
              <w:t xml:space="preserve">Suppose that, for each individual, only the treatment</w:t>
            </w:r>
            <w:r>
              <w:t xml:space="preserve"> </w:t>
            </w:r>
            <m:oMath>
              <m:r>
                <m:t>A</m:t>
              </m:r>
            </m:oMath>
            <w:r>
              <w:t xml:space="preserve"> </w:t>
            </w:r>
            <w:r>
              <w:t xml:space="preserve">and the outcome</w:t>
            </w:r>
            <w:r>
              <w:t xml:space="preserve"> </w:t>
            </w:r>
            <m:oMath>
              <m:r>
                <m:t>Y</m:t>
              </m:r>
            </m:oMath>
            <w:r>
              <w:t xml:space="preserve"> </w:t>
            </w:r>
            <w:r>
              <w:t xml:space="preserve">are observed,</w:t>
            </w:r>
            <w:r>
              <w:t xml:space="preserve"> </w:t>
            </w:r>
            <w:r>
              <w:t xml:space="preserve">that</w:t>
            </w:r>
            <w:r>
              <w:t xml:space="preserve"> </w:t>
            </w:r>
            <m:oMath>
              <m:r>
                <m:t>A</m:t>
              </m:r>
            </m:oMath>
            <w:r>
              <w:t xml:space="preserve"> </w:t>
            </w:r>
            <w:r>
              <w:t xml:space="preserve">and</w:t>
            </w:r>
            <w:r>
              <w:t xml:space="preserve"> </w:t>
            </w:r>
            <m:oMath>
              <m:r>
                <m:t>Y</m:t>
              </m:r>
            </m:oMath>
            <w:r>
              <w:t xml:space="preserve"> </w:t>
            </w:r>
            <w:r>
              <w:t xml:space="preserve">are dichotomous,</w:t>
            </w:r>
            <w:r>
              <w:t xml:space="preserve"> </w:t>
            </w:r>
            <w:r>
              <w:t xml:space="preserve">that consistency (</w:t>
            </w:r>
            <w:hyperlink w:anchor="def-consistency-ch1">
              <w:r>
                <w:rPr>
                  <w:rStyle w:val="Hyperlink"/>
                </w:rPr>
                <w:t xml:space="preserve">Definition 4</w:t>
              </w:r>
            </w:hyperlink>
            <w:r>
              <w:t xml:space="preserve">) holds,</w:t>
            </w:r>
            <w:r>
              <w:t xml:space="preserve"> </w:t>
            </w:r>
            <w:r>
              <w:t xml:space="preserve">and that nothing else is assumed about the counterfactual outcome under the treatment value the individual did not receive.</w:t>
            </w:r>
            <w:r>
              <w:t xml:space="preserve"> </w:t>
            </w:r>
            <w:r>
              <w:t xml:space="preserve">Then the individual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w:t>
            </w:r>
            <w:hyperlink w:anchor="def-individual-causal-effect">
              <w:r>
                <w:rPr>
                  <w:rStyle w:val="Hyperlink"/>
                </w:rPr>
                <w:t xml:space="preserve">Definition 3</w:t>
              </w:r>
            </w:hyperlink>
            <w:r>
              <w:t xml:space="preserve">) is not identified (</w:t>
            </w:r>
            <w:hyperlink w:anchor="def-identified-ch1">
              <w:r>
                <w:rPr>
                  <w:rStyle w:val="Hyperlink"/>
                </w:rPr>
                <w:t xml:space="preserve">Definition 5</w:t>
              </w:r>
            </w:hyperlink>
            <w:r>
              <w:t xml:space="preserve">).</w:t>
            </w:r>
          </w:p>
          <w:bookmarkEnd w:id="27"/>
        </w:tc>
      </w:tr>
    </w:tbl>
    <w:p>
      <w:pPr>
        <w:pStyle w:val="BodyText"/>
      </w:pPr>
      <w:ins w:id="24"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Take Zeus, with observed</w:t>
            </w:r>
            <w:r>
              <w:t xml:space="preserve"> </w:t>
            </w:r>
            <m:oMath>
              <m:r>
                <m:t>A</m:t>
              </m:r>
              <m:r>
                <m:rPr>
                  <m:sty m:val="p"/>
                </m:rPr>
                <m:t>=</m:t>
              </m:r>
              <m:r>
                <m:t>1</m:t>
              </m:r>
            </m:oMath>
            <w:r>
              <w:t xml:space="preserve"> </w:t>
            </w:r>
            <w:r>
              <w:t xml:space="preserve">and</w:t>
            </w:r>
            <w:r>
              <w:t xml:space="preserve"> </w:t>
            </w:r>
            <m:oMath>
              <m:r>
                <m:t>Y</m:t>
              </m:r>
              <m:r>
                <m:rPr>
                  <m:sty m:val="p"/>
                </m:rPr>
                <m:t>=</m:t>
              </m:r>
              <m:r>
                <m:t>1</m:t>
              </m:r>
            </m:oMath>
            <w:r>
              <w:t xml:space="preserve">.</w:t>
            </w:r>
            <w:r>
              <w:t xml:space="preserve"> </w:t>
            </w:r>
            <w:r>
              <w:t xml:space="preserve">By consistency,</w:t>
            </w:r>
            <w:r>
              <w:t xml:space="preserve"> </w:t>
            </w:r>
            <m:oMath>
              <m:sSup>
                <m:e>
                  <m:r>
                    <m:t>Y</m:t>
                  </m:r>
                </m:e>
                <m:sup>
                  <m:r>
                    <m:t>a</m:t>
                  </m:r>
                  <m:r>
                    <m:rPr>
                      <m:sty m:val="p"/>
                    </m:rPr>
                    <m:t>=</m:t>
                  </m:r>
                  <m:r>
                    <m:t>1</m:t>
                  </m:r>
                </m:sup>
              </m:sSup>
              <m:r>
                <m:rPr>
                  <m:sty m:val="p"/>
                </m:rPr>
                <m:t>=</m:t>
              </m:r>
              <m:r>
                <m:t>1</m:t>
              </m:r>
            </m:oMath>
            <w:r>
              <w:t xml:space="preserve">.</w:t>
            </w:r>
            <w:r>
              <w:t xml:space="preserve"> </w:t>
            </w:r>
            <w:r>
              <w:t xml:space="preserve">Two states of the world agree with these observed data:</w:t>
            </w:r>
            <w:r>
              <w:t xml:space="preserve"> </w:t>
            </w:r>
            <w:r>
              <w:t xml:space="preserve">one with</w:t>
            </w:r>
            <w:r>
              <w:t xml:space="preserve"> </w:t>
            </w:r>
            <m:oMath>
              <m:sSup>
                <m:e>
                  <m:r>
                    <m:t>Y</m:t>
                  </m:r>
                </m:e>
                <m:sup>
                  <m:r>
                    <m:t>a</m:t>
                  </m:r>
                  <m:r>
                    <m:rPr>
                      <m:sty m:val="p"/>
                    </m:rPr>
                    <m:t>=</m:t>
                  </m:r>
                  <m:r>
                    <m:t>0</m:t>
                  </m:r>
                </m:sup>
              </m:sSup>
              <m:r>
                <m:rPr>
                  <m:sty m:val="p"/>
                </m:rPr>
                <m:t>=</m:t>
              </m:r>
              <m:r>
                <m:t>0</m:t>
              </m:r>
            </m:oMath>
            <w:r>
              <w:t xml:space="preserve">, where Zeus’s individual causal effect is</w:t>
            </w:r>
            <w:r>
              <w:t xml:space="preserve"> </w:t>
            </w:r>
            <m:oMath>
              <m:r>
                <m:t>1</m:t>
              </m:r>
              <m:r>
                <m:rPr>
                  <m:sty m:val="p"/>
                </m:rPr>
                <m:t>−</m:t>
              </m:r>
              <m:r>
                <m:t>0</m:t>
              </m:r>
              <m:r>
                <m:rPr>
                  <m:sty m:val="p"/>
                </m:rPr>
                <m:t>=</m:t>
              </m:r>
              <m:r>
                <m:t>1</m:t>
              </m:r>
            </m:oMath>
            <w:r>
              <w:t xml:space="preserve">,</w:t>
            </w:r>
            <w:r>
              <w:t xml:space="preserve"> </w:t>
            </w:r>
            <w:r>
              <w:t xml:space="preserve">and one with</w:t>
            </w:r>
            <w:r>
              <w:t xml:space="preserve"> </w:t>
            </w:r>
            <m:oMath>
              <m:sSup>
                <m:e>
                  <m:r>
                    <m:t>Y</m:t>
                  </m:r>
                </m:e>
                <m:sup>
                  <m:r>
                    <m:t>a</m:t>
                  </m:r>
                  <m:r>
                    <m:rPr>
                      <m:sty m:val="p"/>
                    </m:rPr>
                    <m:t>=</m:t>
                  </m:r>
                  <m:r>
                    <m:t>0</m:t>
                  </m:r>
                </m:sup>
              </m:sSup>
              <m:r>
                <m:rPr>
                  <m:sty m:val="p"/>
                </m:rPr>
                <m:t>=</m:t>
              </m:r>
              <m:r>
                <m:t>1</m:t>
              </m:r>
            </m:oMath>
            <w:r>
              <w:t xml:space="preserve">, where it is</w:t>
            </w:r>
            <w:r>
              <w:t xml:space="preserve"> </w:t>
            </w:r>
            <m:oMath>
              <m:r>
                <m:t>1</m:t>
              </m:r>
              <m:r>
                <m:rPr>
                  <m:sty m:val="p"/>
                </m:rPr>
                <m:t>−</m:t>
              </m:r>
              <m:r>
                <m:t>1</m:t>
              </m:r>
              <m:r>
                <m:rPr>
                  <m:sty m:val="p"/>
                </m:rPr>
                <m:t>=</m:t>
              </m:r>
              <m:r>
                <m:t>0</m:t>
              </m:r>
            </m:oMath>
            <w:r>
              <w:t xml:space="preserve">.</w:t>
            </w:r>
            <w:r>
              <w:t xml:space="preserve"> </w:t>
            </w:r>
            <w:r>
              <w:t xml:space="preserve">The same observed data give two different values,</w:t>
            </w:r>
            <w:r>
              <w:t xml:space="preserve"> </w:t>
            </w:r>
            <w:r>
              <w:t xml:space="preserve">so the individual causal effect is not a function of the observed data.</w:t>
            </w:r>
            <w:r>
              <w:t xml:space="preserve"> </w:t>
            </w:r>
            <w:r>
              <w:t xml:space="preserve">The same argument applies to any individual, with the roles of</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swapped for an untreated one.</w:t>
            </w:r>
          </w:p>
          <w:p/>
        </w:tc>
      </w:tr>
    </w:tbl>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28"/>
    <w:bookmarkEnd w:id="29"/>
    <w:bookmarkStart w:id="54"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unterfactual-risk"/>
          <w:p>
            <w:pPr>
              <w:pStyle w:val="BodyText"/>
            </w:pPr>
            <w:r>
              <w:rPr>
                <w:b/>
                <w:bCs/>
              </w:rPr>
              <w:t xml:space="preserve">Definition 6 (Counterfactual risk)</w:t>
            </w:r>
            <w:r>
              <w:t xml:space="preserve"> </w:t>
            </w:r>
            <w:r>
              <w:t xml:space="preserve">For a dichotomous outcome</w:t>
            </w:r>
            <w:r>
              <w:t xml:space="preserve"> </w:t>
            </w:r>
            <m:oMath>
              <m:r>
                <m:t>Y</m:t>
              </m:r>
            </m:oMath>
            <w:r>
              <w:t xml:space="preserve"> </w:t>
            </w:r>
            <w:r>
              <w:t xml:space="preserve">and a treatment value</w:t>
            </w:r>
            <w:r>
              <w:t xml:space="preserve"> </w:t>
            </w:r>
            <m:oMath>
              <m:r>
                <m:t>a</m:t>
              </m:r>
            </m:oMath>
            <w:r>
              <w:t xml:space="preserve">,</w:t>
            </w:r>
            <w:r>
              <w:t xml:space="preserve"> </w:t>
            </w:r>
            <w:r>
              <w:t xml:space="preserve">the</w:t>
            </w:r>
            <w:r>
              <w:t xml:space="preserve"> </w:t>
            </w:r>
            <w:r>
              <w:rPr>
                <w:b/>
                <w:bCs/>
              </w:rPr>
              <w:t xml:space="preserve">counterfactual risk</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is the proportion of the population who would develop the outcome had everyone in the population received treatment value</w:t>
            </w:r>
            <w:r>
              <w:t xml:space="preserve"> </w:t>
            </w:r>
            <m:oMath>
              <m:r>
                <m:t>a</m:t>
              </m:r>
            </m:oMath>
            <w:r>
              <w:t xml:space="preserve">.</w:t>
            </w:r>
            <w:r>
              <w:t xml:space="preserve"> </w:t>
            </w:r>
            <w:r>
              <w:t xml:space="preserve">Because</w:t>
            </w:r>
            <w:r>
              <w:t xml:space="preserve"> </w:t>
            </w:r>
            <m:oMath>
              <m:sSup>
                <m:e>
                  <m:r>
                    <m:t>Y</m:t>
                  </m:r>
                </m:e>
                <m:sup>
                  <m:r>
                    <m:t>a</m:t>
                  </m:r>
                </m:sup>
              </m:sSup>
            </m:oMath>
            <w:r>
              <w:t xml:space="preserve"> </w:t>
            </w:r>
            <w:r>
              <w:t xml:space="preserve">takes only the values 0 and 1, this proportion equals the mean</w:t>
            </w:r>
            <w:r>
              <w:t xml:space="preserve"> </w:t>
            </w:r>
            <m:oMath>
              <m:r>
                <m:rPr>
                  <m:sty m:val="p"/>
                </m:rPr>
                <m:t>E</m:t>
              </m:r>
              <m:r>
                <m:t>​</m:t>
              </m:r>
              <m:d>
                <m:dPr>
                  <m:begChr m:val="["/>
                  <m:sepChr m:val=""/>
                  <m:endChr m:val="]"/>
                  <m:grow/>
                </m:dPr>
                <m:e>
                  <m:sSup>
                    <m:e>
                      <m:r>
                        <m:t>Y</m:t>
                      </m:r>
                    </m:e>
                    <m:sup>
                      <m:r>
                        <m:t>a</m:t>
                      </m:r>
                    </m:sup>
                  </m:sSup>
                </m:e>
              </m:d>
              <m:r>
                <m:t>​</m:t>
              </m:r>
            </m:oMath>
            <w:r>
              <w:t xml:space="preserve"> </w:t>
            </w:r>
            <w:r>
              <w:t xml:space="preserve">(Hernán and Robins 2020, 5)</w:t>
            </w:r>
            <w:r>
              <w:t xml:space="preserve">.</w:t>
            </w:r>
          </w:p>
          <w:bookmarkEnd w:id="30"/>
        </w:tc>
      </w:tr>
    </w:tbl>
    <w:p>
      <w:pPr>
        <w:pStyle w:val="BodyText"/>
      </w:pPr>
      <w:ins w:id="30"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exm-counterfactual-risks-zeus-family"/>
          <w:p>
            <w:pPr>
              <w:pStyle w:val="BodyText"/>
            </w:pPr>
            <w:r>
              <w:rPr>
                <w:b/>
                <w:bCs/>
              </w:rPr>
              <w:t xml:space="preserve">Example 7 (Counterfactual risks in Zeus’s family)</w:t>
            </w:r>
            <w:r>
              <w:t xml:space="preserve"> </w:t>
            </w:r>
            <w:r>
              <w:t xml:space="preserve">From Table 1.1:</w:t>
            </w:r>
          </w:p>
          <w:p>
            <w:pPr>
              <w:pStyle w:val="Compact"/>
              <w:numPr>
                <w:ilvl w:val="0"/>
                <w:numId w:val="1002"/>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2"/>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Averaging the 0/1 entries of the</w:t>
            </w:r>
            <w:r>
              <w:t xml:space="preserve"> </w:t>
            </w:r>
            <m:oMath>
              <m:sSup>
                <m:e>
                  <m:r>
                    <m:t>Y</m:t>
                  </m:r>
                </m:e>
                <m:sup>
                  <m:r>
                    <m:t>a</m:t>
                  </m:r>
                  <m:r>
                    <m:rPr>
                      <m:sty m:val="p"/>
                    </m:rPr>
                    <m:t>=</m:t>
                  </m:r>
                  <m:r>
                    <m:t>1</m:t>
                  </m:r>
                </m:sup>
              </m:sSup>
            </m:oMath>
            <w:r>
              <w:t xml:space="preserve"> </w:t>
            </w:r>
            <w:r>
              <w:t xml:space="preserve">column gives the same</w:t>
            </w:r>
            <w:r>
              <w:t xml:space="preserve"> </w:t>
            </w:r>
            <m:oMath>
              <m:r>
                <m:t>10</m:t>
              </m:r>
              <m:r>
                <m:rPr>
                  <m:sty m:val="p"/>
                </m:rPr>
                <m:t>/</m:t>
              </m:r>
              <m:r>
                <m:t>20</m:t>
              </m:r>
            </m:oMath>
            <w:r>
              <w:t xml:space="preserve">,</w:t>
            </w:r>
            <w:r>
              <w:t xml:space="preserve"> </w:t>
            </w:r>
            <w:r>
              <w:t xml:space="preserve">as</w:t>
            </w:r>
            <w:r>
              <w:t xml:space="preserve"> </w:t>
            </w:r>
            <w:hyperlink w:anchor="def-counterfactual-risk">
              <w:r>
                <w:rPr>
                  <w:rStyle w:val="Hyperlink"/>
                </w:rPr>
                <w:t xml:space="preserve">Definition 6</w:t>
              </w:r>
            </w:hyperlink>
            <w:r>
              <w:t xml:space="preserve"> </w:t>
            </w:r>
            <w:r>
              <w:t xml:space="preserve">says it must.</w:t>
            </w:r>
          </w:p>
          <w:bookmarkEnd w:id="31"/>
        </w:tc>
      </w:tr>
    </w:tbl>
    <w:bookmarkStart w:id="39"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4" w:name="def-average-causal-effect"/>
          <w:p>
            <w:pPr>
              <w:pStyle w:val="BodyText"/>
            </w:pPr>
            <w:r>
              <w:rPr>
                <w:b/>
                <w:bCs/>
              </w:rPr>
              <w:t xml:space="preserve">Definition 7 (Average causal effect)</w:t>
            </w:r>
            <w:r>
              <w:t xml:space="preserve"> </w:t>
            </w:r>
            <w:r>
              <w:t xml:space="preserve">Let</w:t>
            </w:r>
            <w:r>
              <w:t xml:space="preserve"> </w:t>
            </w:r>
            <m:oMath>
              <m:r>
                <m:t>A</m:t>
              </m:r>
            </m:oMath>
            <w:r>
              <w:t xml:space="preserve"> </w:t>
            </w:r>
            <w:r>
              <w:t xml:space="preserve">be a dichotomous treatment and</w:t>
            </w:r>
            <w:r>
              <w:t xml:space="preserve"> </w:t>
            </w:r>
            <m:oMath>
              <m:r>
                <m:t>Y</m:t>
              </m:r>
            </m:oMath>
            <w:r>
              <w:t xml:space="preserve"> </w:t>
            </w:r>
            <w:r>
              <w:t xml:space="preserve">an outcome, with counterfactual outcomes</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w:t>
            </w:r>
            <w:hyperlink w:anchor="def-counterfactual-outcome">
              <w:r>
                <w:rPr>
                  <w:rStyle w:val="Hyperlink"/>
                </w:rPr>
                <w:t xml:space="preserve">Definition 1</w:t>
              </w:r>
            </w:hyperlink>
            <w:r>
              <w:t xml:space="preserve">),</w:t>
            </w:r>
            <w:r>
              <w:t xml:space="preserve"> </w:t>
            </w:r>
            <w:r>
              <w:t xml:space="preserve">in a well-defined population of interest.</w:t>
            </w:r>
            <w:r>
              <w:t xml:space="preserve"> </w:t>
            </w:r>
            <w:r>
              <w:t xml:space="preserve">An</w:t>
            </w:r>
            <w:r>
              <w:t xml:space="preserve"> </w:t>
            </w:r>
            <w:r>
              <w:rPr>
                <w:b/>
                <w:bCs/>
              </w:rPr>
              <w:t xml:space="preserve">average causal effect</w:t>
            </w:r>
            <w:r>
              <w:t xml:space="preserve"> </w:t>
            </w:r>
            <w:r>
              <w:t xml:space="preserve">of</w:t>
            </w:r>
            <w:r>
              <w:t xml:space="preserve"> </w:t>
            </w:r>
            <m:oMath>
              <m:r>
                <m:t>A</m:t>
              </m:r>
            </m:oMath>
            <w:r>
              <w:t xml:space="preserve"> </w:t>
            </w:r>
            <w:r>
              <w:t xml:space="preserve">on</w:t>
            </w:r>
            <w:r>
              <w:t xml:space="preserve"> </w:t>
            </w:r>
            <m:oMath>
              <m:r>
                <m:t>Y</m:t>
              </m:r>
            </m:oMath>
            <w:r>
              <w:t xml:space="preserve"> </w:t>
            </w:r>
            <w:r>
              <w:t xml:space="preserve">is present in that population if</w:t>
            </w:r>
          </w:p>
          <w:p>
            <w:pPr>
              <w:pStyle w:val="BodyText"/>
            </w:pPr>
            <w:bookmarkStart w:id="32" w:name="eq-ace-risk"/>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  </m:t>
                </m:r>
                <m:r>
                  <m:rPr>
                    <m:sty m:val="p"/>
                  </m:rPr>
                  <m:t>(</m:t>
                </m:r>
                <m:r>
                  <m:t>2</m:t>
                </m:r>
                <m:r>
                  <m:rPr>
                    <m:sty m:val="p"/>
                  </m:rPr>
                  <m:t>)</m:t>
                </m:r>
              </m:oMath>
            </m:oMathPara>
            <w:bookmarkEnd w:id="32"/>
          </w:p>
          <w:p>
            <w:pPr>
              <w:pStyle w:val="FirstParagraph"/>
            </w:pPr>
            <w:r>
              <w:t xml:space="preserve">for a dichotomous outcome, or, for any outcome with finite means,</w:t>
            </w:r>
          </w:p>
          <w:p>
            <w:pPr>
              <w:pStyle w:val="BodyText"/>
            </w:pPr>
            <w:bookmarkStart w:id="33" w:name="eq-ace-mean"/>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t>  </m:t>
                </m:r>
                <m:r>
                  <m:rPr>
                    <m:sty m:val="p"/>
                  </m:rPr>
                  <m:t>(</m:t>
                </m:r>
                <m:r>
                  <m:t>3</m:t>
                </m:r>
                <m:r>
                  <m:rPr>
                    <m:sty m:val="p"/>
                  </m:rPr>
                  <m:t>)</m:t>
                </m:r>
              </m:oMath>
            </m:oMathPara>
            <w:bookmarkEnd w:id="33"/>
          </w:p>
          <w:p>
            <w:pPr>
              <w:pStyle w:val="FirstParagraph"/>
            </w:pPr>
            <w:r>
              <w:t xml:space="preserve">When the two sides are equal, the</w:t>
            </w:r>
            <w:r>
              <w:t xml:space="preserve"> </w:t>
            </w:r>
            <w:r>
              <w:rPr>
                <w:b/>
                <w:bCs/>
              </w:rPr>
              <w:t xml:space="preserve">null hypothesis of no average causal effect</w:t>
            </w:r>
            <w:r>
              <w:t xml:space="preserve"> </w:t>
            </w:r>
            <w:r>
              <w:t xml:space="preserve">is true.</w:t>
            </w:r>
            <w:r>
              <w:t xml:space="preserve"> </w:t>
            </w: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dichotomous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(Hernán and Robins 2020, 5–6)</w:t>
            </w:r>
            <w:r>
              <w:t xml:space="preserve">.</w:t>
            </w:r>
          </w:p>
          <w:bookmarkEnd w:id="34"/>
        </w:tc>
      </w:tr>
    </w:tbl>
    <w:p>
      <w:pPr>
        <w:pStyle w:val="BodyText"/>
      </w:pPr>
      <w:ins w:id="32"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exm-null-average-effect-zeus-family"/>
          <w:p>
            <w:pPr>
              <w:pStyle w:val="BodyText"/>
            </w:pPr>
            <w:r>
              <w:rPr>
                <w:b/>
                <w:bCs/>
              </w:rPr>
              <w:t xml:space="preserve">Example 8 (No average causal effect in Zeus’s family)</w:t>
            </w:r>
            <w:r>
              <w:t xml:space="preserve"> </w:t>
            </w:r>
            <w:r>
              <w:t xml:space="preserve">In</w:t>
            </w:r>
            <w:r>
              <w:t xml:space="preserve"> </w:t>
            </w:r>
            <w:hyperlink w:anchor="exm-counterfactual-risks-zeus-family">
              <w:r>
                <w:rPr>
                  <w:rStyle w:val="Hyperlink"/>
                </w:rPr>
                <w:t xml:space="preserve">Example 7</w:t>
              </w:r>
            </w:hyperlink>
            <w:r>
              <w:t xml:space="preserve"> </w:t>
            </w:r>
            <w:r>
              <w:t xml:space="preserve">both counterfactual risks are 0.5: whether all or none receive a transplant, half would die.</w:t>
            </w:r>
            <w:r>
              <w:t xml:space="preserve"> </w:t>
            </w:r>
            <w:r>
              <w:t xml:space="preserve">The null hypothesis of no average causal effect is true,</w:t>
            </w:r>
            <w:r>
              <w:t xml:space="preserve"> </w:t>
            </w:r>
            <w:r>
              <w:t xml:space="preserve">and the average causal effect on the difference scale is</w:t>
            </w:r>
            <w:r>
              <w:t xml:space="preserve"> </w:t>
            </w:r>
            <m:oMath>
              <m:r>
                <m:t>0.5</m:t>
              </m:r>
              <m:r>
                <m:rPr>
                  <m:sty m:val="p"/>
                </m:rPr>
                <m:t>−</m:t>
              </m:r>
              <m:r>
                <m:t>0.5</m:t>
              </m:r>
              <m:r>
                <m:rPr>
                  <m:sty m:val="p"/>
                </m:rPr>
                <m:t>=</m:t>
              </m:r>
              <m:r>
                <m:t>0</m:t>
              </m:r>
            </m:oMath>
            <w:r>
              <w:t xml:space="preserve">.</w:t>
            </w:r>
          </w:p>
          <w:bookmarkEnd w:id="35"/>
        </w:tc>
      </w:tr>
    </w:tbl>
    <w:p>
      <w:pPr>
        <w:pStyle w:val="BodyText"/>
      </w:pPr>
      <w:ins w:id="33" w:author="PR Preview" w:date="2024-01-01T00:00:00Z">
        <w:r>
          <w:t xml:space="preserve"> </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warning.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Name Both Treatment Values</w:t>
            </w:r>
          </w:p>
        </w:tc>
      </w:tr>
      <w:tr>
        <w:trPr>
          <w:cantSplit/>
        </w:trPr>
        <w:tc>
          <w:tcPr>
            <w:tcMar>
              <w:top w:w="108" w:type="dxa"/>
              <w:bottom w:w="108" w:type="dxa"/>
            </w:tcMar>
          </w:tcPr>
          <w:p>
            <w:pPr>
              <w:pStyle w:val="BodyText"/>
            </w:pPr>
            <w:pPr>
              <w:spacing w:before="16" w:after="16"/>
            </w:pPr>
            <w:r>
              <w:t xml:space="preserve">With more than two possible actions, the contrast of interest must be specified.</w:t>
            </w:r>
            <w:r>
              <w:t xml:space="preserve"> </w:t>
            </w:r>
            <w:r>
              <w:t xml:space="preserve">“The causal effect of aspirin”</w:t>
            </w:r>
            <w:r>
              <w:t xml:space="preserve"> </w:t>
            </w:r>
            <w:r>
              <w:t xml:space="preserve">is undefined until both arms are spelled out,</w:t>
            </w:r>
            <w:r>
              <w:t xml:space="preserve"> </w:t>
            </w:r>
            <w:r>
              <w:t xml:space="preserve">with dose, route, frequency, and duration:</w:t>
            </w:r>
            <w:r>
              <w:t xml:space="preserve"> </w:t>
            </w:r>
            <w:r>
              <w:t xml:space="preserve">for example, a daily low-dose tablet for five years versus no aspirin.</w:t>
            </w:r>
            <w:r>
              <w:t xml:space="preserve"> </w:t>
            </w:r>
            <w:r>
              <w:t xml:space="preserve">Such an effect can be well defined</w:t>
            </w:r>
            <w:r>
              <w:t xml:space="preserve"> </w:t>
            </w:r>
            <w:r>
              <w:t xml:space="preserve">even when the counterfactual outcomes under other aspirin interventions, at another dose or by another route, are not</w:t>
            </w:r>
            <w:r>
              <w:t xml:space="preserve"> </w:t>
            </w:r>
            <w:r>
              <w:t xml:space="preserve">(Hernán and Robins 2020, 6)</w:t>
            </w:r>
            <w:r>
              <w:t xml:space="preserve">.</w:t>
            </w:r>
          </w:p>
          <w:p/>
        </w:tc>
      </w:tr>
    </w:tbl>
    <w:bookmarkEnd w:id="39"/>
    <w:bookmarkStart w:id="53" w:name="X1edd9a6d5b5dadf5d50c4cef8b64b65c1e19119"/>
    <w:p>
      <w:pPr>
        <w:pStyle w:val="Heading3"/>
      </w:pPr>
      <w:r>
        <w:t xml:space="preserve">2.2 Null Average Effect, Non-Null Individual Effects</w:t>
      </w:r>
    </w:p>
    <w:p>
      <w:pPr>
        <w:pStyle w:val="FirstParagraph"/>
      </w:pPr>
      <w:ins w:id="35" w:author="PR Preview" w:date="2024-01-01T00:00:00Z">
        <w:r>
          <w:t xml:space="preserve">Absence of an average causal effect does not imply absence of individual effects.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exm-null-average-nonnull-individual"/>
          <w:p>
            <w:pPr>
              <w:pStyle w:val="BodyText"/>
            </w:pPr>
            <w:r>
              <w:rPr>
                <w:b/>
                <w:bCs/>
              </w:rPr>
              <w:t xml:space="preserve">Example 9 (Individual effects that cancel out)</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3"/>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3"/>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other 8 have</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0</m:t>
              </m:r>
            </m:oMath>
            <w:r>
              <w:t xml:space="preserve">.</w:t>
            </w:r>
            <w:r>
              <w:t xml:space="preserve"> </w:t>
            </w:r>
            <w:r>
              <w:t xml:space="preserve">The average of the 20 individual causal effects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r>
                <m:t>0</m:t>
              </m:r>
            </m:oMath>
            <w:r>
              <w:t xml:space="preserve">,</w:t>
            </w:r>
            <w:r>
              <w:t xml:space="preserve"> </w:t>
            </w:r>
            <w:r>
              <w:t xml:space="preserve">the same as the average causal effect</w:t>
            </w:r>
            <w:r>
              <w:t xml:space="preserve"> </w:t>
            </w:r>
            <m:oMath>
              <m:r>
                <m:t>0.5</m:t>
              </m:r>
              <m:r>
                <m:rPr>
                  <m:sty m:val="p"/>
                </m:rPr>
                <m:t>−</m:t>
              </m:r>
              <m:r>
                <m:t>0.5</m:t>
              </m:r>
              <m:r>
                <m:rPr>
                  <m:sty m:val="p"/>
                </m:rPr>
                <m:t>=</m:t>
              </m:r>
              <m:r>
                <m:t>0</m:t>
              </m:r>
            </m:oMath>
            <w:r>
              <w:t xml:space="preserve"> </w:t>
            </w:r>
            <w:r>
              <w:t xml:space="preserve">of</w:t>
            </w:r>
            <w:r>
              <w:t xml:space="preserve"> </w:t>
            </w:r>
            <w:hyperlink w:anchor="exm-null-average-effect-zeus-family">
              <w:r>
                <w:rPr>
                  <w:rStyle w:val="Hyperlink"/>
                </w:rPr>
                <w:t xml:space="preserve">Example 8</w:t>
              </w:r>
            </w:hyperlink>
            <w:r>
              <w:t xml:space="preserve">.</w:t>
            </w:r>
          </w:p>
          <w:bookmarkEnd w:id="40"/>
        </w:tc>
      </w:tr>
    </w:tbl>
    <w:p>
      <w:pPr>
        <w:pStyle w:val="BodyText"/>
      </w:pPr>
      <w:ins w:id="36" w:author="PR Preview" w:date="2024-01-01T00:00:00Z">
        <w:r>
          <w:t xml:space="preserve">The two groups being the same size is not an accident.</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2" w:name="prp-difference-of-averages"/>
          <w:p>
            <w:pPr>
              <w:pStyle w:val="BodyText"/>
            </w:pPr>
            <w:r>
              <w:rPr>
                <w:b/>
                <w:bCs/>
              </w:rPr>
              <w:t xml:space="preserve">Proposition 2 (The average causal effect is the average of the individual effects)</w:t>
            </w:r>
            <w:r>
              <w:t xml:space="preserve"> </w:t>
            </w:r>
            <w:r>
              <w:t xml:space="preserve">In any population in which</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are finite,</w:t>
            </w:r>
          </w:p>
          <w:p>
            <w:pPr>
              <w:pStyle w:val="BodyText"/>
            </w:pPr>
            <w:bookmarkStart w:id="41" w:name="eq-difference-of-averages"/>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r>
                  <m:t>  </m:t>
                </m:r>
                <m:r>
                  <m:rPr>
                    <m:sty m:val="p"/>
                  </m:rPr>
                  <m:t>(</m:t>
                </m:r>
                <m:r>
                  <m:t>4</m:t>
                </m:r>
                <m:r>
                  <m:rPr>
                    <m:sty m:val="p"/>
                  </m:rPr>
                  <m:t>)</m:t>
                </m:r>
              </m:oMath>
            </m:oMathPara>
            <w:bookmarkEnd w:id="41"/>
          </w:p>
          <w:p>
            <w:pPr>
              <w:pStyle w:val="FirstParagraph"/>
            </w:pPr>
            <w:r>
              <w:t xml:space="preserve">So the average causal effect on the difference scale (</w:t>
            </w:r>
            <w:hyperlink w:anchor="def-average-causal-effect">
              <w:r>
                <w:rPr>
                  <w:rStyle w:val="Hyperlink"/>
                </w:rPr>
                <w:t xml:space="preserve">Definition 7</w:t>
              </w:r>
            </w:hyperlink>
            <w:r>
              <w:t xml:space="preserve">) is zero exactly when the individual causal effects (</w:t>
            </w:r>
            <w:hyperlink w:anchor="def-individual-causal-effect">
              <w:r>
                <w:rPr>
                  <w:rStyle w:val="Hyperlink"/>
                </w:rPr>
                <w:t xml:space="preserve">Definition 3</w:t>
              </w:r>
            </w:hyperlink>
            <w:r>
              <w:t xml:space="preserve">) average to zero</w:t>
            </w:r>
            <w:r>
              <w:t xml:space="preserve"> </w:t>
            </w:r>
            <w:r>
              <w:t xml:space="preserve">(Hernán and Robins 2020, 6)</w:t>
            </w:r>
            <w:r>
              <w:t xml:space="preserve">.</w:t>
            </w:r>
          </w:p>
          <w:bookmarkEnd w:id="42"/>
        </w:tc>
      </w:tr>
    </w:tbl>
    <w:p>
      <w:pPr>
        <w:pStyle w:val="BodyText"/>
      </w:pPr>
      <w:ins w:id="37"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Expectation is linear: the mean of a difference is the difference of the means.</w:t>
            </w:r>
            <w:r>
              <w:t xml:space="preserve"> </w:t>
            </w:r>
            <w:r>
              <w:t xml:space="preserve">In a finite population of</w:t>
            </w:r>
            <w:r>
              <w:t xml:space="preserve"> </w:t>
            </w:r>
            <m:oMath>
              <m:r>
                <m:t>n</m:t>
              </m:r>
            </m:oMath>
            <w:r>
              <w:t xml:space="preserve"> </w:t>
            </w:r>
            <w:r>
              <w:t xml:space="preserve">individuals, for example,</w:t>
            </w:r>
            <w:r>
              <w:t xml:space="preserve"> </w:t>
            </w:r>
            <m:oMath>
              <m:f>
                <m:fPr>
                  <m:type m:val="bar"/>
                </m:fPr>
                <m:num>
                  <m:r>
                    <m:t>1</m:t>
                  </m:r>
                </m:num>
                <m:den>
                  <m:r>
                    <m:t>n</m:t>
                  </m:r>
                </m:den>
              </m:f>
              <m:nary>
                <m:naryPr>
                  <m:chr m:val="∑"/>
                  <m:limLoc m:val="undOvr"/>
                  <m:subHide m:val="off"/>
                  <m:supHide m:val="on"/>
                </m:naryPr>
                <m:sub>
                  <m:r>
                    <m:t>i</m:t>
                  </m:r>
                </m:sub>
                <m:sup>
                  <m:r>
                    <m:t>​</m:t>
                  </m:r>
                </m:sup>
                <m:e>
                  <m:sSubSup>
                    <m:e>
                      <m:r>
                        <m:t>Y</m:t>
                      </m:r>
                    </m:e>
                    <m:sub>
                      <m:r>
                        <m:t>i</m:t>
                      </m:r>
                    </m:sub>
                    <m:sup>
                      <m:r>
                        <m:t>a</m:t>
                      </m:r>
                      <m:r>
                        <m:rPr>
                          <m:sty m:val="p"/>
                        </m:rPr>
                        <m:t>=</m:t>
                      </m:r>
                      <m:r>
                        <m:t>1</m:t>
                      </m:r>
                    </m:sup>
                  </m:sSubSup>
                </m:e>
              </m:nary>
              <m:r>
                <m:rPr>
                  <m:sty m:val="p"/>
                </m:rPr>
                <m:t>−</m:t>
              </m:r>
              <m:f>
                <m:fPr>
                  <m:type m:val="bar"/>
                </m:fPr>
                <m:num>
                  <m:r>
                    <m:t>1</m:t>
                  </m:r>
                </m:num>
                <m:den>
                  <m:r>
                    <m:t>n</m:t>
                  </m:r>
                </m:den>
              </m:f>
              <m:nary>
                <m:naryPr>
                  <m:chr m:val="∑"/>
                  <m:limLoc m:val="undOvr"/>
                  <m:subHide m:val="off"/>
                  <m:supHide m:val="on"/>
                </m:naryPr>
                <m:sub>
                  <m:r>
                    <m:t>i</m:t>
                  </m:r>
                </m:sub>
                <m:sup>
                  <m:r>
                    <m:t>​</m:t>
                  </m:r>
                </m:sup>
                <m:e>
                  <m:sSubSup>
                    <m:e>
                      <m:r>
                        <m:t>Y</m:t>
                      </m:r>
                    </m:e>
                    <m:sub>
                      <m:r>
                        <m:t>i</m:t>
                      </m:r>
                    </m:sub>
                    <m:sup>
                      <m:r>
                        <m:t>a</m:t>
                      </m:r>
                      <m:r>
                        <m:rPr>
                          <m:sty m:val="p"/>
                        </m:rPr>
                        <m:t>=</m:t>
                      </m:r>
                      <m:r>
                        <m:t>0</m:t>
                      </m:r>
                    </m:sup>
                  </m:sSubSup>
                </m:e>
              </m:nary>
              <m:r>
                <m:rPr>
                  <m:sty m:val="p"/>
                </m:rPr>
                <m:t>=</m:t>
              </m:r>
              <m:f>
                <m:fPr>
                  <m:type m:val="bar"/>
                </m:fPr>
                <m:num>
                  <m:r>
                    <m:t>1</m:t>
                  </m:r>
                </m:num>
                <m:den>
                  <m:r>
                    <m:t>n</m:t>
                  </m:r>
                </m:den>
              </m:f>
              <m:nary>
                <m:naryPr>
                  <m:chr m:val="∑"/>
                  <m:limLoc m:val="undOvr"/>
                  <m:subHide m:val="off"/>
                  <m:supHide m:val="on"/>
                </m:naryPr>
                <m:sub>
                  <m:r>
                    <m:t>i</m:t>
                  </m:r>
                </m:sub>
                <m:sup>
                  <m:r>
                    <m:t>​</m:t>
                  </m:r>
                </m:sup>
                <m:e>
                  <m:r>
                    <m:t>​</m:t>
                  </m:r>
                </m:e>
              </m:nary>
              <m:d>
                <m:dPr>
                  <m:begChr m:val="("/>
                  <m:sepChr m:val=""/>
                  <m:endChr m:val=")"/>
                  <m:grow/>
                </m:dPr>
                <m:e>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e>
              </m:d>
              <m:r>
                <m:t>​</m:t>
              </m:r>
            </m:oMath>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sharp-null"/>
          <w:p>
            <w:pPr>
              <w:pStyle w:val="BodyText"/>
            </w:pPr>
            <w:r>
              <w:rPr>
                <w:b/>
                <w:bCs/>
              </w:rPr>
              <w:t xml:space="preserve">Definition 8 (Sharp causal null hypothesis)</w:t>
            </w:r>
            <w:r>
              <w:t xml:space="preserve"> </w:t>
            </w:r>
            <w:r>
              <w:t xml:space="preserve">Let</w:t>
            </w:r>
            <w:r>
              <w:t xml:space="preserve"> </w:t>
            </w:r>
            <m:oMath>
              <m:r>
                <m:t>A</m:t>
              </m:r>
            </m:oMath>
            <w:r>
              <w:t xml:space="preserve"> </w:t>
            </w:r>
            <w:r>
              <w:t xml:space="preserve">be a dichotomous treatment with counterfactual outcomes</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w:t>
            </w:r>
            <w:hyperlink w:anchor="def-counterfactual-outcome">
              <w:r>
                <w:rPr>
                  <w:rStyle w:val="Hyperlink"/>
                </w:rPr>
                <w:t xml:space="preserve">Definition 1</w:t>
              </w:r>
            </w:hyperlink>
            <w:r>
              <w:t xml:space="preserve">).</w:t>
            </w:r>
            <w:r>
              <w:t xml:space="preserve"> </w:t>
            </w:r>
            <w:r>
              <w:t xml:space="preserve">The</w:t>
            </w:r>
            <w:r>
              <w:t xml:space="preserve"> </w:t>
            </w:r>
            <w:r>
              <w:rPr>
                <w:b/>
                <w:bCs/>
              </w:rPr>
              <w:t xml:space="preserve">sharp causal null hypothesis</w:t>
            </w:r>
            <w:r>
              <w:t xml:space="preserve"> </w:t>
            </w:r>
            <w:r>
              <w:t xml:space="preserve">holds in a population when there is no individual causal effect (</w:t>
            </w:r>
            <w:hyperlink w:anchor="def-individual-causal-effect">
              <w:r>
                <w:rPr>
                  <w:rStyle w:val="Hyperlink"/>
                </w:rPr>
                <w:t xml:space="preserve">Definition 3</w:t>
              </w:r>
            </w:hyperlink>
            <w:r>
              <w:t xml:space="preserve">) for anyone in it: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r>
              <w:t xml:space="preserve"> </w:t>
            </w:r>
            <w:r>
              <w:t xml:space="preserve">(Hernán and Robins 2020, 6)</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exm-sharp-null-subpopulation"/>
          <w:p>
            <w:pPr>
              <w:pStyle w:val="BodyText"/>
            </w:pPr>
            <w:r>
              <w:rPr>
                <w:b/>
                <w:bCs/>
              </w:rPr>
              <w:t xml:space="preserve">Example 10 (Where the sharp null does and does not hold)</w:t>
            </w:r>
            <w:r>
              <w:t xml:space="preserve"> </w:t>
            </w:r>
            <w:r>
              <w:t xml:space="preserve">In the whole of Zeus’s family the sharp causal null is false:</w:t>
            </w:r>
            <w:r>
              <w:t xml:space="preserve"> </w:t>
            </w:r>
            <w:r>
              <w:t xml:space="preserve">Zeus, for one, has</w:t>
            </w:r>
            <w:r>
              <w:t xml:space="preserve">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w:t>
            </w:r>
            <w:r>
              <w:t xml:space="preserve"> </w:t>
            </w:r>
            <w:r>
              <w:t xml:space="preserve">Among the 8 family members with no individual effect</w:t>
            </w:r>
            <w:r>
              <w:t xml:space="preserve"> </w:t>
            </w:r>
            <w:r>
              <w:t xml:space="preserve">(Demeter, Hades, Hestia, and Hera, with</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0</m:t>
              </m:r>
            </m:oMath>
            <w:r>
              <w:t xml:space="preserve">,</w:t>
            </w:r>
            <w:r>
              <w:t xml:space="preserve"> </w:t>
            </w:r>
            <w:r>
              <w:t xml:space="preserve">and Artemis, Ares, Athena, and Persephone, with</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w:t>
            </w:r>
            <w:r>
              <w:t xml:space="preserve"> </w:t>
            </w:r>
            <w:r>
              <w:t xml:space="preserve">it holds.</w:t>
            </w:r>
          </w:p>
          <w:bookmarkEnd w:id="44"/>
        </w:tc>
      </w:tr>
    </w:tbl>
    <w:p>
      <w:pPr>
        <w:pStyle w:val="BodyText"/>
      </w:pPr>
      <w:ins w:id="1040"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5" w:name="prp-sharp-null-implies-null"/>
          <w:p>
            <w:pPr>
              <w:pStyle w:val="BodyText"/>
            </w:pPr>
            <w:r>
              <w:rPr>
                <w:b/>
                <w:bCs/>
              </w:rPr>
              <w:t xml:space="preserve">Proposition 3 (The sharp null implies the null of no average effect)</w:t>
            </w:r>
            <w:r>
              <w:t xml:space="preserve"> </w:t>
            </w:r>
            <w:r>
              <w:t xml:space="preserve">Let</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be finite.</w:t>
            </w:r>
            <w:r>
              <w:t xml:space="preserve"> </w:t>
            </w:r>
            <w:r>
              <w:t xml:space="preserve">If the sharp causal null hypothesis (</w:t>
            </w:r>
            <w:hyperlink w:anchor="def-sharp-null">
              <w:r>
                <w:rPr>
                  <w:rStyle w:val="Hyperlink"/>
                </w:rPr>
                <w:t xml:space="preserve">Definition 8</w:t>
              </w:r>
            </w:hyperlink>
            <w:r>
              <w:t xml:space="preserve">) holds in a population,</w:t>
            </w:r>
            <w:r>
              <w:t xml:space="preserve"> </w:t>
            </w:r>
            <w:r>
              <w:t xml:space="preserve">then the null hypothesis of no average causal effect (</w:t>
            </w:r>
            <w:hyperlink w:anchor="def-average-causal-effect">
              <w:r>
                <w:rPr>
                  <w:rStyle w:val="Hyperlink"/>
                </w:rPr>
                <w:t xml:space="preserve">Definition 7</w:t>
              </w:r>
            </w:hyperlink>
            <w:r>
              <w:t xml:space="preserve">) holds in that population.</w:t>
            </w:r>
            <w:r>
              <w:t xml:space="preserve"> </w:t>
            </w:r>
            <w:r>
              <w:t xml:space="preserve">The converse is false.</w:t>
            </w:r>
          </w:p>
          <w:bookmarkEnd w:id="45"/>
        </w:tc>
      </w:tr>
    </w:tbl>
    <w:p>
      <w:pPr>
        <w:pStyle w:val="BodyText"/>
      </w:pPr>
      <w:ins w:id="1041"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Under the sharp null,</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0</m:t>
              </m:r>
            </m:oMath>
            <w:r>
              <w:t xml:space="preserve"> </w:t>
            </w:r>
            <w:r>
              <w:t xml:space="preserve">for every individual, so</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r>
                <m:t>0</m:t>
              </m:r>
            </m:oMath>
            <w:r>
              <w:t xml:space="preserve">,</w:t>
            </w:r>
            <w:r>
              <w:t xml:space="preserve"> </w:t>
            </w:r>
            <w:r>
              <w:t xml:space="preserve">and by</w:t>
            </w:r>
            <w:r>
              <w:t xml:space="preserve"> </w:t>
            </w:r>
            <w:hyperlink w:anchor="prp-difference-of-averages">
              <w:r>
                <w:rPr>
                  <w:rStyle w:val="Hyperlink"/>
                </w:rPr>
                <w:t xml:space="preserve">Proposition 2</w:t>
              </w:r>
            </w:hyperlink>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For the converse, Zeus’s family is a counterexample:</w:t>
            </w:r>
            <w:r>
              <w:t xml:space="preserve"> </w:t>
            </w:r>
            <w:r>
              <w:t xml:space="preserve">the null of no average effect holds (</w:t>
            </w:r>
            <w:hyperlink w:anchor="exm-null-average-effect-zeus-family">
              <w:r>
                <w:rPr>
                  <w:rStyle w:val="Hyperlink"/>
                </w:rPr>
                <w:t xml:space="preserve">Example 8</w:t>
              </w:r>
            </w:hyperlink>
            <w:r>
              <w:t xml:space="preserve">),</w:t>
            </w:r>
            <w:r>
              <w:t xml:space="preserve"> </w:t>
            </w:r>
            <w:r>
              <w:t xml:space="preserve">but the sharp null does not (</w:t>
            </w:r>
            <w:hyperlink w:anchor="exm-sharp-null-subpopulation">
              <w:r>
                <w:rPr>
                  <w:rStyle w:val="Hyperlink"/>
                </w:rPr>
                <w:t xml:space="preserve">Example 10</w:t>
              </w:r>
            </w:hyperlink>
            <w:r>
              <w:t xml:space="preserve">).</w:t>
            </w:r>
          </w:p>
          <w:p/>
        </w:tc>
      </w:tr>
    </w:tbl>
    <w:p>
      <w:ins w:id="1042" w:author="PR Preview" w:date="2024-01-01T00:00:00Z">
        <w:r>
          <w:pict>
            <v:rect style="width:0;height:1.5pt" o:hralign="center" o:hrstd="t" o:hr="t"/>
          </w:pic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opt/quarto/share/formats/docx/note.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Terminology for the Rest of the Book</w:t>
            </w:r>
          </w:p>
        </w:tc>
      </w:tr>
      <w:tr>
        <w:trPr>
          <w:cantSplit/>
        </w:trPr>
        <w:tc>
          <w:tcPr>
            <w:tcMar>
              <w:top w:w="108" w:type="dxa"/>
              <w:bottom w:w="108" w:type="dxa"/>
            </w:tcMar>
          </w:tcPr>
          <w:p>
            <w:pPr>
              <w:pStyle w:val="BodyText"/>
            </w:pPr>
            <w:pPr>
              <w:spacing w:before="16" w:after="16"/>
            </w:pPr>
            <w:r>
              <w:t xml:space="preserve">Individual causal effects are not identified (</w:t>
            </w:r>
            <w:hyperlink w:anchor="prp-individual-effect-not-identified">
              <w:r>
                <w:rPr>
                  <w:rStyle w:val="Hyperlink"/>
                </w:rPr>
                <w:t xml:space="preserve">Proposition 1</w:t>
              </w:r>
            </w:hyperlink>
            <w:r>
              <w:t xml:space="preserve">),</w:t>
            </w:r>
            <w:r>
              <w:t xml:space="preserve"> </w:t>
            </w:r>
            <w:r>
              <w:t xml:space="preserve">but average causal effects sometimes are (Chapters 2 and 3).</w:t>
            </w:r>
            <w:r>
              <w:t xml:space="preserve"> </w:t>
            </w:r>
            <w:r>
              <w:t xml:space="preserve">From here on,</w:t>
            </w:r>
            <w:r>
              <w:t xml:space="preserve"> </w:t>
            </w:r>
            <w:r>
              <w:t xml:space="preserve">“causal effect”</w:t>
            </w:r>
            <w:r>
              <w:t xml:space="preserve"> </w:t>
            </w:r>
            <w:r>
              <w:t xml:space="preserve">means average causal effect,</w:t>
            </w:r>
            <w:r>
              <w:t xml:space="preserve"> </w:t>
            </w:r>
            <w:r>
              <w:t xml:space="preserve">and the null hypothesis of no average causal effect is called the</w:t>
            </w:r>
            <w:r>
              <w:t xml:space="preserve"> </w:t>
            </w:r>
            <w:r>
              <w:rPr>
                <w:b/>
                <w:bCs/>
              </w:rPr>
              <w:t xml:space="preserve">causal null hypothesis</w:t>
            </w:r>
            <w:r>
              <w:t xml:space="preserve"> </w:t>
            </w:r>
            <w:r>
              <w:t xml:space="preserve">(Hernán and Robins 2020, 6)</w:t>
            </w:r>
            <w:r>
              <w:t xml:space="preserve">.</w:t>
            </w:r>
          </w:p>
          <w:p/>
        </w:tc>
      </w:tr>
    </w:tbl>
    <w:p>
      <w:ins w:id="1043" w:author="PR Preview" w:date="2024-01-01T00:00:00Z">
        <w:r>
          <w:pict>
            <v:rect style="width:0;height:1.5pt" o:hralign="center" o:hrstd="t" o:hr="t"/>
          </w:pic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opt/quarto/share/formats/docx/note.png" id="50"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hyperlink w:anchor="def-counterfactual-outcome">
              <w:r>
                <w:rPr>
                  <w:rStyle w:val="Hyperlink"/>
                </w:rPr>
                <w:t xml:space="preserve">Definition 1</w:t>
              </w:r>
            </w:hyperlink>
            <w:r>
              <w:t xml:space="preserve"> </w:t>
            </w:r>
            <w:r>
              <w:t xml:space="preserve">assumes no interference (</w:t>
            </w:r>
            <w:hyperlink w:anchor="def-no-interference">
              <w:r>
                <w:rPr>
                  <w:rStyle w:val="Hyperlink"/>
                </w:rPr>
                <w:t xml:space="preserve">Definition 2</w:t>
              </w:r>
            </w:hyperlink>
            <w:r>
              <w:t xml:space="preserve">),</w:t>
            </w:r>
            <w:r>
              <w:t xml:space="preserve"> </w:t>
            </w:r>
            <w:r>
              <w:t xml:space="preserve">and</w:t>
            </w:r>
            <w:r>
              <w:t xml:space="preserve"> </w:t>
            </w:r>
            <w:hyperlink w:anchor="exm-interference-heart">
              <w:r>
                <w:rPr>
                  <w:rStyle w:val="Hyperlink"/>
                </w:rPr>
                <w:t xml:space="preserve">Example 3</w:t>
              </w:r>
            </w:hyperlink>
            <w:r>
              <w:t xml:space="preserve"> </w:t>
            </w:r>
            <w:r>
              <w:t xml:space="preserve">shows what goes wrong without it.</w:t>
            </w:r>
            <w:r>
              <w:t xml:space="preserve"> </w:t>
            </w:r>
            <w:r>
              <w:t xml:space="preserve">Interference is common with contagious agents and educational programs,</w:t>
            </w:r>
            <w:r>
              <w:t xml:space="preserve"> </w:t>
            </w:r>
            <w:r>
              <w:t xml:space="preserve">where an individual’s outcome is influenced by social interaction with other members of the population.</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ins w:id="1044" w:author="PR Preview" w:date="2024-01-01T00:00:00Z">
        <w:r>
          <w:pict>
            <v:rect style="width:0;height:1.5pt" o:hralign="center" o:hrstd="t" o:hr="t"/>
          </w:pic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opt/quarto/share/formats/docx/note.png" id="52"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4"/>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4"/>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4"/>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53"/>
    <w:bookmarkEnd w:id="54"/>
    <w:bookmarkStart w:id="67" w:name="measures-of-causal-effect-p.-7"/>
    <w:p>
      <w:pPr>
        <w:pStyle w:val="Heading2"/>
      </w:pPr>
      <w:r>
        <w:t xml:space="preserve">3 1.3 Measures of Causal Effect (p. 7)</w:t>
      </w:r>
    </w:p>
    <w:p>
      <w:r>
        <w:pict>
          <v:rect style="width:0;height:1.5pt" o:hralign="center" o:hrstd="t" o:hr="t"/>
        </w:pict>
      </w:r>
    </w:p>
    <w:p>
      <w:pPr>
        <w:pStyle w:val="FirstParagraph"/>
      </w:pPr>
      <w:ins w:id="47" w:author="PR Preview" w:date="2024-01-01T00:00:00Z">
        <w:r>
          <w:t xml:space="preserve">In Zeus’s family the causal null holds because both counterfactual risks equal 0.5.</w:t>
        </w:r>
      </w:ins>
      <w:ins w:id="47" w:author="PR Preview" w:date="2024-01-01T00:00:00Z">
        <w:r>
          <w:t xml:space="preserve"> </w:t>
        </w:r>
      </w:ins>
      <w:ins w:id="47" w:author="PR Preview" w:date="2024-01-01T00:00:00Z">
        <w:r>
          <w:t xml:space="preserve">The causal null can be represented in equivalent ways, each on its own scale.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def-effect-measures"/>
          <w:p>
            <w:pPr>
              <w:pStyle w:val="BodyText"/>
            </w:pPr>
            <w:r>
              <w:rPr>
                <w:b/>
                <w:bCs/>
              </w:rPr>
              <w:t xml:space="preserve">Definition 9 (Causal risk difference, risk ratio, and odds ratio)</w:t>
            </w:r>
            <w:r>
              <w:t xml:space="preserve"> </w:t>
            </w:r>
            <w:r>
              <w:t xml:space="preserve">For a dichotomous treatment and a dichotomous outcome in a population,</w:t>
            </w:r>
            <w:r>
              <w:t xml:space="preserve"> </w:t>
            </w:r>
            <w:r>
              <w:t xml:space="preserve">with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w:t>
            </w:r>
            <w:hyperlink w:anchor="def-counterfactual-risk">
              <w:r>
                <w:rPr>
                  <w:rStyle w:val="Hyperlink"/>
                </w:rPr>
                <w:t xml:space="preserve">Definition 6</w:t>
              </w:r>
            </w:hyperlink>
            <w:r>
              <w:t xml:space="preserve">):</w:t>
            </w:r>
          </w:p>
          <w:p>
            <w:pPr>
              <w:pStyle w:val="Compact"/>
              <w:numPr>
                <w:ilvl w:val="0"/>
                <w:numId w:val="1005"/>
              </w:numPr>
            </w:pPr>
            <w:r>
              <w:t xml:space="preserve">the</w:t>
            </w:r>
            <w:r>
              <w:t xml:space="preserve"> </w:t>
            </w:r>
            <w:r>
              <w:rPr>
                <w:b/>
                <w:bCs/>
              </w:rPr>
              <w:t xml:space="preserve">causal risk difference</w:t>
            </w:r>
            <w:r>
              <w:t xml:space="preserve"> </w:t>
            </w:r>
            <w:r>
              <w:t xml:space="preserve">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p>
          <w:p>
            <w:pPr>
              <w:pStyle w:val="Compact"/>
              <w:numPr>
                <w:ilvl w:val="0"/>
                <w:numId w:val="1005"/>
              </w:numPr>
            </w:pPr>
            <w:r>
              <w:t xml:space="preserve">the</w:t>
            </w:r>
            <w:r>
              <w:t xml:space="preserve"> </w:t>
            </w:r>
            <w:r>
              <w:rPr>
                <w:b/>
                <w:bCs/>
              </w:rPr>
              <w:t xml:space="preserve">causal risk ratio</w:t>
            </w:r>
            <w:r>
              <w:t xml:space="preserve"> </w:t>
            </w:r>
            <w:r>
              <w:t xml:space="preserve">is</w:t>
            </w:r>
            <w:r>
              <w:t xml:space="preserve"> </w:t>
            </w: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w:r>
              <w:t xml:space="preserve">, defined when</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&gt;</m:t>
              </m:r>
              <m:r>
                <m:t>0</m:t>
              </m:r>
            </m:oMath>
            <w:r>
              <w:t xml:space="preserve">;</w:t>
            </w:r>
          </w:p>
          <w:p>
            <w:pPr>
              <w:pStyle w:val="Compact"/>
              <w:numPr>
                <w:ilvl w:val="0"/>
                <w:numId w:val="1005"/>
              </w:numPr>
            </w:pPr>
            <w:r>
              <w:t xml:space="preserve">the</w:t>
            </w:r>
            <w:r>
              <w:t xml:space="preserve"> </w:t>
            </w:r>
            <w:r>
              <w:rPr>
                <w:b/>
                <w:bCs/>
              </w:rPr>
              <w:t xml:space="preserve">causal odds ratio</w:t>
            </w:r>
            <w:r>
              <w:t xml:space="preserve"> </w:t>
            </w:r>
            <w:r>
              <w:t xml:space="preserve">is</w:t>
            </w:r>
            <w:r>
              <w:t xml:space="preserve"> </w:t>
            </w: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w:r>
              <w:t xml:space="preserve">, defined when both counterfactual risks lie strictly between 0 and 1.</w:t>
            </w:r>
          </w:p>
          <w:p>
            <w:pPr>
              <w:pStyle w:val="FirstParagraph"/>
            </w:pPr>
            <w:r>
              <w:t xml:space="preserve">Because they measure the causal effect, these are called</w:t>
            </w:r>
            <w:r>
              <w:t xml:space="preserve"> </w:t>
            </w:r>
            <w:r>
              <w:rPr>
                <w:b/>
                <w:bCs/>
              </w:rPr>
              <w:t xml:space="preserve">effect measures</w:t>
            </w:r>
            <w:r>
              <w:t xml:space="preserve"> </w:t>
            </w:r>
            <w:r>
              <w:t xml:space="preserve">(Hernán and Robins 2020, 7)</w:t>
            </w:r>
            <w:r>
              <w:t xml:space="preserve">.</w:t>
            </w:r>
          </w:p>
          <w:bookmarkEnd w:id="55"/>
        </w:tc>
      </w:tr>
    </w:tbl>
    <w:p>
      <w:pPr>
        <w:pStyle w:val="BodyText"/>
      </w:pPr>
      <w:ins w:id="4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6" w:name="exm-effect-measures-zeus-family"/>
          <w:p>
            <w:pPr>
              <w:pStyle w:val="BodyText"/>
            </w:pPr>
            <w:r>
              <w:rPr>
                <w:b/>
                <w:bCs/>
              </w:rPr>
              <w:t xml:space="preserve">Example 11 (Effect measures in Zeus’s family)</w:t>
            </w:r>
            <w:r>
              <w:t xml:space="preserve"> </w:t>
            </w:r>
            <w:r>
              <w:t xml:space="preserve">With both counterfactual risks equal to 0.5 (</w:t>
            </w:r>
            <w:hyperlink w:anchor="exm-counterfactual-risks-zeus-family">
              <w:r>
                <w:rPr>
                  <w:rStyle w:val="Hyperlink"/>
                </w:rPr>
                <w:t xml:space="preserve">Example 7</w:t>
              </w:r>
            </w:hyperlink>
            <w:r>
              <w:t xml:space="preserve">):</w:t>
            </w:r>
          </w:p>
          <w:p>
            <w:pPr>
              <w:pStyle w:val="Compact"/>
              <w:numPr>
                <w:ilvl w:val="0"/>
                <w:numId w:val="1006"/>
              </w:numPr>
            </w:pPr>
            <w:r>
              <w:t xml:space="preserve">causal risk difference:</w:t>
            </w:r>
            <w:r>
              <w:t xml:space="preserve"> </w:t>
            </w:r>
            <m:oMath>
              <m:r>
                <m:t>0.5</m:t>
              </m:r>
              <m:r>
                <m:rPr>
                  <m:sty m:val="p"/>
                </m:rPr>
                <m:t>−</m:t>
              </m:r>
              <m:r>
                <m:t>0.5</m:t>
              </m:r>
              <m:r>
                <m:rPr>
                  <m:sty m:val="p"/>
                </m:rPr>
                <m:t>=</m:t>
              </m:r>
              <m:r>
                <m:t>0</m:t>
              </m:r>
            </m:oMath>
            <w:r>
              <w:t xml:space="preserve">;</w:t>
            </w:r>
          </w:p>
          <w:p>
            <w:pPr>
              <w:pStyle w:val="Compact"/>
              <w:numPr>
                <w:ilvl w:val="0"/>
                <w:numId w:val="1006"/>
              </w:numPr>
            </w:pPr>
            <w:r>
              <w:t xml:space="preserve">causal risk ratio:</w:t>
            </w:r>
            <w:r>
              <w:t xml:space="preserve"> </w:t>
            </w:r>
            <m:oMath>
              <m:r>
                <m:t>0.5</m:t>
              </m:r>
              <m:r>
                <m:rPr>
                  <m:sty m:val="p"/>
                </m:rPr>
                <m:t>/</m:t>
              </m:r>
              <m:r>
                <m:t>0.5</m:t>
              </m:r>
              <m:r>
                <m:rPr>
                  <m:sty m:val="p"/>
                </m:rPr>
                <m:t>=</m:t>
              </m:r>
              <m:r>
                <m:t>1</m:t>
              </m:r>
            </m:oMath>
            <w:r>
              <w:t xml:space="preserve">;</w:t>
            </w:r>
          </w:p>
          <w:p>
            <w:pPr>
              <w:pStyle w:val="Compact"/>
              <w:numPr>
                <w:ilvl w:val="0"/>
                <w:numId w:val="1006"/>
              </w:numPr>
            </w:pPr>
            <w:r>
              <w:t xml:space="preserve">causal odds ratio:</w:t>
            </w:r>
            <w:r>
              <w:t xml:space="preserve"> </w:t>
            </w:r>
            <m:oMath>
              <m:f>
                <m:fPr>
                  <m:type m:val="bar"/>
                </m:fPr>
                <m:num>
                  <m:r>
                    <m:t>0.5</m:t>
                  </m:r>
                  <m:r>
                    <m:rPr>
                      <m:sty m:val="p"/>
                    </m:rPr>
                    <m:t>/</m:t>
                  </m:r>
                  <m:r>
                    <m:t>0.5</m:t>
                  </m:r>
                </m:num>
                <m:den>
                  <m:r>
                    <m:t>0.5</m:t>
                  </m:r>
                  <m:r>
                    <m:rPr>
                      <m:sty m:val="p"/>
                    </m:rPr>
                    <m:t>/</m:t>
                  </m:r>
                  <m:r>
                    <m:t>0.5</m:t>
                  </m:r>
                </m:den>
              </m:f>
              <m:r>
                <m:rPr>
                  <m:sty m:val="p"/>
                </m:rPr>
                <m:t>=</m:t>
              </m:r>
              <m:r>
                <m:t>1</m:t>
              </m:r>
            </m:oMath>
            <w:r>
              <w:t xml:space="preserve">.</w:t>
            </w:r>
          </w:p>
          <w:bookmarkEnd w:id="56"/>
        </w:tc>
      </w:tr>
    </w:tbl>
    <w:p>
      <w:ins w:id="49"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prp-null-on-every-scale"/>
          <w:p>
            <w:pPr>
              <w:pStyle w:val="BodyText"/>
            </w:pPr>
            <w:r>
              <w:rPr>
                <w:b/>
                <w:bCs/>
              </w:rPr>
              <w:t xml:space="preserve">Proposition 4 (The causal null on each scale)</w:t>
            </w:r>
            <w:r>
              <w:t xml:space="preserve"> </w:t>
            </w:r>
            <w:r>
              <w:t xml:space="preserve">For a dichotomous treatment and a dichotomous outcome,</w:t>
            </w:r>
            <w:r>
              <w:t xml:space="preserve"> </w:t>
            </w:r>
            <w:r>
              <w:t xml:space="preserve">whenever the measure in question is defined (</w:t>
            </w:r>
            <w:hyperlink w:anchor="def-effect-measures">
              <w:r>
                <w:rPr>
                  <w:rStyle w:val="Hyperlink"/>
                </w:rPr>
                <w:t xml:space="preserve">Definition 9</w:t>
              </w:r>
            </w:hyperlink>
            <w:r>
              <w:t xml:space="preserve">),</w:t>
            </w:r>
            <w:r>
              <w:t xml:space="preserve"> </w:t>
            </w:r>
            <w:r>
              <w:t xml:space="preserve">each of the following statements is equivalent to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p>
          <w:p>
            <w:pPr>
              <w:numPr>
                <w:ilvl w:val="0"/>
                <w:numId w:val="1007"/>
              </w:numPr>
            </w:pPr>
            <w:r>
              <w:t xml:space="preserve">the causal risk difference equals 0;</w:t>
            </w:r>
          </w:p>
          <w:p>
            <w:pPr>
              <w:numPr>
                <w:ilvl w:val="0"/>
                <w:numId w:val="1007"/>
              </w:numPr>
            </w:pPr>
            <w:r>
              <w:t xml:space="preserve">the causal risk ratio equals 1;</w:t>
            </w:r>
          </w:p>
          <w:p>
            <w:pPr>
              <w:numPr>
                <w:ilvl w:val="0"/>
                <w:numId w:val="1007"/>
              </w:numPr>
            </w:pPr>
            <w:r>
              <w:t xml:space="preserve">the causal odds ratio equals 1.</w:t>
            </w:r>
          </w:p>
          <w:bookmarkEnd w:id="57"/>
        </w:tc>
      </w:tr>
    </w:tbl>
    <w:p>
      <w:pPr>
        <w:pStyle w:val="FirstParagraph"/>
      </w:pPr>
      <w:ins w:id="50"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Statements (i) and (ii) restate the equality of the two risks.</w:t>
            </w:r>
            <w:r>
              <w:t xml:space="preserve"> </w:t>
            </w:r>
            <w:r>
              <w:t xml:space="preserve">For statement (iii), the odds</w:t>
            </w:r>
            <w:r>
              <w:t xml:space="preserve"> </w:t>
            </w:r>
            <m:oMath>
              <m:r>
                <m:t>p</m:t>
              </m:r>
              <m:r>
                <m:rPr>
                  <m:sty m:val="p"/>
                </m:rPr>
                <m:t>/</m:t>
              </m:r>
              <m:r>
                <m:rPr>
                  <m:sty m:val="p"/>
                </m:rPr>
                <m:t>(</m:t>
              </m:r>
              <m:r>
                <m:t>1</m:t>
              </m:r>
              <m:r>
                <m:rPr>
                  <m:sty m:val="p"/>
                </m:rPr>
                <m:t>−</m:t>
              </m:r>
              <m:r>
                <m:t>p</m:t>
              </m:r>
              <m:r>
                <m:rPr>
                  <m:sty m:val="p"/>
                </m:rPr>
                <m:t>)</m:t>
              </m:r>
            </m:oMath>
            <w:r>
              <w:t xml:space="preserve"> </w:t>
            </w:r>
            <w:r>
              <w:t xml:space="preserve">is strictly increasing in</w:t>
            </w:r>
            <w:r>
              <w:t xml:space="preserve"> </w:t>
            </w:r>
            <m:oMath>
              <m:r>
                <m:t>p</m:t>
              </m:r>
            </m:oMath>
            <w:r>
              <w:t xml:space="preserve"> </w:t>
            </w:r>
            <w:r>
              <w:t xml:space="preserve">on</w:t>
            </w:r>
            <w:r>
              <w:t xml:space="preserve"> </w:t>
            </w:r>
            <m:oMath>
              <m:r>
                <m:rPr>
                  <m:sty m:val="p"/>
                </m:rPr>
                <m:t>(</m:t>
              </m:r>
              <m:r>
                <m:t>0</m:t>
              </m:r>
              <m:r>
                <m:rPr>
                  <m:sty m:val="p"/>
                </m:rPr>
                <m:t>,</m:t>
              </m:r>
              <m:r>
                <m:t>1</m:t>
              </m:r>
              <m:r>
                <m:rPr>
                  <m:sty m:val="p"/>
                </m:rPr>
                <m:t>)</m:t>
              </m:r>
            </m:oMath>
            <w:r>
              <w:t xml:space="preserve">,</w:t>
            </w:r>
            <w:r>
              <w:t xml:space="preserve"> </w:t>
            </w:r>
            <w:r>
              <w:t xml:space="preserve">so two risks in</w:t>
            </w:r>
            <w:r>
              <w:t xml:space="preserve"> </w:t>
            </w:r>
            <m:oMath>
              <m:r>
                <m:rPr>
                  <m:sty m:val="p"/>
                </m:rPr>
                <m:t>(</m:t>
              </m:r>
              <m:r>
                <m:t>0</m:t>
              </m:r>
              <m:r>
                <m:rPr>
                  <m:sty m:val="p"/>
                </m:rPr>
                <m:t>,</m:t>
              </m:r>
              <m:r>
                <m:t>1</m:t>
              </m:r>
              <m:r>
                <m:rPr>
                  <m:sty m:val="p"/>
                </m:rPr>
                <m:t>)</m:t>
              </m:r>
            </m:oMath>
            <w:r>
              <w:t xml:space="preserve"> </w:t>
            </w:r>
            <w:r>
              <w:t xml:space="preserve">have equal odds exactly when they are equal.</w:t>
            </w:r>
          </w:p>
          <w:p/>
        </w:tc>
      </w:tr>
    </w:tbl>
    <w:p>
      <w:pPr>
        <w:pStyle w:val="BodyText"/>
      </w:pPr>
      <w:ins w:id="51" w:author="PR Preview" w:date="2024-01-01T00:00:00Z">
        <w:r>
          <w:t xml:space="preserve">When the causal null does not hold (say, smoking and lung cancer), these are not 0, 1, and 1;</w:t>
        </w:r>
      </w:ins>
      <w:ins w:id="51" w:author="PR Preview" w:date="2024-01-01T00:00:00Z">
        <w:r>
          <w:t xml:space="preserve"> </w:t>
        </w:r>
      </w:ins>
      <w:ins w:id="51" w:author="PR Preview" w:date="2024-01-01T00:00:00Z">
        <w:r>
          <w:t xml:space="preserve">they quantify the same causal effect on different scales.</w:t>
        </w:r>
      </w:ins>
    </w:p>
    <w:p>
      <w:ins w:id="52"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8" w:name="rem-risk-ratio-not-average"/>
          <w:p>
            <w:pPr>
              <w:pStyle w:val="BodyText"/>
            </w:pPr>
            <w:r>
              <w:rPr>
                <w:i/>
                <w:iCs/>
              </w:rPr>
              <w:t xml:space="preserve">Remark 1</w:t>
            </w:r>
            <w:r>
              <w:t xml:space="preserve"> (The causal risk ratio is not an average of individual ratios). </w:t>
            </w:r>
            <w:r>
              <w:t xml:space="preserve">By</w:t>
            </w:r>
            <w:r>
              <w:t xml:space="preserve"> </w:t>
            </w:r>
            <w:hyperlink w:anchor="prp-difference-of-averages">
              <w:r>
                <w:rPr>
                  <w:rStyle w:val="Hyperlink"/>
                </w:rPr>
                <w:t xml:space="preserve">Proposition 2</w:t>
              </w:r>
            </w:hyperlink>
            <w:r>
              <w:t xml:space="preserve">, 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has no such reading:</w:t>
            </w:r>
            <w:r>
              <w:t xml:space="preserve"> </w:t>
            </w:r>
            <w:r>
              <w:t xml:space="preserve">it measures the causal effect in the population,</w:t>
            </w:r>
            <w:r>
              <w:t xml:space="preserve"> </w:t>
            </w:r>
            <w:r>
              <w:t xml:space="preserve">but, with the deterministic counterfactual outcomes used so far,</w:t>
            </w:r>
            <w:r>
              <w:t xml:space="preserve"> </w:t>
            </w:r>
            <w:r>
              <w:t xml:space="preserve">it is not the average of the individual ratios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(Hernán and Robins 2020, 7, margin note)</w:t>
            </w:r>
            <w:r>
              <w:t xml:space="preserve">.</w:t>
            </w:r>
            <w:r>
              <w:t xml:space="preserve"> </w:t>
            </w:r>
            <w:r>
              <w:t xml:space="preserve">In Zeus’s family, for instance, the individual ratio is</w:t>
            </w:r>
            <w:r>
              <w:t xml:space="preserve"> </w:t>
            </w:r>
            <m:oMath>
              <m:r>
                <m:t>1</m:t>
              </m:r>
              <m:r>
                <m:rPr>
                  <m:sty m:val="p"/>
                </m:rPr>
                <m:t>/</m:t>
              </m:r>
              <m:r>
                <m:t>0</m:t>
              </m:r>
            </m:oMath>
            <w:r>
              <w:t xml:space="preserve"> </w:t>
            </w:r>
            <w:r>
              <w:t xml:space="preserve">for Zeus and</w:t>
            </w:r>
            <w:r>
              <w:t xml:space="preserve"> </w:t>
            </w:r>
            <m:oMath>
              <m:r>
                <m:t>0</m:t>
              </m:r>
              <m:r>
                <m:rPr>
                  <m:sty m:val="p"/>
                </m:rPr>
                <m:t>/</m:t>
              </m:r>
              <m:r>
                <m:t>0</m:t>
              </m:r>
            </m:oMath>
            <w:r>
              <w:t xml:space="preserve"> </w:t>
            </w:r>
            <w:r>
              <w:t xml:space="preserve">for Hera, so it is not even defined for them.</w:t>
            </w:r>
            <w:r>
              <w:t xml:space="preserve"> </w:t>
            </w:r>
            <w:r>
              <w:t xml:space="preserve">(Section 1.4 shows that with nondeterministic counterfactual outcomes the causal risk ratio can be written as a weighted average of individual ratio-scale effects.)</w:t>
            </w:r>
          </w:p>
          <w:bookmarkEnd w:id="58"/>
        </w:tc>
      </w:tr>
    </w:tbl>
    <w:bookmarkStart w:id="66" w:name="which-measure"/>
    <w:p>
      <w:pPr>
        <w:pStyle w:val="Heading3"/>
      </w:pPr>
      <w:r>
        <w:t xml:space="preserve">3.1 Which Measure?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rare-outcome-measures"/>
          <w:p>
            <w:pPr>
              <w:pStyle w:val="BodyText"/>
            </w:pPr>
            <w:r>
              <w:rPr>
                <w:b/>
                <w:bCs/>
              </w:rPr>
              <w:t xml:space="preserve">Example 12 (A rare outcome on two scales)</w:t>
            </w:r>
            <w:r>
              <w:t xml:space="preserve"> </w:t>
            </w:r>
            <w:r>
              <w:t xml:space="preserve">Suppose 3 in a million would develop the outcome if treated and 1 in a million if untreated:</w:t>
            </w:r>
          </w:p>
          <w:p>
            <w:pPr>
              <w:pStyle w:val="Compact"/>
              <w:numPr>
                <w:ilvl w:val="0"/>
                <w:numId w:val="1008"/>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w:t>
            </w:r>
          </w:p>
          <w:p>
            <w:pPr>
              <w:pStyle w:val="Compact"/>
              <w:numPr>
                <w:ilvl w:val="0"/>
                <w:numId w:val="1008"/>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w:t>
            </w:r>
          </w:p>
          <w:bookmarkEnd w:id="59"/>
        </w:tc>
      </w:tr>
    </w:tbl>
    <w:p>
      <w:pPr>
        <w:pStyle w:val="FirstParagraph"/>
      </w:pPr>
      <w:ins w:id="54" w:author="PR Preview" w:date="2024-01-01T00:00:00Z">
        <w:r>
          <w:t xml:space="preserve"> </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tip.png" id="6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Choose the Scale for the Question</w:t>
            </w:r>
          </w:p>
        </w:tc>
      </w:tr>
      <w:tr>
        <w:trPr>
          <w:cantSplit/>
        </w:trPr>
        <w:tc>
          <w:tcPr>
            <w:tcMar>
              <w:top w:w="108" w:type="dxa"/>
              <w:bottom w:w="108" w:type="dxa"/>
            </w:tcMar>
          </w:tcPr>
          <w:p>
            <w:pPr>
              <w:pStyle w:val="BodyText"/>
            </w:pPr>
            <w:pPr>
              <w:spacing w:before="16" w:after="16"/>
            </w:pPr>
            <w:r>
              <w:t xml:space="preserve">Each measure answers a different question.</w:t>
            </w:r>
            <w:r>
              <w:t xml:space="preserve"> </w:t>
            </w:r>
            <w:r>
              <w:t xml:space="preserve">Use the causal risk ratio (multiplicative scale) to say how many times treatment multiplies the risk:</w:t>
            </w:r>
            <w:r>
              <w:t xml:space="preserve"> </w:t>
            </w:r>
            <w:r>
              <w:t xml:space="preserve">in</w:t>
            </w:r>
            <w:r>
              <w:t xml:space="preserve"> </w:t>
            </w:r>
            <w:hyperlink w:anchor="exm-rare-outcome-measures">
              <w:r>
                <w:rPr>
                  <w:rStyle w:val="Hyperlink"/>
                </w:rPr>
                <w:t xml:space="preserve">Example 12</w:t>
              </w:r>
            </w:hyperlink>
            <w:r>
              <w:t xml:space="preserve">, it triples it.</w:t>
            </w:r>
            <w:r>
              <w:t xml:space="preserve"> </w:t>
            </w:r>
            <w:r>
              <w:t xml:space="preserve">Use the causal risk difference (additive scale) to count the cases attributable to treatment:</w:t>
            </w:r>
            <w:r>
              <w:t xml:space="preserve"> </w:t>
            </w:r>
            <w:r>
              <w:t xml:space="preserve">in</w:t>
            </w:r>
            <w:r>
              <w:t xml:space="preserve"> </w:t>
            </w:r>
            <w:hyperlink w:anchor="exm-rare-outcome-measures">
              <w:r>
                <w:rPr>
                  <w:rStyle w:val="Hyperlink"/>
                </w:rPr>
                <w:t xml:space="preserve">Example 12</w:t>
              </w:r>
            </w:hyperlink>
            <w:r>
              <w:t xml:space="preserve">, 2 per million treated.</w:t>
            </w:r>
            <w:r>
              <w:t xml:space="preserve"> </w:t>
            </w:r>
            <w:r>
              <w:t xml:space="preserve">The choice of scale depends on the goal of the inference</w:t>
            </w:r>
            <w:r>
              <w:t xml:space="preserve"> </w:t>
            </w:r>
            <w:r>
              <w:t xml:space="preserve">(Hernán and Robins 2020, 7)</w:t>
            </w:r>
            <w:r>
              <w:t xml:space="preserve">.</w:t>
            </w:r>
          </w:p>
          <w:p/>
        </w:tc>
      </w:tr>
    </w:tbl>
    <w:p>
      <w:ins w:id="55"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3" w:name="def-number-needed-to-treat"/>
          <w:p>
            <w:pPr>
              <w:pStyle w:val="BodyText"/>
            </w:pPr>
            <w:r>
              <w:rPr>
                <w:b/>
                <w:bCs/>
              </w:rPr>
              <w:t xml:space="preserve">Definition 10 (Number needed to treat)</w:t>
            </w:r>
            <w:r>
              <w:t xml:space="preserve"> </w:t>
            </w:r>
            <w:r>
              <w:t xml:space="preserve">For a dichotomous treatment and a dichotomous outcome in a population,</w:t>
            </w:r>
            <w:r>
              <w:t xml:space="preserve"> </w:t>
            </w:r>
            <w:r>
              <w:t xml:space="preserve">suppose the treatment reduces the number of cases, that is, the causal risk difference (</w:t>
            </w:r>
            <w:hyperlink w:anchor="def-effect-measures">
              <w:r>
                <w:rPr>
                  <w:rStyle w:val="Hyperlink"/>
                </w:rPr>
                <w:t xml:space="preserve">Definition 9</w:t>
              </w:r>
            </w:hyperlink>
            <w:r>
              <w:t xml:space="preserve">) is negative.</w:t>
            </w:r>
            <w:r>
              <w:t xml:space="preserve"> </w:t>
            </w:r>
            <w:r>
              <w:t xml:space="preserve">The</w:t>
            </w:r>
            <w:r>
              <w:t xml:space="preserve"> </w:t>
            </w:r>
            <w:r>
              <w:rPr>
                <w:b/>
                <w:bCs/>
              </w:rPr>
              <w:t xml:space="preserve">number needed to treat</w:t>
            </w:r>
            <w:r>
              <w:t xml:space="preserve"> </w:t>
            </w:r>
            <w:r>
              <w:t xml:space="preserve">(NNT) is how many individuals, on average, must be treated (</w:t>
            </w:r>
            <m:oMath>
              <m:r>
                <m:t>a</m:t>
              </m:r>
              <m:r>
                <m:rPr>
                  <m:sty m:val="p"/>
                </m:rPr>
                <m:t>=</m:t>
              </m:r>
              <m:r>
                <m:t>1</m:t>
              </m:r>
            </m:oMath>
            <w:r>
              <w:t xml:space="preserve"> </w:t>
            </w:r>
            <w:r>
              <w:t xml:space="preserve">rather than</w:t>
            </w:r>
            <w:r>
              <w:t xml:space="preserve"> </w:t>
            </w:r>
            <m:oMath>
              <m:r>
                <m:t>a</m:t>
              </m:r>
              <m:r>
                <m:rPr>
                  <m:sty m:val="p"/>
                </m:rPr>
                <m:t>=</m:t>
              </m:r>
              <m:r>
                <m:t>0</m:t>
              </m:r>
            </m:oMath>
            <w:r>
              <w:t xml:space="preserve">) to avoid one case.</w:t>
            </w:r>
            <w:r>
              <w:t xml:space="preserve"> </w:t>
            </w:r>
            <w:r>
              <w:t xml:space="preserve">It is the reciprocal of the absolute causal risk difference:</w:t>
            </w:r>
          </w:p>
          <w:p>
            <w:pPr>
              <w:pStyle w:val="BodyText"/>
            </w:pPr>
            <w:bookmarkStart w:id="62" w:name="eq-nnt"/>
            <m:oMathPara>
              <m:oMathParaPr>
                <m:jc m:val="center"/>
              </m:oMathParaPr>
              <m:oMath>
                <m:r>
                  <m:rPr>
                    <m:nor/>
                    <m:sty m:val="p"/>
                  </m:rPr>
                  <m:t>NNT</m:t>
                </m:r>
                <m:r>
                  <m:rPr>
                    <m:sty m:val="p"/>
                  </m:rPr>
                  <m:t>=</m:t>
                </m:r>
                <m:f>
                  <m:fPr>
                    <m:type m:val="bar"/>
                  </m:fPr>
                  <m:num>
                    <m:r>
                      <m:t>1</m:t>
                    </m:r>
                  </m:num>
                  <m:den>
                    <m:r>
                      <m:t>​</m:t>
                    </m:r>
                    <m:d>
                      <m:dPr>
                        <m:begChr m:val="|"/>
                        <m:sepChr m:val=""/>
                        <m:endChr m:val="|"/>
                        <m:grow/>
                      </m:dPr>
                      <m:e>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e>
                    </m:d>
                    <m:r>
                      <m:t>​</m:t>
                    </m:r>
                  </m:den>
                </m:f>
                <m:r>
                  <m:rPr>
                    <m:sty m:val="p"/>
                  </m:rPr>
                  <m:t>.</m:t>
                </m:r>
                <m:r>
                  <m:t>  </m:t>
                </m:r>
                <m:r>
                  <m:rPr>
                    <m:sty m:val="p"/>
                  </m:rPr>
                  <m:t>(</m:t>
                </m:r>
                <m:r>
                  <m:t>5</m:t>
                </m:r>
                <m:r>
                  <m:rPr>
                    <m:sty m:val="p"/>
                  </m:rPr>
                  <m:t>)</m:t>
                </m:r>
              </m:oMath>
            </m:oMathPara>
            <w:bookmarkEnd w:id="62"/>
          </w:p>
          <w:p>
            <w:pPr>
              <w:pStyle w:val="FirstParagraph"/>
            </w:pPr>
            <w:r>
              <w:t xml:space="preserve">For a treatment with a positive causal risk difference, the reciprocal of the risk difference is the</w:t>
            </w:r>
            <w:r>
              <w:t xml:space="preserve"> </w:t>
            </w:r>
            <w:r>
              <w:rPr>
                <w:b/>
                <w:bCs/>
              </w:rPr>
              <w:t xml:space="preserve">number needed to harm</w:t>
            </w:r>
            <w:r>
              <w:t xml:space="preserve">.</w:t>
            </w:r>
            <w:r>
              <w:t xml:space="preserve"> </w:t>
            </w:r>
            <w:r>
              <w:t xml:space="preserve">Like the risk difference, the NNT is specific to the population and the follow-up period it was computed for</w:t>
            </w:r>
            <w:r>
              <w:t xml:space="preserve"> </w:t>
            </w:r>
            <w:r>
              <w:t xml:space="preserve">(Hernán and Robins 2020, 8)</w:t>
            </w:r>
            <w:r>
              <w:t xml:space="preserve">.</w:t>
            </w:r>
          </w:p>
          <w:bookmarkEnd w:id="63"/>
        </w:tc>
      </w:tr>
    </w:tbl>
    <w:p>
      <w:pPr>
        <w:pStyle w:val="BodyText"/>
      </w:pPr>
      <w:ins w:id="56"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opt/quarto/share/formats/docx/note.png" id="65"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9"/>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9"/>
              </w:numPr>
            </w:pPr>
            <w:r>
              <w:t xml:space="preserve">treating all 100 million yields 10 million fewer deaths than treating none;</w:t>
            </w:r>
          </w:p>
          <w:p>
            <w:pPr>
              <w:pStyle w:val="Compact"/>
              <w:numPr>
                <w:ilvl w:val="0"/>
                <w:numId w:val="1009"/>
              </w:numPr>
            </w:pPr>
            <w:r>
              <w:t xml:space="preserve">one must treat 100 million to save 10 million lives;</w:t>
            </w:r>
          </w:p>
          <w:p>
            <w:pPr>
              <w:pStyle w:val="Compact"/>
              <w:numPr>
                <w:ilvl w:val="0"/>
                <w:numId w:val="1009"/>
              </w:numPr>
            </w:pPr>
            <w:r>
              <w:t xml:space="preserve">on average, one must treat 10 patients to save 1 life.</w:t>
            </w:r>
          </w:p>
          <w:p>
            <w:pPr>
              <w:pStyle w:val="FirstParagraph"/>
            </w:pPr>
            <w:pPr>
              <w:spacing w:after="16"/>
            </w:pPr>
            <w:r>
              <w:t xml:space="preserve">The last line is the NNT (</w:t>
            </w:r>
            <w:hyperlink w:anchor="def-number-needed-to-treat">
              <w:r>
                <w:rPr>
                  <w:rStyle w:val="Hyperlink"/>
                </w:rPr>
                <w:t xml:space="preserve">Definition 10</w:t>
              </w:r>
            </w:hyperlink>
            <w:r>
              <w:t xml:space="preserve">):</w:t>
            </w:r>
            <w:r>
              <w:t xml:space="preserve"> </w:t>
            </w:r>
            <m:oMath>
              <m:r>
                <m:rPr>
                  <m:nor/>
                  <m:sty m:val="p"/>
                </m:rPr>
                <m:t>NNT</m:t>
              </m:r>
              <m:r>
                <m:rPr>
                  <m:sty m:val="p"/>
                </m:rPr>
                <m:t>=</m:t>
              </m:r>
              <m:r>
                <m:t>1</m:t>
              </m:r>
              <m:r>
                <m:rPr>
                  <m:sty m:val="p"/>
                </m:rPr>
                <m:t>/</m:t>
              </m:r>
              <m:r>
                <m:t>​</m:t>
              </m:r>
              <m:d>
                <m:dPr>
                  <m:begChr m:val="|"/>
                  <m:sepChr m:val=""/>
                  <m:endChr m:val="|"/>
                  <m:grow/>
                </m:dPr>
                <m:e>
                  <m:r>
                    <m:rPr>
                      <m:sty m:val="p"/>
                    </m:rPr>
                    <m:t>−</m:t>
                  </m:r>
                  <m:r>
                    <m:t>0.1</m:t>
                  </m:r>
                </m:e>
              </m:d>
              <m:r>
                <m:t>​</m:t>
              </m:r>
            </m:oMath>
            <w:r>
              <w:t xml:space="preserve">, which is 10.</w:t>
            </w:r>
            <w:r>
              <w:t xml:space="preserve"> </w:t>
            </w:r>
            <w:r>
              <w:t xml:space="preserve">The NNT was introduced by Laupacis, Sackett, and Roberts (1988)</w:t>
            </w:r>
            <w:r>
              <w:t xml:space="preserve"> </w:t>
            </w:r>
            <w:r>
              <w:t xml:space="preserve">(Hernán and Robins 2020, 8)</w:t>
            </w:r>
            <w:r>
              <w:t xml:space="preserve">.</w:t>
            </w:r>
          </w:p>
          <w:p/>
        </w:tc>
      </w:tr>
    </w:tbl>
    <w:bookmarkEnd w:id="66"/>
    <w:bookmarkEnd w:id="67"/>
    <w:bookmarkStart w:id="8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76" w:name="Xc87340f600f18d283856876f96e11189149f630"/>
    <w:p>
      <w:pPr>
        <w:pStyle w:val="Heading3"/>
      </w:pPr>
      <w:r>
        <w:t xml:space="preserve">4.1 First Source of Random Error: Sampling Variability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8" w:name="def-super-population-ch1"/>
          <w:p>
            <w:pPr>
              <w:pStyle w:val="BodyText"/>
            </w:pPr>
            <w:r>
              <w:rPr>
                <w:b/>
                <w:bCs/>
              </w:rPr>
              <w:t xml:space="preserve">Definition 11 (Super-population and sampling variability)</w:t>
            </w:r>
            <w:r>
              <w:t xml:space="preserve"> </w:t>
            </w:r>
            <w:r>
              <w:t xml:space="preserve">A</w:t>
            </w:r>
            <w:r>
              <w:t xml:space="preserve"> </w:t>
            </w:r>
            <w:r>
              <w:rPr>
                <w:b/>
                <w:bCs/>
              </w:rPr>
              <w:t xml:space="preserve">super-population</w:t>
            </w:r>
            <w:r>
              <w:t xml:space="preserve"> </w:t>
            </w:r>
            <w:r>
              <w:t xml:space="preserve">is a population so large that it can be treated as infinite,</w:t>
            </w:r>
            <w:r>
              <w:t xml:space="preserve"> </w:t>
            </w:r>
            <w:r>
              <w:t xml:space="preserve">from which the study individuals are viewed as a random sample.</w:t>
            </w:r>
            <w:r>
              <w:t xml:space="preserve"> </w:t>
            </w:r>
            <w:r>
              <w:rPr>
                <w:b/>
                <w:bCs/>
              </w:rPr>
              <w:t xml:space="preserve">Sampling variability</w:t>
            </w:r>
            <w:r>
              <w:t xml:space="preserve"> </w:t>
            </w:r>
            <w:r>
              <w:t xml:space="preserve">is the random difference between a proportion computed in the sample and the corresponding proportion in the super-population</w:t>
            </w:r>
            <w:r>
              <w:t xml:space="preserve"> </w:t>
            </w:r>
            <w:r>
              <w:t xml:space="preserve">(Hernán and Robins 2020, 8)</w:t>
            </w:r>
            <w:r>
              <w:t xml:space="preserve">.</w:t>
            </w:r>
          </w:p>
          <w:bookmarkEnd w:id="68"/>
        </w:tc>
      </w:tr>
    </w:tbl>
    <w:p>
      <w:pPr>
        <w:pStyle w:val="BodyText"/>
      </w:pPr>
      <w:ins w:id="61"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exm-zeus-family-sample"/>
          <w:p>
            <w:pPr>
              <w:pStyle w:val="BodyText"/>
            </w:pPr>
            <w:r>
              <w:rPr>
                <w:b/>
                <w:bCs/>
              </w:rPr>
              <w:t xml:space="preserve">Example 13 (Zeus’s family as a sample)</w:t>
            </w:r>
            <w:r>
              <w:t xml:space="preserve"> </w:t>
            </w:r>
            <w:r>
              <w:t xml:space="preserve">View the 20 individuals of Table 1.1 as a random sample from a near-infinite super-population (all immortals, say).</w:t>
            </w:r>
            <w:r>
              <w:t xml:space="preserve"> </w:t>
            </w:r>
            <w:r>
              <w:t xml:space="preserve">The proportion of the sample who would have died untreated is</w:t>
            </w:r>
            <w:r>
              <w:t xml:space="preserve"> </w:t>
            </w:r>
            <m:oMath>
              <m:r>
                <m:t>10</m:t>
              </m:r>
              <m:r>
                <m:rPr>
                  <m:sty m:val="p"/>
                </m:rPr>
                <m:t>/</m:t>
              </m:r>
              <m:r>
                <m:t>20</m:t>
              </m:r>
              <m:r>
                <m:rPr>
                  <m:sty m:val="p"/>
                </m:rPr>
                <m:t>=</m:t>
              </m:r>
              <m:r>
                <m:t>0.50</m:t>
              </m:r>
            </m:oMath>
            <w:r>
              <w:t xml:space="preserve">.</w:t>
            </w:r>
            <w:r>
              <w:t xml:space="preserve"> </w:t>
            </w:r>
            <w:r>
              <w:t xml:space="preserve">The 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w:t>
            </w:r>
            <w:r>
              <w:t xml:space="preserve"> </w:t>
            </w:r>
            <w:r>
              <w:t xml:space="preserve">it could be 0.57, with the sample giving 0.50 because of sampling variability.</w:t>
            </w:r>
          </w:p>
          <w:bookmarkEnd w:id="69"/>
        </w:tc>
      </w:tr>
    </w:tbl>
    <w:p>
      <w:ins w:id="62"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0" w:name="def-estimator-ch1"/>
          <w:p>
            <w:pPr>
              <w:pStyle w:val="BodyText"/>
            </w:pPr>
            <w:r>
              <w:rPr>
                <w:b/>
                <w:bCs/>
              </w:rPr>
              <w:t xml:space="preserve">Definition 12 (Estimator)</w:t>
            </w:r>
            <w:r>
              <w:t xml:space="preserve"> </w:t>
            </w:r>
            <w:r>
              <w:t xml:space="preserve">An</w:t>
            </w:r>
            <w:r>
              <w:t xml:space="preserve"> </w:t>
            </w:r>
            <w:r>
              <w:rPr>
                <w:b/>
                <w:bCs/>
              </w:rPr>
              <w:t xml:space="preserve">estimator</w:t>
            </w:r>
            <w:r>
              <w:t xml:space="preserve"> </w:t>
            </w:r>
            <w:r>
              <w:t xml:space="preserve">is a rule that turns sample data into a value used as a guess for a super-population quantity.</w:t>
            </w:r>
            <w:r>
              <w:t xml:space="preserve"> </w:t>
            </w:r>
            <w:r>
              <w:t xml:space="preserve">A hat marks it:</w:t>
            </w:r>
            <w:r>
              <w:t xml:space="preserve"> </w:t>
            </w:r>
            <m:oMath>
              <m:acc>
                <m:accPr>
                  <m:chr m:val="̂"/>
                </m:accPr>
                <m:e>
                  <m:r>
                    <m:t>θ</m:t>
                  </m:r>
                </m:e>
              </m:acc>
            </m:oMath>
            <w:r>
              <w:t xml:space="preserve"> </w:t>
            </w:r>
            <w:r>
              <w:t xml:space="preserve">is an estimator of</w:t>
            </w:r>
            <w:r>
              <w:t xml:space="preserve"> </w:t>
            </w:r>
            <m:oMath>
              <m:r>
                <m:t>θ</m:t>
              </m:r>
            </m:oMath>
            <w:r>
              <w:t xml:space="preserve"> </w:t>
            </w:r>
            <w:r>
              <w:t xml:space="preserve">(Hernán and Robins 2020, 8)</w:t>
            </w:r>
            <w:r>
              <w:t xml:space="preserve">.</w:t>
            </w:r>
          </w:p>
          <w:bookmarkEnd w:id="70"/>
        </w:tc>
      </w:tr>
    </w:tbl>
    <w:p>
      <w:pPr>
        <w:pStyle w:val="BodyText"/>
      </w:pPr>
      <w:ins w:id="63"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1" w:name="exm-estimator-ch1"/>
          <w:p>
            <w:pPr>
              <w:pStyle w:val="BodyText"/>
            </w:pPr>
            <w:r>
              <w:rPr>
                <w:b/>
                <w:bCs/>
              </w:rPr>
              <w:t xml:space="preserve">Example 14 (The sample proportion as an estimator)</w:t>
            </w:r>
            <w:r>
              <w:t xml:space="preserve"> </w:t>
            </w:r>
            <w:r>
              <w:t xml:space="preserve">When each sampled individual’s</w:t>
            </w:r>
            <w:r>
              <w:t xml:space="preserve"> </w:t>
            </w:r>
            <m:oMath>
              <m:sSup>
                <m:e>
                  <m:r>
                    <m:t>Y</m:t>
                  </m:r>
                </m:e>
                <m:sup>
                  <m:r>
                    <m:t>a</m:t>
                  </m:r>
                </m:sup>
              </m:sSup>
            </m:oMath>
            <w:r>
              <w:t xml:space="preserve"> </w:t>
            </w:r>
            <w:r>
              <w:t xml:space="preserve">is known, as in Table 1.1,</w:t>
            </w:r>
            <w:r>
              <w:t xml:space="preserve"> </w:t>
            </w:r>
            <w:r>
              <w:t xml:space="preserve">the sample proportion</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an estimator of the super-population risk</w:t>
            </w:r>
            <w:r>
              <w:t xml:space="preserve"> </w:t>
            </w:r>
            <m:oMath>
              <m:r>
                <m:rPr>
                  <m:sty m:val="p"/>
                </m:rPr>
                <m:t>Pr</m:t>
              </m:r>
              <m:r>
                <m:rPr>
                  <m:sty m:val="p"/>
                </m:rPr>
                <m:t>[</m:t>
              </m:r>
              <m:sSup>
                <m:e>
                  <m:r>
                    <m:t>Y</m:t>
                  </m:r>
                </m:e>
                <m:sup>
                  <m:r>
                    <m:t>a</m:t>
                  </m:r>
                </m:sup>
              </m:sSup>
              <m:r>
                <m:rPr>
                  <m:sty m:val="p"/>
                </m:rPr>
                <m:t>=</m:t>
              </m:r>
              <m:r>
                <m:t>1</m:t>
              </m:r>
              <m:r>
                <m:rPr>
                  <m:sty m:val="p"/>
                </m:rPr>
                <m:t>]</m:t>
              </m:r>
            </m:oMath>
            <w:r>
              <w:t xml:space="preserve">.</w:t>
            </w:r>
            <w:r>
              <w:t xml:space="preserve"> </w:t>
            </w:r>
            <w:r>
              <w:t xml:space="preserve">In</w:t>
            </w:r>
            <w:r>
              <w:t xml:space="preserve"> </w:t>
            </w:r>
            <w:hyperlink w:anchor="exm-zeus-family-sample">
              <w:r>
                <w:rPr>
                  <w:rStyle w:val="Hyperlink"/>
                </w:rPr>
                <w:t xml:space="preserve">Example 13</w:t>
              </w:r>
            </w:hyperlink>
            <w:r>
              <w:t xml:space="preserve"> </w:t>
            </w:r>
            <w:r>
              <w:t xml:space="preserve">it gives the estimate</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0.50</m:t>
              </m:r>
            </m:oMath>
            <w:r>
              <w:t xml:space="preserve"> </w:t>
            </w:r>
            <w:r>
              <w:t xml:space="preserve">of</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w:t>
            </w:r>
          </w:p>
          <w:bookmarkEnd w:id="71"/>
        </w:tc>
      </w:tr>
    </w:tbl>
    <w:p>
      <w:pPr>
        <w:pStyle w:val="BodyText"/>
      </w:pPr>
      <w:ins w:id="64"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def-consistent-estimator"/>
          <w:p>
            <w:pPr>
              <w:pStyle w:val="BodyText"/>
            </w:pPr>
            <w:r>
              <w:rPr>
                <w:b/>
                <w:bCs/>
              </w:rPr>
              <w:t xml:space="preserve">Definition 13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w:t>
            </w:r>
            <w:hyperlink w:anchor="def-estimator-ch1">
              <w:r>
                <w:rPr>
                  <w:rStyle w:val="Hyperlink"/>
                </w:rPr>
                <w:t xml:space="preserve">Definition 12</w:t>
              </w:r>
            </w:hyperlink>
            <w:r>
              <w:t xml:space="preserve">) 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r>
              <w:t xml:space="preserve"> </w:t>
            </w:r>
            <w:r>
              <w:t xml:space="preserve">for every</w:t>
            </w:r>
            <w:r>
              <w:t xml:space="preserve"> </w:t>
            </w:r>
            <m:oMath>
              <m:r>
                <m:t>ϵ</m:t>
              </m:r>
              <m:r>
                <m:rPr>
                  <m:sty m:val="p"/>
                </m:rPr>
                <m:t>&gt;</m:t>
              </m:r>
              <m:r>
                <m:t>0</m:t>
              </m:r>
            </m:oMath>
            <w:r>
              <w:t xml:space="preserve">,</w:t>
            </w:r>
            <w:r>
              <w:t xml:space="preserve"> </w:t>
            </w:r>
            <m:oMath>
              <m:r>
                <m:rPr>
                  <m:sty m:val="p"/>
                </m:rPr>
                <m:t>Pr</m:t>
              </m:r>
              <m:r>
                <m:t>​</m:t>
              </m:r>
              <m:d>
                <m:dPr>
                  <m:begChr m:val="["/>
                  <m:sepChr m:val=""/>
                  <m:endChr m:val="]"/>
                  <m:grow/>
                </m:dPr>
                <m:e>
                  <m:r>
                    <m:t>​</m:t>
                  </m:r>
                  <m:d>
                    <m:dPr>
                      <m:begChr m:val="|"/>
                      <m:sepChr m:val=""/>
                      <m:endChr m:val="|"/>
                      <m:grow/>
                    </m:dPr>
                    <m:e>
                      <m:acc>
                        <m:accPr>
                          <m:chr m:val="̂"/>
                        </m:accPr>
                        <m:e>
                          <m:r>
                            <m:t>θ</m:t>
                          </m:r>
                        </m:e>
                      </m:acc>
                      <m:r>
                        <m:rPr>
                          <m:sty m:val="p"/>
                        </m:rPr>
                        <m:t>−</m:t>
                      </m:r>
                      <m:r>
                        <m:t>θ</m:t>
                      </m:r>
                    </m:e>
                  </m:d>
                  <m:r>
                    <m:t>​</m:t>
                  </m:r>
                  <m:r>
                    <m:rPr>
                      <m:sty m:val="p"/>
                    </m:rPr>
                    <m:t>&gt;</m:t>
                  </m:r>
                  <m:r>
                    <m:t>ϵ</m:t>
                  </m:r>
                </m:e>
              </m:d>
              <m:r>
                <m:t>​</m:t>
              </m:r>
              <m:r>
                <m:rPr>
                  <m:sty m:val="p"/>
                </m:rPr>
                <m:t>→</m:t>
              </m:r>
              <m:r>
                <m:t>0</m:t>
              </m:r>
            </m:oMath>
            <w:r>
              <w:t xml:space="preserve"> </w:t>
            </w:r>
            <w:r>
              <w:t xml:space="preserve">as the sample size</w:t>
            </w:r>
            <w:r>
              <w:t xml:space="preserve"> </w:t>
            </w:r>
            <m:oMath>
              <m:r>
                <m:t>n</m:t>
              </m:r>
              <m:r>
                <m:rPr>
                  <m:sty m:val="p"/>
                </m:rPr>
                <m:t>→</m:t>
              </m:r>
              <m:r>
                <m:rPr>
                  <m:sty m:val="p"/>
                </m:rPr>
                <m:t>∞</m:t>
              </m:r>
            </m:oMath>
            <w:r>
              <w:t xml:space="preserve">,</w:t>
            </w:r>
            <w:r>
              <w:t xml:space="preserve"> </w:t>
            </w:r>
            <w:r>
              <w:t xml:space="preserve">written</w:t>
            </w:r>
            <w:r>
              <w:t xml:space="preserve"> </w:t>
            </w:r>
            <m:oMath>
              <m:acc>
                <m:accPr>
                  <m:chr m:val="̂"/>
                </m:accPr>
                <m:e>
                  <m:r>
                    <m:t>θ</m:t>
                  </m:r>
                </m:e>
              </m:acc>
              <m:limUpp>
                <m:e>
                  <m:r>
                    <m:rPr>
                      <m:sty m:val="p"/>
                    </m:rPr>
                    <m:t>→</m:t>
                  </m:r>
                </m:e>
                <m:lim>
                  <m:r>
                    <m:t>p</m:t>
                  </m:r>
                </m:lim>
              </m:limUpp>
              <m:r>
                <m:t>θ</m:t>
              </m:r>
            </m:oMath>
            <w:r>
              <w:t xml:space="preserve"> </w:t>
            </w:r>
            <w:r>
              <w:t xml:space="preserve">(Hernán and Robins 2020, 8, margin note)</w:t>
            </w:r>
            <w:r>
              <w:t xml:space="preserve">.</w:t>
            </w:r>
          </w:p>
          <w:bookmarkEnd w:id="72"/>
        </w:tc>
      </w:tr>
    </w:tbl>
    <w:p>
      <w:pPr>
        <w:pStyle w:val="BodyText"/>
      </w:pPr>
      <w:ins w:id="65"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exm-sample-proportion-consistent-ch1"/>
          <w:p>
            <w:pPr>
              <w:pStyle w:val="BodyText"/>
            </w:pPr>
            <w:r>
              <w:rPr>
                <w:b/>
                <w:bCs/>
              </w:rPr>
              <w:t xml:space="preserve">Example 15 (The sample proportion is consistent)</w:t>
            </w:r>
            <w:r>
              <w:t xml:space="preserve"> </w:t>
            </w:r>
            <w:r>
              <w:t xml:space="preserve">If the sample in</w:t>
            </w:r>
            <w:r>
              <w:t xml:space="preserve"> </w:t>
            </w:r>
            <w:hyperlink w:anchor="exm-zeus-family-sample">
              <w:r>
                <w:rPr>
                  <w:rStyle w:val="Hyperlink"/>
                </w:rPr>
                <w:t xml:space="preserve">Example 13</w:t>
              </w:r>
            </w:hyperlink>
            <w:r>
              <w:t xml:space="preserve"> </w:t>
            </w:r>
            <w:r>
              <w:t xml:space="preserve">is a simple random sample from the super-population,</w:t>
            </w:r>
            <w:r>
              <w:t xml:space="preserve"> </w:t>
            </w:r>
            <w:r>
              <w:t xml:space="preserve">the counterfactual outcomes</w:t>
            </w:r>
            <w:r>
              <w:t xml:space="preserve"> </w:t>
            </w:r>
            <m:oMath>
              <m:sSup>
                <m:e>
                  <m:r>
                    <m:t>Y</m:t>
                  </m:r>
                </m:e>
                <m:sup>
                  <m:r>
                    <m:t>a</m:t>
                  </m:r>
                  <m:r>
                    <m:rPr>
                      <m:sty m:val="p"/>
                    </m:rPr>
                    <m:t>=</m:t>
                  </m:r>
                  <m:r>
                    <m:t>0</m:t>
                  </m:r>
                </m:sup>
              </m:sSup>
            </m:oMath>
            <w:r>
              <w:t xml:space="preserve"> </w:t>
            </w:r>
            <w:r>
              <w:t xml:space="preserve">of its members are independent draws with mean</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By the law of large numbers,</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limUpp>
                <m:e>
                  <m:r>
                    <m:rPr>
                      <m:sty m:val="p"/>
                    </m:rPr>
                    <m:t>→</m:t>
                  </m:r>
                </m:e>
                <m:lim>
                  <m:r>
                    <m:t>p</m:t>
                  </m:r>
                </m:lim>
              </m:limUpp>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 20 individuals the estimate can be off by 0.07,</w:t>
            </w:r>
            <w:r>
              <w:t xml:space="preserve"> </w:t>
            </w:r>
            <w:r>
              <w:t xml:space="preserve">but the chance of an error that large shrinks toward 0 as the sample grows.</w:t>
            </w:r>
          </w:p>
          <w:bookmarkEnd w:id="73"/>
        </w:tc>
      </w:tr>
    </w:tbl>
    <w:p>
      <w:ins w:id="66" w:author="PR Preview" w:date="2024-01-01T00:00:00Z">
        <w:r>
          <w:pict>
            <v:rect style="width:0;height:1.5pt" o:hralign="center" o:hrstd="t" o:hr="t"/>
          </w:pic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Two Meanings of Consistency</w:t>
            </w:r>
          </w:p>
        </w:tc>
      </w:tr>
      <w:tr>
        <w:trPr>
          <w:cantSplit/>
        </w:trPr>
        <w:tc>
          <w:tcPr>
            <w:tcMar>
              <w:top w:w="108" w:type="dxa"/>
              <w:bottom w:w="108" w:type="dxa"/>
            </w:tcMar>
          </w:tcPr>
          <w:p>
            <w:pPr>
              <w:pStyle w:val="BodyText"/>
            </w:pPr>
            <w:pPr>
              <w:spacing w:before="16" w:after="16"/>
            </w:pPr>
            <w:r>
              <w:t xml:space="preserve">“Consistency”</w:t>
            </w:r>
            <w:r>
              <w:t xml:space="preserve"> </w:t>
            </w:r>
            <w:r>
              <w:t xml:space="preserve">of an estimator (</w:t>
            </w:r>
            <w:hyperlink w:anchor="def-consistent-estimator">
              <w:r>
                <w:rPr>
                  <w:rStyle w:val="Hyperlink"/>
                </w:rPr>
                <w:t xml:space="preserve">Definition 13</w:t>
              </w:r>
            </w:hyperlink>
            <w:r>
              <w:t xml:space="preserve">) has nothing to do with</w:t>
            </w:r>
            <w:r>
              <w:t xml:space="preserve"> </w:t>
            </w:r>
            <w:r>
              <w:t xml:space="preserve">“consistency”</w:t>
            </w:r>
            <w:r>
              <w:t xml:space="preserve"> </w:t>
            </w:r>
            <w:r>
              <w:t xml:space="preserve">of counterfactual outcomes (</w:t>
            </w:r>
            <w:hyperlink w:anchor="def-consistency-ch1">
              <w:r>
                <w:rPr>
                  <w:rStyle w:val="Hyperlink"/>
                </w:rPr>
                <w:t xml:space="preserve">Definition 4</w:t>
              </w:r>
            </w:hyperlink>
            <w:r>
              <w:t xml:space="preserve">)</w:t>
            </w:r>
            <w:r>
              <w:t xml:space="preserve"> </w:t>
            </w:r>
            <w:r>
              <w:t xml:space="preserve">(Hernán and Robins 2020, 9, margin note)</w:t>
            </w:r>
            <w:r>
              <w:t xml:space="preserve">.</w:t>
            </w:r>
            <w:r>
              <w:t xml:space="preserve"> </w:t>
            </w:r>
            <w:r>
              <w:t xml:space="preserve">The first is a property of a statistical procedure as the sample grows;</w:t>
            </w:r>
            <w:r>
              <w:t xml:space="preserve"> </w:t>
            </w:r>
            <w:r>
              <w:t xml:space="preserve">the second links observed outcomes to counterfactual ones.</w:t>
            </w:r>
          </w:p>
          <w:p/>
        </w:tc>
      </w:tr>
    </w:tbl>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76"/>
    <w:bookmarkStart w:id="79" w:name="X3b00b9af376aef1a178df4c44710a6a3f7e85a9"/>
    <w:p>
      <w:pPr>
        <w:pStyle w:val="Heading3"/>
      </w:pPr>
      <w:r>
        <w:t xml:space="preserve">4.2 Second Source of Random Error: Nondeterministic Counterfactuals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7" w:name="def-deterministic-counterfactuals"/>
          <w:p>
            <w:pPr>
              <w:pStyle w:val="BodyText"/>
            </w:pPr>
            <w:r>
              <w:rPr>
                <w:b/>
                <w:bCs/>
              </w:rPr>
              <w:t xml:space="preserve">Definition 14 (Deterministic and nondeterministic counterfactuals)</w:t>
            </w:r>
            <w:r>
              <w:t xml:space="preserve"> </w:t>
            </w:r>
            <w:r>
              <w:t xml:space="preserve">For a dichotomous outcome,</w:t>
            </w:r>
            <w:r>
              <w:t xml:space="preserve"> </w:t>
            </w:r>
            <w:r>
              <w:t xml:space="preserve">an individual’s counterfactual outcomes are</w:t>
            </w:r>
            <w:r>
              <w:t xml:space="preserve"> </w:t>
            </w:r>
            <w:r>
              <w:rPr>
                <w:b/>
                <w:bCs/>
              </w:rPr>
              <w:t xml:space="preserve">deterministic</w:t>
            </w:r>
            <w:r>
              <w:t xml:space="preserve"> </w:t>
            </w:r>
            <w:r>
              <w:t xml:space="preserve">if each</w:t>
            </w:r>
            <w:r>
              <w:t xml:space="preserve"> </w:t>
            </w:r>
            <m:oMath>
              <m:sSup>
                <m:e>
                  <m:r>
                    <m:t>Y</m:t>
                  </m:r>
                </m:e>
                <m:sup>
                  <m:r>
                    <m:t>a</m:t>
                  </m:r>
                </m:sup>
              </m:sSup>
            </m:oMath>
            <w:r>
              <w:t xml:space="preserve"> </w:t>
            </w:r>
            <w:r>
              <w:t xml:space="preserve">has a fixed value for that individual,</w:t>
            </w:r>
            <w:r>
              <w:t xml:space="preserve"> </w:t>
            </w:r>
            <w:r>
              <w:t xml:space="preserve">so the individual’s probability of the outcome under each treatment value is 0 or 1.</w:t>
            </w:r>
            <w:r>
              <w:t xml:space="preserve"> </w:t>
            </w:r>
            <w:r>
              <w:t xml:space="preserve">They are</w:t>
            </w:r>
            <w:r>
              <w:t xml:space="preserve"> </w:t>
            </w:r>
            <w:r>
              <w:rPr>
                <w:b/>
                <w:bCs/>
              </w:rPr>
              <w:t xml:space="preserve">nondeterministic</w:t>
            </w:r>
            <w:r>
              <w:t xml:space="preserve"> </w:t>
            </w:r>
            <w:r>
              <w:t xml:space="preserve">(stochastic) if, for some treatment value</w:t>
            </w:r>
            <w:r>
              <w:t xml:space="preserve"> </w:t>
            </w:r>
            <m:oMath>
              <m:r>
                <m:t>a</m:t>
              </m:r>
            </m:oMath>
            <w:r>
              <w:t xml:space="preserve">, the individual’s probability of</w:t>
            </w:r>
            <w:r>
              <w:t xml:space="preserve"> </w:t>
            </w:r>
            <m:oMath>
              <m:sSup>
                <m:e>
                  <m:r>
                    <m:t>Y</m:t>
                  </m:r>
                </m:e>
                <m:sup>
                  <m:r>
                    <m:t>a</m:t>
                  </m:r>
                </m:sup>
              </m:sSup>
              <m:r>
                <m:rPr>
                  <m:sty m:val="p"/>
                </m:rPr>
                <m:t>=</m:t>
              </m:r>
              <m:r>
                <m:t>1</m:t>
              </m:r>
            </m:oMath>
            <w:r>
              <w:t xml:space="preserve"> </w:t>
            </w:r>
            <w:r>
              <w:t xml:space="preserve">lies strictly between 0 and 1</w:t>
            </w:r>
            <w:r>
              <w:t xml:space="preserve"> </w:t>
            </w:r>
            <w:r>
              <w:t xml:space="preserve">(Hernán and Robins 2020, 9)</w:t>
            </w:r>
            <w:r>
              <w:t xml:space="preserve">.</w:t>
            </w:r>
          </w:p>
          <w:bookmarkEnd w:id="77"/>
        </w:tc>
      </w:tr>
    </w:tbl>
    <w:p>
      <w:pPr>
        <w:pStyle w:val="BodyText"/>
      </w:pPr>
      <w:ins w:id="6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8" w:name="exm-mortality-coins"/>
          <w:p>
            <w:pPr>
              <w:pStyle w:val="BodyText"/>
            </w:pPr>
            <w:r>
              <w:rPr>
                <w:b/>
                <w:bCs/>
              </w:rPr>
              <w:t xml:space="preserve">Example 16 (Zeus’s mortality coins)</w:t>
            </w:r>
            <w:r>
              <w:t xml:space="preserve"> </w:t>
            </w:r>
            <w:r>
              <w:t xml:space="preserve">So far Zeus’s counterfactual outcomes have been deterministic: a 100% chance of dying if treated and 0% if untreated.</w:t>
            </w:r>
            <w:r>
              <w:t xml:space="preserve"> </w:t>
            </w:r>
            <w:r>
              <w:t xml:space="preserve">Alternatively, Zeus could have a 90% chance of dying if treated and 10% if untreated.</w:t>
            </w:r>
            <w:r>
              <w:t xml:space="preserve"> </w:t>
            </w:r>
            <w:r>
              <w:t xml:space="preserve">His counterfactual outcomes would then be nondeterministic,</w:t>
            </w:r>
            <w:r>
              <w:t xml:space="preserve"> </w:t>
            </w:r>
            <w:r>
              <w:t xml:space="preserve">and the values in Table 1.1 would be realizations of</w:t>
            </w:r>
            <w:r>
              <w:t xml:space="preserve"> </w:t>
            </w:r>
            <w:r>
              <w:t xml:space="preserve">“random flips of mortality coins.”</w:t>
            </w:r>
            <w:r>
              <w:t xml:space="preserve"> </w:t>
            </w:r>
            <w:r>
              <w:t xml:space="preserve">These probabilities would likely vary across individuals.</w:t>
            </w:r>
          </w:p>
          <w:bookmarkEnd w:id="78"/>
        </w:tc>
      </w:tr>
    </w:tbl>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79"/>
    <w:bookmarkStart w:id="85" w:name="simplifying-assumptions-until-chapter-10"/>
    <w:p>
      <w:pPr>
        <w:pStyle w:val="Heading3"/>
      </w:pPr>
      <w:r>
        <w:t xml:space="preserve">4.3 Simplifying Assumptions Until Chapter 10</w:t>
      </w:r>
    </w:p>
    <w:p>
      <w:pPr>
        <w:pStyle w:val="FirstParagraph"/>
      </w:pPr>
      <w:ins w:id="72" w:author="PR Preview" w:date="2024-01-01T00:00:00Z">
        <w:r>
          <w:t xml:space="preserve">Random error comes from sampling variability, nondeterministic counterfactuals, or both.</w:t>
        </w:r>
      </w:ins>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opt/quarto/share/formats/docx/important.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Assumed Until Chapter 10</w:t>
            </w:r>
          </w:p>
        </w:tc>
      </w:tr>
      <w:tr>
        <w:trPr>
          <w:cantSplit/>
        </w:trPr>
        <w:tc>
          <w:tcPr>
            <w:tcMar>
              <w:top w:w="108" w:type="dxa"/>
              <w:bottom w:w="108" w:type="dxa"/>
            </w:tcMar>
          </w:tcPr>
          <w:p>
            <w:pPr>
              <w:pStyle w:val="BodyText"/>
            </w:pPr>
            <w:pPr>
              <w:spacing w:before="16"/>
            </w:pPr>
            <w:r>
              <w:t xml:space="preserve">To set random error aside, the book assumes until Chapter 10 that:</w:t>
            </w:r>
          </w:p>
          <w:p>
            <w:pPr>
              <w:pStyle w:val="Compact"/>
              <w:numPr>
                <w:ilvl w:val="0"/>
                <w:numId w:val="1010"/>
              </w:numPr>
            </w:pPr>
            <w:r>
              <w:t xml:space="preserve">counterfactual outcomes are deterministic (</w:t>
            </w:r>
            <w:hyperlink w:anchor="def-deterministic-counterfactuals">
              <w:r>
                <w:rPr>
                  <w:rStyle w:val="Hyperlink"/>
                </w:rPr>
                <w:t xml:space="preserve">Definition 14</w:t>
              </w:r>
            </w:hyperlink>
            <w:r>
              <w:t xml:space="preserve">);</w:t>
            </w:r>
          </w:p>
          <w:p>
            <w:pPr>
              <w:pStyle w:val="Compact"/>
              <w:numPr>
                <w:ilvl w:val="0"/>
                <w:numId w:val="1010"/>
              </w:numPr>
            </w:pPr>
            <w:r>
              <w:t xml:space="preserve">we have data on every individual in a very large super-population (</w:t>
            </w:r>
            <w:hyperlink w:anchor="def-super-population-ch1">
              <w:r>
                <w:rPr>
                  <w:rStyle w:val="Hyperlink"/>
                </w:rPr>
                <w:t xml:space="preserve">Definition 11</w:t>
              </w:r>
            </w:hyperlink>
            <w:r>
              <w:t xml:space="preserve">).</w:t>
            </w:r>
          </w:p>
          <w:p>
            <w:pPr>
              <w:pStyle w:val="FirstParagraph"/>
            </w:pPr>
            <w:pPr>
              <w:spacing w:after="16"/>
            </w:pPr>
            <w:r>
              <w:t xml:space="preserve">The second assumption amounts to letting the 20 individuals stand for 20 billion,</w:t>
            </w:r>
            <w:r>
              <w:t xml:space="preserve"> </w:t>
            </w:r>
            <w:r>
              <w:t xml:space="preserve">with 1 billion identical to Zeus, 1 billion identical to Hera, and so on.</w:t>
            </w:r>
          </w:p>
          <w:p/>
        </w:tc>
      </w:tr>
    </w:tbl>
    <w:p>
      <w:pPr>
        <w:pStyle w:val="BodyText"/>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p>
      <w:ins w:id="1074" w:author="PR Preview" w:date="2024-01-01T00:00:00Z">
        <w:r>
          <w:pict>
            <v:rect style="width:0;height:1.5pt" o:hralign="center" o:hrstd="t" o:hr="t"/>
          </w:pic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note.png" id="84"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85"/>
    <w:bookmarkEnd w:id="86"/>
    <w:bookmarkStart w:id="103"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7" w:name="def-conditional-risk"/>
          <w:p>
            <w:pPr>
              <w:pStyle w:val="BodyText"/>
            </w:pPr>
            <w:r>
              <w:rPr>
                <w:b/>
                <w:bCs/>
              </w:rPr>
              <w:t xml:space="preserve">Definition 15 (Risk among those who received a treatment value)</w:t>
            </w:r>
            <w:r>
              <w:t xml:space="preserve"> </w:t>
            </w:r>
            <w:r>
              <w:t xml:space="preserve">For a dichotomous outcome</w:t>
            </w:r>
            <w:r>
              <w:t xml:space="preserve"> </w:t>
            </w:r>
            <m:oMath>
              <m:r>
                <m:t>Y</m:t>
              </m:r>
            </m:oMath>
            <w:r>
              <w:t xml:space="preserve"> </w:t>
            </w:r>
            <w:r>
              <w:t xml:space="preserve">and observed treatment</w:t>
            </w:r>
            <w:r>
              <w:t xml:space="preserve"> </w:t>
            </w:r>
            <m:oMath>
              <m:r>
                <m:t>A</m:t>
              </m:r>
            </m:oMath>
            <w:r>
              <w:t xml:space="preserve">,</w:t>
            </w:r>
            <w:r>
              <w:t xml:space="preserve"> </w:t>
            </w: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in the population who happened to receive treatment value</w:t>
            </w:r>
            <w:r>
              <w:t xml:space="preserve"> </w:t>
            </w:r>
            <m:oMath>
              <m:r>
                <m:t>a</m:t>
              </m:r>
            </m:oMath>
            <w:r>
              <w:t xml:space="preserve"> </w:t>
            </w:r>
            <w:r>
              <w:t xml:space="preserve">(Hernán and Robins 2020, 10)</w:t>
            </w:r>
            <w:r>
              <w:t xml:space="preserve">.</w:t>
            </w:r>
          </w:p>
          <w:bookmarkEnd w:id="87"/>
        </w:tc>
      </w:tr>
    </w:tbl>
    <w:p>
      <w:pPr>
        <w:pStyle w:val="BodyText"/>
      </w:pPr>
      <w:ins w:id="78"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exm-conditional-risks-zeus-family"/>
          <w:p>
            <w:pPr>
              <w:pStyle w:val="BodyText"/>
            </w:pPr>
            <w:r>
              <w:rPr>
                <w:b/>
                <w:bCs/>
              </w:rPr>
              <w:t xml:space="preserve">Example 17 (Risks in the treated and the untreated in Zeus’s family)</w:t>
            </w:r>
            <w:r>
              <w:t xml:space="preserve"> </w:t>
            </w:r>
            <w:r>
              <w:t xml:space="preserve">From Table 1.2:</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End w:id="88"/>
        </w:tc>
      </w:tr>
    </w:tbl>
    <w:bookmarkStart w:id="93"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def-independence"/>
          <w:p>
            <w:pPr>
              <w:pStyle w:val="BodyText"/>
            </w:pPr>
            <w:r>
              <w:rPr>
                <w:b/>
                <w:bCs/>
              </w:rPr>
              <w:t xml:space="preserve">Definition 16 (Independence)</w:t>
            </w:r>
            <w:r>
              <w:t xml:space="preserve"> </w:t>
            </w:r>
            <w:r>
              <w:t xml:space="preserve">For a dichotomous treatment</w:t>
            </w:r>
            <w:r>
              <w:t xml:space="preserve"> </w:t>
            </w:r>
            <m:oMath>
              <m:r>
                <m:t>A</m:t>
              </m:r>
            </m:oMath>
            <w:r>
              <w:t xml:space="preserve"> </w:t>
            </w:r>
            <w:r>
              <w:t xml:space="preserve">and a dichotomous outcome</w:t>
            </w:r>
            <w:r>
              <w:t xml:space="preserve"> </w:t>
            </w:r>
            <m:oMath>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t>
            </w:r>
            <w:hyperlink w:anchor="def-conditional-risk">
              <w:r>
                <w:rPr>
                  <w:rStyle w:val="Hyperlink"/>
                </w:rPr>
                <w:t xml:space="preserve">Definition 15</w:t>
              </w:r>
            </w:hyperlink>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(Hernán and Robins 2020, 10)</w:t>
            </w:r>
            <w:r>
              <w:t xml:space="preserve">.</w:t>
            </w:r>
          </w:p>
          <w:bookmarkEnd w:id="89"/>
        </w:tc>
      </w:tr>
    </w:tbl>
    <w:p>
      <w:pPr>
        <w:pStyle w:val="BodyText"/>
      </w:pPr>
      <w:ins w:id="80"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0" w:name="exm-dependence-zeus-family"/>
          <w:p>
            <w:pPr>
              <w:pStyle w:val="BodyText"/>
            </w:pPr>
            <w:r>
              <w:rPr>
                <w:b/>
                <w:bCs/>
              </w:rPr>
              <w:t xml:space="preserve">Example 18 (Treatment and outcome are associated in Zeus’s family)</w:t>
            </w:r>
            <w:r>
              <w:t xml:space="preserve"> </w:t>
            </w:r>
            <w:r>
              <w:t xml:space="preserve">In</w:t>
            </w:r>
            <w:r>
              <w:t xml:space="preserve"> </w:t>
            </w:r>
            <w:hyperlink w:anchor="exm-conditional-risks-zeus-family">
              <w:r>
                <w:rPr>
                  <w:rStyle w:val="Hyperlink"/>
                </w:rPr>
                <w:t xml:space="preserve">Example 17</w:t>
              </w:r>
            </w:hyperlink>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r>
              <w:t xml:space="preserve">.</w:t>
            </w:r>
            <w:r>
              <w:t xml:space="preserve"> </w:t>
            </w:r>
            <w:r>
              <w:t xml:space="preserve">These differ, so</w:t>
            </w:r>
            <w:r>
              <w:t xml:space="preserve"> </w:t>
            </w:r>
            <m:oMath>
              <m:r>
                <m:t>A</m:t>
              </m:r>
            </m:oMath>
            <w:r>
              <w:t xml:space="preserve"> </w:t>
            </w:r>
            <w:r>
              <w:t xml:space="preserve">and</w:t>
            </w:r>
            <w:r>
              <w:t xml:space="preserve"> </w:t>
            </w:r>
            <m:oMath>
              <m:r>
                <m:t>Y</m:t>
              </m:r>
            </m:oMath>
            <w:r>
              <w:t xml:space="preserve"> </w:t>
            </w:r>
            <w:r>
              <w:t xml:space="preserve">are associated:</w:t>
            </w:r>
            <w:r>
              <w:t xml:space="preserve"> </w:t>
            </w:r>
            <m:oMath>
              <m:r>
                <m:t>A</m:t>
              </m:r>
              <m:r>
                <m:rPr>
                  <m:sty m:val="p"/>
                </m:rPr>
                <m:t>⟂</m:t>
              </m:r>
              <m:r>
                <m:t>​</m:t>
              </m:r>
              <m:r>
                <m:t>​</m:t>
              </m:r>
              <m:r>
                <m:t>​</m:t>
              </m:r>
              <m:r>
                <m:rPr>
                  <m:sty m:val="p"/>
                </m:rPr>
                <m:t>⟂</m:t>
              </m:r>
              <m:r>
                <m:t>Y</m:t>
              </m:r>
            </m:oMath>
            <w:r>
              <w:t xml:space="preserve"> </w:t>
            </w:r>
            <w:r>
              <w:t xml:space="preserve">does not hold.</w:t>
            </w:r>
          </w:p>
          <w:bookmarkEnd w:id="90"/>
        </w:tc>
      </w:tr>
    </w:tbl>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p>
      <w:ins w:id="82"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association-measures"/>
          <w:p>
            <w:pPr>
              <w:pStyle w:val="BodyText"/>
            </w:pPr>
            <w:r>
              <w:rPr>
                <w:b/>
                <w:bCs/>
              </w:rPr>
              <w:t xml:space="preserve">Definition 17 (Associational risk difference, risk ratio, and odds ratio)</w:t>
            </w:r>
            <w:r>
              <w:t xml:space="preserve"> </w:t>
            </w:r>
            <w:r>
              <w:t xml:space="preserve">For a dichotomous treatment</w:t>
            </w:r>
            <w:r>
              <w:t xml:space="preserve"> </w:t>
            </w:r>
            <m:oMath>
              <m:r>
                <m:t>A</m:t>
              </m:r>
            </m:oMath>
            <w:r>
              <w:t xml:space="preserve"> </w:t>
            </w:r>
            <w:r>
              <w:t xml:space="preserve">and a dichotomous outcome</w:t>
            </w:r>
            <w:r>
              <w:t xml:space="preserve"> </w:t>
            </w:r>
            <m:oMath>
              <m:r>
                <m:t>Y</m:t>
              </m:r>
            </m:oMath>
            <w:r>
              <w:t xml:space="preserve">,</w:t>
            </w:r>
            <w:r>
              <w:t xml:space="preserve"> </w:t>
            </w:r>
            <w:r>
              <w:t xml:space="preserve">with conditional risks</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w:t>
            </w:r>
            <w:hyperlink w:anchor="def-conditional-risk">
              <w:r>
                <w:rPr>
                  <w:rStyle w:val="Hyperlink"/>
                </w:rPr>
                <w:t xml:space="preserve">Definition 15</w:t>
              </w:r>
            </w:hyperlink>
            <w:r>
              <w:t xml:space="preserve">):</w:t>
            </w:r>
          </w:p>
          <w:p>
            <w:pPr>
              <w:pStyle w:val="Compact"/>
              <w:numPr>
                <w:ilvl w:val="0"/>
                <w:numId w:val="1012"/>
              </w:numPr>
            </w:pPr>
            <w:r>
              <w:t xml:space="preserve">the</w:t>
            </w:r>
            <w:r>
              <w:t xml:space="preserve"> </w:t>
            </w:r>
            <w:r>
              <w:rPr>
                <w:b/>
                <w:bCs/>
              </w:rPr>
              <w:t xml:space="preserve">associational risk difference</w:t>
            </w:r>
            <w:r>
              <w:t xml:space="preserve"> </w:t>
            </w:r>
            <w:r>
              <w:t xml:space="preserve">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Compact"/>
              <w:numPr>
                <w:ilvl w:val="0"/>
                <w:numId w:val="1012"/>
              </w:numPr>
            </w:pPr>
            <w:r>
              <w:t xml:space="preserve">the</w:t>
            </w:r>
            <w:r>
              <w:t xml:space="preserve"> </w:t>
            </w:r>
            <w:r>
              <w:rPr>
                <w:b/>
                <w:bCs/>
              </w:rPr>
              <w:t xml:space="preserve">associational risk ratio</w:t>
            </w:r>
            <w:r>
              <w:t xml:space="preserve"> </w:t>
            </w:r>
            <w:r>
              <w:t xml:space="preserve">is</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oMath>
            <w:r>
              <w:t xml:space="preserve">, defined when</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&gt;</m:t>
              </m:r>
              <m:r>
                <m:t>0</m:t>
              </m:r>
            </m:oMath>
            <w:r>
              <w:t xml:space="preserve">;</w:t>
            </w:r>
          </w:p>
          <w:p>
            <w:pPr>
              <w:pStyle w:val="Compact"/>
              <w:numPr>
                <w:ilvl w:val="0"/>
                <w:numId w:val="1012"/>
              </w:numPr>
            </w:pPr>
            <w:r>
              <w:t xml:space="preserve">the</w:t>
            </w:r>
            <w:r>
              <w:t xml:space="preserve"> </w:t>
            </w:r>
            <w:r>
              <w:rPr>
                <w:b/>
                <w:bCs/>
              </w:rPr>
              <w:t xml:space="preserve">associational odds ratio</w:t>
            </w:r>
            <w:r>
              <w:t xml:space="preserve"> </w:t>
            </w:r>
            <w:r>
              <w:t xml:space="preserve">is</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r>
              <w:t xml:space="preserve">, defined when both conditional risks lie strictly between 0 and 1.</w:t>
            </w:r>
          </w:p>
          <w:p>
            <w:pPr>
              <w:pStyle w:val="FirstParagraph"/>
            </w:pPr>
            <w:r>
              <w:t xml:space="preserve">Together they are called</w:t>
            </w:r>
            <w:r>
              <w:t xml:space="preserve"> </w:t>
            </w:r>
            <w:r>
              <w:rPr>
                <w:b/>
                <w:bCs/>
              </w:rPr>
              <w:t xml:space="preserve">association measures</w:t>
            </w:r>
            <w:r>
              <w:t xml:space="preserve">.</w:t>
            </w:r>
            <w:r>
              <w:t xml:space="preserve"> </w:t>
            </w:r>
            <w:r>
              <w:t xml:space="preserve">Whenever the measure in question is defined,</w:t>
            </w:r>
            <w:r>
              <w:t xml:space="preserve"> </w:t>
            </w:r>
            <m:oMath>
              <m:r>
                <m:t>A</m:t>
              </m:r>
              <m:r>
                <m:rPr>
                  <m:sty m:val="p"/>
                </m:rPr>
                <m:t>⟂</m:t>
              </m:r>
              <m:r>
                <m:t>​</m:t>
              </m:r>
              <m:r>
                <m:t>​</m:t>
              </m:r>
              <m:r>
                <m:t>​</m:t>
              </m:r>
              <m:r>
                <m:rPr>
                  <m:sty m:val="p"/>
                </m:rPr>
                <m:t>⟂</m:t>
              </m:r>
              <m:r>
                <m:t>Y</m:t>
              </m:r>
            </m:oMath>
            <w:r>
              <w:t xml:space="preserve"> </w:t>
            </w:r>
            <w:r>
              <w:t xml:space="preserve">(</w:t>
            </w:r>
            <w:hyperlink w:anchor="def-independence">
              <w:r>
                <w:rPr>
                  <w:rStyle w:val="Hyperlink"/>
                </w:rPr>
                <w:t xml:space="preserve">Definition 16</w:t>
              </w:r>
            </w:hyperlink>
            <w:r>
              <w:t xml:space="preserve">) holds if and only if the associational risk difference is 0, if and only if the associational risk ratio is 1, and if and only if the associational odds ratio is 1,</w:t>
            </w:r>
            <w:r>
              <w:t xml:space="preserve"> </w:t>
            </w:r>
            <w:r>
              <w:t xml:space="preserve">by the argument of</w:t>
            </w:r>
            <w:r>
              <w:t xml:space="preserve"> </w:t>
            </w:r>
            <w:hyperlink w:anchor="prp-null-on-every-scale">
              <w:r>
                <w:rPr>
                  <w:rStyle w:val="Hyperlink"/>
                </w:rPr>
                <w:t xml:space="preserve">Proposition 4</w:t>
              </w:r>
            </w:hyperlink>
            <w:r>
              <w:t xml:space="preserve">.</w:t>
            </w:r>
          </w:p>
          <w:bookmarkEnd w:id="91"/>
        </w:tc>
      </w:tr>
    </w:tbl>
    <w:p>
      <w:pPr>
        <w:pStyle w:val="BodyText"/>
      </w:pPr>
      <w:ins w:id="83"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2" w:name="exm-association-measures-zeus-family"/>
          <w:p>
            <w:pPr>
              <w:pStyle w:val="BodyText"/>
            </w:pPr>
            <w:r>
              <w:rPr>
                <w:b/>
                <w:bCs/>
              </w:rPr>
              <w:t xml:space="preserve">Example 19 (Association measures in Zeus’s family)</w:t>
            </w:r>
            <w:r>
              <w:t xml:space="preserve"> </w:t>
            </w:r>
            <w:r>
              <w:t xml:space="preserve">With the risks of</w:t>
            </w:r>
            <w:r>
              <w:t xml:space="preserve"> </w:t>
            </w:r>
            <w:hyperlink w:anchor="exm-conditional-risks-zeus-family">
              <w:r>
                <w:rPr>
                  <w:rStyle w:val="Hyperlink"/>
                </w:rPr>
                <w:t xml:space="preserve">Example 17</w:t>
              </w:r>
            </w:hyperlink>
            <w:r>
              <w:t xml:space="preserve">:</w:t>
            </w:r>
            <w:r>
              <w:t xml:space="preserve"> </w:t>
            </w:r>
          </w:p>
          <w:bookmarkEnd w:id="92"/>
        </w:tc>
      </w:tr>
    </w:tbl>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93"/>
    <w:bookmarkStart w:id="99" w:name="causation-versus-association"/>
    <w:p>
      <w:pPr>
        <w:pStyle w:val="Heading3"/>
      </w:pPr>
      <w:ins w:id="85" w:author="PR Preview" w:date="2024-01-01T00:00:00Z">
        <w:r>
          <w:t xml:space="preserve">5.2 Causation Versus Association</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4" w:name="exm-causation-vs-association-zeus-family"/>
          <w:p>
            <w:pPr>
              <w:pStyle w:val="BodyText"/>
            </w:pPr>
            <w:r>
              <w:rPr>
                <w:b/>
                <w:bCs/>
              </w:rPr>
              <w:t xml:space="preserve">Example 20 (No causation, yet association)</w:t>
            </w:r>
            <w:r>
              <w:t xml:space="preserve"> </w:t>
            </w: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 </w:t>
            </w:r>
            <w:r>
              <w:t xml:space="preserve">(</w:t>
            </w:r>
            <w:hyperlink w:anchor="exm-null-average-effect-zeus-family">
              <w:r>
                <w:rPr>
                  <w:rStyle w:val="Hyperlink"/>
                </w:rPr>
                <w:t xml:space="preserve">Example 8</w:t>
              </w:r>
            </w:hyperlink>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 </w:t>
            </w:r>
            <w:r>
              <w:t xml:space="preserve">(</w:t>
            </w:r>
            <w:hyperlink w:anchor="exm-dependence-zeus-family">
              <w:r>
                <w:rPr>
                  <w:rStyle w:val="Hyperlink"/>
                </w:rPr>
                <w:t xml:space="preserve">Example 18</w:t>
              </w:r>
            </w:hyperlink>
            <w:r>
              <w:t xml:space="preserve">).</w:t>
            </w:r>
          </w:p>
          <w:bookmarkEnd w:id="94"/>
        </w:tc>
      </w:tr>
    </w:tbl>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p>
      <w:ins w:id="87"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5" w:name="rem-causation-vs-association"/>
          <w:p>
            <w:pPr>
              <w:pStyle w:val="BodyText"/>
            </w:pPr>
            <w:r>
              <w:rPr>
                <w:i/>
                <w:iCs/>
              </w:rPr>
              <w:t xml:space="preserve">Remark 2</w:t>
            </w:r>
            <w:r>
              <w:t xml:space="preserve"> (Two different contrasts). </w:t>
            </w:r>
            <w:r>
              <w:t xml:space="preserve">Causation (</w:t>
            </w:r>
            <w:hyperlink w:anchor="def-average-causal-effect">
              <w:r>
                <w:rPr>
                  <w:rStyle w:val="Hyperlink"/>
                </w:rPr>
                <w:t xml:space="preserve">Definition 7</w:t>
              </w:r>
            </w:hyperlink>
            <w:r>
              <w:t xml:space="preserve">) and association (</w:t>
            </w:r>
            <w:hyperlink w:anchor="def-independence">
              <w:r>
                <w:rPr>
                  <w:rStyle w:val="Hyperlink"/>
                </w:rPr>
                <w:t xml:space="preserve">Definition 16</w:t>
              </w:r>
            </w:hyperlink>
            <w:r>
              <w:t xml:space="preserve">) compare different things</w:t>
            </w:r>
            <w:r>
              <w:t xml:space="preserve"> </w:t>
            </w:r>
            <w:r>
              <w:t xml:space="preserve">(Hernán and Robins 2020, 11–12)</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bookmarkEnd w:id="95"/>
        </w:tc>
      </w:tr>
    </w:tbl>
    <w:p>
      <w:pPr>
        <w:pStyle w:val="BodyText"/>
      </w:pPr>
      <w:ins w:id="88" w:author="PR Preview" w:date="2024-01-01T00:00:00Z">
        <w:r>
          <w:t xml:space="preserve"> </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opt/quarto/share/formats/docx/warning.png" id="97"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Association Is Not Causation</w:t>
            </w:r>
          </w:p>
        </w:tc>
      </w:tr>
      <w:tr>
        <w:trPr>
          <w:cantSplit/>
        </w:trPr>
        <w:tc>
          <w:tcPr>
            <w:tcMar>
              <w:top w:w="108" w:type="dxa"/>
              <w:bottom w:w="108" w:type="dxa"/>
            </w:tcMar>
          </w:tcPr>
          <w:p>
            <w:pPr>
              <w:pStyle w:val="BodyText"/>
            </w:pPr>
            <w:pPr>
              <w:spacing w:before="16" w:after="16"/>
            </w:pPr>
            <w:r>
              <w:t xml:space="preserve">The differences listed in</w:t>
            </w:r>
            <w:r>
              <w:t xml:space="preserve"> </w:t>
            </w:r>
            <w:hyperlink w:anchor="rem-causation-vs-association">
              <w:r>
                <w:rPr>
                  <w:rStyle w:val="Hyperlink"/>
                </w:rPr>
                <w:t xml:space="preserve">Remark 2</w:t>
              </w:r>
            </w:hyperlink>
            <w:r>
              <w:t xml:space="preserve"> </w:t>
            </w:r>
            <w:r>
              <w:t xml:space="preserve">are why</w:t>
            </w:r>
            <w:r>
              <w:t xml:space="preserve"> </w:t>
            </w:r>
            <w:r>
              <w:t xml:space="preserve">“association is not causation”</w:t>
            </w:r>
            <w:r>
              <w:t xml:space="preserve">:</w:t>
            </w:r>
            <w:r>
              <w:t xml:space="preserve"> </w:t>
            </w:r>
            <w:r>
              <w:t xml:space="preserve">an association measure (</w:t>
            </w:r>
            <w:hyperlink w:anchor="def-association-measures">
              <w:r>
                <w:rPr>
                  <w:rStyle w:val="Hyperlink"/>
                </w:rPr>
                <w:t xml:space="preserve">Definition 17</w:t>
              </w:r>
            </w:hyperlink>
            <w:r>
              <w:t xml:space="preserve">) can differ from the corresponding effect measure (</w:t>
            </w:r>
            <w:hyperlink w:anchor="def-effect-measures">
              <w:r>
                <w:rPr>
                  <w:rStyle w:val="Hyperlink"/>
                </w:rPr>
                <w:t xml:space="preserve">Definition 9</w:t>
              </w:r>
            </w:hyperlink>
            <w:r>
              <w:t xml:space="preserve">),</w:t>
            </w:r>
            <w:r>
              <w:t xml:space="preserve"> </w:t>
            </w:r>
            <w:r>
              <w:t xml:space="preserve">as it does in</w:t>
            </w:r>
            <w:r>
              <w:t xml:space="preserve"> </w:t>
            </w:r>
            <w:hyperlink w:anchor="exm-causation-vs-association-zeus-family">
              <w:r>
                <w:rPr>
                  <w:rStyle w:val="Hyperlink"/>
                </w:rPr>
                <w:t xml:space="preserve">Example 20</w:t>
              </w:r>
            </w:hyperlink>
            <w:r>
              <w:t xml:space="preserve">.</w:t>
            </w:r>
            <w:r>
              <w:t xml:space="preserve"> </w:t>
            </w:r>
            <w:r>
              <w:t xml:space="preserve">The book often writes the redundant</w:t>
            </w:r>
            <w:r>
              <w:t xml:space="preserve"> </w:t>
            </w:r>
            <w:r>
              <w:t xml:space="preserve">“causal effect”</w:t>
            </w:r>
            <w:r>
              <w:t xml:space="preserve"> </w:t>
            </w:r>
            <w:r>
              <w:t xml:space="preserve">to keep</w:t>
            </w:r>
            <w:r>
              <w:t xml:space="preserve"> </w:t>
            </w:r>
            <w:r>
              <w:t xml:space="preserve">“effect”</w:t>
            </w:r>
            <w:r>
              <w:t xml:space="preserve"> </w:t>
            </w:r>
            <w:r>
              <w:t xml:space="preserve">from being read as association</w:t>
            </w:r>
            <w:r>
              <w:t xml:space="preserve"> </w:t>
            </w:r>
            <w:r>
              <w:t xml:space="preserve">(Hernán and Robins 2020, 12)</w:t>
            </w:r>
            <w:r>
              <w:t xml:space="preserve">.</w:t>
            </w:r>
          </w:p>
          <w:p/>
        </w:tc>
      </w:tr>
    </w:tbl>
    <w:p>
      <w:pPr>
        <w:pStyle w:val="BodyText"/>
      </w:pPr>
      <w:ins w:id="8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8" w:name="exm-aspirin-association"/>
          <w:p>
            <w:pPr>
              <w:pStyle w:val="BodyText"/>
            </w:pPr>
            <w:r>
              <w:rPr>
                <w:b/>
                <w:bCs/>
              </w:rPr>
              <w:t xml:space="preserve">Example 21 (Acting on association instead of causation)</w:t>
            </w:r>
            <w:r>
              <w:t xml:space="preserve"> </w:t>
            </w:r>
            <w:r>
              <w:t xml:space="preserve">Suppose the causal risk ratio of 5-year mortality for aspirin versus no aspirin is 0.5,</w:t>
            </w:r>
            <w:r>
              <w:t xml:space="preserve"> </w:t>
            </w:r>
            <w:r>
              <w:t xml:space="preserve">but the associational risk ratio is 1.5 because people at high cardiovascular risk are preferentially prescribed aspirin.</w:t>
            </w:r>
            <w:r>
              <w:t xml:space="preserve"> </w:t>
            </w:r>
            <w:r>
              <w:t xml:space="preserve">A physician who stops prescribing aspirin because its users die more often is acting on the association,</w:t>
            </w:r>
            <w:r>
              <w:t xml:space="preserve"> </w:t>
            </w:r>
            <w:r>
              <w:t xml:space="preserve">and withholds a treatment that would halve the risk</w:t>
            </w:r>
            <w:r>
              <w:t xml:space="preserve"> </w:t>
            </w:r>
            <w:r>
              <w:t xml:space="preserve">(Hernán and Robins 2020, 12)</w:t>
            </w:r>
            <w:r>
              <w:t xml:space="preserve">.</w:t>
            </w:r>
          </w:p>
          <w:bookmarkEnd w:id="98"/>
        </w:tc>
      </w:tr>
    </w:tbl>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bookmarkEnd w:id="99"/>
    <w:bookmarkStart w:id="102" w:name="the-question-for-the-rest-of-the-book"/>
    <w:p>
      <w:pPr>
        <w:pStyle w:val="Heading3"/>
      </w:pPr>
      <w:ins w:id="91" w:author="PR Preview" w:date="2024-01-01T00:00:00Z">
        <w:r>
          <w:t xml:space="preserve">5.3 The Question for the Rest of the Book</w:t>
        </w:r>
      </w:ins>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 Which Conditions Can Real-World Data Be Used for Causal Inference?</w:t>
            </w:r>
          </w:p>
        </w:tc>
      </w:tr>
      <w:tr>
        <w:trPr>
          <w:cantSplit/>
        </w:trPr>
        <w:tc>
          <w:tcPr>
            <w:tcMar>
              <w:top w:w="108" w:type="dxa"/>
              <w:bottom w:w="108" w:type="dxa"/>
            </w:tcMar>
          </w:tcPr>
          <w:p>
            <w:pPr>
              <w:pStyle w:val="BodyText"/>
            </w:pPr>
            <w:pPr>
              <w:spacing w:before="16" w:after="16"/>
            </w:pPr>
            <w:r>
              <w:t xml:space="preserve">Causal inference needs data like the hypothetical Table 1.1, but real data look like Table 1.2.</w:t>
            </w:r>
            <w:r>
              <w:t xml:space="preserve"> </w:t>
            </w:r>
            <w:r>
              <w:t xml:space="preserve">The rest of the book asks when, and how, data like Table 1.2 can answer causal questions.</w:t>
            </w:r>
            <w:r>
              <w:t xml:space="preserve"> </w:t>
            </w:r>
            <w:r>
              <w:t xml:space="preserve">Chapter 2 gives one answer: conduct a randomized experiment.</w:t>
            </w:r>
          </w:p>
          <w:p/>
        </w:tc>
      </w:tr>
    </w:tbl>
    <w:bookmarkEnd w:id="102"/>
    <w:bookmarkEnd w:id="103"/>
    <w:bookmarkStart w:id="104"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104"/>
    <w:bookmarkStart w:id="108" w:name="references"/>
    <w:p>
      <w:pPr>
        <w:pStyle w:val="Heading2"/>
      </w:pPr>
      <w:r>
        <w:t xml:space="preserve">7 References</w:t>
      </w:r>
    </w:p>
    <w:p>
      <w:r>
        <w:pict>
          <v:rect style="width:0;height:1.5pt" o:hralign="center" o:hrstd="t" o:hr="t"/>
        </w:pict>
      </w:r>
    </w:p>
    <w:bookmarkStart w:id="107" w:name="refs"/>
    <w:bookmarkStart w:id="10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5">
        <w:r>
          <w:rPr>
            <w:rStyle w:val="Hyperlink"/>
          </w:rPr>
          <w:t xml:space="preserve">https://miguelhernan.org/whatifbook</w:t>
        </w:r>
      </w:hyperlink>
      <w:r>
        <w:t xml:space="preserve">.</w:t>
      </w:r>
    </w:p>
    <w:bookmarkEnd w:id="106"/>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0" Type="http://schemas.openxmlformats.org/officeDocument/2006/relationships/image" Target="media/rId80.png"/><Relationship Id="rId46" Type="http://schemas.openxmlformats.org/officeDocument/2006/relationships/image" Target="media/rId46.png"/><Relationship Id="rId9" Type="http://schemas.openxmlformats.org/officeDocument/2006/relationships/image" Target="media/rId9.png"/><Relationship Id="rId36" Type="http://schemas.openxmlformats.org/officeDocument/2006/relationships/image" Target="media/rId36.png"/><Relationship Id="rId10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10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2026-10-09T09:47:07Z</dcterms:created>
  <dcterms:modified xsi:type="dcterms:W3CDTF">2026-10-09T09:47:07Z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