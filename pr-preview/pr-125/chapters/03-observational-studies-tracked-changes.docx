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ins w:id="1" w:author="PR Preview" w:date="2024-01-01T00:00:00Z">
        <w:r>
          <w:t xml:space="preserve">In Chapter 2, randomization gave us exchangeability by design.</w:t>
        </w:r>
      </w:ins>
      <w:ins w:id="1" w:author="PR Preview" w:date="2024-01-01T00:00:00Z">
        <w:r>
          <w:t xml:space="preserve"> </w:t>
        </w:r>
      </w:ins>
      <w:ins w:id="1" w:author="PR Preview" w:date="2024-01-01T00:00:00Z">
        <w:r>
          <w:t xml:space="preserve">Many scientific questions, however, have to be answered without assigning treatment.</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observational-study"/>
          <w:p>
            <w:pPr>
              <w:pStyle w:val="BodyText"/>
            </w:pPr>
            <w:r>
              <w:rPr>
                <w:b/>
                <w:bCs/>
              </w:rPr>
              <w:t xml:space="preserve">Definition 1 (Observational study)</w:t>
            </w:r>
            <w:r>
              <w:t xml:space="preserve"> </w:t>
            </w:r>
            <w:r>
              <w:t xml:space="preserve">An</w:t>
            </w:r>
            <w:r>
              <w:t xml:space="preserve"> </w:t>
            </w:r>
            <w:r>
              <w:rPr>
                <w:b/>
                <w:bCs/>
              </w:rPr>
              <w:t xml:space="preserve">observational study</w:t>
            </w:r>
            <w:r>
              <w:t xml:space="preserve"> </w:t>
            </w:r>
            <w:r>
              <w:t xml:space="preserve">is a study in which the investigators observe and record the treatment, the outcome, and other relevant variables,</w:t>
            </w:r>
            <w:r>
              <w:t xml:space="preserve"> </w:t>
            </w:r>
            <w:r>
              <w:t xml:space="preserve">but do not assign the treatment:</w:t>
            </w:r>
            <w:r>
              <w:t xml:space="preserve"> </w:t>
            </w:r>
            <w:r>
              <w:t xml:space="preserve">who receives which treatment is decided by the individuals themselves or by someone other than the investigators.</w:t>
            </w:r>
          </w:p>
          <w:bookmarkEnd w:id="9"/>
        </w:tc>
      </w:tr>
    </w:tbl>
    <w:p>
      <w:pPr>
        <w:pStyle w:val="BodyText"/>
      </w:pPr>
      <w:ins w:id="2"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0" w:name="exm-pedestrians-observational"/>
          <w:p>
            <w:pPr>
              <w:pStyle w:val="BodyText"/>
            </w:pPr>
            <w:r>
              <w:rPr>
                <w:b/>
                <w:bCs/>
              </w:rPr>
              <w:t xml:space="preserve">Example 1 (Watching pedestrians instead of randomizing)</w:t>
            </w:r>
            <w:r>
              <w:t xml:space="preserve"> </w:t>
            </w:r>
            <w:r>
              <w:t xml:space="preserve">Let the treatment</w:t>
            </w:r>
            <w:r>
              <w:t xml:space="preserve"> </w:t>
            </w:r>
            <m:oMath>
              <m:r>
                <m:t>A</m:t>
              </m:r>
            </m:oMath>
            <w:r>
              <w:t xml:space="preserve"> </w:t>
            </w:r>
            <w:r>
              <w:t xml:space="preserve">be whether one pedestrian looks up at the sky,</w:t>
            </w:r>
            <w:r>
              <w:t xml:space="preserve"> </w:t>
            </w:r>
            <w:r>
              <w:t xml:space="preserve">and the outcome</w:t>
            </w:r>
            <w:r>
              <w:t xml:space="preserve"> </w:t>
            </w:r>
            <m:oMath>
              <m:r>
                <m:t>Y</m:t>
              </m:r>
            </m:oMath>
            <w:r>
              <w:t xml:space="preserve"> </w:t>
            </w:r>
            <w:r>
              <w:t xml:space="preserve">whether a nearby pedestrian then looks up too.</w:t>
            </w:r>
            <w:r>
              <w:t xml:space="preserve"> </w:t>
            </w:r>
            <w:r>
              <w:t xml:space="preserve">If we merely record pairs of passers-by, nobody assigns</w:t>
            </w:r>
            <w:r>
              <w:t xml:space="preserve"> </w:t>
            </w:r>
            <m:oMath>
              <m:r>
                <m:t>A</m:t>
              </m:r>
            </m:oMath>
            <w:r>
              <w:t xml:space="preserve">,</w:t>
            </w:r>
            <w:r>
              <w:t xml:space="preserve"> </w:t>
            </w:r>
            <w:r>
              <w:t xml:space="preserve">so the study is observational (</w:t>
            </w:r>
            <w:hyperlink w:anchor="def-observational-study">
              <w:r>
                <w:rPr>
                  <w:rStyle w:val="Hyperlink"/>
                </w:rPr>
                <w:t xml:space="preserve">Definition 1</w:t>
              </w:r>
            </w:hyperlink>
            <w:r>
              <w:t xml:space="preserve">).</w:t>
            </w:r>
            <w:r>
              <w:t xml:space="preserve"> </w:t>
            </w:r>
            <w:r>
              <w:t xml:space="preserve">Any association between</w:t>
            </w:r>
            <w:r>
              <w:t xml:space="preserve"> </w:t>
            </w:r>
            <m:oMath>
              <m:r>
                <m:t>A</m:t>
              </m:r>
            </m:oMath>
            <w:r>
              <w:t xml:space="preserve"> </w:t>
            </w:r>
            <w:r>
              <w:t xml:space="preserve">and</w:t>
            </w:r>
            <w:r>
              <w:t xml:space="preserve"> </w:t>
            </w:r>
            <m:oMath>
              <m:r>
                <m:t>Y</m:t>
              </m:r>
            </m:oMath>
            <w:r>
              <w:t xml:space="preserve"> </w:t>
            </w:r>
            <w:r>
              <w:t xml:space="preserve">could then reflect a shared cause, such as a sudden noise overhead,</w:t>
            </w:r>
            <w:r>
              <w:t xml:space="preserve"> </w:t>
            </w:r>
            <w:r>
              <w:t xml:space="preserve">a worry that randomizing</w:t>
            </w:r>
            <w:r>
              <w:t xml:space="preserve"> </w:t>
            </w:r>
            <m:oMath>
              <m:r>
                <m:t>A</m:t>
              </m:r>
            </m:oMath>
            <w:r>
              <w:t xml:space="preserve"> </w:t>
            </w:r>
            <w:r>
              <w:t xml:space="preserve">would have ruled out.</w:t>
            </w:r>
          </w:p>
          <w:bookmarkEnd w:id="10"/>
        </w:tc>
      </w:tr>
    </w:tbl>
    <w:p>
      <w:pPr>
        <w:pStyle w:val="BodyText"/>
      </w:pPr>
      <w:ins w:id="3" w:author="PR Preview" w:date="2024-01-01T00:00:00Z">
        <w:r>
          <w:t xml:space="preserve">Much of what we know (evolution, plate tectonics, the fact that hot coffee can burn) comes from observation rather than experiment.</w:t>
        </w:r>
      </w:ins>
    </w:p>
    <w:p>
      <w:pPr>
        <w:pStyle w:val="BodyText"/>
      </w:pPr>
      <w:r>
        <w:t xml:space="preserve">This chapter asks: under what conditions can an observational study support a valid causal inference?</w:t>
      </w:r>
    </w:p>
    <w:p>
      <w:pPr>
        <w:pStyle w:val="BodyText"/>
      </w:pPr>
      <w:r>
        <w:t xml:space="preserve">This chapter is based on</w:t>
      </w:r>
      <w:r>
        <w:t xml:space="preserve"> </w:t>
      </w:r>
      <w:r>
        <w:t xml:space="preserve">Hernán and Robins (2020, chap. 3, pp. 27-46)</w:t>
      </w:r>
      <w:r>
        <w:t xml:space="preserve">.</w:t>
      </w:r>
    </w:p>
    <w:bookmarkStart w:id="30" w:name="identifiability-conditions-pp.-27-29"/>
    <w:p>
      <w:pPr>
        <w:pStyle w:val="Heading2"/>
      </w:pPr>
      <w:r>
        <w:t xml:space="preserve">1 3.1 Identifiability Conditions (pp. 27-29)</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exm-transplant-compromise"/>
          <w:p>
            <w:pPr>
              <w:pStyle w:val="BodyText"/>
            </w:pPr>
            <w:r>
              <w:rPr>
                <w:b/>
                <w:bCs/>
              </w:rPr>
              <w:t xml:space="preserve">Example 2 (A risk ratio that mixes benefit and prognosis)</w:t>
            </w:r>
            <w:r>
              <w:t xml:space="preserve"> </w:t>
            </w:r>
            <w:r>
              <w:t xml:space="preserve">Let</w:t>
            </w:r>
            <w:r>
              <w:t xml:space="preserve"> </w:t>
            </w:r>
            <m:oMath>
              <m:r>
                <m:t>A</m:t>
              </m:r>
            </m:oMath>
            <w:r>
              <w:t xml:space="preserve"> </w:t>
            </w:r>
            <w:r>
              <w:t xml:space="preserve">be heart transplant and</w:t>
            </w:r>
            <w:r>
              <w:t xml:space="preserve"> </w:t>
            </w:r>
            <m:oMath>
              <m:r>
                <m:t>Y</m:t>
              </m:r>
            </m:oMath>
            <w:r>
              <w:t xml:space="preserve"> </w:t>
            </w:r>
            <w:r>
              <w:t xml:space="preserve">death.</w:t>
            </w:r>
            <w:r>
              <w:t xml:space="preserve"> </w:t>
            </w:r>
            <w:r>
              <w:t xml:space="preserve">In an ideal marginally randomized experiment (full adherence, no loss to follow-up), exchangeability holds,</w:t>
            </w:r>
            <w:r>
              <w:t xml:space="preserve"> </w:t>
            </w:r>
            <w:r>
              <w:t xml:space="preserve">and an associational risk ratio of, say, 0.7 would be expected to match the causal risk ratio.</w:t>
            </w:r>
          </w:p>
          <w:p>
            <w:pPr>
              <w:pStyle w:val="BodyText"/>
            </w:pPr>
            <w:r>
              <w:t xml:space="preserve">Suppose instead that</w:t>
            </w:r>
            <w:r>
              <w:t xml:space="preserve"> </w:t>
            </w:r>
            <m:oMath>
              <m:r>
                <m:t>A</m:t>
              </m:r>
            </m:oMath>
            <w:r>
              <w:t xml:space="preserve"> </w:t>
            </w:r>
            <w:r>
              <w:t xml:space="preserve">was not randomized and that sicker patients were more likely to be transplanted.</w:t>
            </w:r>
            <w:r>
              <w:t xml:space="preserve"> </w:t>
            </w:r>
            <w:r>
              <w:t xml:space="preserve">Suppose also that transplant really does lower the risk of death.</w:t>
            </w:r>
            <w:r>
              <w:t xml:space="preserve"> </w:t>
            </w:r>
            <w:r>
              <w:t xml:space="preserve">Then an associational risk ratio of 1.1 may be a</w:t>
            </w:r>
            <w:r>
              <w:t xml:space="preserve"> </w:t>
            </w:r>
            <w:r>
              <w:rPr>
                <w:b/>
                <w:bCs/>
              </w:rPr>
              <w:t xml:space="preserve">compromise</w:t>
            </w:r>
            <w:r>
              <w:t xml:space="preserve"> </w:t>
            </w:r>
            <w:r>
              <w:t xml:space="preserve">between two opposing forces:</w:t>
            </w:r>
          </w:p>
          <w:p>
            <w:pPr>
              <w:pStyle w:val="Compact"/>
              <w:numPr>
                <w:ilvl w:val="0"/>
                <w:numId w:val="1001"/>
              </w:numPr>
            </w:pPr>
            <w:r>
              <w:t xml:space="preserve">the benefit of transplant, which pulls the ratio below 1;</w:t>
            </w:r>
          </w:p>
          <w:p>
            <w:pPr>
              <w:pStyle w:val="Compact"/>
              <w:numPr>
                <w:ilvl w:val="0"/>
                <w:numId w:val="1001"/>
              </w:numPr>
            </w:pPr>
            <w:r>
              <w:t xml:space="preserve">the worse prognosis of those who were transplanted, which pushes it above 1.</w:t>
            </w:r>
          </w:p>
          <w:bookmarkEnd w:id="11"/>
        </w:tc>
      </w:tr>
    </w:tbl>
    <w:p>
      <w:pPr>
        <w:pStyle w:val="FirstParagraph"/>
      </w:pPr>
      <w:ins w:id="8" w:author="PR Preview" w:date="2024-01-01T00:00:00Z">
        <w:r>
          <w:t xml:space="preserve">So an observational association may owe more to who got treated than to what treatment does.</w:t>
        </w:r>
      </w:ins>
      <w:ins w:id="8" w:author="PR Preview" w:date="2024-01-01T00:00:00Z">
        <w:r>
          <w:t xml:space="preserve"> </w:t>
        </w:r>
      </w:ins>
      <w:ins w:id="8" w:author="PR Preview" w:date="2024-01-01T00:00:00Z">
        <w:r>
          <w:t xml:space="preserve">Observational analyses commonly act</w:t>
        </w:r>
      </w:ins>
      <w:ins w:id="8" w:author="PR Preview" w:date="2024-01-01T00:00:00Z">
        <w:r>
          <w:t xml:space="preserve"> </w:t>
        </w:r>
      </w:ins>
      <w:ins w:id="8" w:author="PR Preview" w:date="2024-01-01T00:00:00Z">
        <w:r>
          <w:rPr>
            <w:i/>
            <w:iCs/>
          </w:rPr>
          <w:t xml:space="preserve">as though</w:t>
        </w:r>
      </w:ins>
      <w:ins w:id="8" w:author="PR Preview" w:date="2024-01-01T00:00:00Z">
        <w:r>
          <w:t xml:space="preserve"> </w:t>
        </w:r>
      </w:ins>
      <w:ins w:id="8" w:author="PR Preview" w:date="2024-01-01T00:00:00Z">
        <w:r>
          <w:t xml:space="preserve">treatment had been randomized within levels of the measured covariates</w:t>
        </w:r>
      </w:ins>
      <w:ins w:id="8" w:author="PR Preview" w:date="2024-01-01T00:00:00Z">
        <w:r>
          <w:t xml:space="preserve"> </w:t>
        </w:r>
      </w:ins>
      <m:oMath>
        <m:r>
          <m:t>L</m:t>
        </m:r>
      </m:oMath>
      <w:ins w:id="8" w:author="PR Preview" w:date="2024-01-01T00:00:00Z">
        <w:r>
          <w:t xml:space="preserve">, an approximation at best.</w:t>
        </w:r>
      </w:ins>
      <w:ins w:id="8" w:author="PR Preview" w:date="2024-01-01T00:00:00Z">
        <w:r>
          <w:t xml:space="preserve"> </w:t>
        </w:r>
      </w:ins>
      <w:ins w:id="8" w:author="PR Preview" w:date="2024-01-01T00:00:00Z">
        <w:r>
          <w:t xml:space="preserve">Their validity then hinges on whether the study really resembles a</w:t>
        </w:r>
      </w:ins>
      <w:ins w:id="8" w:author="PR Preview" w:date="2024-01-01T00:00:00Z">
        <w:r>
          <w:t xml:space="preserve"> </w:t>
        </w:r>
      </w:ins>
      <w:ins w:id="8" w:author="PR Preview" w:date="2024-01-01T00:00:00Z">
        <w:r>
          <w:rPr>
            <w:b/>
            <w:bCs/>
          </w:rPr>
          <w:t xml:space="preserve">conditionally randomized experiment</w:t>
        </w:r>
      </w:ins>
      <w:ins w:id="8" w:author="PR Preview" w:date="2024-01-01T00:00:00Z">
        <w:r>
          <w:t xml:space="preserve">.</w:t>
        </w:r>
      </w:ins>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2" w:name="def-identifiability-conditions"/>
          <w:p>
            <w:pPr>
              <w:pStyle w:val="BodyText"/>
            </w:pPr>
            <w:r>
              <w:rPr>
                <w:b/>
                <w:bCs/>
              </w:rPr>
              <w:t xml:space="preserve">Definition 2 (Identifiability conditions)</w:t>
            </w:r>
            <w:r>
              <w:t xml:space="preserve"> </w:t>
            </w:r>
            <w:r>
              <w:t xml:space="preserve">Let</w:t>
            </w:r>
            <w:r>
              <w:t xml:space="preserve"> </w:t>
            </w:r>
            <m:oMath>
              <m:r>
                <m:t>A</m:t>
              </m:r>
            </m:oMath>
            <w:r>
              <w:t xml:space="preserve"> </w:t>
            </w:r>
            <w:r>
              <w:t xml:space="preserve">be a treatment,</w:t>
            </w:r>
            <w:r>
              <w:t xml:space="preserve"> </w:t>
            </w:r>
            <m:oMath>
              <m:r>
                <m:t>Y</m:t>
              </m:r>
            </m:oMath>
            <w:r>
              <w:t xml:space="preserve"> </w:t>
            </w:r>
            <w:r>
              <w:t xml:space="preserve">an outcome with counterfactual outcomes</w:t>
            </w:r>
            <w:r>
              <w:t xml:space="preserve"> </w:t>
            </w:r>
            <m:oMath>
              <m:sSup>
                <m:e>
                  <m:r>
                    <m:t>Y</m:t>
                  </m:r>
                </m:e>
                <m:sup>
                  <m:r>
                    <m:t>a</m:t>
                  </m:r>
                </m:sup>
              </m:sSup>
            </m:oMath>
            <w:r>
              <w:t xml:space="preserve">, and</w:t>
            </w:r>
            <w:r>
              <w:t xml:space="preserve"> </w:t>
            </w:r>
            <m:oMath>
              <m:r>
                <m:t>L</m:t>
              </m:r>
            </m:oMath>
            <w:r>
              <w:t xml:space="preserve"> </w:t>
            </w:r>
            <w:r>
              <w:t xml:space="preserve">a set of measured covariates.</w:t>
            </w:r>
            <w:r>
              <w:t xml:space="preserve"> </w:t>
            </w:r>
            <w:r>
              <w:t xml:space="preserve">The</w:t>
            </w:r>
            <w:r>
              <w:t xml:space="preserve"> </w:t>
            </w:r>
            <w:r>
              <w:rPr>
                <w:b/>
                <w:bCs/>
              </w:rPr>
              <w:t xml:space="preserve">identifiability conditions</w:t>
            </w:r>
            <w:r>
              <w:t xml:space="preserve"> </w:t>
            </w:r>
            <w:r>
              <w:t xml:space="preserve">(or identifiability assumptions) are three conditions under which the average causal effect of</w:t>
            </w:r>
            <w:r>
              <w:t xml:space="preserve"> </w:t>
            </w:r>
            <m:oMath>
              <m:r>
                <m:t>A</m:t>
              </m:r>
            </m:oMath>
            <w:r>
              <w:t xml:space="preserve"> </w:t>
            </w:r>
            <w:r>
              <w:t xml:space="preserve">on</w:t>
            </w:r>
            <w:r>
              <w:t xml:space="preserve"> </w:t>
            </w:r>
            <m:oMath>
              <m:r>
                <m:t>Y</m:t>
              </m:r>
            </m:oMath>
            <w:r>
              <w:t xml:space="preserve"> </w:t>
            </w:r>
            <w:r>
              <w:t xml:space="preserve">can be computed from the distribution of the observed data:</w:t>
            </w:r>
          </w:p>
          <w:p>
            <w:pPr>
              <w:pStyle w:val="Compact"/>
              <w:numPr>
                <w:ilvl w:val="0"/>
                <w:numId w:val="1002"/>
              </w:numPr>
            </w:pPr>
            <w:r>
              <w:rPr>
                <w:b/>
                <w:bCs/>
              </w:rPr>
              <w:t xml:space="preserve">consistency</w:t>
            </w:r>
            <w:r>
              <w:t xml:space="preserve">: each individual’s observed outcome is her counterfactual outcome under the treatment she actually received,</w:t>
            </w:r>
            <w:r>
              <w:t xml:space="preserve"> </w:t>
            </w:r>
            <m:oMath>
              <m:r>
                <m:t>Y</m:t>
              </m:r>
              <m:r>
                <m:rPr>
                  <m:sty m:val="p"/>
                </m:rPr>
                <m:t>=</m:t>
              </m:r>
              <m:sSup>
                <m:e>
                  <m:r>
                    <m:t>Y</m:t>
                  </m:r>
                </m:e>
                <m:sup>
                  <m:r>
                    <m:t>A</m:t>
                  </m:r>
                </m:sup>
              </m:sSup>
            </m:oMath>
            <w:r>
              <w:t xml:space="preserve">;</w:t>
            </w:r>
          </w:p>
          <w:p>
            <w:pPr>
              <w:pStyle w:val="Compact"/>
              <w:numPr>
                <w:ilvl w:val="0"/>
                <w:numId w:val="1002"/>
              </w:numPr>
            </w:pPr>
            <w:r>
              <w:rPr>
                <w:b/>
                <w:bCs/>
              </w:rPr>
              <w:t xml:space="preserve">conditional exchangeability</w:t>
            </w:r>
            <w:r>
              <w:t xml:space="preserve">: given only the measured covariates</w:t>
            </w:r>
            <w:r>
              <w:t xml:space="preserve"> </w:t>
            </w:r>
            <m:oMath>
              <m:r>
                <m:t>L</m:t>
              </m:r>
            </m:oMath>
            <w:r>
              <w:t xml:space="preserve">, the counterfactual outcomes are independent of the treatment actually received,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for all</w:t>
            </w:r>
            <w:r>
              <w:t xml:space="preserve"> </w:t>
            </w:r>
            <m:oMath>
              <m:r>
                <m:t>a</m:t>
              </m:r>
            </m:oMath>
            <w:r>
              <w:t xml:space="preserve">;</w:t>
            </w:r>
          </w:p>
          <w:p>
            <w:pPr>
              <w:pStyle w:val="Compact"/>
              <w:numPr>
                <w:ilvl w:val="0"/>
                <w:numId w:val="1002"/>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every treatment value</w:t>
            </w:r>
            <w:r>
              <w:t xml:space="preserve"> </w:t>
            </w:r>
            <m:oMath>
              <m:r>
                <m:t>a</m:t>
              </m:r>
            </m:oMath>
            <w:r>
              <w:t xml:space="preserve"> </w:t>
            </w:r>
            <w:r>
              <w:t xml:space="preserve">in the causal contrast and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w:t>
            </w:r>
          </w:p>
          <w:p>
            <w:pPr>
              <w:pStyle w:val="FirstParagraph"/>
            </w:pPr>
            <w:r>
              <w:t xml:space="preserve">When all three hold, the observational study can be analyzed as if it were a conditionally randomized experiment.</w:t>
            </w:r>
          </w:p>
          <w:bookmarkEnd w:id="12"/>
        </w:tc>
      </w:tr>
    </w:tbl>
    <w:p>
      <w:pPr>
        <w:pStyle w:val="BodyText"/>
      </w:pPr>
      <w:ins w:id="10"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3" w:name="Xe728d442dac8d485c7d27388a81bbbe8c279ea7"/>
          <w:p>
            <w:pPr>
              <w:pStyle w:val="BodyText"/>
            </w:pPr>
            <w:r>
              <w:rPr>
                <w:b/>
                <w:bCs/>
              </w:rPr>
              <w:t xml:space="preserve">Example 3 (The identifiability conditions in a heart transplant study)</w:t>
            </w:r>
            <w:r>
              <w:t xml:space="preserve"> </w:t>
            </w:r>
            <w:r>
              <w:t xml:space="preserve">Let</w:t>
            </w:r>
            <w:r>
              <w:t xml:space="preserve"> </w:t>
            </w:r>
            <m:oMath>
              <m:r>
                <m:t>A</m:t>
              </m:r>
            </m:oMath>
            <w:r>
              <w:t xml:space="preserve"> </w:t>
            </w:r>
            <w:r>
              <w:t xml:space="preserve">be heart transplant,</w:t>
            </w:r>
            <w:r>
              <w:t xml:space="preserve"> </w:t>
            </w:r>
            <m:oMath>
              <m:r>
                <m:t>Y</m:t>
              </m:r>
            </m:oMath>
            <w:r>
              <w:t xml:space="preserve"> </w:t>
            </w:r>
            <w:r>
              <w:t xml:space="preserve">death, and</w:t>
            </w:r>
            <w:r>
              <w:t xml:space="preserve"> </w:t>
            </w:r>
            <m:oMath>
              <m:r>
                <m:t>L</m:t>
              </m:r>
            </m:oMath>
            <w:r>
              <w:t xml:space="preserve"> </w:t>
            </w:r>
            <w:r>
              <w:t xml:space="preserve">critical condition at baseline.</w:t>
            </w:r>
            <w:r>
              <w:t xml:space="preserve"> </w:t>
            </w:r>
            <w:r>
              <w:t xml:space="preserve">The three conditions of</w:t>
            </w:r>
            <w:r>
              <w:t xml:space="preserve"> </w:t>
            </w:r>
            <w:hyperlink w:anchor="def-identifiability-conditions">
              <w:r>
                <w:rPr>
                  <w:rStyle w:val="Hyperlink"/>
                </w:rPr>
                <w:t xml:space="preserve">Definition 2</w:t>
              </w:r>
            </w:hyperlink>
            <w:r>
              <w:t xml:space="preserve"> </w:t>
            </w:r>
            <w:r>
              <w:t xml:space="preserve">then say:</w:t>
            </w:r>
          </w:p>
          <w:p>
            <w:pPr>
              <w:pStyle w:val="Compact"/>
              <w:numPr>
                <w:ilvl w:val="0"/>
                <w:numId w:val="1003"/>
              </w:numPr>
            </w:pPr>
            <w:r>
              <w:t xml:space="preserve">consistency: each patient’s recorded death status is the one that goes with the transplant decision she actually had;</w:t>
            </w:r>
          </w:p>
          <w:p>
            <w:pPr>
              <w:pStyle w:val="Compact"/>
              <w:numPr>
                <w:ilvl w:val="0"/>
                <w:numId w:val="1003"/>
              </w:numPr>
            </w:pPr>
            <w:r>
              <w:t xml:space="preserve">conditional exchangeability: among patients equally critical, those who were and were not transplanted would have had the same risk of death under either decision;</w:t>
            </w:r>
          </w:p>
          <w:p>
            <w:pPr>
              <w:pStyle w:val="Compact"/>
              <w:numPr>
                <w:ilvl w:val="0"/>
                <w:numId w:val="1003"/>
              </w:numPr>
            </w:pPr>
            <w:r>
              <w:t xml:space="preserve">positivity: both critical and noncritical patients had some chance of being transplanted and some chance of not being transplanted.</w:t>
            </w:r>
          </w:p>
          <w:bookmarkEnd w:id="13"/>
        </w:tc>
      </w:tr>
    </w:tbl>
    <w:p>
      <w:pPr>
        <w:pStyle w:val="FirstParagraph"/>
      </w:pPr>
      <w:ins w:id="11" w:author="PR Preview" w:date="2024-01-01T00:00:00Z">
        <w:r>
          <w:t xml:space="preserve">Consistency comes from Chapter 1, exchangeability from Chapter 2, and positivity from Technical Point 2.3.</w:t>
        </w:r>
      </w:ins>
      <w:ins w:id="11" w:author="PR Preview" w:date="2024-01-01T00:00:00Z">
        <w:r>
          <w:t xml:space="preserve"> </w:t>
        </w:r>
      </w:ins>
      <w:ins w:id="11" w:author="PR Preview" w:date="2024-01-01T00:00:00Z">
        <w:r>
          <w:t xml:space="preserve">Sections 3.2 to 3.5 take them one at a time and define each formally.</w:t>
        </w:r>
      </w:ins>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opt/quarto/share/formats/docx/important.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Data Alone Are Not Enough</w:t>
            </w:r>
          </w:p>
        </w:tc>
      </w:tr>
      <w:tr>
        <w:trPr>
          <w:cantSplit/>
        </w:trPr>
        <w:tc>
          <w:tcPr>
            <w:tcMar>
              <w:top w:w="108" w:type="dxa"/>
              <w:bottom w:w="108" w:type="dxa"/>
            </w:tcMar>
          </w:tcPr>
          <w:p>
            <w:pPr>
              <w:pStyle w:val="BodyText"/>
            </w:pPr>
            <w:pPr>
              <w:spacing w:before="16" w:after="16"/>
            </w:pPr>
            <w:r>
              <w:t xml:space="preserve">An ideal randomized experiment secures the identifiability conditions (</w:t>
            </w:r>
            <w:hyperlink w:anchor="def-identifiability-conditions">
              <w:r>
                <w:rPr>
                  <w:rStyle w:val="Hyperlink"/>
                </w:rPr>
                <w:t xml:space="preserve">Definition 2</w:t>
              </w:r>
            </w:hyperlink>
            <w:r>
              <w:t xml:space="preserve">) through its design.</w:t>
            </w:r>
            <w:r>
              <w:t xml:space="preserve"> </w:t>
            </w:r>
            <w:r>
              <w:t xml:space="preserve">An observational study cannot do so,</w:t>
            </w:r>
            <w:r>
              <w:t xml:space="preserve"> </w:t>
            </w:r>
            <w:r>
              <w:t xml:space="preserve">and there the conditions are</w:t>
            </w:r>
            <w:r>
              <w:t xml:space="preserve"> </w:t>
            </w:r>
            <w:r>
              <w:rPr>
                <w:i/>
                <w:iCs/>
              </w:rPr>
              <w:t xml:space="preserve">assumptions</w:t>
            </w:r>
            <w:r>
              <w:t xml:space="preserve"> </w:t>
            </w:r>
            <w:r>
              <w:t xml:space="preserve">brought to the data from outside.</w:t>
            </w:r>
            <w:r>
              <w:t xml:space="preserve"> </w:t>
            </w:r>
            <w:r>
              <w:t xml:space="preserve">A causal conclusion from observational data is only as good as the data</w:t>
            </w:r>
            <w:r>
              <w:t xml:space="preserve"> </w:t>
            </w:r>
            <w:r>
              <w:rPr>
                <w:b/>
                <w:bCs/>
              </w:rPr>
              <w:t xml:space="preserve">and</w:t>
            </w:r>
            <w:r>
              <w:t xml:space="preserve"> </w:t>
            </w:r>
            <w:r>
              <w:t xml:space="preserve">those assumptions together.</w:t>
            </w:r>
          </w:p>
          <w:p/>
        </w:tc>
      </w:tr>
    </w:tbl>
    <w:p>
      <w:pPr>
        <w:pStyle w:val="BodyText"/>
      </w:pPr>
      <w:ins w:id="12" w:author="PR Preview" w:date="2024-01-01T00:00:00Z">
        <w:r>
          <w:t xml:space="preserve">The identifiability conditions are often heroic, which is why causal inferences from observational data are viewed with suspicion.</w:t>
        </w:r>
      </w:ins>
    </w:p>
    <w:p>
      <w:pPr>
        <w:pStyle w:val="BodyText"/>
      </w:pPr>
      <w:r>
        <w:t xml:space="preserve">For simplicity, this chapter considers only studies in which everyone stays under follow-up and adheres to the assigned treatment;</w:t>
      </w:r>
      <w:r>
        <w:t xml:space="preserve"> </w:t>
      </w:r>
      <w:r>
        <w:t xml:space="preserve">Chapters 8 and 9 relax this.</w:t>
      </w:r>
    </w:p>
    <w:p>
      <w:pPr>
        <w:pStyle w:val="BodyText"/>
      </w:pPr>
      <w:ins w:id="14" w:author="PR Preview" w:date="2024-01-01T00:00:00Z">
        <w:r>
          <w:t xml:space="preserve">The book notes that Rubin (1974, 1978) extended Neyman’s theory to observational studies</w:t>
        </w:r>
      </w:ins>
      <w:ins w:id="14" w:author="PR Preview" w:date="2024-01-01T00:00:00Z">
        <w:r>
          <w:t xml:space="preserve"> </w:t>
        </w:r>
      </w:ins>
      <w:ins w:id="14" w:author="PR Preview" w:date="2024-01-01T00:00:00Z">
        <w:r>
          <w:t xml:space="preserve">(Hernán and Robins 2020, 28)</w:t>
        </w:r>
      </w:ins>
      <w:ins w:id="14" w:author="PR Preview" w:date="2024-01-01T00:00:00Z">
        <w:r>
          <w:t xml:space="preserve">.</w:t>
        </w:r>
      </w:ins>
    </w:p>
    <w:bookmarkStart w:id="21" w:name="table-3.1"/>
    <w:p>
      <w:pPr>
        <w:pStyle w:val="Heading3"/>
      </w:pPr>
      <w:r>
        <w:t xml:space="preserve">1.1 Table 3.1</w:t>
      </w:r>
    </w:p>
    <w:p>
      <w:r>
        <w:pict>
          <v:rect style="width:0;height:1.5pt" o:hralign="center" o:hrstd="t" o:hr="t"/>
        </w:pict>
      </w:r>
    </w:p>
    <w:tbl>
      <w:tblPr>
        <w:tblStyle w:val="Table"/>
        <w:tblW w:type="pct" w:w="5000"/>
        <w:tblLayout w:type="fixed"/>
        <w:tblLook w:firstRow="0" w:lastRow="0" w:firstColumn="0" w:lastColumn="0" w:noHBand="0" w:noVBand="0" w:val="0000"/>
      </w:tblPr>
      <w:tblGrid>
        <w:gridCol w:w="7920"/>
      </w:tblGrid>
      <w:tr>
        <w:tc>
          <w:tcPr/>
          <w:bookmarkStart w:id="17" w:name="tbl-table-3-1"/>
          <w:p>
            <w:pPr>
              <w:jc w:val="center"/>
            </w:pPr>
            <w:pPr>
              <w:jc w:val="left"/>
              <w:spacing w:before="200"/>
              <w:pStyle w:val="ImageCaption"/>
            </w:pPr>
            <w:r>
              <w:t xml:space="preserve">Table 1: The book’s Table 3.1: critical condition at baseline</w:t>
            </w:r>
            <w:r>
              <w:t xml:space="preserve"> </w:t>
            </w:r>
            <m:oMath>
              <m:r>
                <m:t>L</m:t>
              </m:r>
            </m:oMath>
            <w:r>
              <w:t xml:space="preserve"> </w:t>
            </w:r>
            <w:r>
              <w:t xml:space="preserve">(1: yes), heart transplant</w:t>
            </w:r>
            <w:r>
              <w:t xml:space="preserve"> </w:t>
            </w:r>
            <m:oMath>
              <m:r>
                <m:t>A</m:t>
              </m:r>
            </m:oMath>
            <w:r>
              <w:t xml:space="preserve">, and death</w:t>
            </w:r>
            <w:r>
              <w:t xml:space="preserve"> </w:t>
            </w:r>
            <m:oMath>
              <m:r>
                <m:t>Y</m:t>
              </m:r>
            </m:oMath>
            <w:r>
              <w:t xml:space="preserve"> </w:t>
            </w:r>
            <w:r>
              <w:t xml:space="preserve">for 20 individuals</w:t>
            </w:r>
            <w:r>
              <w:t xml:space="preserve"> </w:t>
            </w:r>
            <w:r>
              <w:t xml:space="preserve">(Hernán and Robins 2020, 28)</w:t>
            </w:r>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t xml:space="preserve">Name</w:t>
                  </w:r>
                </w:p>
              </w:tc>
              <w:tc>
                <w:tcPr/>
                <w:p>
                  <w:pPr>
                    <w:pStyle w:val="Compact"/>
                    <w:jc w:val="center"/>
                  </w:pPr>
                  <m:oMath>
                    <m:r>
                      <m:t>L</m:t>
                    </m:r>
                  </m:oMath>
                  <w:r>
                    <w:t xml:space="preserve">​</w:t>
                  </w:r>
                </w:p>
              </w:tc>
              <w:tc>
                <w:tcPr/>
                <w:p>
                  <w:pPr>
                    <w:pStyle w:val="Compact"/>
                    <w:jc w:val="center"/>
                  </w:pPr>
                  <m:oMath>
                    <m:r>
                      <m:t>A</m:t>
                    </m:r>
                  </m:oMath>
                  <w:r>
                    <w:t xml:space="preserve">​</w:t>
                  </w:r>
                </w:p>
              </w:tc>
              <w:tc>
                <w:tcPr/>
                <w:p>
                  <w:pPr>
                    <w:pStyle w:val="Compact"/>
                    <w:jc w:val="center"/>
                  </w:pPr>
                  <m:oMath>
                    <m:r>
                      <m:t>Y</m:t>
                    </m:r>
                  </m:oMath>
                  <w:r>
                    <w:t xml:space="preserve">​</w:t>
                  </w:r>
                </w:p>
              </w:tc>
              <w:tc>
                <w:tcPr/>
                <w:p>
                  <w:pPr>
                    <w:pStyle w:val="Compact"/>
                    <w:jc w:val="center"/>
                  </w:pPr>
                  <w:r>
                    <w:t xml:space="preserve">Name</w:t>
                  </w:r>
                </w:p>
              </w:tc>
              <w:tc>
                <w:tcPr/>
                <w:p>
                  <w:pPr>
                    <w:pStyle w:val="Compact"/>
                    <w:jc w:val="center"/>
                  </w:pPr>
                  <m:oMath>
                    <m:r>
                      <m:t>L</m:t>
                    </m:r>
                  </m:oMath>
                  <w:r>
                    <w:t xml:space="preserve">​</w:t>
                  </w:r>
                </w:p>
              </w:tc>
              <w:tc>
                <w:tcPr/>
                <w:p>
                  <w:pPr>
                    <w:pStyle w:val="Compact"/>
                    <w:jc w:val="center"/>
                  </w:pPr>
                  <m:oMath>
                    <m:r>
                      <m:t>A</m:t>
                    </m:r>
                  </m:oMath>
                  <w:r>
                    <w:t xml:space="preserve">​</w:t>
                  </w:r>
                </w:p>
              </w:tc>
              <w:tc>
                <w:tcPr/>
                <w:p>
                  <w:pPr>
                    <w:pStyle w:val="Compact"/>
                    <w:jc w:val="center"/>
                  </w:pPr>
                  <m:oMath>
                    <m:r>
                      <m:t>Y</m:t>
                    </m:r>
                  </m:oMath>
                  <w:r>
                    <w:t xml:space="preserve">​</w:t>
                  </w:r>
                </w:p>
              </w:tc>
            </w:tr>
            <w:tr>
              <w:tc>
                <w:tcPr/>
                <w:p>
                  <w:pPr>
                    <w:pStyle w:val="Compact"/>
                    <w:jc w:val="center"/>
                  </w:pPr>
                  <w:r>
                    <w:t xml:space="preserve">Rheia</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Leto</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Kronos</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Ares</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p>
                  <w:pPr>
                    <w:pStyle w:val="Compact"/>
                    <w:jc w:val="center"/>
                  </w:pPr>
                  <w:r>
                    <w:t xml:space="preserve">Demeter</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Athena</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p>
                  <w:pPr>
                    <w:pStyle w:val="Compact"/>
                    <w:jc w:val="center"/>
                  </w:pPr>
                  <w:r>
                    <w:t xml:space="preserve">Hades</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Hephaestus</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p>
                  <w:pPr>
                    <w:pStyle w:val="Compact"/>
                    <w:jc w:val="center"/>
                  </w:pPr>
                  <w:r>
                    <w:t xml:space="preserve">Hestia</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Aphrodite</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p>
                  <w:pPr>
                    <w:pStyle w:val="Compact"/>
                    <w:jc w:val="center"/>
                  </w:pPr>
                  <w:r>
                    <w:t xml:space="preserve">Poseidon</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Polyphemus</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p>
                  <w:pPr>
                    <w:pStyle w:val="Compact"/>
                    <w:jc w:val="center"/>
                  </w:pPr>
                  <w:r>
                    <w:t xml:space="preserve">Hera</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Persephone</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p>
                  <w:pPr>
                    <w:pStyle w:val="Compact"/>
                    <w:jc w:val="center"/>
                  </w:pPr>
                  <w:r>
                    <w:t xml:space="preserve">Zeus</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Hermes</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r>
            <w:tr>
              <w:tc>
                <w:tcPr/>
                <w:p>
                  <w:pPr>
                    <w:pStyle w:val="Compact"/>
                    <w:jc w:val="center"/>
                  </w:pPr>
                  <w:r>
                    <w:t xml:space="preserve">Artemis</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Hebe</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r>
            <w:tr>
              <w:tc>
                <w:tcPr/>
                <w:p>
                  <w:pPr>
                    <w:pStyle w:val="Compact"/>
                    <w:jc w:val="center"/>
                  </w:pPr>
                  <w:r>
                    <w:t xml:space="preserve">Apollo</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Dionysus</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r>
          </w:tbl>
          <w:bookmarkEnd w:id="17"/>
          <w:p/>
        </w:tc>
      </w:tr>
    </w:tbl>
    <w:p>
      <w:pPr>
        <w:pStyle w:val="BodyText"/>
      </w:pPr>
      <w:hyperlink w:anchor="tbl-table-3-1">
        <w:r>
          <w:rPr>
            <w:rStyle w:val="Hyperlink"/>
          </w:rPr>
          <w:t xml:space="preserve">Table 3.1</w:t>
        </w:r>
      </w:hyperlink>
      <w:ins w:id="17" w:author="PR Preview" w:date="2024-01-01T00:00:00Z">
        <w:r>
          <w:t xml:space="preserve"> </w:t>
        </w:r>
      </w:ins>
      <w:ins w:id="17" w:author="PR Preview" w:date="2024-01-01T00:00:00Z">
        <w:r>
          <w:t xml:space="preserve">contains the same data as Table 2.2.</w:t>
        </w:r>
      </w:ins>
      <w:ins w:id="17" w:author="PR Preview" w:date="2024-01-01T00:00:00Z">
        <w:r>
          <w:t xml:space="preserve"> </w:t>
        </w:r>
      </w:ins>
      <w:ins w:id="17" w:author="PR Preview" w:date="2024-01-01T00:00:00Z">
        <w:r>
          <w:t xml:space="preserve">If these data came from an observational study in which the three identifiability conditions (</w:t>
        </w:r>
      </w:ins>
      <w:hyperlink w:anchor="def-identifiability-conditions">
        <w:r>
          <w:rPr>
            <w:rStyle w:val="Hyperlink"/>
          </w:rPr>
          <w:t xml:space="preserve">Definition 2</w:t>
        </w:r>
      </w:hyperlink>
      <w:ins w:id="17" w:author="PR Preview" w:date="2024-01-01T00:00:00Z">
        <w:r>
          <w:t xml:space="preserve">) held, we would compute the same causal risk ratio as in Chapter 2: 1.</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exm-table-3-1-standardization"/>
          <w:p>
            <w:pPr>
              <w:pStyle w:val="BodyText"/>
            </w:pPr>
            <w:r>
              <w:rPr>
                <w:b/>
                <w:bCs/>
              </w:rPr>
              <w:t xml:space="preserve">Example 4 (Standardized risks in Table 3.1)</w:t>
            </w:r>
            <w:r>
              <w:t xml:space="preserve"> </w:t>
            </w:r>
            <w:r>
              <w:t xml:space="preserve">Assume that the data in</w:t>
            </w:r>
            <w:r>
              <w:t xml:space="preserve"> </w:t>
            </w:r>
            <w:hyperlink w:anchor="tbl-table-3-1">
              <w:r>
                <w:rPr>
                  <w:rStyle w:val="Hyperlink"/>
                </w:rPr>
                <w:t xml:space="preserve">Table 3.1</w:t>
              </w:r>
            </w:hyperlink>
            <w:r>
              <w:t xml:space="preserve"> </w:t>
            </w:r>
            <w:r>
              <w:t xml:space="preserve">satisfy the identifiability conditions (</w:t>
            </w:r>
            <w:hyperlink w:anchor="def-identifiability-conditions">
              <w:r>
                <w:rPr>
                  <w:rStyle w:val="Hyperlink"/>
                </w:rPr>
                <w:t xml:space="preserve">Definition 2</w:t>
              </w:r>
            </w:hyperlink>
            <w:r>
              <w:t xml:space="preserve">) with</w:t>
            </w:r>
            <w:r>
              <w:t xml:space="preserve"> </w:t>
            </w:r>
            <m:oMath>
              <m:r>
                <m:t>L</m:t>
              </m:r>
            </m:oMath>
            <w:r>
              <w:t xml:space="preserve"> </w:t>
            </w:r>
            <w:r>
              <w:t xml:space="preserve">as the measured covariate,</w:t>
            </w:r>
            <w:r>
              <w:t xml:space="preserve"> </w:t>
            </w:r>
            <w:r>
              <w:t xml:space="preserve">so that each counterfactual risk equals the standardized risk.</w:t>
            </w:r>
            <w:r>
              <w:t xml:space="preserve"> </w:t>
            </w:r>
            <w:r>
              <w:t xml:space="preserve">Stratum-specific risks (8 individuals with</w:t>
            </w:r>
            <w:r>
              <w:t xml:space="preserve"> </w:t>
            </w:r>
            <m:oMath>
              <m:r>
                <m:t>L</m:t>
              </m:r>
              <m:r>
                <m:rPr>
                  <m:sty m:val="p"/>
                </m:rPr>
                <m:t>=</m:t>
              </m:r>
              <m:r>
                <m:t>0</m:t>
              </m:r>
            </m:oMath>
            <w:r>
              <w:t xml:space="preserve">, 12 with</w:t>
            </w:r>
            <w:r>
              <w:t xml:space="preserve"> </w:t>
            </w:r>
            <m:oMath>
              <m:r>
                <m:t>L</m:t>
              </m:r>
              <m:r>
                <m:rPr>
                  <m:sty m:val="p"/>
                </m:rPr>
                <m:t>=</m:t>
              </m:r>
              <m:r>
                <m:t>1</m:t>
              </m:r>
            </m:oMath>
            <w:r>
              <w:t xml:space="preserve">):</w:t>
            </w:r>
          </w:p>
          <w:p>
            <w:pPr>
              <w:pStyle w:val="Compact"/>
              <w:numPr>
                <w:ilvl w:val="0"/>
                <w:numId w:val="1004"/>
              </w:numPr>
            </w:pPr>
            <m:oMath>
              <m:r>
                <m:t>L</m:t>
              </m:r>
              <m:r>
                <m:rPr>
                  <m:sty m:val="p"/>
                </m:rPr>
                <m:t>=</m:t>
              </m:r>
              <m:r>
                <m:t>0</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1</m:t>
              </m:r>
              <m:r>
                <m:rPr>
                  <m:sty m:val="p"/>
                </m:rPr>
                <m:t>/</m:t>
              </m:r>
              <m:r>
                <m:t>4</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p>
          <w:p>
            <w:pPr>
              <w:pStyle w:val="Compact"/>
              <w:numPr>
                <w:ilvl w:val="0"/>
                <w:numId w:val="1004"/>
              </w:numPr>
            </w:pPr>
            <m:oMath>
              <m:r>
                <m:t>L</m:t>
              </m:r>
              <m:r>
                <m:rPr>
                  <m:sty m:val="p"/>
                </m:rPr>
                <m:t>=</m:t>
              </m:r>
              <m:r>
                <m:t>1</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6</m:t>
              </m:r>
              <m:r>
                <m:rPr>
                  <m:sty m:val="p"/>
                </m:rPr>
                <m:t>/</m:t>
              </m:r>
              <m:r>
                <m:t>9</m:t>
              </m:r>
              <m:r>
                <m:rPr>
                  <m:sty m:val="p"/>
                </m:rPr>
                <m:t>=</m:t>
              </m:r>
              <m:r>
                <m:t>2</m:t>
              </m:r>
              <m:r>
                <m:rPr>
                  <m:sty m:val="p"/>
                </m:rPr>
                <m:t>/</m:t>
              </m:r>
              <m:r>
                <m:t>3</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p>
          <w:p>
            <w:pPr>
              <w:pStyle w:val="FirstParagraph"/>
            </w:pPr>
            <w:r>
              <w:t xml:space="preserve">with</w:t>
            </w:r>
            <w:r>
              <w:t xml:space="preserve"> </w:t>
            </w:r>
            <m:oMath>
              <m:r>
                <m:rPr>
                  <m:sty m:val="p"/>
                </m:rPr>
                <m:t>Pr</m:t>
              </m:r>
              <m:r>
                <m:rPr>
                  <m:sty m:val="p"/>
                </m:rPr>
                <m:t>[</m:t>
              </m:r>
              <m:r>
                <m:t>L</m:t>
              </m:r>
              <m:r>
                <m:rPr>
                  <m:sty m:val="p"/>
                </m:rPr>
                <m:t>=</m:t>
              </m:r>
              <m:r>
                <m:t>0</m:t>
              </m:r>
              <m:r>
                <m:rPr>
                  <m:sty m:val="p"/>
                </m:rPr>
                <m:t>]</m:t>
              </m:r>
              <m:r>
                <m:rPr>
                  <m:sty m:val="p"/>
                </m:rPr>
                <m:t>=</m:t>
              </m:r>
              <m:r>
                <m:t>8</m:t>
              </m:r>
              <m:r>
                <m:rPr>
                  <m:sty m:val="p"/>
                </m:rPr>
                <m:t>/</m:t>
              </m:r>
              <m:r>
                <m:t>20</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12</m:t>
              </m:r>
              <m:r>
                <m:rPr>
                  <m:sty m:val="p"/>
                </m:rPr>
                <m:t>/</m:t>
              </m:r>
              <m:r>
                <m:t>20</m:t>
              </m:r>
              <m:r>
                <m:rPr>
                  <m:sty m:val="p"/>
                </m:rPr>
                <m:t>=</m:t>
              </m:r>
              <m:r>
                <m:t>0.6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e>
                  <m:e>
                    <m:r>
                      <m:t>&amp;</m:t>
                    </m:r>
                    <m:r>
                      <m:rPr>
                        <m:sty m:val="p"/>
                      </m:rPr>
                      <m:t>=</m:t>
                    </m:r>
                    <m:r>
                      <m:t>0.5</m:t>
                    </m:r>
                    <m:r>
                      <m:rPr>
                        <m:sty m:val="p"/>
                      </m:rPr>
                      <m:t>,</m:t>
                    </m:r>
                  </m:e>
                </m:eqArr>
              </m:oMath>
            </m:oMathPara>
          </w:p>
          <w:p>
            <w:pPr>
              <w:pStyle w:val="FirstParagraph"/>
            </w:pPr>
            <m:oMathPara>
              <m:oMathParaPr>
                <m:jc m:val="center"/>
              </m:oMathParaPr>
              <m:oMath>
                <m:eqArr>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e>
                  <m:e>
                    <m:r>
                      <m:t>&amp;</m:t>
                    </m:r>
                    <m:r>
                      <m:rPr>
                        <m:sty m:val="p"/>
                      </m:rPr>
                      <m:t>=</m:t>
                    </m:r>
                    <m:r>
                      <m:t>0.5</m:t>
                    </m:r>
                    <m:r>
                      <m:rPr>
                        <m:sty m:val="p"/>
                      </m:rPr>
                      <m:t>,</m:t>
                    </m:r>
                  </m:e>
                </m:eqArr>
              </m:oMath>
            </m:oMathPara>
          </w:p>
          <w:p>
            <w:pPr>
              <w:pStyle w:val="FirstParagraph"/>
            </w:pPr>
            <w:r>
              <w:t xml:space="preserve">so the causal risk ratio is</w:t>
            </w:r>
            <w:r>
              <w:t xml:space="preserve"> </w:t>
            </w:r>
            <m:oMath>
              <m:r>
                <m:t>0.5</m:t>
              </m:r>
              <m:r>
                <m:rPr>
                  <m:sty m:val="p"/>
                </m:rPr>
                <m:t>/</m:t>
              </m:r>
              <m:r>
                <m:t>0.5</m:t>
              </m:r>
              <m:r>
                <m:rPr>
                  <m:sty m:val="p"/>
                </m:rPr>
                <m:t>=</m:t>
              </m:r>
              <m:r>
                <m:t>1</m:t>
              </m:r>
            </m:oMath>
            <w:r>
              <w:t xml:space="preserve">.</w:t>
            </w:r>
          </w:p>
          <w:bookmarkEnd w:id="18"/>
        </w:tc>
      </w:tr>
    </w:tbl>
    <w:p>
      <w:ins w:id="18" w:author="PR Preview" w:date="2024-01-01T00:00:00Z">
        <w:r>
          <w:pict>
            <v:rect style="width:0;height:1.5pt" o:hralign="center" o:hrstd="t" o:hr="t"/>
          </w:pic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9" w:name="def-ignorability"/>
          <w:p>
            <w:pPr>
              <w:pStyle w:val="BodyText"/>
            </w:pPr>
            <w:r>
              <w:rPr>
                <w:b/>
                <w:bCs/>
              </w:rPr>
              <w:t xml:space="preserve">Definition 3 (Weak and strong ignorability)</w:t>
            </w:r>
            <w:r>
              <w:t xml:space="preserve"> </w:t>
            </w:r>
            <w:r>
              <w:t xml:space="preserve">Let</w:t>
            </w:r>
            <w:r>
              <w:t xml:space="preserve"> </w:t>
            </w:r>
            <m:oMath>
              <m:r>
                <m:t>A</m:t>
              </m:r>
            </m:oMath>
            <w:r>
              <w:t xml:space="preserve"> </w:t>
            </w:r>
            <w:r>
              <w:t xml:space="preserve">be a treatment with counterfactual outcomes</w:t>
            </w:r>
            <w:r>
              <w:t xml:space="preserve"> </w:t>
            </w:r>
            <m:oMath>
              <m:sSup>
                <m:e>
                  <m:r>
                    <m:t>Y</m:t>
                  </m:r>
                </m:e>
                <m:sup>
                  <m:r>
                    <m:t>a</m:t>
                  </m:r>
                </m:sup>
              </m:sSup>
            </m:oMath>
            <w:r>
              <w:t xml:space="preserve">, and</w:t>
            </w:r>
            <w:r>
              <w:t xml:space="preserve"> </w:t>
            </w:r>
            <m:oMath>
              <m:r>
                <m:t>L</m:t>
              </m:r>
            </m:oMath>
            <w:r>
              <w:t xml:space="preserve"> </w:t>
            </w:r>
            <w:r>
              <w:t xml:space="preserve">a set of measured covariates.</w:t>
            </w:r>
            <w:r>
              <w:t xml:space="preserve"> </w:t>
            </w:r>
            <w:r>
              <w:t xml:space="preserve">Following Rosenbaum and Rubin (1983), treatment assignment is</w:t>
            </w:r>
          </w:p>
          <w:p>
            <w:pPr>
              <w:pStyle w:val="Compact"/>
              <w:numPr>
                <w:ilvl w:val="0"/>
                <w:numId w:val="1005"/>
              </w:numPr>
            </w:pPr>
            <w:r>
              <w:rPr>
                <w:b/>
                <w:bCs/>
              </w:rPr>
              <w:t xml:space="preserve">weakly ignorable</w:t>
            </w:r>
            <w:r>
              <w:t xml:space="preserve"> </w:t>
            </w:r>
            <w:r>
              <w:t xml:space="preserve">given</w:t>
            </w:r>
            <w:r>
              <w:t xml:space="preserve"> </w:t>
            </w:r>
            <m:oMath>
              <m:r>
                <m:t>L</m:t>
              </m:r>
            </m:oMath>
            <w:r>
              <w:t xml:space="preserve"> </w:t>
            </w:r>
            <w:r>
              <w:t xml:space="preserve">when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(for all</w:t>
            </w:r>
            <w:r>
              <w:t xml:space="preserve"> </w:t>
            </w:r>
            <m:oMath>
              <m:r>
                <m:t>a</m:t>
              </m:r>
            </m:oMath>
            <w:r>
              <w:t xml:space="preserve">) and positivity both hold;</w:t>
            </w:r>
          </w:p>
          <w:p>
            <w:pPr>
              <w:pStyle w:val="Compact"/>
              <w:numPr>
                <w:ilvl w:val="0"/>
                <w:numId w:val="1005"/>
              </w:numPr>
            </w:pPr>
            <w:r>
              <w:rPr>
                <w:b/>
                <w:bCs/>
              </w:rPr>
              <w:t xml:space="preserve">strongly ignorable</w:t>
            </w:r>
            <w:r>
              <w:t xml:space="preserve"> </w:t>
            </w:r>
            <w:r>
              <w:t xml:space="preserve">given</w:t>
            </w:r>
            <w:r>
              <w:t xml:space="preserve"> </w:t>
            </w:r>
            <m:oMath>
              <m:r>
                <m:t>L</m:t>
              </m:r>
            </m:oMath>
            <w:r>
              <w:t xml:space="preserve"> </w:t>
            </w:r>
            <w:r>
              <w:t xml:space="preserve">when positivity holds and the counterfactual outcomes</w:t>
            </w:r>
            <w:r>
              <w:t xml:space="preserve"> </w:t>
            </w:r>
            <m:oMath>
              <m:sSup>
                <m:e>
                  <m:r>
                    <m:t>Y</m:t>
                  </m:r>
                </m:e>
                <m:sup>
                  <m:r>
                    <m:t>a</m:t>
                  </m:r>
                </m:sup>
              </m:sSup>
            </m:oMath>
            <w:r>
              <w:t xml:space="preserve"> </w:t>
            </w:r>
            <w:r>
              <w:t xml:space="preserve">for all values</w:t>
            </w:r>
            <w:r>
              <w:t xml:space="preserve"> </w:t>
            </w:r>
            <m:oMath>
              <m:r>
                <m:t>a</m:t>
              </m:r>
            </m:oMath>
            <w:r>
              <w:t xml:space="preserve">, taken jointly, are independent of</w:t>
            </w:r>
            <w:r>
              <w:t xml:space="preserve"> </w:t>
            </w:r>
            <m:oMath>
              <m:r>
                <m:t>A</m:t>
              </m:r>
            </m:oMath>
            <w:r>
              <w:t xml:space="preserve"> </w:t>
            </w:r>
            <w:r>
              <w:t xml:space="preserve">given</w:t>
            </w:r>
            <w:r>
              <w:t xml:space="preserve"> </w:t>
            </w:r>
            <m:oMath>
              <m:r>
                <m:t>L</m:t>
              </m:r>
            </m:oMath>
            <w:r>
              <w:t xml:space="preserve"> </w:t>
            </w:r>
            <w:r>
              <w:t xml:space="preserve">(full conditional exchangeability, the conditional version of Technical Point 2.1)</w:t>
            </w:r>
            <w:r>
              <w:t xml:space="preserve"> </w:t>
            </w:r>
            <w:r>
              <w:t xml:space="preserve">(Hernán and Robins 2020, 28)</w:t>
            </w:r>
            <w:r>
              <w:t xml:space="preserve">.</w:t>
            </w:r>
          </w:p>
          <w:bookmarkEnd w:id="19"/>
        </w:tc>
      </w:tr>
    </w:tbl>
    <w:p>
      <w:pPr>
        <w:pStyle w:val="FirstParagraph"/>
      </w:pPr>
      <w:ins w:id="19"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0" w:name="exm-table-3-1-ignorability"/>
          <w:p>
            <w:pPr>
              <w:pStyle w:val="BodyText"/>
            </w:pPr>
            <w:r>
              <w:rPr>
                <w:b/>
                <w:bCs/>
              </w:rPr>
              <w:t xml:space="preserve">Example 5 (Ignorability in Table 3.1)</w:t>
            </w:r>
            <w:r>
              <w:t xml:space="preserve"> </w:t>
            </w:r>
            <w:r>
              <w:t xml:space="preserve">Read</w:t>
            </w:r>
            <w:r>
              <w:t xml:space="preserve"> </w:t>
            </w:r>
            <w:hyperlink w:anchor="tbl-table-3-1">
              <w:r>
                <w:rPr>
                  <w:rStyle w:val="Hyperlink"/>
                </w:rPr>
                <w:t xml:space="preserve">Table 3.1</w:t>
              </w:r>
            </w:hyperlink>
            <w:r>
              <w:t xml:space="preserve"> </w:t>
            </w:r>
            <w:r>
              <w:t xml:space="preserve">as a conditionally randomized experiment in which a coin with</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0.50</m:t>
              </m:r>
            </m:oMath>
            <w:r>
              <w:t xml:space="preserve"> </w:t>
            </w:r>
            <w:r>
              <w:t xml:space="preserve">assigned treatment.</w:t>
            </w:r>
            <w:r>
              <w:t xml:space="preserve"> </w:t>
            </w:r>
            <w:r>
              <w:t xml:space="preserve">The coin ignores everything about an individual except</w:t>
            </w:r>
            <w:r>
              <w:t xml:space="preserve"> </w:t>
            </w:r>
            <m:oMath>
              <m:r>
                <m:t>L</m:t>
              </m:r>
            </m:oMath>
            <w:r>
              <w:t xml:space="preserve">, so the pair</w:t>
            </w:r>
            <w:r>
              <w:t xml:space="preserve"> </w:t>
            </w:r>
            <m:oMath>
              <m:r>
                <m:rPr>
                  <m:sty m:val="p"/>
                </m:rPr>
                <m:t>{</m:t>
              </m:r>
              <m:sSup>
                <m:e>
                  <m:r>
                    <m:t>Y</m:t>
                  </m:r>
                </m:e>
                <m:sup>
                  <m:r>
                    <m:t>a</m:t>
                  </m:r>
                  <m:r>
                    <m:rPr>
                      <m:sty m:val="p"/>
                    </m:rPr>
                    <m:t>=</m:t>
                  </m:r>
                  <m:r>
                    <m:t>0</m:t>
                  </m:r>
                </m:sup>
              </m:sSup>
              <m:r>
                <m:rPr>
                  <m:sty m:val="p"/>
                </m:rPr>
                <m:t>,</m:t>
              </m:r>
              <m:sSup>
                <m:e>
                  <m:r>
                    <m:t>Y</m:t>
                  </m:r>
                </m:e>
                <m:sup>
                  <m:r>
                    <m:t>a</m:t>
                  </m:r>
                  <m:r>
                    <m:rPr>
                      <m:sty m:val="p"/>
                    </m:rPr>
                    <m:t>=</m:t>
                  </m:r>
                  <m:r>
                    <m:t>1</m:t>
                  </m:r>
                </m:sup>
              </m:sSup>
              <m:r>
                <m:rPr>
                  <m:sty m:val="p"/>
                </m:rPr>
                <m:t>}</m:t>
              </m:r>
            </m:oMath>
            <w:r>
              <w:t xml:space="preserve"> </w:t>
            </w:r>
            <w:r>
              <w:t xml:space="preserve">is independent of</w:t>
            </w:r>
            <w:r>
              <w:t xml:space="preserve"> </w:t>
            </w:r>
            <m:oMath>
              <m:r>
                <m:t>A</m:t>
              </m:r>
            </m:oMath>
            <w:r>
              <w:t xml:space="preserve"> </w:t>
            </w:r>
            <w:r>
              <w:t xml:space="preserve">given</w:t>
            </w:r>
            <w:r>
              <w:t xml:space="preserve"> </w:t>
            </w:r>
            <m:oMath>
              <m:r>
                <m:t>L</m:t>
              </m:r>
            </m:oMath>
            <w:r>
              <w:t xml:space="preserve">,</w:t>
            </w:r>
            <w:r>
              <w:t xml:space="preserve"> </w:t>
            </w:r>
            <w:r>
              <w:t xml:space="preserve">and neither probability is 0 or 1.</w:t>
            </w:r>
            <w:r>
              <w:t xml:space="preserve"> </w:t>
            </w:r>
            <w:r>
              <w:t xml:space="preserve">Treatment assignment is therefore strongly ignorable given</w:t>
            </w:r>
            <w:r>
              <w:t xml:space="preserve"> </w:t>
            </w:r>
            <m:oMath>
              <m:r>
                <m:t>L</m:t>
              </m:r>
            </m:oMath>
            <w:r>
              <w:t xml:space="preserve">, and hence also weakly ignorable (</w:t>
            </w:r>
            <w:hyperlink w:anchor="def-ignorability">
              <w:r>
                <w:rPr>
                  <w:rStyle w:val="Hyperlink"/>
                </w:rPr>
                <w:t xml:space="preserve">Definition 3</w:t>
              </w:r>
            </w:hyperlink>
            <w:r>
              <w:t xml:space="preserve">).</w:t>
            </w:r>
          </w:p>
          <w:bookmarkEnd w:id="20"/>
        </w:tc>
      </w:tr>
    </w:tbl>
    <w:bookmarkEnd w:id="21"/>
    <w:bookmarkStart w:id="27" w:name="identifiability"/>
    <w:p>
      <w:pPr>
        <w:pStyle w:val="Heading3"/>
      </w:pPr>
      <w:r>
        <w:t xml:space="preserve">1.2 Identifiability</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2" w:name="def-identifiability"/>
          <w:p>
            <w:pPr>
              <w:pStyle w:val="BodyText"/>
            </w:pPr>
            <w:r>
              <w:rPr>
                <w:b/>
                <w:bCs/>
              </w:rPr>
              <w:t xml:space="preserve">Definition 4 (Identifiability of an average causal effect)</w:t>
            </w:r>
            <w:r>
              <w:t xml:space="preserve"> </w:t>
            </w:r>
            <w:r>
              <w:t xml:space="preserve">Fix a set of assumptions and an effect measure for an average causal effect, such as the causal risk ratio.</w:t>
            </w:r>
            <w:r>
              <w:t xml:space="preserve"> </w:t>
            </w:r>
            <w:r>
              <w:t xml:space="preserve">The effect is (nonparametrically)</w:t>
            </w:r>
            <w:r>
              <w:t xml:space="preserve"> </w:t>
            </w:r>
            <w:r>
              <w:rPr>
                <w:b/>
                <w:bCs/>
              </w:rPr>
              <w:t xml:space="preserve">identifiable</w:t>
            </w:r>
            <w:r>
              <w:t xml:space="preserve"> </w:t>
            </w:r>
            <w:r>
              <w:t xml:space="preserve">under those assumptions if, once the distribution of the observed data is known, the assumptions leave exactly one possible value of the effect measure.</w:t>
            </w:r>
            <w:r>
              <w:t xml:space="preserve"> </w:t>
            </w:r>
            <w:r>
              <w:t xml:space="preserve">It is</w:t>
            </w:r>
            <w:r>
              <w:t xml:space="preserve"> </w:t>
            </w:r>
            <w:r>
              <w:rPr>
                <w:b/>
                <w:bCs/>
              </w:rPr>
              <w:t xml:space="preserve">nonidentifiable</w:t>
            </w:r>
            <w:r>
              <w:t xml:space="preserve"> </w:t>
            </w:r>
            <w:r>
              <w:t xml:space="preserve">if more than one value remains possible</w:t>
            </w:r>
            <w:r>
              <w:t xml:space="preserve"> </w:t>
            </w:r>
            <w:r>
              <w:t xml:space="preserve">(Hernán and Robins 2020, Fine Point 3.1, p. 29)</w:t>
            </w:r>
            <w:r>
              <w:t xml:space="preserve">.</w:t>
            </w:r>
          </w:p>
          <w:bookmarkEnd w:id="22"/>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exm-table-3-1-identifiability"/>
          <w:p>
            <w:pPr>
              <w:pStyle w:val="BodyText"/>
            </w:pPr>
            <w:r>
              <w:rPr>
                <w:b/>
                <w:bCs/>
              </w:rPr>
              <w:t xml:space="preserve">Example 6 (Identifiability in Table 3.1)</w:t>
            </w:r>
            <w:r>
              <w:t xml:space="preserve"> </w:t>
            </w:r>
            <w:r>
              <w:t xml:space="preserve">If</w:t>
            </w:r>
            <w:r>
              <w:t xml:space="preserve"> </w:t>
            </w:r>
            <w:hyperlink w:anchor="tbl-table-3-1">
              <w:r>
                <w:rPr>
                  <w:rStyle w:val="Hyperlink"/>
                </w:rPr>
                <w:t xml:space="preserve">Table 3.1</w:t>
              </w:r>
            </w:hyperlink>
            <w:r>
              <w:t xml:space="preserve"> </w:t>
            </w:r>
            <w:r>
              <w:t xml:space="preserve">came from a conditionally randomized experiment,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and positivity hold by design, consistency holds for the interventions the protocol carried out,</w:t>
            </w:r>
            <w:r>
              <w:t xml:space="preserve"> </w:t>
            </w:r>
            <w:r>
              <w:t xml:space="preserve">and the causal risk ratio of 1 is identified with no further assumptions.</w:t>
            </w:r>
            <w:r>
              <w:t xml:space="preserve"> </w:t>
            </w:r>
            <w:r>
              <w:t xml:space="preserve">If it came from an observational study, then even taking consistency as given and with positivity visible in the table,</w:t>
            </w:r>
            <w:r>
              <w:t xml:space="preserve"> </w:t>
            </w:r>
            <w:r>
              <w:t xml:space="preserve">we can conclude that the causal risk ratio is 1 only by adding the</w:t>
            </w:r>
            <w:r>
              <w:t xml:space="preserve"> </w:t>
            </w:r>
            <w:r>
              <w:rPr>
                <w:i/>
                <w:iCs/>
              </w:rPr>
              <w:t xml:space="preserve">identifying assumption</w:t>
            </w:r>
            <w:r>
              <w:t xml:space="preserve"> </w:t>
            </w:r>
            <m:oMath>
              <m:sSup>
                <m:e>
                  <m:r>
                    <m:t>Y</m:t>
                  </m:r>
                </m:e>
                <m:sup>
                  <m:r>
                    <m:t>a</m:t>
                  </m:r>
                </m:sup>
              </m:sSup>
              <m:r>
                <m:rPr>
                  <m:sty m:val="p"/>
                </m:rPr>
                <m:t>⟂</m:t>
              </m:r>
              <m:r>
                <m:t>​</m:t>
              </m:r>
              <m:r>
                <m:t>​</m:t>
              </m:r>
              <m:r>
                <m:t>​</m:t>
              </m:r>
              <m:r>
                <m:rPr>
                  <m:sty m:val="p"/>
                </m:rPr>
                <m:t>⟂</m:t>
              </m:r>
              <m:r>
                <m:t>A</m:t>
              </m:r>
              <m:r>
                <m:rPr>
                  <m:sty m:val="p"/>
                </m:rPr>
                <m:t>∣</m:t>
              </m:r>
              <m:r>
                <m:t>L</m:t>
              </m:r>
            </m:oMath>
            <w:r>
              <w:t xml:space="preserve">, which is external to the data.</w:t>
            </w:r>
            <w:r>
              <w:t xml:space="preserve"> </w:t>
            </w:r>
            <w:r>
              <w:t xml:space="preserve">Without it, the same data leave the causal risk ratio undetermined (</w:t>
            </w:r>
            <w:hyperlink w:anchor="def-identifiability">
              <w:r>
                <w:rPr>
                  <w:rStyle w:val="Hyperlink"/>
                </w:rPr>
                <w:t xml:space="preserve">Definition 4</w:t>
              </w:r>
            </w:hyperlink>
            <w:r>
              <w:t xml:space="preserve">):</w:t>
            </w:r>
          </w:p>
          <w:p>
            <w:pPr>
              <w:pStyle w:val="Compact"/>
              <w:numPr>
                <w:ilvl w:val="0"/>
                <w:numId w:val="1006"/>
              </w:numPr>
            </w:pPr>
            <w:r>
              <w:t xml:space="preserve">it can be below 1, if the treated carry more of the other predictors of death besides</w:t>
            </w:r>
            <w:r>
              <w:t xml:space="preserve"> </w:t>
            </w:r>
            <m:oMath>
              <m:r>
                <m:t>L</m:t>
              </m:r>
            </m:oMath>
            <w:r>
              <w:t xml:space="preserve">;</w:t>
            </w:r>
          </w:p>
          <w:p>
            <w:pPr>
              <w:pStyle w:val="Compact"/>
              <w:numPr>
                <w:ilvl w:val="0"/>
                <w:numId w:val="1006"/>
              </w:numPr>
            </w:pPr>
            <w:r>
              <w:t xml:space="preserve">it can be above 1, if the untreated carry more of them;</w:t>
            </w:r>
          </w:p>
          <w:p>
            <w:pPr>
              <w:pStyle w:val="Compact"/>
              <w:numPr>
                <w:ilvl w:val="0"/>
                <w:numId w:val="1006"/>
              </w:numPr>
            </w:pPr>
            <w:r>
              <w:t xml:space="preserve">it can be 1, if those other predictors are balanced within levels of</w:t>
            </w:r>
            <w:r>
              <w:t xml:space="preserve"> </w:t>
            </w:r>
            <m:oMath>
              <m:r>
                <m:t>L</m:t>
              </m:r>
            </m:oMath>
            <w:r>
              <w:t xml:space="preserve">, i.e., if</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bookmarkEnd w:id="23"/>
        </w:tc>
      </w:tr>
    </w:tbl>
    <w:p>
      <w:pPr>
        <w:pStyle w:val="FirstParagraph"/>
      </w:pPr>
      <w:ins w:id="1023" w:author="PR Preview" w:date="2024-01-01T00:00:00Z">
        <w:r>
          <w:t xml:space="preserve"> </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opt/quarto/share/formats/docx/note.png" id="26"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3.1: Identifiability of causal effects</w:t>
            </w:r>
          </w:p>
        </w:tc>
      </w:tr>
      <w:tr>
        <w:trPr>
          <w:cantSplit/>
        </w:trPr>
        <w:tc>
          <w:tcPr>
            <w:tcMar>
              <w:top w:w="108" w:type="dxa"/>
              <w:bottom w:w="108" w:type="dxa"/>
            </w:tcMar>
          </w:tcPr>
          <w:p>
            <w:pPr>
              <w:pStyle w:val="BodyText"/>
            </w:pPr>
            <w:pPr>
              <w:spacing w:before="16" w:after="16"/>
            </w:pPr>
            <w:r>
              <w:t xml:space="preserve">The book defines identifiability (</w:t>
            </w:r>
            <w:hyperlink w:anchor="def-identifiability">
              <w:r>
                <w:rPr>
                  <w:rStyle w:val="Hyperlink"/>
                </w:rPr>
                <w:t xml:space="preserve">Definition 4</w:t>
              </w:r>
            </w:hyperlink>
            <w:r>
              <w:t xml:space="preserve">) in this Fine Point and illustrates it with Table 3.1 (</w:t>
            </w:r>
            <w:hyperlink w:anchor="exm-table-3-1-identifiability">
              <w:r>
                <w:rPr>
                  <w:rStyle w:val="Hyperlink"/>
                </w:rPr>
                <w:t xml:space="preserve">Example 6</w:t>
              </w:r>
            </w:hyperlink>
            <w:r>
              <w:t xml:space="preserve">).</w:t>
            </w:r>
          </w:p>
          <w:p/>
        </w:tc>
      </w:tr>
    </w:tbl>
    <w:bookmarkEnd w:id="27"/>
    <w:bookmarkStart w:id="29" w:name="other-identifiability-conditions"/>
    <w:p>
      <w:pPr>
        <w:pStyle w:val="Heading3"/>
      </w:pPr>
      <w:r>
        <w:t xml:space="preserve">1.3 Other identifiability conditions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8" w:name="rem-other-identifiability-conditions"/>
          <w:p>
            <w:pPr>
              <w:pStyle w:val="BodyText"/>
            </w:pPr>
            <w:r>
              <w:rPr>
                <w:i/>
                <w:iCs/>
              </w:rPr>
              <w:t xml:space="preserve">Remark 1</w:t>
            </w:r>
            <w:r>
              <w:t xml:space="preserve"> (Other routes to identification). </w:t>
            </w:r>
            <w:r>
              <w:t xml:space="preserve">When any of the three conditions in</w:t>
            </w:r>
            <w:r>
              <w:t xml:space="preserve"> </w:t>
            </w:r>
            <w:hyperlink w:anchor="def-identifiability-conditions">
              <w:r>
                <w:rPr>
                  <w:rStyle w:val="Hyperlink"/>
                </w:rPr>
                <w:t xml:space="preserve">Definition 2</w:t>
              </w:r>
            </w:hyperlink>
            <w:r>
              <w:t xml:space="preserve"> </w:t>
            </w:r>
            <w:r>
              <w:t xml:space="preserve">fails, the analogy with a conditionally randomized experiment breaks down.</w:t>
            </w:r>
            <w:r>
              <w:t xml:space="preserve"> </w:t>
            </w:r>
            <w:r>
              <w:t xml:space="preserve">Other approaches rely on different identifiability conditions;</w:t>
            </w:r>
            <w:r>
              <w:t xml:space="preserve"> </w:t>
            </w:r>
            <w:r>
              <w:t xml:space="preserve">for example,</w:t>
            </w:r>
            <w:r>
              <w:t xml:space="preserve"> </w:t>
            </w:r>
            <w:r>
              <w:rPr>
                <w:b/>
                <w:bCs/>
              </w:rPr>
              <w:t xml:space="preserve">instrumental variable</w:t>
            </w:r>
            <w:r>
              <w:t xml:space="preserve"> </w:t>
            </w:r>
            <w:r>
              <w:t xml:space="preserve">methods (Chapter 16) assume that a predictor of treatment behaves as if randomly assigned conditional on measured covariates.</w:t>
            </w:r>
          </w:p>
          <w:bookmarkEnd w:id="28"/>
        </w:tc>
      </w:tr>
    </w:tbl>
    <w:p>
      <w:pPr>
        <w:pStyle w:val="BodyText"/>
      </w:pPr>
      <w:ins w:id="25" w:author="PR Preview" w:date="2024-01-01T00:00:00Z">
        <w:r>
          <w:t xml:space="preserve">Fields where observational studies often resemble conditionally randomized experiments (e.g., epidemiology) have tended to rely on that resemblance,</w:t>
        </w:r>
      </w:ins>
      <w:ins w:id="25" w:author="PR Preview" w:date="2024-01-01T00:00:00Z">
        <w:r>
          <w:t xml:space="preserve"> </w:t>
        </w:r>
      </w:ins>
      <w:ins w:id="25" w:author="PR Preview" w:date="2024-01-01T00:00:00Z">
        <w:r>
          <w:t xml:space="preserve">while fields where they seldom do (e.g., economics) have leaned on instrumental variables.</w:t>
        </w:r>
      </w:ins>
      <w:ins w:id="25" w:author="PR Preview" w:date="2024-01-01T00:00:00Z">
        <w:r>
          <w:t xml:space="preserve"> </w:t>
        </w:r>
      </w:ins>
      <w:ins w:id="25" w:author="PR Preview" w:date="2024-01-01T00:00:00Z">
        <w:r>
          <w:t xml:space="preserve">Until Chapter 16, the book focuses on the first family.</w:t>
        </w:r>
      </w:ins>
    </w:p>
    <w:bookmarkEnd w:id="29"/>
    <w:bookmarkEnd w:id="30"/>
    <w:bookmarkStart w:id="47" w:name="exchangeability-pp.-29-31"/>
    <w:p>
      <w:pPr>
        <w:pStyle w:val="Heading2"/>
      </w:pPr>
      <w:r>
        <w:t xml:space="preserve">2 3.2 Exchangeability (pp. 29-31)</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1" w:name="def-independent-outcome-predictor"/>
          <w:p>
            <w:pPr>
              <w:pStyle w:val="BodyText"/>
            </w:pPr>
            <w:r>
              <w:rPr>
                <w:b/>
                <w:bCs/>
              </w:rPr>
              <w:t xml:space="preserve">Definition 5 (Independent predictor of the outcome)</w:t>
            </w:r>
            <w:r>
              <w:t xml:space="preserve"> </w:t>
            </w:r>
            <w:r>
              <w:t xml:space="preserve">Let</w:t>
            </w:r>
            <w:r>
              <w:t xml:space="preserve"> </w:t>
            </w:r>
            <m:oMath>
              <m:r>
                <m:t>A</m:t>
              </m:r>
            </m:oMath>
            <w:r>
              <w:t xml:space="preserve"> </w:t>
            </w:r>
            <w:r>
              <w:t xml:space="preserve">be a treatment and</w:t>
            </w:r>
            <w:r>
              <w:t xml:space="preserve"> </w:t>
            </w:r>
            <m:oMath>
              <m:r>
                <m:t>Y</m:t>
              </m:r>
            </m:oMath>
            <w:r>
              <w:t xml:space="preserve"> </w:t>
            </w:r>
            <w:r>
              <w:t xml:space="preserve">an outcome.</w:t>
            </w:r>
            <w:r>
              <w:t xml:space="preserve"> </w:t>
            </w:r>
            <w:r>
              <w:t xml:space="preserve">A covariate is an</w:t>
            </w:r>
            <w:r>
              <w:t xml:space="preserve"> </w:t>
            </w:r>
            <w:r>
              <w:rPr>
                <w:b/>
                <w:bCs/>
              </w:rPr>
              <w:t xml:space="preserve">independent predictor of the outcome</w:t>
            </w:r>
            <w:r>
              <w:t xml:space="preserve"> </w:t>
            </w:r>
            <w:r>
              <w:t xml:space="preserve">if it is associated with</w:t>
            </w:r>
            <w:r>
              <w:t xml:space="preserve"> </w:t>
            </w:r>
            <m:oMath>
              <m:r>
                <m:t>Y</m:t>
              </m:r>
            </m:oMath>
            <w:r>
              <w:t xml:space="preserve"> </w:t>
            </w:r>
            <w:r>
              <w:t xml:space="preserve">within levels of</w:t>
            </w:r>
            <w:r>
              <w:t xml:space="preserve"> </w:t>
            </w:r>
            <m:oMath>
              <m:r>
                <m:t>A</m:t>
              </m:r>
            </m:oMath>
            <w:r>
              <w:t xml:space="preserve">.</w:t>
            </w:r>
            <w:r>
              <w:t xml:space="preserve"> </w:t>
            </w:r>
            <w:r>
              <w:t xml:space="preserve">When</w:t>
            </w:r>
            <w:r>
              <w:t xml:space="preserve"> </w:t>
            </w:r>
            <m:oMath>
              <m:r>
                <m:t>Y</m:t>
              </m:r>
            </m:oMath>
            <w:r>
              <w:t xml:space="preserve"> </w:t>
            </w:r>
            <w:r>
              <w:t xml:space="preserve">is dichotomous, such covariates are commonly called</w:t>
            </w:r>
            <w:r>
              <w:t xml:space="preserve"> </w:t>
            </w:r>
            <w:r>
              <w:rPr>
                <w:b/>
                <w:bCs/>
              </w:rPr>
              <w:t xml:space="preserve">risk factors</w:t>
            </w:r>
            <w:r>
              <w:t xml:space="preserve">.</w:t>
            </w:r>
          </w:p>
          <w:bookmarkEnd w:id="31"/>
        </w:tc>
      </w:tr>
    </w:tbl>
    <w:p>
      <w:pPr>
        <w:pStyle w:val="BodyText"/>
      </w:pPr>
      <w:ins w:id="28"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exm-table-3-1-risk-factor"/>
          <w:p>
            <w:pPr>
              <w:pStyle w:val="BodyText"/>
            </w:pPr>
            <w:r>
              <w:rPr>
                <w:b/>
                <w:bCs/>
              </w:rPr>
              <w:t xml:space="preserve">Example 7 (Critical condition is a risk factor in Table 3.1)</w:t>
            </w:r>
            <w:r>
              <w:t xml:space="preserve"> </w:t>
            </w:r>
            <w:r>
              <w:t xml:space="preserve">In</w:t>
            </w:r>
            <w:r>
              <w:t xml:space="preserve"> </w:t>
            </w:r>
            <w:hyperlink w:anchor="tbl-table-3-1">
              <w:r>
                <w:rPr>
                  <w:rStyle w:val="Hyperlink"/>
                </w:rPr>
                <w:t xml:space="preserve">Table 3.1</w:t>
              </w:r>
            </w:hyperlink>
            <w:r>
              <w:t xml:space="preserve">, the risk of death among the untreated is</w:t>
            </w:r>
            <w:r>
              <w:t xml:space="preserve"> </w:t>
            </w:r>
            <m:oMath>
              <m:r>
                <m:t>1</m:t>
              </m:r>
              <m:r>
                <m:rPr>
                  <m:sty m:val="p"/>
                </m:rPr>
                <m:t>/</m:t>
              </m:r>
              <m:r>
                <m:t>4</m:t>
              </m:r>
            </m:oMath>
            <w:r>
              <w:t xml:space="preserve"> </w:t>
            </w:r>
            <w:r>
              <w:t xml:space="preserve">when</w:t>
            </w:r>
            <w:r>
              <w:t xml:space="preserve"> </w:t>
            </w:r>
            <m:oMath>
              <m:r>
                <m:t>L</m:t>
              </m:r>
              <m:r>
                <m:rPr>
                  <m:sty m:val="p"/>
                </m:rPr>
                <m:t>=</m:t>
              </m:r>
              <m:r>
                <m:t>0</m:t>
              </m:r>
            </m:oMath>
            <w:r>
              <w:t xml:space="preserve"> </w:t>
            </w:r>
            <w:r>
              <w:t xml:space="preserve">and</w:t>
            </w:r>
            <w:r>
              <w:t xml:space="preserve"> </w:t>
            </w:r>
            <m:oMath>
              <m:r>
                <m:t>2</m:t>
              </m:r>
              <m:r>
                <m:rPr>
                  <m:sty m:val="p"/>
                </m:rPr>
                <m:t>/</m:t>
              </m:r>
              <m:r>
                <m:t>3</m:t>
              </m:r>
            </m:oMath>
            <w:r>
              <w:t xml:space="preserve"> </w:t>
            </w:r>
            <w:r>
              <w:t xml:space="preserve">when</w:t>
            </w:r>
            <w:r>
              <w:t xml:space="preserve"> </w:t>
            </w:r>
            <m:oMath>
              <m:r>
                <m:t>L</m:t>
              </m:r>
              <m:r>
                <m:rPr>
                  <m:sty m:val="p"/>
                </m:rPr>
                <m:t>=</m:t>
              </m:r>
              <m:r>
                <m:t>1</m:t>
              </m:r>
            </m:oMath>
            <w:r>
              <w:t xml:space="preserve">;</w:t>
            </w:r>
            <w:r>
              <w:t xml:space="preserve"> </w:t>
            </w:r>
            <w:r>
              <w:t xml:space="preserve">among the treated it is</w:t>
            </w:r>
            <w:r>
              <w:t xml:space="preserve"> </w:t>
            </w:r>
            <m:oMath>
              <m:r>
                <m:t>1</m:t>
              </m:r>
              <m:r>
                <m:rPr>
                  <m:sty m:val="p"/>
                </m:rPr>
                <m:t>/</m:t>
              </m:r>
              <m:r>
                <m:t>4</m:t>
              </m:r>
            </m:oMath>
            <w:r>
              <w:t xml:space="preserve"> </w:t>
            </w:r>
            <w:r>
              <w:t xml:space="preserve">when</w:t>
            </w:r>
            <w:r>
              <w:t xml:space="preserve"> </w:t>
            </w:r>
            <m:oMath>
              <m:r>
                <m:t>L</m:t>
              </m:r>
              <m:r>
                <m:rPr>
                  <m:sty m:val="p"/>
                </m:rPr>
                <m:t>=</m:t>
              </m:r>
              <m:r>
                <m:t>0</m:t>
              </m:r>
            </m:oMath>
            <w:r>
              <w:t xml:space="preserve"> </w:t>
            </w:r>
            <w:r>
              <w:t xml:space="preserve">and</w:t>
            </w:r>
            <w:r>
              <w:t xml:space="preserve"> </w:t>
            </w:r>
            <m:oMath>
              <m:r>
                <m:t>6</m:t>
              </m:r>
              <m:r>
                <m:rPr>
                  <m:sty m:val="p"/>
                </m:rPr>
                <m:t>/</m:t>
              </m:r>
              <m:r>
                <m:t>9</m:t>
              </m:r>
              <m:r>
                <m:rPr>
                  <m:sty m:val="p"/>
                </m:rPr>
                <m:t>=</m:t>
              </m:r>
              <m:r>
                <m:t>2</m:t>
              </m:r>
              <m:r>
                <m:rPr>
                  <m:sty m:val="p"/>
                </m:rPr>
                <m:t>/</m:t>
              </m:r>
              <m:r>
                <m:t>3</m:t>
              </m:r>
            </m:oMath>
            <w:r>
              <w:t xml:space="preserve"> </w:t>
            </w:r>
            <w:r>
              <w:t xml:space="preserve">when</w:t>
            </w:r>
            <w:r>
              <w:t xml:space="preserve"> </w:t>
            </w:r>
            <m:oMath>
              <m:r>
                <m:t>L</m:t>
              </m:r>
              <m:r>
                <m:rPr>
                  <m:sty m:val="p"/>
                </m:rPr>
                <m:t>=</m:t>
              </m:r>
              <m:r>
                <m:t>1</m:t>
              </m:r>
            </m:oMath>
            <w:r>
              <w:t xml:space="preserve">.</w:t>
            </w:r>
            <w:r>
              <w:t xml:space="preserve"> </w:t>
            </w:r>
            <w:r>
              <w:t xml:space="preserve">Critical condition</w:t>
            </w:r>
            <w:r>
              <w:t xml:space="preserve"> </w:t>
            </w:r>
            <m:oMath>
              <m:r>
                <m:t>L</m:t>
              </m:r>
            </m:oMath>
            <w:r>
              <w:t xml:space="preserve"> </w:t>
            </w:r>
            <w:r>
              <w:t xml:space="preserve">is associated with death</w:t>
            </w:r>
            <w:r>
              <w:t xml:space="preserve"> </w:t>
            </w:r>
            <m:oMath>
              <m:r>
                <m:t>Y</m:t>
              </m:r>
            </m:oMath>
            <w:r>
              <w:t xml:space="preserve"> </w:t>
            </w:r>
            <w:r>
              <w:t xml:space="preserve">within both levels of</w:t>
            </w:r>
            <w:r>
              <w:t xml:space="preserve"> </w:t>
            </w:r>
            <m:oMath>
              <m:r>
                <m:t>A</m:t>
              </m:r>
            </m:oMath>
            <w:r>
              <w:t xml:space="preserve">,</w:t>
            </w:r>
            <w:r>
              <w:t xml:space="preserve"> </w:t>
            </w:r>
            <w:r>
              <w:t xml:space="preserve">so it is an independent predictor of the outcome, a risk factor (</w:t>
            </w:r>
            <w:hyperlink w:anchor="def-independent-outcome-predictor">
              <w:r>
                <w:rPr>
                  <w:rStyle w:val="Hyperlink"/>
                </w:rPr>
                <w:t xml:space="preserve">Definition 5</w:t>
              </w:r>
            </w:hyperlink>
            <w:r>
              <w:t xml:space="preserve">).</w:t>
            </w:r>
          </w:p>
          <w:bookmarkEnd w:id="32"/>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3" w:name="rem-marginal-randomization-balance"/>
          <w:p>
            <w:pPr>
              <w:pStyle w:val="BodyText"/>
            </w:pPr>
            <w:r>
              <w:rPr>
                <w:i/>
                <w:iCs/>
              </w:rPr>
              <w:t xml:space="preserve">Remark 2</w:t>
            </w:r>
            <w:r>
              <w:t xml:space="preserve"> (Why marginal randomization gives exchangeability). </w:t>
            </w:r>
            <w:r>
              <w:t xml:space="preserve">Let</w:t>
            </w:r>
            <w:r>
              <w:t xml:space="preserve"> </w:t>
            </w:r>
            <m:oMath>
              <m:r>
                <m:t>A</m:t>
              </m:r>
            </m:oMath>
            <w:r>
              <w:t xml:space="preserve"> </w:t>
            </w:r>
            <w:r>
              <w:t xml:space="preserve">be a treatment with counterfactual outcomes</w:t>
            </w:r>
            <w:r>
              <w:t xml:space="preserve"> </w:t>
            </w:r>
            <m:oMath>
              <m:sSup>
                <m:e>
                  <m:r>
                    <m:t>Y</m:t>
                  </m:r>
                </m:e>
                <m:sup>
                  <m:r>
                    <m:t>a</m:t>
                  </m:r>
                </m:sup>
              </m:sSup>
            </m:oMath>
            <w:r>
              <w:t xml:space="preserve">.</w:t>
            </w:r>
            <w:r>
              <w:t xml:space="preserve"> </w:t>
            </w:r>
            <w:r>
              <w:t xml:space="preserve">Marginal randomization of</w:t>
            </w:r>
            <w:r>
              <w:t xml:space="preserve"> </w:t>
            </w:r>
            <m:oMath>
              <m:r>
                <m:t>A</m:t>
              </m:r>
            </m:oMath>
            <w:r>
              <w:t xml:space="preserve"> </w:t>
            </w:r>
            <w:r>
              <w:t xml:space="preserve">(assignment that ignores every characteristic of the individual) makes the treated and untreated groups exchangeable (</w:t>
            </w:r>
            <m:oMath>
              <m:sSup>
                <m:e>
                  <m:r>
                    <m:t>Y</m:t>
                  </m:r>
                </m:e>
                <m:sup>
                  <m:r>
                    <m:t>a</m:t>
                  </m:r>
                </m:sup>
              </m:sSup>
              <m:r>
                <m:rPr>
                  <m:sty m:val="p"/>
                </m:rPr>
                <m:t>⟂</m:t>
              </m:r>
              <m:r>
                <m:t>​</m:t>
              </m:r>
              <m:r>
                <m:t>​</m:t>
              </m:r>
              <m:r>
                <m:t>​</m:t>
              </m:r>
              <m:r>
                <m:rPr>
                  <m:sty m:val="p"/>
                </m:rPr>
                <m:t>⟂</m:t>
              </m:r>
              <m:r>
                <m:t>A</m:t>
              </m:r>
            </m:oMath>
            <w:r>
              <w:t xml:space="preserve">) because it spreads the independent predictors of the outcome (</w:t>
            </w:r>
            <w:hyperlink w:anchor="def-independent-outcome-predictor">
              <w:r>
                <w:rPr>
                  <w:rStyle w:val="Hyperlink"/>
                </w:rPr>
                <w:t xml:space="preserve">Definition 5</w:t>
              </w:r>
            </w:hyperlink>
            <w:r>
              <w:t xml:space="preserve">) equally, in expectation, across the two groups.</w:t>
            </w:r>
          </w:p>
          <w:bookmarkEnd w:id="33"/>
        </w:tc>
      </w:tr>
    </w:tbl>
    <w:p>
      <w:pPr>
        <w:pStyle w:val="BodyText"/>
      </w:pPr>
      <w:ins w:id="30"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4" w:name="exm-table-3-1-imbalance"/>
          <w:p>
            <w:pPr>
              <w:pStyle w:val="BodyText"/>
            </w:pPr>
            <w:r>
              <w:rPr>
                <w:b/>
                <w:bCs/>
              </w:rPr>
              <w:t xml:space="preserve">Example 8 (Marginal exchangeability fails in Table 3.1)</w:t>
            </w:r>
            <w:r>
              <w:t xml:space="preserve"> </w:t>
            </w:r>
            <w:r>
              <w:t xml:space="preserve">In</w:t>
            </w:r>
            <w:r>
              <w:t xml:space="preserve"> </w:t>
            </w:r>
            <w:hyperlink w:anchor="tbl-table-3-1">
              <w:r>
                <w:rPr>
                  <w:rStyle w:val="Hyperlink"/>
                </w:rPr>
                <w:t xml:space="preserve">Table 3.1</w:t>
              </w:r>
            </w:hyperlink>
            <w:r>
              <w:t xml:space="preserve">, 69% of the treated (</w:t>
            </w:r>
            <m:oMath>
              <m:r>
                <m:t>9</m:t>
              </m:r>
              <m:r>
                <m:rPr>
                  <m:sty m:val="p"/>
                </m:rPr>
                <m:t>/</m:t>
              </m:r>
              <m:r>
                <m:t>13</m:t>
              </m:r>
            </m:oMath>
            <w:r>
              <w:t xml:space="preserve">) but only 43% of the untreated (</w:t>
            </w:r>
            <m:oMath>
              <m:r>
                <m:t>3</m:t>
              </m:r>
              <m:r>
                <m:rPr>
                  <m:sty m:val="p"/>
                </m:rPr>
                <m:t>/</m:t>
              </m:r>
              <m:r>
                <m:t>7</m:t>
              </m:r>
            </m:oMath>
            <w:r>
              <w:t xml:space="preserve">) were in critical condition (</w:t>
            </w:r>
            <m:oMath>
              <m:r>
                <m:t>L</m:t>
              </m:r>
              <m:r>
                <m:rPr>
                  <m:sty m:val="p"/>
                </m:rPr>
                <m:t>=</m:t>
              </m:r>
              <m:r>
                <m:t>1</m:t>
              </m:r>
            </m:oMath>
            <w:r>
              <w:t xml:space="preserve">).</w:t>
            </w:r>
            <w:r>
              <w:t xml:space="preserve"> </w:t>
            </w:r>
            <w:r>
              <w:t xml:space="preserve">Since</w:t>
            </w:r>
            <w:r>
              <w:t xml:space="preserve"> </w:t>
            </w:r>
            <m:oMath>
              <m:r>
                <m:t>L</m:t>
              </m:r>
            </m:oMath>
            <w:r>
              <w:t xml:space="preserve"> </w:t>
            </w:r>
            <w:r>
              <w:t xml:space="preserve">is a risk factor (</w:t>
            </w:r>
            <w:hyperlink w:anchor="exm-table-3-1-risk-factor">
              <w:r>
                <w:rPr>
                  <w:rStyle w:val="Hyperlink"/>
                </w:rPr>
                <w:t xml:space="preserve">Example 7</w:t>
              </w:r>
            </w:hyperlink>
            <w:r>
              <w:t xml:space="preserve">), this imbalance suggests the treated had a worse prognosis.</w:t>
            </w:r>
          </w:p>
          <w:p>
            <w:pPr>
              <w:pStyle w:val="BodyText"/>
            </w:pPr>
            <w:r>
              <w:t xml:space="preserve">To check, suppose, as in Chapter 2, that the data come from a conditionally randomized experiment,</w:t>
            </w:r>
            <w:r>
              <w:t xml:space="preserve"> </w:t>
            </w:r>
            <w:r>
              <w:t xml:space="preserve">so that consistency,</w:t>
            </w:r>
            <w:r>
              <w:t xml:space="preserve"> </w:t>
            </w:r>
            <m:oMath>
              <m:sSup>
                <m:e>
                  <m:r>
                    <m:t>Y</m:t>
                  </m:r>
                </m:e>
                <m:sup>
                  <m:r>
                    <m:t>a</m:t>
                  </m:r>
                </m:sup>
              </m:sSup>
              <m:r>
                <m:rPr>
                  <m:sty m:val="p"/>
                </m:rPr>
                <m:t>⟂</m:t>
              </m:r>
              <m:r>
                <m:t>​</m:t>
              </m:r>
              <m:r>
                <m:t>​</m:t>
              </m:r>
              <m:r>
                <m:t>​</m:t>
              </m:r>
              <m:r>
                <m:rPr>
                  <m:sty m:val="p"/>
                </m:rPr>
                <m:t>⟂</m:t>
              </m:r>
              <m:r>
                <m:t>A</m:t>
              </m:r>
              <m:r>
                <m:rPr>
                  <m:sty m:val="p"/>
                </m:rPr>
                <m:t>∣</m:t>
              </m:r>
              <m:r>
                <m:t>L</m:t>
              </m:r>
            </m:oMath>
            <w:r>
              <w:t xml:space="preserve">, and positivity hold</w:t>
            </w:r>
            <w:r>
              <w:t xml:space="preserve"> </w:t>
            </w:r>
            <w:r>
              <w:t xml:space="preserve">(positivity holds here because</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0.50</m:t>
              </m:r>
            </m:oMath>
            <w:r>
              <w:t xml:space="preserve">).</w:t>
            </w:r>
            <w:r>
              <w:t xml:space="preserve"> </w:t>
            </w:r>
            <w:r>
              <w:t xml:space="preserve">Then the risk the treated would have had without treatment is</w:t>
            </w:r>
          </w:p>
          <w:p>
            <w:pPr>
              <w:pStyle w:val="BodyText"/>
            </w:pPr>
            <m:oMathPara>
              <m:oMathParaPr>
                <m:jc m:val="center"/>
              </m:oMathParaPr>
              <m:oMath>
                <m:eqArr>
                  <m:e>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r>
                      <m:t>&amp;</m:t>
                    </m:r>
                    <m:r>
                      <m:rPr>
                        <m:sty m:val="p"/>
                      </m:rPr>
                      <m:t>=</m:t>
                    </m:r>
                    <m:nary>
                      <m:naryPr>
                        <m:chr m:val="∑"/>
                        <m:limLoc m:val="undOvr"/>
                        <m:subHide m:val="off"/>
                        <m:supHide m:val="on"/>
                      </m:naryPr>
                      <m:sub>
                        <m:r>
                          <m:t>l</m:t>
                        </m:r>
                      </m:sub>
                      <m:sup>
                        <m:r>
                          <m:t>​</m:t>
                        </m:r>
                      </m:sup>
                      <m:e>
                        <m:r>
                          <m:rPr>
                            <m:sty m:val="p"/>
                          </m:rPr>
                          <m:t>Pr</m:t>
                        </m:r>
                      </m:e>
                    </m:nary>
                    <m:r>
                      <m:rPr>
                        <m:sty m:val="p"/>
                      </m:rPr>
                      <m:t>[</m:t>
                    </m:r>
                    <m:r>
                      <m:t>Y</m:t>
                    </m:r>
                    <m:r>
                      <m:rPr>
                        <m:sty m:val="p"/>
                      </m:rPr>
                      <m:t>=</m:t>
                    </m:r>
                    <m:r>
                      <m:t>1</m:t>
                    </m:r>
                    <m:r>
                      <m:rPr>
                        <m:sty m:val="p"/>
                      </m:rPr>
                      <m:t>∣</m:t>
                    </m:r>
                    <m:r>
                      <m:t>A</m:t>
                    </m:r>
                    <m:r>
                      <m:rPr>
                        <m:sty m:val="p"/>
                      </m:rPr>
                      <m:t>=</m:t>
                    </m:r>
                    <m:r>
                      <m:t>0</m:t>
                    </m:r>
                    <m:r>
                      <m:rPr>
                        <m:sty m:val="p"/>
                      </m:rPr>
                      <m:t>,</m:t>
                    </m:r>
                    <m:r>
                      <m:t>L</m:t>
                    </m:r>
                    <m:r>
                      <m:rPr>
                        <m:sty m:val="p"/>
                      </m:rPr>
                      <m:t>=</m:t>
                    </m:r>
                    <m:r>
                      <m:t>l</m:t>
                    </m:r>
                    <m:r>
                      <m:rPr>
                        <m:sty m:val="p"/>
                      </m:rPr>
                      <m:t>]</m:t>
                    </m:r>
                    <m:r>
                      <m:rPr>
                        <m:sty m:val="p"/>
                      </m:rPr>
                      <m:t>Pr</m:t>
                    </m:r>
                    <m:r>
                      <m:rPr>
                        <m:sty m:val="p"/>
                      </m:rPr>
                      <m:t>[</m:t>
                    </m:r>
                    <m:r>
                      <m:t>L</m:t>
                    </m:r>
                    <m:r>
                      <m:rPr>
                        <m:sty m:val="p"/>
                      </m:rPr>
                      <m:t>=</m:t>
                    </m:r>
                    <m:r>
                      <m:t>l</m:t>
                    </m:r>
                    <m:r>
                      <m:rPr>
                        <m:sty m:val="p"/>
                      </m:rPr>
                      <m:t>∣</m:t>
                    </m:r>
                    <m:r>
                      <m:t>A</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4</m:t>
                    </m:r>
                    <m:r>
                      <m:rPr>
                        <m:sty m:val="p"/>
                      </m:rPr>
                      <m:t>/</m:t>
                    </m:r>
                    <m:r>
                      <m:t>13</m:t>
                    </m:r>
                    <m:r>
                      <m:rPr>
                        <m:sty m:val="p"/>
                      </m:rPr>
                      <m:t>)</m:t>
                    </m:r>
                    <m:r>
                      <m:rPr>
                        <m:sty m:val="p"/>
                      </m:rPr>
                      <m:t>+</m:t>
                    </m:r>
                    <m:r>
                      <m:rPr>
                        <m:sty m:val="p"/>
                      </m:rPr>
                      <m:t>(</m:t>
                    </m:r>
                    <m:r>
                      <m:t>2</m:t>
                    </m:r>
                    <m:r>
                      <m:rPr>
                        <m:sty m:val="p"/>
                      </m:rPr>
                      <m:t>/</m:t>
                    </m:r>
                    <m:r>
                      <m:t>3</m:t>
                    </m:r>
                    <m:r>
                      <m:rPr>
                        <m:sty m:val="p"/>
                      </m:rPr>
                      <m:t>)</m:t>
                    </m:r>
                    <m:r>
                      <m:rPr>
                        <m:sty m:val="p"/>
                      </m:rPr>
                      <m:t>(</m:t>
                    </m:r>
                    <m:r>
                      <m:t>9</m:t>
                    </m:r>
                    <m:r>
                      <m:rPr>
                        <m:sty m:val="p"/>
                      </m:rPr>
                      <m:t>/</m:t>
                    </m:r>
                    <m:r>
                      <m:t>13</m:t>
                    </m:r>
                    <m:r>
                      <m:rPr>
                        <m:sty m:val="p"/>
                      </m:rPr>
                      <m:t>)</m:t>
                    </m:r>
                  </m:e>
                  <m:e>
                    <m:r>
                      <m:t>&amp;</m:t>
                    </m:r>
                    <m:r>
                      <m:rPr>
                        <m:sty m:val="p"/>
                      </m:rPr>
                      <m:t>=</m:t>
                    </m:r>
                    <m:r>
                      <m:t>7</m:t>
                    </m:r>
                    <m:r>
                      <m:rPr>
                        <m:sty m:val="p"/>
                      </m:rPr>
                      <m:t>/</m:t>
                    </m:r>
                    <m:r>
                      <m:t>13</m:t>
                    </m:r>
                  </m:e>
                  <m:e>
                    <m:r>
                      <m:t>&amp;</m:t>
                    </m:r>
                    <m:r>
                      <m:rPr>
                        <m:sty m:val="p"/>
                      </m:rPr>
                      <m:t>≈</m:t>
                    </m:r>
                    <m:r>
                      <m:t>0.54</m:t>
                    </m:r>
                    <m:r>
                      <m:rPr>
                        <m:sty m:val="p"/>
                      </m:rPr>
                      <m:t>,</m:t>
                    </m:r>
                  </m:e>
                </m:eqArr>
              </m:oMath>
            </m:oMathPara>
          </w:p>
          <w:p>
            <w:pPr>
              <w:pStyle w:val="FirstParagraph"/>
            </w:pPr>
            <w:r>
              <w:t xml:space="preserve">while the untreated had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r>
                <m:rPr>
                  <m:sty m:val="p"/>
                </m:rPr>
                <m:t>≈</m:t>
              </m:r>
              <m:r>
                <m:t>0.43</m:t>
              </m:r>
            </m:oMath>
            <w:r>
              <w:t xml:space="preserve">.</w:t>
            </w:r>
            <w:r>
              <w:t xml:space="preserve"> </w:t>
            </w:r>
            <w:r>
              <w:t xml:space="preserve">The two differ, so marginal exchangeability</w:t>
            </w:r>
            <w:r>
              <w:t xml:space="preserve"> </w:t>
            </w:r>
            <m:oMath>
              <m:sSup>
                <m:e>
                  <m:r>
                    <m:t>Y</m:t>
                  </m:r>
                </m:e>
                <m:sup>
                  <m:r>
                    <m:t>a</m:t>
                  </m:r>
                </m:sup>
              </m:sSup>
              <m:r>
                <m:rPr>
                  <m:sty m:val="p"/>
                </m:rPr>
                <m:t>⟂</m:t>
              </m:r>
              <m:r>
                <m:t>​</m:t>
              </m:r>
              <m:r>
                <m:t>​</m:t>
              </m:r>
              <m:r>
                <m:t>​</m:t>
              </m:r>
              <m:r>
                <m:rPr>
                  <m:sty m:val="p"/>
                </m:rPr>
                <m:t>⟂</m:t>
              </m:r>
              <m:r>
                <m:t>A</m:t>
              </m:r>
            </m:oMath>
            <w:r>
              <w:t xml:space="preserve"> </w:t>
            </w:r>
            <w:r>
              <w:t xml:space="preserve">does not hold.</w:t>
            </w:r>
          </w:p>
          <w:bookmarkEnd w:id="34"/>
        </w:tc>
      </w:tr>
    </w:tbl>
    <w:p>
      <w:ins w:id="31" w:author="PR Preview" w:date="2024-01-01T00:00:00Z">
        <w:r>
          <w:pict>
            <v:rect style="width:0;height:1.5pt" o:hralign="center" o:hrstd="t" o:hr="t"/>
          </w:pic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5" w:name="def-exchangeability-conditional"/>
          <w:p>
            <w:pPr>
              <w:pStyle w:val="BodyText"/>
            </w:pPr>
            <w:r>
              <w:rPr>
                <w:b/>
                <w:bCs/>
              </w:rPr>
              <w:t xml:space="preserve">Definition 6 (Conditional exchangeability)</w:t>
            </w:r>
            <w:r>
              <w:t xml:space="preserve"> </w:t>
            </w:r>
            <w:r>
              <w:t xml:space="preserve">Let</w:t>
            </w:r>
            <w:r>
              <w:t xml:space="preserve"> </w:t>
            </w:r>
            <m:oMath>
              <m:r>
                <m:t>A</m:t>
              </m:r>
            </m:oMath>
            <w:r>
              <w:t xml:space="preserve"> </w:t>
            </w:r>
            <w:r>
              <w:t xml:space="preserve">be a treatment with counterfactual outcomes</w:t>
            </w:r>
            <w:r>
              <w:t xml:space="preserve"> </w:t>
            </w:r>
            <m:oMath>
              <m:sSup>
                <m:e>
                  <m:r>
                    <m:t>Y</m:t>
                  </m:r>
                </m:e>
                <m:sup>
                  <m:r>
                    <m:t>a</m:t>
                  </m:r>
                </m:sup>
              </m:sSup>
            </m:oMath>
            <w:r>
              <w:t xml:space="preserve">, and</w:t>
            </w:r>
            <w:r>
              <w:t xml:space="preserve"> </w:t>
            </w:r>
            <m:oMath>
              <m:r>
                <m:t>L</m:t>
              </m:r>
            </m:oMath>
            <w:r>
              <w:t xml:space="preserve"> </w:t>
            </w:r>
            <w:r>
              <w:t xml:space="preserve">a set of measured covariates.</w:t>
            </w:r>
            <w:r>
              <w:t xml:space="preserve"> </w:t>
            </w:r>
            <w:r>
              <w:t xml:space="preserve">The treated and untreated are</w:t>
            </w:r>
            <w:r>
              <w:t xml:space="preserve"> </w:t>
            </w:r>
            <w:r>
              <w:rPr>
                <w:b/>
                <w:bCs/>
              </w:rPr>
              <w:t xml:space="preserve">conditionally exchangeable</w:t>
            </w:r>
            <w:r>
              <w:t xml:space="preserve"> </w:t>
            </w:r>
            <w:r>
              <w:t xml:space="preserve">given</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r>
                  <m:rPr>
                    <m:sty m:val="p"/>
                  </m:rPr>
                  <m:t>.</m:t>
                </m:r>
              </m:oMath>
            </m:oMathPara>
          </w:p>
          <w:p>
            <w:pPr>
              <w:pStyle w:val="FirstParagraph"/>
            </w:pPr>
            <w:r>
              <w:t xml:space="preserve">Equivalently, for a dichotomous treatment and outcome,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 for all</w:t>
            </w:r>
            <w:r>
              <w:t xml:space="preserve"> </w:t>
            </w:r>
            <m:oMath>
              <m:r>
                <m:t>l</m:t>
              </m:r>
            </m:oMath>
            <w:r>
              <w:t xml:space="preserve"> </w:t>
            </w:r>
            <w:r>
              <w:t xml:space="preserve">at which both conditional probabilities are defined.</w:t>
            </w:r>
          </w:p>
          <w:bookmarkEnd w:id="35"/>
        </w:tc>
      </w:tr>
    </w:tbl>
    <w:p>
      <w:pPr>
        <w:pStyle w:val="BodyText"/>
      </w:pPr>
      <w:ins w:id="32" w:author="PR Preview" w:date="2024-01-01T00:00:00Z">
        <w:r>
          <w:t xml:space="preserve">A conditionally randomized experiment produces conditional exchangeability:</w:t>
        </w:r>
      </w:ins>
      <w:ins w:id="32" w:author="PR Preview" w:date="2024-01-01T00:00:00Z">
        <w:r>
          <w:t xml:space="preserve"> </w:t>
        </w:r>
      </w:ins>
      <w:ins w:id="32" w:author="PR Preview" w:date="2024-01-01T00:00:00Z">
        <w:r>
          <w:t xml:space="preserve">inside each stratum of</w:t>
        </w:r>
      </w:ins>
      <w:ins w:id="32" w:author="PR Preview" w:date="2024-01-01T00:00:00Z">
        <w:r>
          <w:t xml:space="preserve"> </w:t>
        </w:r>
      </w:ins>
      <m:oMath>
        <m:r>
          <m:t>L</m:t>
        </m:r>
      </m:oMath>
      <w:ins w:id="32" w:author="PR Preview" w:date="2024-01-01T00:00:00Z">
        <w:r>
          <w:t xml:space="preserve">, treatment is assigned at random, so the remaining outcome predictors are balanced across treatment groups.</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exm-table-3-1-two-descriptions"/>
          <w:p>
            <w:pPr>
              <w:pStyle w:val="BodyText"/>
            </w:pPr>
            <w:r>
              <w:rPr>
                <w:b/>
                <w:bCs/>
              </w:rPr>
              <w:t xml:space="preserve">Example 9 (Two descriptions of the Table 3.1 study)</w:t>
            </w:r>
            <w:r>
              <w:t xml:space="preserve"> </w:t>
            </w:r>
            <w:r>
              <w:t xml:space="preserve">Suppose</w:t>
            </w:r>
            <w:r>
              <w:t xml:space="preserve"> </w:t>
            </w:r>
            <m:oMath>
              <m:r>
                <m:t>L</m:t>
              </m:r>
            </m:oMath>
            <w:r>
              <w:t xml:space="preserve"> </w:t>
            </w:r>
            <w:r>
              <w:t xml:space="preserve">is the</w:t>
            </w:r>
            <w:r>
              <w:t xml:space="preserve"> </w:t>
            </w:r>
            <w:r>
              <w:rPr>
                <w:b/>
                <w:bCs/>
              </w:rPr>
              <w:t xml:space="preserve">only</w:t>
            </w:r>
            <w:r>
              <w:t xml:space="preserve"> </w:t>
            </w:r>
            <w:r>
              <w:t xml:space="preserve">outcome predictor unequally distributed between treatment groups.</w:t>
            </w:r>
            <w:r>
              <w:t xml:space="preserve"> </w:t>
            </w:r>
            <w:r>
              <w:t xml:space="preserve">Then the study in</w:t>
            </w:r>
            <w:r>
              <w:t xml:space="preserve"> </w:t>
            </w:r>
            <w:hyperlink w:anchor="tbl-table-3-1">
              <w:r>
                <w:rPr>
                  <w:rStyle w:val="Hyperlink"/>
                </w:rPr>
                <w:t xml:space="preserve">Table 3.1</w:t>
              </w:r>
            </w:hyperlink>
            <w:r>
              <w:t xml:space="preserve"> </w:t>
            </w:r>
            <w:r>
              <w:t xml:space="preserve">can be described in two logically equivalent ways:</w:t>
            </w:r>
          </w:p>
          <w:p>
            <w:pPr>
              <w:pStyle w:val="Compact"/>
              <w:numPr>
                <w:ilvl w:val="0"/>
                <w:numId w:val="1007"/>
              </w:numPr>
            </w:pPr>
            <w:r>
              <w:t xml:space="preserve">an observational study in which</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9</m:t>
              </m:r>
              <m:r>
                <m:rPr>
                  <m:sty m:val="p"/>
                </m:rPr>
                <m:t>/</m:t>
              </m:r>
              <m:r>
                <m:t>12</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4</m:t>
              </m:r>
              <m:r>
                <m:rPr>
                  <m:sty m:val="p"/>
                </m:rPr>
                <m:t>/</m:t>
              </m:r>
              <m:r>
                <m:t>8</m:t>
              </m:r>
              <m:r>
                <m:rPr>
                  <m:sty m:val="p"/>
                </m:rPr>
                <m:t>=</m:t>
              </m:r>
              <m:r>
                <m:t>0.50</m:t>
              </m:r>
            </m:oMath>
            <w:r>
              <w:t xml:space="preserve">, e.g., because doctors direct the scarce hearts to those in critical condition;</w:t>
            </w:r>
            <w:r>
              <w:t xml:space="preserve"> </w:t>
            </w:r>
            <w:r>
              <w:t xml:space="preserve">or</w:t>
            </w:r>
          </w:p>
          <w:p>
            <w:pPr>
              <w:pStyle w:val="Compact"/>
              <w:numPr>
                <w:ilvl w:val="0"/>
                <w:numId w:val="1007"/>
              </w:numPr>
            </w:pPr>
            <w:r>
              <w:t xml:space="preserve">a conditionally randomized experiment, not blinded, whose investigators gave</w:t>
            </w:r>
            <w:r>
              <w:t xml:space="preserve"> </w:t>
            </w:r>
            <m:oMath>
              <m:r>
                <m:t>A</m:t>
              </m:r>
              <m:r>
                <m:rPr>
                  <m:sty m:val="p"/>
                </m:rPr>
                <m:t>=</m:t>
              </m:r>
              <m:r>
                <m:t>1</m:t>
              </m:r>
            </m:oMath>
            <w:r>
              <w:t xml:space="preserve"> </w:t>
            </w:r>
            <w:r>
              <w:t xml:space="preserve">with probability 0.75 when</w:t>
            </w:r>
            <w:r>
              <w:t xml:space="preserve"> </w:t>
            </w:r>
            <m:oMath>
              <m:r>
                <m:t>L</m:t>
              </m:r>
              <m:r>
                <m:rPr>
                  <m:sty m:val="p"/>
                </m:rPr>
                <m:t>=</m:t>
              </m:r>
              <m:r>
                <m:t>1</m:t>
              </m:r>
            </m:oMath>
            <w:r>
              <w:t xml:space="preserve"> </w:t>
            </w:r>
            <w:r>
              <w:t xml:space="preserve">and 0.50 when</w:t>
            </w:r>
            <w:r>
              <w:t xml:space="preserve"> </w:t>
            </w:r>
            <m:oMath>
              <m:r>
                <m:t>L</m:t>
              </m:r>
              <m:r>
                <m:rPr>
                  <m:sty m:val="p"/>
                </m:rPr>
                <m:t>=</m:t>
              </m:r>
              <m:r>
                <m:t>0</m:t>
              </m:r>
            </m:oMath>
            <w:r>
              <w:t xml:space="preserve">.</w:t>
            </w:r>
          </w:p>
          <w:p>
            <w:pPr>
              <w:pStyle w:val="FirstParagraph"/>
            </w:pPr>
            <w:r>
              <w:t xml:space="preserve">Under either description,</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w:t>
            </w:r>
            <w:hyperlink w:anchor="def-exchangeability-conditional">
              <w:r>
                <w:rPr>
                  <w:rStyle w:val="Hyperlink"/>
                </w:rPr>
                <w:t xml:space="preserve">Definition 6</w:t>
              </w:r>
            </w:hyperlink>
            <w:r>
              <w:t xml:space="preserve">),</w:t>
            </w:r>
            <w:r>
              <w:t xml:space="preserve"> </w:t>
            </w:r>
            <w:r>
              <w:t xml:space="preserve">and, together with consistency and positivity (which holds here, since</w:t>
            </w:r>
            <w:r>
              <w:t xml:space="preserve"> </w:t>
            </w:r>
            <m:oMath>
              <m:r>
                <m:rPr>
                  <m:sty m:val="p"/>
                </m:rPr>
                <m:t>Pr</m:t>
              </m:r>
              <m:r>
                <m:rPr>
                  <m:sty m:val="p"/>
                </m:rPr>
                <m:t>[</m:t>
              </m:r>
              <m:r>
                <m:t>A</m:t>
              </m:r>
              <m:r>
                <m:rPr>
                  <m:sty m:val="p"/>
                </m:rPr>
                <m:t>=</m:t>
              </m:r>
              <m:r>
                <m:t>1</m:t>
              </m:r>
              <m:r>
                <m:rPr>
                  <m:sty m:val="p"/>
                </m:rPr>
                <m:t>∣</m:t>
              </m:r>
              <m:r>
                <m:t>L</m:t>
              </m:r>
              <m:r>
                <m:rPr>
                  <m:sty m:val="p"/>
                </m:rPr>
                <m:t>=</m:t>
              </m:r>
              <m:r>
                <m:t>l</m:t>
              </m:r>
              <m:r>
                <m:rPr>
                  <m:sty m:val="p"/>
                </m:rPr>
                <m:t>]</m:t>
              </m:r>
            </m:oMath>
            <w:r>
              <w:t xml:space="preserve"> </w:t>
            </w:r>
            <w:r>
              <w:t xml:space="preserve">is 0.75 or 0.50), standardization or IP weighting identifies the causal effect.</w:t>
            </w:r>
          </w:p>
          <w:bookmarkEnd w:id="36"/>
        </w:tc>
      </w:tr>
    </w:tbl>
    <w:p>
      <w:pPr>
        <w:pStyle w:val="BodyText"/>
      </w:pPr>
      <w:ins w:id="33" w:author="PR Preview" w:date="2024-01-01T00:00:00Z">
        <w:r>
          <w:t xml:space="preserve">Chapter 7 calls such outcome predictors</w:t>
        </w:r>
      </w:ins>
      <w:ins w:id="33" w:author="PR Preview" w:date="2024-01-01T00:00:00Z">
        <w:r>
          <w:t xml:space="preserve"> </w:t>
        </w:r>
      </w:ins>
      <w:ins w:id="33" w:author="PR Preview" w:date="2024-01-01T00:00:00Z">
        <w:r>
          <w:rPr>
            <w:i/>
            <w:iCs/>
          </w:rPr>
          <w:t xml:space="preserve">confounders</w:t>
        </w:r>
      </w:ins>
      <w:ins w:id="33" w:author="PR Preview" w:date="2024-01-01T00:00:00Z">
        <w:r>
          <w:t xml:space="preserve">.</w:t>
        </w:r>
      </w:ins>
      <w:ins w:id="33" w:author="PR Preview" w:date="2024-01-01T00:00:00Z">
        <w:r>
          <w:t xml:space="preserve"> </w:t>
        </w:r>
      </w:ins>
      <w:ins w:id="33" w:author="PR Preview" w:date="2024-01-01T00:00:00Z">
        <w:r>
          <w:t xml:space="preserve">Nothing in the data can show whether</w:t>
        </w:r>
      </w:ins>
      <w:ins w:id="33" w:author="PR Preview" w:date="2024-01-01T00:00:00Z">
        <w:r>
          <w:t xml:space="preserve"> </w:t>
        </w:r>
      </w:ins>
      <m:oMath>
        <m:r>
          <m:t>L</m:t>
        </m:r>
      </m:oMath>
      <w:ins w:id="33" w:author="PR Preview" w:date="2024-01-01T00:00:00Z">
        <w:r>
          <w:t xml:space="preserve"> </w:t>
        </w:r>
      </w:ins>
      <w:ins w:id="33" w:author="PR Preview" w:date="2024-01-01T00:00:00Z">
        <w:r>
          <w:t xml:space="preserve">is the only imbalanced outcome predictor,</w:t>
        </w:r>
      </w:ins>
      <w:ins w:id="33" w:author="PR Preview" w:date="2024-01-01T00:00:00Z">
        <w:r>
          <w:t xml:space="preserve"> </w:t>
        </w:r>
      </w:ins>
      <w:ins w:id="33" w:author="PR Preview" w:date="2024-01-01T00:00:00Z">
        <w:r>
          <w:t xml:space="preserve">so an observational analysis has to assume it.</w:t>
        </w:r>
      </w:ins>
    </w:p>
    <w:bookmarkStart w:id="38" w:name="X86fa3672c6371e8bb7538991790d0259066bdab"/>
    <w:p>
      <w:pPr>
        <w:pStyle w:val="Heading3"/>
      </w:pPr>
      <w:r>
        <w:t xml:space="preserve">2.1 Not every imbalanced variable must be in</w:t>
      </w:r>
      <w:r>
        <w:t xml:space="preserve"> </w:t>
      </w:r>
      <m:oMath>
        <m:r>
          <m:t>L</m:t>
        </m:r>
      </m:oMath>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7" w:name="exm-hla-compatibility"/>
          <w:p>
            <w:pPr>
              <w:pStyle w:val="BodyText"/>
            </w:pPr>
            <w:r>
              <w:rPr>
                <w:b/>
                <w:bCs/>
              </w:rPr>
              <w:t xml:space="preserve">Example 10 (HLA compatibility)</w:t>
            </w:r>
            <w:r>
              <w:t xml:space="preserve"> </w:t>
            </w:r>
            <w:r>
              <w:t xml:space="preserve">In the heart transplant study (</w:t>
            </w:r>
            <m:oMath>
              <m:r>
                <m:t>A</m:t>
              </m:r>
            </m:oMath>
            <w:r>
              <w:t xml:space="preserve">: transplant,</w:t>
            </w:r>
            <w:r>
              <w:t xml:space="preserve"> </w:t>
            </w:r>
            <m:oMath>
              <m:r>
                <m:t>L</m:t>
              </m:r>
            </m:oMath>
            <w:r>
              <w:t xml:space="preserve">: critical condition,</w:t>
            </w:r>
            <w:r>
              <w:t xml:space="preserve"> </w:t>
            </w:r>
            <m:oMath>
              <m:r>
                <m:t>Y</m:t>
              </m:r>
            </m:oMath>
            <w:r>
              <w:t xml:space="preserve">: death), donor hearts go to recipients with compatible</w:t>
            </w:r>
            <w:r>
              <w:t xml:space="preserve"> </w:t>
            </w:r>
            <w:r>
              <w:rPr>
                <w:b/>
                <w:bCs/>
              </w:rPr>
              <w:t xml:space="preserve">HLA</w:t>
            </w:r>
            <w:r>
              <w:t xml:space="preserve"> </w:t>
            </w:r>
            <w:r>
              <w:t xml:space="preserve">(human leukocyte antigen) genes, so HLA genes are unequally distributed between treatment groups.</w:t>
            </w:r>
            <w:r>
              <w:t xml:space="preserve"> </w:t>
            </w:r>
            <w:r>
              <w:t xml:space="preserve">Suppose that HLA genes do not predict death once</w:t>
            </w:r>
            <w:r>
              <w:t xml:space="preserve"> </w:t>
            </w:r>
            <m:oMath>
              <m:r>
                <m:t>L</m:t>
              </m:r>
            </m:oMath>
            <w:r>
              <w:t xml:space="preserve"> </w:t>
            </w:r>
            <w:r>
              <w:t xml:space="preserve">and</w:t>
            </w:r>
            <w:r>
              <w:t xml:space="preserve"> </w:t>
            </w:r>
            <m:oMath>
              <m:r>
                <m:t>A</m:t>
              </m:r>
            </m:oMath>
            <w:r>
              <w:t xml:space="preserve"> </w:t>
            </w:r>
            <w:r>
              <w:t xml:space="preserve">are known.</w:t>
            </w:r>
            <w:r>
              <w:t xml:space="preserve"> </w:t>
            </w:r>
            <w:r>
              <w:t xml:space="preserve">Then, within levels of</w:t>
            </w:r>
            <w:r>
              <w:t xml:space="preserve"> </w:t>
            </w:r>
            <m:oMath>
              <m:r>
                <m:t>L</m:t>
              </m:r>
            </m:oMath>
            <w:r>
              <w:t xml:space="preserve">, treatment is still effectively random with respect to the outcome, and HLA need not be included in</w:t>
            </w:r>
            <w:r>
              <w:t xml:space="preserve"> </w:t>
            </w:r>
            <m:oMath>
              <m:r>
                <m:t>L</m:t>
              </m:r>
            </m:oMath>
            <w:r>
              <w:t xml:space="preserve">.</w:t>
            </w:r>
          </w:p>
          <w:bookmarkEnd w:id="37"/>
        </w:tc>
      </w:tr>
    </w:tbl>
    <w:bookmarkEnd w:id="38"/>
    <w:bookmarkStart w:id="46" w:name="unmeasured-outcome-predictors"/>
    <w:p>
      <w:pPr>
        <w:pStyle w:val="Heading3"/>
      </w:pPr>
      <w:r>
        <w:t xml:space="preserve">2.2 Unmeasured outcome predictors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9" w:name="exm-smoking-unmeasured"/>
          <w:p>
            <w:pPr>
              <w:pStyle w:val="BodyText"/>
            </w:pPr>
            <w:r>
              <w:rPr>
                <w:b/>
                <w:bCs/>
              </w:rPr>
              <w:t xml:space="preserve">Example 11 (Doctors who prefer nonsmokers)</w:t>
            </w:r>
            <w:r>
              <w:t xml:space="preserve"> </w:t>
            </w:r>
            <w:r>
              <w:t xml:space="preserve">In the heart transplant study (</w:t>
            </w:r>
            <m:oMath>
              <m:r>
                <m:t>A</m:t>
              </m:r>
            </m:oMath>
            <w:r>
              <w:t xml:space="preserve">: transplant,</w:t>
            </w:r>
            <w:r>
              <w:t xml:space="preserve"> </w:t>
            </w:r>
            <m:oMath>
              <m:r>
                <m:t>L</m:t>
              </m:r>
            </m:oMath>
            <w:r>
              <w:t xml:space="preserve">: critical condition,</w:t>
            </w:r>
            <w:r>
              <w:t xml:space="preserve"> </w:t>
            </w:r>
            <m:oMath>
              <m:r>
                <m:t>Y</m:t>
              </m:r>
            </m:oMath>
            <w:r>
              <w:t xml:space="preserve">: death), let</w:t>
            </w:r>
            <w:r>
              <w:t xml:space="preserve"> </w:t>
            </w:r>
            <m:oMath>
              <m:r>
                <m:t>U</m:t>
              </m:r>
            </m:oMath>
            <w:r>
              <w:t xml:space="preserve"> </w:t>
            </w:r>
            <w:r>
              <w:t xml:space="preserve">denote smoking, which the investigators did not measure and which predicts death even within levels of</w:t>
            </w:r>
            <w:r>
              <w:t xml:space="preserve"> </w:t>
            </w:r>
            <m:oMath>
              <m:r>
                <m:t>L</m:t>
              </m:r>
            </m:oMath>
            <w:r>
              <w:t xml:space="preserve"> </w:t>
            </w:r>
            <w:r>
              <w:t xml:space="preserve">and</w:t>
            </w:r>
            <w:r>
              <w:t xml:space="preserve"> </w:t>
            </w:r>
            <m:oMath>
              <m:r>
                <m:t>A</m:t>
              </m:r>
            </m:oMath>
            <w:r>
              <w:t xml:space="preserve">.</w:t>
            </w:r>
            <w:r>
              <w:t xml:space="preserve"> </w:t>
            </w:r>
            <w:r>
              <w:t xml:space="preserve">Suppose also that doctors, without the investigators knowing it, favor nonsmokers when allocating hearts.</w:t>
            </w:r>
            <w:r>
              <w:t xml:space="preserve"> </w:t>
            </w:r>
            <w:r>
              <w:t xml:space="preserve">Within the stratum</w:t>
            </w:r>
            <w:r>
              <w:t xml:space="preserve"> </w:t>
            </w:r>
            <m:oMath>
              <m:r>
                <m:t>L</m:t>
              </m:r>
              <m:r>
                <m:rPr>
                  <m:sty m:val="p"/>
                </m:rPr>
                <m:t>=</m:t>
              </m:r>
              <m:r>
                <m:t>1</m:t>
              </m:r>
            </m:oMath>
            <w:r>
              <w:t xml:space="preserve">, smokers (</w:t>
            </w:r>
            <m:oMath>
              <m:r>
                <m:t>U</m:t>
              </m:r>
              <m:r>
                <m:rPr>
                  <m:sty m:val="p"/>
                </m:rPr>
                <m:t>=</m:t>
              </m:r>
              <m:r>
                <m:t>1</m:t>
              </m:r>
            </m:oMath>
            <w:r>
              <w:t xml:space="preserve">) are then less likely to be treated, so smoking is less common among the treated than the untreated, and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w:t>
            </w:r>
          </w:p>
          <w:bookmarkEnd w:id="39"/>
        </w:tc>
      </w:tr>
    </w:tbl>
    <w:p>
      <w:pPr>
        <w:pStyle w:val="BodyText"/>
      </w:pPr>
      <w:ins w:id="37"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rem-exchangeability-untestable"/>
          <w:p>
            <w:pPr>
              <w:pStyle w:val="BodyText"/>
            </w:pPr>
            <w:r>
              <w:rPr>
                <w:i/>
                <w:iCs/>
              </w:rPr>
              <w:t xml:space="preserve">Remark 3</w:t>
            </w:r>
            <w:r>
              <w:t xml:space="preserve"> (Conditional exchangeability cannot be verified). </w:t>
            </w:r>
            <w:r>
              <w:t xml:space="preserve">Let</w:t>
            </w:r>
            <w:r>
              <w:t xml:space="preserve"> </w:t>
            </w:r>
            <m:oMath>
              <m:r>
                <m:t>A</m:t>
              </m:r>
            </m:oMath>
            <w:r>
              <w:t xml:space="preserve"> </w:t>
            </w:r>
            <w:r>
              <w:t xml:space="preserve">be a treatment,</w:t>
            </w:r>
            <w:r>
              <w:t xml:space="preserve"> </w:t>
            </w:r>
            <m:oMath>
              <m:r>
                <m:t>Y</m:t>
              </m:r>
            </m:oMath>
            <w:r>
              <w:t xml:space="preserve"> </w:t>
            </w:r>
            <w:r>
              <w:t xml:space="preserve">a dichotomous outcome with counterfactual outcomes</w:t>
            </w:r>
            <w:r>
              <w:t xml:space="preserve"> </w:t>
            </w:r>
            <m:oMath>
              <m:sSup>
                <m:e>
                  <m:r>
                    <m:t>Y</m:t>
                  </m:r>
                </m:e>
                <m:sup>
                  <m:r>
                    <m:t>a</m:t>
                  </m:r>
                </m:sup>
              </m:sSup>
            </m:oMath>
            <w:r>
              <w:t xml:space="preserve">,</w:t>
            </w:r>
            <w:r>
              <w:t xml:space="preserve"> </w:t>
            </w:r>
            <m:oMath>
              <m:r>
                <m:t>L</m:t>
              </m:r>
            </m:oMath>
            <w:r>
              <w:t xml:space="preserve"> </w:t>
            </w:r>
            <w:r>
              <w:t xml:space="preserve">the measured covariates, and</w:t>
            </w:r>
            <w:r>
              <w:t xml:space="preserve"> </w:t>
            </w:r>
            <m:oMath>
              <m:r>
                <m:t>U</m:t>
              </m:r>
            </m:oMath>
            <w:r>
              <w:t xml:space="preserve"> </w:t>
            </w:r>
            <w:r>
              <w:t xml:space="preserve">an unmeasured variable.</w:t>
            </w:r>
            <w:r>
              <w:t xml:space="preserve"> </w:t>
            </w:r>
            <w: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generally fails when some unmeasured variable</w:t>
            </w:r>
            <w:r>
              <w:t xml:space="preserve"> </w:t>
            </w:r>
            <m:oMath>
              <m:r>
                <m:t>U</m:t>
              </m:r>
            </m:oMath>
            <w:r>
              <w:t xml:space="preserve"> </w:t>
            </w:r>
            <w:r>
              <w:t xml:space="preserve">both independently predicts the outcome and, within strata of</w:t>
            </w:r>
            <w:r>
              <w:t xml:space="preserve"> </w:t>
            </w:r>
            <m:oMath>
              <m:r>
                <m:t>L</m:t>
              </m:r>
            </m:oMath>
            <w:r>
              <w:t xml:space="preserve">, changes the chance of being treated.</w:t>
            </w:r>
            <w:r>
              <w:t xml:space="preserve"> </w:t>
            </w:r>
            <w:r>
              <w:t xml:space="preserve">Even when it holds, it cannot be checked: verifying it would require comparing</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w:t>
            </w:r>
            <w:r>
              <w:t xml:space="preserve">with</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w:t>
            </w:r>
            <w:r>
              <w:t xml:space="preserve">at each</w:t>
            </w:r>
            <w:r>
              <w:t xml:space="preserve"> </w:t>
            </w:r>
            <m:oMath>
              <m:r>
                <m:t>l</m:t>
              </m:r>
            </m:oMath>
            <w:r>
              <w:t xml:space="preserve"> </w:t>
            </w:r>
            <w:r>
              <w:t xml:space="preserve">where both groups exist,</w:t>
            </w:r>
            <w:r>
              <w:t xml:space="preserve"> </w:t>
            </w:r>
            <w:r>
              <w:t xml:space="preserve">but</w:t>
            </w:r>
            <w:r>
              <w:t xml:space="preserve"> </w:t>
            </w:r>
            <m:oMath>
              <m:sSup>
                <m:e>
                  <m:r>
                    <m:t>Y</m:t>
                  </m:r>
                </m:e>
                <m:sup>
                  <m:r>
                    <m:t>a</m:t>
                  </m:r>
                </m:sup>
              </m:sSup>
            </m:oMath>
            <w:r>
              <w:t xml:space="preserve"> </w:t>
            </w:r>
            <w:r>
              <w:t xml:space="preserve">is unknown for individuals with</w:t>
            </w:r>
            <w:r>
              <w:t xml:space="preserve"> </w:t>
            </w:r>
            <m:oMath>
              <m:r>
                <m:t>A</m:t>
              </m:r>
              <m:r>
                <m:rPr>
                  <m:sty m:val="p"/>
                </m:rPr>
                <m:t>≠</m:t>
              </m:r>
              <m:r>
                <m:t>a</m:t>
              </m:r>
            </m:oMath>
            <w:r>
              <w:t xml:space="preserve">.</w:t>
            </w:r>
          </w:p>
          <w:bookmarkEnd w:id="40"/>
        </w:tc>
      </w:tr>
    </w:tbl>
    <w:p>
      <w:pPr>
        <w:pStyle w:val="BodyText"/>
      </w:pPr>
      <w:ins w:id="38" w:author="PR Preview" w:date="2024-01-01T00:00:00Z">
        <w:r>
          <w:t xml:space="preserve"> </w:t>
        </w:r>
      </w:ins>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opt/quarto/share/formats/docx/tip.png" id="43" name="Picture"/>
                          <pic:cNvPicPr>
                            <a:picLocks noChangeArrowheads="1" noChangeAspect="1"/>
                          </pic:cNvPicPr>
                        </pic:nvPicPr>
                        <pic:blipFill>
                          <a:blip r:embed="rId4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Use Expert Knowledge to Choose the Covariates</w:t>
            </w:r>
          </w:p>
        </w:tc>
      </w:tr>
      <w:tr>
        <w:trPr>
          <w:cantSplit/>
        </w:trPr>
        <w:tc>
          <w:tcPr>
            <w:tcMar>
              <w:top w:w="108" w:type="dxa"/>
              <w:bottom w:w="108" w:type="dxa"/>
            </w:tcMar>
          </w:tcPr>
          <w:p>
            <w:pPr>
              <w:pStyle w:val="BodyText"/>
            </w:pPr>
            <w:pPr>
              <w:spacing w:before="16" w:after="16"/>
            </w:pPr>
            <w:r>
              <w:t xml:space="preserve">Conditional exchangeability cannot be tested,</w:t>
            </w:r>
            <w:r>
              <w:t xml:space="preserve"> </w:t>
            </w:r>
            <w:r>
              <w:t xml:space="preserve">so investigators make it more plausible by using expert knowledge to choose and measure many relevant covariates,</w:t>
            </w:r>
            <w:r>
              <w:t xml:space="preserve"> </w:t>
            </w:r>
            <w:r>
              <w:t xml:space="preserve">and then assuming exchangeability within their joint strata.</w:t>
            </w:r>
          </w:p>
          <w:p/>
        </w:tc>
      </w:tr>
    </w:tbl>
    <w:p>
      <w:pPr>
        <w:pStyle w:val="BodyText"/>
      </w:pPr>
      <w:ins w:id="39" w:author="PR Preview" w:date="2024-01-01T00:00:00Z">
        <w:r>
          <w:t xml:space="preserve">Variables that were never measured cannot enter standardization or IP weighting,</w:t>
        </w:r>
      </w:ins>
      <w:ins w:id="39" w:author="PR Preview" w:date="2024-01-01T00:00:00Z">
        <w:r>
          <w:t xml:space="preserve"> </w:t>
        </w:r>
      </w:ins>
      <w:ins w:id="39" w:author="PR Preview" w:date="2024-01-01T00:00:00Z">
        <w:r>
          <w:t xml:space="preserve">so the effect is not identified when the measured</w:t>
        </w:r>
      </w:ins>
      <w:ins w:id="39" w:author="PR Preview" w:date="2024-01-01T00:00:00Z">
        <w:r>
          <w:t xml:space="preserve"> </w:t>
        </w:r>
      </w:ins>
      <m:oMath>
        <m:r>
          <m:t>L</m:t>
        </m:r>
      </m:oMath>
      <w:ins w:id="39" w:author="PR Preview" w:date="2024-01-01T00:00:00Z">
        <w:r>
          <w:t xml:space="preserve"> </w:t>
        </w:r>
      </w:ins>
      <w:ins w:id="39" w:author="PR Preview" w:date="2024-01-01T00:00:00Z">
        <w:r>
          <w:t xml:space="preserve">falls short of conditional exchangeability.</w:t>
        </w:r>
      </w:ins>
      <w:ins w:id="39" w:author="PR Preview" w:date="2024-01-01T00:00:00Z">
        <w:r>
          <w:t xml:space="preserve"> </w:t>
        </w:r>
      </w:ins>
      <w:ins w:id="39" w:author="PR Preview" w:date="2024-01-01T00:00:00Z">
        <w:r>
          <w:t xml:space="preserve">Collecting data on smoking would not remove the possibility that other unknown outcome predictors remain imbalanced.</w:t>
        </w:r>
      </w:ins>
    </w:p>
    <w:p>
      <w:pPr>
        <w:pStyle w:val="BodyText"/>
      </w:pPr>
      <w:ins w:id="40" w:author="PR Preview" w:date="2024-01-01T00:00:00Z">
        <w:r>
          <w:t xml:space="preserve">No matter how many variables are in</w:t>
        </w:r>
      </w:ins>
      <w:ins w:id="40" w:author="PR Preview" w:date="2024-01-01T00:00:00Z">
        <w:r>
          <w:t xml:space="preserve"> </w:t>
        </w:r>
      </w:ins>
      <m:oMath>
        <m:r>
          <m:t>L</m:t>
        </m:r>
      </m:oMath>
      <w:ins w:id="40" w:author="PR Preview" w:date="2024-01-01T00:00:00Z">
        <w:r>
          <w:t xml:space="preserve">, the assumption cannot be tested.</w:t>
        </w:r>
      </w:ins>
      <w:ins w:id="40" w:author="PR Preview" w:date="2024-01-01T00:00:00Z">
        <w:r>
          <w:t xml:space="preserve"> </w:t>
        </w:r>
      </w:ins>
      <w:ins w:id="40" w:author="PR Preview" w:date="2024-01-01T00:00:00Z">
        <w:r>
          <w:t xml:space="preserve">The validity of the inference rests on the investigators’ expert knowledge, encoded as conditional exchangeability, which supplements the data.</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opt/quarto/share/formats/docx/note.png" id="45"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3.2: Crossover randomized experiments</w:t>
            </w:r>
          </w:p>
        </w:tc>
      </w:tr>
      <w:tr>
        <w:trPr>
          <w:cantSplit/>
        </w:trPr>
        <w:tc>
          <w:tcPr>
            <w:tcMar>
              <w:top w:w="108" w:type="dxa"/>
              <w:bottom w:w="108" w:type="dxa"/>
            </w:tcMar>
          </w:tcPr>
          <w:p>
            <w:pPr>
              <w:pStyle w:val="BodyText"/>
            </w:pPr>
            <w:pPr>
              <w:spacing w:before="16"/>
            </w:pPr>
            <w:r>
              <w:t xml:space="preserve">Fine Point 2.1 identified individual effects in crossover experiments (periods</w:t>
            </w:r>
            <w:r>
              <w:t xml:space="preserve"> </w:t>
            </w:r>
            <m:oMath>
              <m:r>
                <m:t>t</m:t>
              </m:r>
              <m:r>
                <m:rPr>
                  <m:sty m:val="p"/>
                </m:rPr>
                <m:t>=</m:t>
              </m:r>
              <m:r>
                <m:t>0</m:t>
              </m:r>
              <m:r>
                <m:rPr>
                  <m:sty m:val="p"/>
                </m:rPr>
                <m:t>,</m:t>
              </m:r>
              <m:r>
                <m:t>1</m:t>
              </m:r>
            </m:oMath>
            <w:r>
              <w:t xml:space="preserve">) under three conditions: (i) no carryover,</w:t>
            </w:r>
            <w:r>
              <w:t xml:space="preserve"> </w:t>
            </w:r>
            <m:oMath>
              <m:sSubSup>
                <m:e>
                  <m:r>
                    <m:t>Y</m:t>
                  </m:r>
                </m:e>
                <m:sub>
                  <m:r>
                    <m:t>i</m:t>
                  </m:r>
                  <m:r>
                    <m:rPr>
                      <m:sty m:val="p"/>
                    </m:rPr>
                    <m:t>,</m:t>
                  </m:r>
                  <m:r>
                    <m:t>t</m:t>
                  </m:r>
                  <m:r>
                    <m:rPr>
                      <m:sty m:val="p"/>
                    </m:rPr>
                    <m:t>=</m:t>
                  </m:r>
                  <m:r>
                    <m:t>1</m:t>
                  </m:r>
                </m:sub>
                <m:sup>
                  <m:sSub>
                    <m:e>
                      <m:r>
                        <m:t>a</m:t>
                      </m:r>
                    </m:e>
                    <m:sub>
                      <m:r>
                        <m:t>0</m:t>
                      </m:r>
                    </m:sub>
                  </m:sSub>
                  <m:r>
                    <m:rPr>
                      <m:sty m:val="p"/>
                    </m:rPr>
                    <m:t>,</m:t>
                  </m:r>
                  <m:sSub>
                    <m:e>
                      <m:r>
                        <m:t>a</m:t>
                      </m:r>
                    </m:e>
                    <m:sub>
                      <m:r>
                        <m:t>1</m:t>
                      </m:r>
                    </m:sub>
                  </m:sSub>
                </m:sup>
              </m:sSubSup>
              <m:r>
                <m:rPr>
                  <m:sty m:val="p"/>
                </m:rPr>
                <m:t>=</m:t>
              </m:r>
              <m:sSubSup>
                <m:e>
                  <m:r>
                    <m:t>Y</m:t>
                  </m:r>
                </m:e>
                <m:sub>
                  <m:r>
                    <m:t>i</m:t>
                  </m:r>
                  <m:r>
                    <m:rPr>
                      <m:sty m:val="p"/>
                    </m:rPr>
                    <m:t>,</m:t>
                  </m:r>
                  <m:r>
                    <m:t>t</m:t>
                  </m:r>
                  <m:r>
                    <m:rPr>
                      <m:sty m:val="p"/>
                    </m:rPr>
                    <m:t>=</m:t>
                  </m:r>
                  <m:r>
                    <m:t>1</m:t>
                  </m:r>
                </m:sub>
                <m:sup>
                  <m:sSub>
                    <m:e>
                      <m:r>
                        <m:t>a</m:t>
                      </m:r>
                    </m:e>
                    <m:sub>
                      <m:r>
                        <m:t>1</m:t>
                      </m:r>
                    </m:sub>
                  </m:sSub>
                </m:sup>
              </m:sSubSup>
            </m:oMath>
            <w:r>
              <w:t xml:space="preserve">;</w:t>
            </w:r>
            <w:r>
              <w:t xml:space="preserve"> </w:t>
            </w:r>
            <w:r>
              <w:t xml:space="preserve">(ii) a time-constant individual effect,</w:t>
            </w:r>
            <w:r>
              <w:t xml:space="preserve"> </w:t>
            </w:r>
            <m:oMath>
              <m:sSubSup>
                <m:e>
                  <m:r>
                    <m:t>Y</m:t>
                  </m:r>
                </m:e>
                <m:sub>
                  <m:r>
                    <m:t>i</m:t>
                  </m:r>
                  <m:r>
                    <m:t>t</m:t>
                  </m:r>
                </m:sub>
                <m:sup>
                  <m:sSub>
                    <m:e>
                      <m:r>
                        <m:t>a</m:t>
                      </m:r>
                    </m:e>
                    <m:sub>
                      <m:r>
                        <m:t>t</m:t>
                      </m:r>
                    </m:sub>
                  </m:sSub>
                  <m:r>
                    <m:rPr>
                      <m:sty m:val="p"/>
                    </m:rPr>
                    <m:t>=</m:t>
                  </m:r>
                  <m:r>
                    <m:t>1</m:t>
                  </m:r>
                </m:sup>
              </m:sSubSup>
              <m:r>
                <m:rPr>
                  <m:sty m:val="p"/>
                </m:rPr>
                <m:t>−</m:t>
              </m:r>
              <m:sSubSup>
                <m:e>
                  <m:r>
                    <m:t>Y</m:t>
                  </m:r>
                </m:e>
                <m:sub>
                  <m:r>
                    <m:t>i</m:t>
                  </m:r>
                  <m:r>
                    <m:t>t</m:t>
                  </m:r>
                </m:sub>
                <m:sup>
                  <m:sSub>
                    <m:e>
                      <m:r>
                        <m:t>a</m:t>
                      </m:r>
                    </m:e>
                    <m:sub>
                      <m:r>
                        <m:t>t</m:t>
                      </m:r>
                    </m:sub>
                  </m:sSub>
                  <m:r>
                    <m:rPr>
                      <m:sty m:val="p"/>
                    </m:rPr>
                    <m:t>=</m:t>
                  </m:r>
                  <m:r>
                    <m:t>0</m:t>
                  </m:r>
                </m:sup>
              </m:sSubSup>
              <m:r>
                <m:rPr>
                  <m:sty m:val="p"/>
                </m:rPr>
                <m:t>=</m:t>
              </m:r>
              <m:sSub>
                <m:e>
                  <m:r>
                    <m:t>α</m:t>
                  </m:r>
                </m:e>
                <m:sub>
                  <m:r>
                    <m:t>i</m:t>
                  </m:r>
                </m:sub>
              </m:sSub>
            </m:oMath>
            <w:r>
              <w:t xml:space="preserve">;</w:t>
            </w:r>
            <w:r>
              <w:t xml:space="preserve"> </w:t>
            </w:r>
            <w:r>
              <w:t xml:space="preserve">and (iii) a time-constant untreated outcome,</w:t>
            </w:r>
            <w:r>
              <w:t xml:space="preserve"> </w:t>
            </w:r>
            <m:oMath>
              <m:sSubSup>
                <m:e>
                  <m:r>
                    <m:t>Y</m:t>
                  </m:r>
                </m:e>
                <m:sub>
                  <m:r>
                    <m:t>i</m:t>
                  </m:r>
                  <m:r>
                    <m:t>t</m:t>
                  </m:r>
                </m:sub>
                <m:sup>
                  <m:sSub>
                    <m:e>
                      <m:r>
                        <m:t>a</m:t>
                      </m:r>
                    </m:e>
                    <m:sub>
                      <m:r>
                        <m:t>t</m:t>
                      </m:r>
                    </m:sub>
                  </m:sSub>
                  <m:r>
                    <m:rPr>
                      <m:sty m:val="p"/>
                    </m:rPr>
                    <m:t>=</m:t>
                  </m:r>
                  <m:r>
                    <m:t>0</m:t>
                  </m:r>
                </m:sup>
              </m:sSubSup>
              <m:r>
                <m:rPr>
                  <m:sty m:val="p"/>
                </m:rPr>
                <m:t>=</m:t>
              </m:r>
              <m:sSub>
                <m:e>
                  <m:r>
                    <m:t>β</m:t>
                  </m:r>
                </m:e>
                <m:sub>
                  <m:r>
                    <m:t>i</m:t>
                  </m:r>
                </m:sub>
              </m:sSub>
            </m:oMath>
            <w:r>
              <w:t xml:space="preserve">.</w:t>
            </w:r>
          </w:p>
          <w:p>
            <w:pPr>
              <w:pStyle w:val="BodyText"/>
            </w:pPr>
            <w:r>
              <w:t xml:space="preserve">Now drop (iii), and randomize the order: each individual gets</w:t>
            </w:r>
            <w:r>
              <w:t xml:space="preserve"> </w:t>
            </w:r>
            <m:oMath>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oMath>
            <w:r>
              <w:t xml:space="preserve"> </w:t>
            </w:r>
            <w:r>
              <w:t xml:space="preserve">or</w:t>
            </w:r>
            <w:r>
              <w:t xml:space="preserve"> </w:t>
            </w:r>
            <m:oMath>
              <m:r>
                <m:rPr>
                  <m:sty m:val="p"/>
                </m:rPr>
                <m:t>(</m:t>
              </m:r>
              <m:r>
                <m:t>1</m:t>
              </m:r>
              <m:r>
                <m:rPr>
                  <m:sty m:val="p"/>
                </m:rPr>
                <m:t>,</m:t>
              </m:r>
              <m:r>
                <m:t>0</m:t>
              </m:r>
              <m:r>
                <m:rPr>
                  <m:sty m:val="p"/>
                </m:rPr>
                <m:t>)</m:t>
              </m:r>
            </m:oMath>
            <w:r>
              <w:t xml:space="preserve"> </w:t>
            </w:r>
            <w:r>
              <w:t xml:space="preserve">with probability 0.5.</w:t>
            </w:r>
            <w:r>
              <w:t xml:space="preserve"> </w:t>
            </w:r>
            <w:r>
              <w:t xml:space="preserve">Let</w:t>
            </w:r>
            <w:r>
              <w:t xml:space="preserve"> </w:t>
            </w:r>
            <m:oMath>
              <m:sSub>
                <m:e>
                  <m:r>
                    <m:t>r</m:t>
                  </m:r>
                </m:e>
                <m:sub>
                  <m:r>
                    <m:t>i</m:t>
                  </m:r>
                </m:sub>
              </m:sSub>
              <m:limUpp>
                <m:e>
                  <m:r>
                    <m:rPr>
                      <m:sty m:val="p"/>
                    </m:rPr>
                    <m:t>=</m:t>
                  </m:r>
                </m:e>
                <m:lim>
                  <m:r>
                    <m:rPr>
                      <m:nor/>
                      <m:sty m:val="p"/>
                    </m:rPr>
                    <m:t>def</m:t>
                  </m:r>
                </m:lim>
              </m:limUpp>
              <m:sSubSup>
                <m:e>
                  <m:r>
                    <m:t>Y</m:t>
                  </m:r>
                </m:e>
                <m:sub>
                  <m:r>
                    <m:t>i</m:t>
                  </m:r>
                  <m:r>
                    <m:t>1</m:t>
                  </m:r>
                </m:sub>
                <m:sup>
                  <m:sSub>
                    <m:e>
                      <m:r>
                        <m:t>a</m:t>
                      </m:r>
                    </m:e>
                    <m:sub>
                      <m:r>
                        <m:t>1</m:t>
                      </m:r>
                    </m:sub>
                  </m:sSub>
                  <m:r>
                    <m:rPr>
                      <m:sty m:val="p"/>
                    </m:rPr>
                    <m:t>=</m:t>
                  </m:r>
                  <m:r>
                    <m:t>0</m:t>
                  </m:r>
                </m:sup>
              </m:sSubSup>
              <m:r>
                <m:rPr>
                  <m:sty m:val="p"/>
                </m:rPr>
                <m:t>−</m:t>
              </m:r>
              <m:sSubSup>
                <m:e>
                  <m:r>
                    <m:t>Y</m:t>
                  </m:r>
                </m:e>
                <m:sub>
                  <m:r>
                    <m:t>i</m:t>
                  </m:r>
                  <m:r>
                    <m:t>0</m:t>
                  </m:r>
                </m:sub>
                <m:sup>
                  <m:sSub>
                    <m:e>
                      <m:r>
                        <m:t>a</m:t>
                      </m:r>
                    </m:e>
                    <m:sub>
                      <m:r>
                        <m:t>0</m:t>
                      </m:r>
                    </m:sub>
                  </m:sSub>
                  <m:r>
                    <m:rPr>
                      <m:sty m:val="p"/>
                    </m:rPr>
                    <m:t>=</m:t>
                  </m:r>
                  <m:r>
                    <m:t>0</m:t>
                  </m:r>
                </m:sup>
              </m:sSubSup>
            </m:oMath>
            <w:r>
              <w:t xml:space="preserve">.</w:t>
            </w:r>
            <w:r>
              <w:t xml:space="preserve"> </w:t>
            </w:r>
            <w:r>
              <w:t xml:space="preserve">Under (i), (ii), and consistency:</w:t>
            </w:r>
          </w:p>
          <w:p>
            <w:pPr>
              <w:pStyle w:val="BodyText"/>
            </w:pPr>
            <m:oMathPara>
              <m:oMathParaPr>
                <m:jc m:val="center"/>
              </m:oMathParaPr>
              <m:oMath>
                <m:eqArr>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r>
                      <m:rPr>
                        <m:sty m:val="p"/>
                      </m:rPr>
                      <m:t>:</m:t>
                    </m:r>
                    <m:r>
                      <m:t> </m:t>
                    </m:r>
                    <m:sSub>
                      <m:e>
                        <m:r>
                          <m:t>Y</m:t>
                        </m:r>
                      </m:e>
                      <m:sub>
                        <m:r>
                          <m:t>i</m:t>
                        </m:r>
                        <m:r>
                          <m:t>1</m:t>
                        </m:r>
                      </m:sub>
                    </m:sSub>
                    <m:r>
                      <m:rPr>
                        <m:sty m:val="p"/>
                      </m:rPr>
                      <m:t>−</m:t>
                    </m:r>
                    <m:sSub>
                      <m:e>
                        <m:r>
                          <m:t>Y</m:t>
                        </m:r>
                      </m:e>
                      <m:sub>
                        <m:r>
                          <m:t>i</m:t>
                        </m:r>
                        <m:r>
                          <m:t>0</m:t>
                        </m:r>
                      </m:sub>
                    </m:sSub>
                    <m:r>
                      <m:t>&amp;</m:t>
                    </m:r>
                    <m:r>
                      <m:rPr>
                        <m:sty m:val="p"/>
                      </m:rPr>
                      <m:t>=</m:t>
                    </m:r>
                    <m:sSubSup>
                      <m:e>
                        <m:r>
                          <m:t>Y</m:t>
                        </m:r>
                      </m:e>
                      <m:sub>
                        <m:r>
                          <m:t>i</m:t>
                        </m:r>
                        <m:r>
                          <m:t>1</m:t>
                        </m:r>
                      </m:sub>
                      <m:sup>
                        <m:sSub>
                          <m:e>
                            <m:r>
                              <m:t>a</m:t>
                            </m:r>
                          </m:e>
                          <m:sub>
                            <m:r>
                              <m:t>1</m:t>
                            </m:r>
                          </m:sub>
                        </m:sSub>
                        <m:r>
                          <m:rPr>
                            <m:sty m:val="p"/>
                          </m:rPr>
                          <m:t>=</m:t>
                        </m:r>
                        <m:r>
                          <m:t>1</m:t>
                        </m:r>
                      </m:sup>
                    </m:sSubSup>
                    <m:r>
                      <m:rPr>
                        <m:sty m:val="p"/>
                      </m:rPr>
                      <m:t>−</m:t>
                    </m:r>
                    <m:sSubSup>
                      <m:e>
                        <m:r>
                          <m:t>Y</m:t>
                        </m:r>
                      </m:e>
                      <m:sub>
                        <m:r>
                          <m:t>i</m:t>
                        </m:r>
                        <m:r>
                          <m:t>0</m:t>
                        </m:r>
                      </m:sub>
                      <m:sup>
                        <m:sSub>
                          <m:e>
                            <m:r>
                              <m:t>a</m:t>
                            </m:r>
                          </m:e>
                          <m:sub>
                            <m:r>
                              <m:t>0</m:t>
                            </m:r>
                          </m:sub>
                        </m:sSub>
                        <m:r>
                          <m:rPr>
                            <m:sty m:val="p"/>
                          </m:rPr>
                          <m:t>=</m:t>
                        </m:r>
                        <m:r>
                          <m:t>0</m:t>
                        </m:r>
                      </m:sup>
                    </m:sSubSup>
                    <m:r>
                      <m:t>&amp;</m:t>
                    </m:r>
                    <m:r>
                      <m:t>&amp;</m:t>
                    </m:r>
                    <m:r>
                      <m:rPr>
                        <m:nor/>
                        <m:sty m:val="p"/>
                      </m:rPr>
                      <m:t>(consistency, (i))</m:t>
                    </m:r>
                  </m:e>
                  <m:e>
                    <m:r>
                      <m:t>&amp;</m:t>
                    </m:r>
                    <m:r>
                      <m:rPr>
                        <m:sty m:val="p"/>
                      </m:rPr>
                      <m:t>=</m:t>
                    </m:r>
                    <m:r>
                      <m:t>​</m:t>
                    </m:r>
                    <m:d>
                      <m:dPr>
                        <m:begChr m:val="("/>
                        <m:sepChr m:val=""/>
                        <m:endChr m:val=")"/>
                        <m:grow/>
                      </m:dPr>
                      <m:e>
                        <m:sSub>
                          <m:e>
                            <m:r>
                              <m:t>α</m:t>
                            </m:r>
                          </m:e>
                          <m:sub>
                            <m:r>
                              <m:t>i</m:t>
                            </m:r>
                          </m:sub>
                        </m:sSub>
                        <m:r>
                          <m:rPr>
                            <m:sty m:val="p"/>
                          </m:rPr>
                          <m:t>+</m:t>
                        </m:r>
                        <m:sSubSup>
                          <m:e>
                            <m:r>
                              <m:t>Y</m:t>
                            </m:r>
                          </m:e>
                          <m:sub>
                            <m:r>
                              <m:t>i</m:t>
                            </m:r>
                            <m:r>
                              <m:t>1</m:t>
                            </m:r>
                          </m:sub>
                          <m:sup>
                            <m:sSub>
                              <m:e>
                                <m:r>
                                  <m:t>a</m:t>
                                </m:r>
                              </m:e>
                              <m:sub>
                                <m:r>
                                  <m:t>1</m:t>
                                </m:r>
                              </m:sub>
                            </m:sSub>
                            <m:r>
                              <m:rPr>
                                <m:sty m:val="p"/>
                              </m:rPr>
                              <m:t>=</m:t>
                            </m:r>
                            <m:r>
                              <m:t>0</m:t>
                            </m:r>
                          </m:sup>
                        </m:sSubSup>
                      </m:e>
                    </m:d>
                    <m:r>
                      <m:t>​</m:t>
                    </m:r>
                    <m:r>
                      <m:rPr>
                        <m:sty m:val="p"/>
                      </m:rPr>
                      <m:t>−</m:t>
                    </m:r>
                    <m:sSubSup>
                      <m:e>
                        <m:r>
                          <m:t>Y</m:t>
                        </m:r>
                      </m:e>
                      <m:sub>
                        <m:r>
                          <m:t>i</m:t>
                        </m:r>
                        <m:r>
                          <m:t>0</m:t>
                        </m:r>
                      </m:sub>
                      <m:sup>
                        <m:sSub>
                          <m:e>
                            <m:r>
                              <m:t>a</m:t>
                            </m:r>
                          </m:e>
                          <m:sub>
                            <m:r>
                              <m:t>0</m:t>
                            </m:r>
                          </m:sub>
                        </m:sSub>
                        <m:r>
                          <m:rPr>
                            <m:sty m:val="p"/>
                          </m:rPr>
                          <m:t>=</m:t>
                        </m:r>
                        <m:r>
                          <m:t>0</m:t>
                        </m:r>
                      </m:sup>
                    </m:sSubSup>
                    <m:r>
                      <m:t>&amp;</m:t>
                    </m:r>
                    <m:r>
                      <m:t>&amp;</m:t>
                    </m:r>
                    <m:r>
                      <m:rPr>
                        <m:nor/>
                        <m:sty m:val="p"/>
                      </m:rPr>
                      <m:t>(ii)</m:t>
                    </m:r>
                  </m:e>
                  <m:e>
                    <m:r>
                      <m:t>&amp;</m:t>
                    </m:r>
                    <m:r>
                      <m:rPr>
                        <m:sty m:val="p"/>
                      </m:rPr>
                      <m:t>=</m:t>
                    </m:r>
                    <m:sSub>
                      <m:e>
                        <m:r>
                          <m:t>α</m:t>
                        </m:r>
                      </m:e>
                      <m:sub>
                        <m:r>
                          <m:t>i</m:t>
                        </m:r>
                      </m:sub>
                    </m:sSub>
                    <m:r>
                      <m:rPr>
                        <m:sty m:val="p"/>
                      </m:rPr>
                      <m:t>+</m:t>
                    </m:r>
                    <m:sSub>
                      <m:e>
                        <m:r>
                          <m:t>r</m:t>
                        </m:r>
                      </m:e>
                      <m:sub>
                        <m:r>
                          <m:t>i</m:t>
                        </m:r>
                      </m:sub>
                    </m:sSub>
                    <m:r>
                      <m:rPr>
                        <m:sty m:val="p"/>
                      </m:rPr>
                      <m:t>,</m:t>
                    </m:r>
                    <m:r>
                      <m:t>&amp;</m:t>
                    </m:r>
                    <m:r>
                      <m:t>&amp;</m:t>
                    </m:r>
                    <m:r>
                      <m:rPr>
                        <m:nor/>
                        <m:sty m:val="p"/>
                      </m:rPr>
                      <m:t>(definition of </m:t>
                    </m:r>
                    <m:sSub>
                      <m:e>
                        <m:r>
                          <m:t>r</m:t>
                        </m:r>
                      </m:e>
                      <m:sub>
                        <m:r>
                          <m:t>i</m:t>
                        </m:r>
                      </m:sub>
                    </m:sSub>
                    <m:r>
                      <m:rPr>
                        <m:nor/>
                        <m:sty m:val="p"/>
                      </m:rPr>
                      <m:t>)</m:t>
                    </m:r>
                  </m:e>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1</m:t>
                    </m:r>
                    <m:r>
                      <m:rPr>
                        <m:sty m:val="p"/>
                      </m:rPr>
                      <m:t>,</m:t>
                    </m:r>
                    <m:r>
                      <m:t>0</m:t>
                    </m:r>
                    <m:r>
                      <m:rPr>
                        <m:sty m:val="p"/>
                      </m:rPr>
                      <m:t>)</m:t>
                    </m:r>
                    <m:r>
                      <m:rPr>
                        <m:sty m:val="p"/>
                      </m:rPr>
                      <m:t>:</m:t>
                    </m:r>
                    <m:r>
                      <m:t> </m:t>
                    </m:r>
                    <m:sSub>
                      <m:e>
                        <m:r>
                          <m:t>Y</m:t>
                        </m:r>
                      </m:e>
                      <m:sub>
                        <m:r>
                          <m:t>i</m:t>
                        </m:r>
                        <m:r>
                          <m:t>0</m:t>
                        </m:r>
                      </m:sub>
                    </m:sSub>
                    <m:r>
                      <m:rPr>
                        <m:sty m:val="p"/>
                      </m:rPr>
                      <m:t>−</m:t>
                    </m:r>
                    <m:sSub>
                      <m:e>
                        <m:r>
                          <m:t>Y</m:t>
                        </m:r>
                      </m:e>
                      <m:sub>
                        <m:r>
                          <m:t>i</m:t>
                        </m:r>
                        <m:r>
                          <m:t>1</m:t>
                        </m:r>
                      </m:sub>
                    </m:sSub>
                    <m:r>
                      <m:t>&amp;</m:t>
                    </m:r>
                    <m:r>
                      <m:rPr>
                        <m:sty m:val="p"/>
                      </m:rPr>
                      <m:t>=</m:t>
                    </m:r>
                    <m:r>
                      <m:t>​</m:t>
                    </m:r>
                    <m:d>
                      <m:dPr>
                        <m:begChr m:val="("/>
                        <m:sepChr m:val=""/>
                        <m:endChr m:val=")"/>
                        <m:grow/>
                      </m:dPr>
                      <m:e>
                        <m:sSub>
                          <m:e>
                            <m:r>
                              <m:t>α</m:t>
                            </m:r>
                          </m:e>
                          <m:sub>
                            <m:r>
                              <m:t>i</m:t>
                            </m:r>
                          </m:sub>
                        </m:sSub>
                        <m:r>
                          <m:rPr>
                            <m:sty m:val="p"/>
                          </m:rPr>
                          <m:t>+</m:t>
                        </m:r>
                        <m:sSubSup>
                          <m:e>
                            <m:r>
                              <m:t>Y</m:t>
                            </m:r>
                          </m:e>
                          <m:sub>
                            <m:r>
                              <m:t>i</m:t>
                            </m:r>
                            <m:r>
                              <m:t>0</m:t>
                            </m:r>
                          </m:sub>
                          <m:sup>
                            <m:sSub>
                              <m:e>
                                <m:r>
                                  <m:t>a</m:t>
                                </m:r>
                              </m:e>
                              <m:sub>
                                <m:r>
                                  <m:t>0</m:t>
                                </m:r>
                              </m:sub>
                            </m:sSub>
                            <m:r>
                              <m:rPr>
                                <m:sty m:val="p"/>
                              </m:rPr>
                              <m:t>=</m:t>
                            </m:r>
                            <m:r>
                              <m:t>0</m:t>
                            </m:r>
                          </m:sup>
                        </m:sSubSup>
                      </m:e>
                    </m:d>
                    <m:r>
                      <m:t>​</m:t>
                    </m:r>
                    <m:r>
                      <m:rPr>
                        <m:sty m:val="p"/>
                      </m:rPr>
                      <m:t>−</m:t>
                    </m:r>
                    <m:sSubSup>
                      <m:e>
                        <m:r>
                          <m:t>Y</m:t>
                        </m:r>
                      </m:e>
                      <m:sub>
                        <m:r>
                          <m:t>i</m:t>
                        </m:r>
                        <m:r>
                          <m:t>1</m:t>
                        </m:r>
                      </m:sub>
                      <m:sup>
                        <m:sSub>
                          <m:e>
                            <m:r>
                              <m:t>a</m:t>
                            </m:r>
                          </m:e>
                          <m:sub>
                            <m:r>
                              <m:t>1</m:t>
                            </m:r>
                          </m:sub>
                        </m:sSub>
                        <m:r>
                          <m:rPr>
                            <m:sty m:val="p"/>
                          </m:rPr>
                          <m:t>=</m:t>
                        </m:r>
                        <m:r>
                          <m:t>0</m:t>
                        </m:r>
                      </m:sup>
                    </m:sSubSup>
                    <m:r>
                      <m:t>&amp;</m:t>
                    </m:r>
                    <m:r>
                      <m:t>&amp;</m:t>
                    </m:r>
                    <m:r>
                      <m:rPr>
                        <m:nor/>
                        <m:sty m:val="p"/>
                      </m:rPr>
                      <m:t>(consistency, (i), (ii))</m:t>
                    </m:r>
                  </m:e>
                  <m:e>
                    <m:r>
                      <m:t>&amp;</m:t>
                    </m:r>
                    <m:r>
                      <m:rPr>
                        <m:sty m:val="p"/>
                      </m:rPr>
                      <m:t>=</m:t>
                    </m:r>
                    <m:sSub>
                      <m:e>
                        <m:r>
                          <m:t>α</m:t>
                        </m:r>
                      </m:e>
                      <m:sub>
                        <m:r>
                          <m:t>i</m:t>
                        </m:r>
                      </m:sub>
                    </m:sSub>
                    <m:r>
                      <m:rPr>
                        <m:sty m:val="p"/>
                      </m:rPr>
                      <m:t>−</m:t>
                    </m:r>
                    <m:sSub>
                      <m:e>
                        <m:r>
                          <m:t>r</m:t>
                        </m:r>
                      </m:e>
                      <m:sub>
                        <m:r>
                          <m:t>i</m:t>
                        </m:r>
                      </m:sub>
                    </m:sSub>
                    <m:r>
                      <m:rPr>
                        <m:sty m:val="p"/>
                      </m:rPr>
                      <m:t>.</m:t>
                    </m:r>
                    <m:r>
                      <m:t>&amp;</m:t>
                    </m:r>
                    <m:r>
                      <m:t>&amp;</m:t>
                    </m:r>
                    <m:r>
                      <m:rPr>
                        <m:nor/>
                        <m:sty m:val="p"/>
                      </m:rPr>
                      <m:t>(definition of </m:t>
                    </m:r>
                    <m:sSub>
                      <m:e>
                        <m:r>
                          <m:t>r</m:t>
                        </m:r>
                      </m:e>
                      <m:sub>
                        <m:r>
                          <m:t>i</m:t>
                        </m:r>
                      </m:sub>
                    </m:sSub>
                    <m:r>
                      <m:rPr>
                        <m:nor/>
                        <m:sty m:val="p"/>
                      </m:rPr>
                      <m:t>)</m:t>
                    </m:r>
                  </m:e>
                </m:eqArr>
              </m:oMath>
            </m:oMathPara>
          </w:p>
          <w:p>
            <w:pPr>
              <w:pStyle w:val="FirstParagraph"/>
            </w:pPr>
            <w:r>
              <w:t xml:space="preserve">Individual effects are no longer identified because</w:t>
            </w:r>
            <w:r>
              <w:t xml:space="preserve"> </w:t>
            </w:r>
            <m:oMath>
              <m:sSub>
                <m:e>
                  <m:r>
                    <m:t>r</m:t>
                  </m:r>
                </m:e>
                <m:sub>
                  <m:r>
                    <m:t>i</m:t>
                  </m:r>
                </m:sub>
              </m:sSub>
            </m:oMath>
            <w:r>
              <w:t xml:space="preserve"> </w:t>
            </w:r>
            <w:r>
              <w:t xml:space="preserve">is unknown.</w:t>
            </w:r>
            <w:r>
              <w:t xml:space="preserve"> </w:t>
            </w:r>
            <w:r>
              <w:t xml:space="preserve">But, using</w:t>
            </w:r>
            <w:r>
              <w:t xml:space="preserve"> </w:t>
            </w:r>
            <m:oMath>
              <m:sSub>
                <m:e>
                  <m:r>
                    <m:t>A</m:t>
                  </m:r>
                </m:e>
                <m:sub>
                  <m:r>
                    <m:t>i</m:t>
                  </m:r>
                  <m:r>
                    <m:t>0</m:t>
                  </m:r>
                </m:sub>
              </m:sSub>
              <m:r>
                <m:rPr>
                  <m:sty m:val="p"/>
                </m:rPr>
                <m:t>=</m:t>
              </m:r>
              <m:r>
                <m:t>1</m:t>
              </m:r>
              <m:r>
                <m:rPr>
                  <m:sty m:val="p"/>
                </m:rPr>
                <m:t>−</m:t>
              </m:r>
              <m:sSub>
                <m:e>
                  <m:r>
                    <m:t>A</m:t>
                  </m:r>
                </m:e>
                <m:sub>
                  <m:r>
                    <m:t>i</m:t>
                  </m:r>
                  <m:r>
                    <m:t>1</m:t>
                  </m:r>
                </m:sub>
              </m:sSub>
            </m:oMath>
            <w:r>
              <w:t xml:space="preserve">,</w:t>
            </w:r>
          </w:p>
          <w:p>
            <w:pPr>
              <w:pStyle w:val="BodyText"/>
            </w:pPr>
            <m:oMathPara>
              <m:oMathParaPr>
                <m:jc m:val="center"/>
              </m:oMathParaPr>
              <m:oMath>
                <m:eqArr>
                  <m:e>
                    <m:r>
                      <m:rPr>
                        <m:sty m:val="p"/>
                      </m:rPr>
                      <m:t>E</m:t>
                    </m:r>
                    <m:r>
                      <m:t>​</m:t>
                    </m:r>
                    <m:d>
                      <m:dPr>
                        <m:begChr m:val="["/>
                        <m:sepChr m:val=""/>
                        <m:endChr m:val="]"/>
                        <m:grow/>
                      </m:dPr>
                      <m:e>
                        <m:r>
                          <m:rPr>
                            <m:sty m:val="p"/>
                          </m:rPr>
                          <m:t>(</m:t>
                        </m:r>
                        <m:sSub>
                          <m:e>
                            <m:r>
                              <m:t>Y</m:t>
                            </m:r>
                          </m:e>
                          <m:sub>
                            <m:r>
                              <m:t>i</m:t>
                            </m:r>
                            <m:r>
                              <m:t>1</m:t>
                            </m:r>
                          </m:sub>
                        </m:sSub>
                        <m:r>
                          <m:rPr>
                            <m:sty m:val="p"/>
                          </m:rPr>
                          <m:t>−</m:t>
                        </m:r>
                        <m:sSub>
                          <m:e>
                            <m:r>
                              <m:t>Y</m:t>
                            </m:r>
                          </m:e>
                          <m:sub>
                            <m:r>
                              <m:t>i</m:t>
                            </m:r>
                            <m:r>
                              <m:t>0</m:t>
                            </m:r>
                          </m:sub>
                        </m:sSub>
                        <m:r>
                          <m:rPr>
                            <m:sty m:val="p"/>
                          </m:rPr>
                          <m:t>)</m:t>
                        </m:r>
                        <m:sSub>
                          <m:e>
                            <m:r>
                              <m:t>A</m:t>
                            </m:r>
                          </m:e>
                          <m:sub>
                            <m:r>
                              <m:t>i</m:t>
                            </m:r>
                            <m:r>
                              <m:t>1</m:t>
                            </m:r>
                          </m:sub>
                        </m:sSub>
                        <m:r>
                          <m:rPr>
                            <m:sty m:val="p"/>
                          </m:rPr>
                          <m:t>+</m:t>
                        </m:r>
                        <m:r>
                          <m:rPr>
                            <m:sty m:val="p"/>
                          </m:rPr>
                          <m:t>(</m:t>
                        </m:r>
                        <m:sSub>
                          <m:e>
                            <m:r>
                              <m:t>Y</m:t>
                            </m:r>
                          </m:e>
                          <m:sub>
                            <m:r>
                              <m:t>i</m:t>
                            </m:r>
                            <m:r>
                              <m:t>0</m:t>
                            </m:r>
                          </m:sub>
                        </m:sSub>
                        <m:r>
                          <m:rPr>
                            <m:sty m:val="p"/>
                          </m:rPr>
                          <m:t>−</m:t>
                        </m:r>
                        <m:sSub>
                          <m:e>
                            <m:r>
                              <m:t>Y</m:t>
                            </m:r>
                          </m:e>
                          <m:sub>
                            <m:r>
                              <m:t>i</m:t>
                            </m:r>
                            <m:r>
                              <m:t>1</m:t>
                            </m:r>
                          </m:sub>
                        </m:sSub>
                        <m:r>
                          <m:rPr>
                            <m:sty m:val="p"/>
                          </m:rPr>
                          <m:t>)</m:t>
                        </m:r>
                        <m:sSub>
                          <m:e>
                            <m:r>
                              <m:t>A</m:t>
                            </m:r>
                          </m:e>
                          <m:sub>
                            <m:r>
                              <m:t>i</m:t>
                            </m:r>
                            <m:r>
                              <m:t>0</m:t>
                            </m:r>
                          </m:sub>
                        </m:sSub>
                      </m:e>
                    </m:d>
                    <m:r>
                      <m:t>​</m:t>
                    </m:r>
                    <m:r>
                      <m:t>&amp;</m:t>
                    </m:r>
                    <m:r>
                      <m:rPr>
                        <m:sty m:val="p"/>
                      </m:rPr>
                      <m:t>=</m:t>
                    </m:r>
                    <m:r>
                      <m:rPr>
                        <m:sty m:val="p"/>
                      </m:rPr>
                      <m:t>E</m:t>
                    </m:r>
                    <m:r>
                      <m:t>​</m:t>
                    </m:r>
                    <m:d>
                      <m:dPr>
                        <m:begChr m:val="["/>
                        <m:sepChr m:val=""/>
                        <m:endChr m:val="]"/>
                        <m:grow/>
                      </m:dPr>
                      <m:e>
                        <m:r>
                          <m:rPr>
                            <m:sty m:val="p"/>
                          </m:rPr>
                          <m:t>(</m:t>
                        </m:r>
                        <m:sSub>
                          <m:e>
                            <m:r>
                              <m:t>α</m:t>
                            </m:r>
                          </m:e>
                          <m:sub>
                            <m:r>
                              <m:t>i</m:t>
                            </m:r>
                          </m:sub>
                        </m:sSub>
                        <m:r>
                          <m:rPr>
                            <m:sty m:val="p"/>
                          </m:rPr>
                          <m:t>+</m:t>
                        </m:r>
                        <m:sSub>
                          <m:e>
                            <m:r>
                              <m:t>r</m:t>
                            </m:r>
                          </m:e>
                          <m:sub>
                            <m:r>
                              <m:t>i</m:t>
                            </m:r>
                          </m:sub>
                        </m:sSub>
                        <m:r>
                          <m:rPr>
                            <m:sty m:val="p"/>
                          </m:rPr>
                          <m:t>)</m:t>
                        </m:r>
                        <m:sSub>
                          <m:e>
                            <m:r>
                              <m:t>A</m:t>
                            </m:r>
                          </m:e>
                          <m:sub>
                            <m:r>
                              <m:t>i</m:t>
                            </m:r>
                            <m:r>
                              <m:t>1</m:t>
                            </m:r>
                          </m:sub>
                        </m:sSub>
                        <m:r>
                          <m:rPr>
                            <m:sty m:val="p"/>
                          </m:rPr>
                          <m:t>+</m:t>
                        </m:r>
                        <m:r>
                          <m:rPr>
                            <m:sty m:val="p"/>
                          </m:rPr>
                          <m:t>(</m:t>
                        </m:r>
                        <m:sSub>
                          <m:e>
                            <m:r>
                              <m:t>α</m:t>
                            </m:r>
                          </m:e>
                          <m:sub>
                            <m:r>
                              <m:t>i</m:t>
                            </m:r>
                          </m:sub>
                        </m:sSub>
                        <m:r>
                          <m:rPr>
                            <m:sty m:val="p"/>
                          </m:rPr>
                          <m:t>−</m:t>
                        </m:r>
                        <m:sSub>
                          <m:e>
                            <m:r>
                              <m:t>r</m:t>
                            </m:r>
                          </m:e>
                          <m:sub>
                            <m:r>
                              <m:t>i</m:t>
                            </m:r>
                          </m:sub>
                        </m:sSub>
                        <m:r>
                          <m:rPr>
                            <m:sty m:val="p"/>
                          </m:rPr>
                          <m:t>)</m:t>
                        </m:r>
                        <m:sSub>
                          <m:e>
                            <m:r>
                              <m:t>A</m:t>
                            </m:r>
                          </m:e>
                          <m:sub>
                            <m:r>
                              <m:t>i</m:t>
                            </m:r>
                            <m:r>
                              <m:t>0</m:t>
                            </m:r>
                          </m:sub>
                        </m:sSub>
                      </m:e>
                    </m:d>
                    <m:r>
                      <m:t>​</m:t>
                    </m:r>
                  </m:e>
                  <m:e>
                    <m:r>
                      <m:t>&amp;</m:t>
                    </m:r>
                    <m:r>
                      <m:rPr>
                        <m:sty m:val="p"/>
                      </m:rPr>
                      <m:t>=</m:t>
                    </m:r>
                    <m:r>
                      <m:rPr>
                        <m:sty m:val="p"/>
                      </m:rPr>
                      <m:t>E</m:t>
                    </m:r>
                    <m:r>
                      <m:t>​</m:t>
                    </m:r>
                    <m:d>
                      <m:dPr>
                        <m:begChr m:val="["/>
                        <m:sepChr m:val=""/>
                        <m:endChr m:val="]"/>
                        <m:grow/>
                      </m:dPr>
                      <m:e>
                        <m:sSub>
                          <m:e>
                            <m:r>
                              <m:t>α</m:t>
                            </m:r>
                          </m:e>
                          <m:sub>
                            <m:r>
                              <m:t>i</m:t>
                            </m:r>
                          </m:sub>
                        </m:sSub>
                        <m:r>
                          <m:rPr>
                            <m:sty m:val="p"/>
                          </m:rPr>
                          <m:t>(</m:t>
                        </m:r>
                        <m:sSub>
                          <m:e>
                            <m:r>
                              <m:t>A</m:t>
                            </m:r>
                          </m:e>
                          <m:sub>
                            <m:r>
                              <m:t>i</m:t>
                            </m:r>
                            <m:r>
                              <m:t>1</m:t>
                            </m:r>
                          </m:sub>
                        </m:sSub>
                        <m:r>
                          <m:rPr>
                            <m:sty m:val="p"/>
                          </m:rPr>
                          <m:t>+</m:t>
                        </m:r>
                        <m:sSub>
                          <m:e>
                            <m:r>
                              <m:t>A</m:t>
                            </m:r>
                          </m:e>
                          <m:sub>
                            <m:r>
                              <m:t>i</m:t>
                            </m:r>
                            <m:r>
                              <m:t>0</m:t>
                            </m:r>
                          </m:sub>
                        </m:sSub>
                        <m:r>
                          <m:rPr>
                            <m:sty m:val="p"/>
                          </m:rPr>
                          <m:t>)</m:t>
                        </m:r>
                      </m:e>
                    </m:d>
                    <m:r>
                      <m:t>​</m:t>
                    </m:r>
                    <m:r>
                      <m:rPr>
                        <m:sty m:val="p"/>
                      </m:rPr>
                      <m:t>+</m:t>
                    </m:r>
                    <m:r>
                      <m:rPr>
                        <m:sty m:val="p"/>
                      </m:rPr>
                      <m:t>E</m:t>
                    </m:r>
                    <m:r>
                      <m:t>​</m:t>
                    </m:r>
                    <m:d>
                      <m:dPr>
                        <m:begChr m:val="["/>
                        <m:sepChr m:val=""/>
                        <m:endChr m:val="]"/>
                        <m:grow/>
                      </m:dPr>
                      <m:e>
                        <m:sSub>
                          <m:e>
                            <m:r>
                              <m:t>r</m:t>
                            </m:r>
                          </m:e>
                          <m:sub>
                            <m:r>
                              <m:t>i</m:t>
                            </m:r>
                          </m:sub>
                        </m:sSub>
                        <m:r>
                          <m:rPr>
                            <m:sty m:val="p"/>
                          </m:rPr>
                          <m:t>(</m:t>
                        </m:r>
                        <m:sSub>
                          <m:e>
                            <m:r>
                              <m:t>A</m:t>
                            </m:r>
                          </m:e>
                          <m:sub>
                            <m:r>
                              <m:t>i</m:t>
                            </m:r>
                            <m:r>
                              <m:t>1</m:t>
                            </m:r>
                          </m:sub>
                        </m:sSub>
                        <m:r>
                          <m:rPr>
                            <m:sty m:val="p"/>
                          </m:rPr>
                          <m:t>−</m:t>
                        </m:r>
                        <m:sSub>
                          <m:e>
                            <m:r>
                              <m:t>A</m:t>
                            </m:r>
                          </m:e>
                          <m:sub>
                            <m:r>
                              <m:t>i</m:t>
                            </m:r>
                            <m:r>
                              <m:t>0</m:t>
                            </m:r>
                          </m:sub>
                        </m:sSub>
                        <m:r>
                          <m:rPr>
                            <m:sty m:val="p"/>
                          </m:rPr>
                          <m:t>)</m:t>
                        </m:r>
                      </m:e>
                    </m:d>
                    <m:r>
                      <m:t>​</m:t>
                    </m:r>
                  </m:e>
                  <m:e>
                    <m:r>
                      <m:t>&amp;</m:t>
                    </m:r>
                    <m:r>
                      <m:rPr>
                        <m:sty m:val="p"/>
                      </m:rPr>
                      <m:t>=</m:t>
                    </m:r>
                    <m:r>
                      <m:rPr>
                        <m:sty m:val="p"/>
                      </m:rPr>
                      <m:t>E</m:t>
                    </m:r>
                    <m:r>
                      <m:t>​</m:t>
                    </m:r>
                    <m:d>
                      <m:dPr>
                        <m:begChr m:val="["/>
                        <m:sepChr m:val=""/>
                        <m:endChr m:val="]"/>
                        <m:grow/>
                      </m:dPr>
                      <m:e>
                        <m:sSub>
                          <m:e>
                            <m:r>
                              <m:t>α</m:t>
                            </m:r>
                          </m:e>
                          <m:sub>
                            <m:r>
                              <m:t>i</m:t>
                            </m:r>
                          </m:sub>
                        </m:sSub>
                      </m:e>
                    </m:d>
                    <m:r>
                      <m:t>​</m:t>
                    </m:r>
                    <m:r>
                      <m:rPr>
                        <m:sty m:val="p"/>
                      </m:rPr>
                      <m:t>+</m:t>
                    </m:r>
                    <m:r>
                      <m:rPr>
                        <m:sty m:val="p"/>
                      </m:rPr>
                      <m:t>E</m:t>
                    </m:r>
                    <m:r>
                      <m:t>​</m:t>
                    </m:r>
                    <m:d>
                      <m:dPr>
                        <m:begChr m:val="["/>
                        <m:sepChr m:val=""/>
                        <m:endChr m:val="]"/>
                        <m:grow/>
                      </m:dPr>
                      <m:e>
                        <m:sSub>
                          <m:e>
                            <m:r>
                              <m:t>r</m:t>
                            </m:r>
                          </m:e>
                          <m:sub>
                            <m:r>
                              <m:t>i</m:t>
                            </m:r>
                          </m:sub>
                        </m:sSub>
                      </m:e>
                    </m:d>
                    <m:r>
                      <m:t>​</m:t>
                    </m:r>
                    <m:r>
                      <m:t> </m:t>
                    </m:r>
                    <m:r>
                      <m:rPr>
                        <m:sty m:val="p"/>
                      </m:rPr>
                      <m:t>E</m:t>
                    </m:r>
                    <m:r>
                      <m:t>​</m:t>
                    </m:r>
                    <m:d>
                      <m:dPr>
                        <m:begChr m:val="["/>
                        <m:sepChr m:val=""/>
                        <m:endChr m:val="]"/>
                        <m:grow/>
                      </m:dPr>
                      <m:e>
                        <m:sSub>
                          <m:e>
                            <m:r>
                              <m:t>A</m:t>
                            </m:r>
                          </m:e>
                          <m:sub>
                            <m:r>
                              <m:t>i</m:t>
                            </m:r>
                            <m:r>
                              <m:t>1</m:t>
                            </m:r>
                          </m:sub>
                        </m:sSub>
                        <m:r>
                          <m:rPr>
                            <m:sty m:val="p"/>
                          </m:rPr>
                          <m:t>−</m:t>
                        </m:r>
                        <m:sSub>
                          <m:e>
                            <m:r>
                              <m:t>A</m:t>
                            </m:r>
                          </m:e>
                          <m:sub>
                            <m:r>
                              <m:t>i</m:t>
                            </m:r>
                            <m:r>
                              <m:t>0</m:t>
                            </m:r>
                          </m:sub>
                        </m:sSub>
                      </m:e>
                    </m:d>
                    <m:r>
                      <m:t>​</m:t>
                    </m:r>
                    <m:r>
                      <m:t>&amp;</m:t>
                    </m:r>
                    <m:r>
                      <m:t>&amp;</m:t>
                    </m:r>
                    <m:r>
                      <m:rPr>
                        <m:nor/>
                        <m:sty m:val="p"/>
                      </m:rPr>
                      <m:t>(</m:t>
                    </m:r>
                    <m:sSub>
                      <m:e>
                        <m:r>
                          <m:t>A</m:t>
                        </m:r>
                      </m:e>
                      <m:sub>
                        <m:r>
                          <m:t>i</m:t>
                        </m:r>
                        <m:r>
                          <m:t>1</m:t>
                        </m:r>
                      </m:sub>
                    </m:sSub>
                    <m:r>
                      <m:rPr>
                        <m:sty m:val="p"/>
                      </m:rPr>
                      <m:t>+</m:t>
                    </m:r>
                    <m:sSub>
                      <m:e>
                        <m:r>
                          <m:t>A</m:t>
                        </m:r>
                      </m:e>
                      <m:sub>
                        <m:r>
                          <m:t>i</m:t>
                        </m:r>
                        <m:r>
                          <m:t>0</m:t>
                        </m:r>
                      </m:sub>
                    </m:sSub>
                    <m:r>
                      <m:rPr>
                        <m:sty m:val="p"/>
                      </m:rPr>
                      <m:t>=</m:t>
                    </m:r>
                    <m:r>
                      <m:t>1</m:t>
                    </m:r>
                    <m:r>
                      <m:rPr>
                        <m:nor/>
                        <m:sty m:val="p"/>
                      </m:rPr>
                      <m:t>; randomization: </m:t>
                    </m:r>
                    <m:r>
                      <m:t>A</m:t>
                    </m:r>
                    <m:r>
                      <m:rPr>
                        <m:sty m:val="p"/>
                      </m:rPr>
                      <m:t>⟂</m:t>
                    </m:r>
                    <m:r>
                      <m:t>​</m:t>
                    </m:r>
                    <m:r>
                      <m:t>​</m:t>
                    </m:r>
                    <m:r>
                      <m:t>​</m:t>
                    </m:r>
                    <m:r>
                      <m:rPr>
                        <m:sty m:val="p"/>
                      </m:rPr>
                      <m:t>⟂</m:t>
                    </m:r>
                    <m:sSub>
                      <m:e>
                        <m:r>
                          <m:t>r</m:t>
                        </m:r>
                      </m:e>
                      <m:sub>
                        <m:r>
                          <m:t>i</m:t>
                        </m:r>
                      </m:sub>
                    </m:sSub>
                    <m:r>
                      <m:rPr>
                        <m:nor/>
                        <m:sty m:val="p"/>
                      </m:rPr>
                      <m:t>)</m:t>
                    </m:r>
                  </m:e>
                  <m:e>
                    <m:r>
                      <m:t>&amp;</m:t>
                    </m:r>
                    <m:r>
                      <m:rPr>
                        <m:sty m:val="p"/>
                      </m:rPr>
                      <m:t>=</m:t>
                    </m:r>
                    <m:r>
                      <m:rPr>
                        <m:sty m:val="p"/>
                      </m:rPr>
                      <m:t>E</m:t>
                    </m:r>
                    <m:r>
                      <m:t>​</m:t>
                    </m:r>
                    <m:d>
                      <m:dPr>
                        <m:begChr m:val="["/>
                        <m:sepChr m:val=""/>
                        <m:endChr m:val="]"/>
                        <m:grow/>
                      </m:dPr>
                      <m:e>
                        <m:sSub>
                          <m:e>
                            <m:r>
                              <m:t>α</m:t>
                            </m:r>
                          </m:e>
                          <m:sub>
                            <m:r>
                              <m:t>i</m:t>
                            </m:r>
                          </m:sub>
                        </m:sSub>
                      </m:e>
                    </m:d>
                    <m:r>
                      <m:t>​</m:t>
                    </m:r>
                    <m:r>
                      <m:rPr>
                        <m:sty m:val="p"/>
                      </m:rPr>
                      <m:t>+</m:t>
                    </m:r>
                    <m:r>
                      <m:rPr>
                        <m:sty m:val="p"/>
                      </m:rPr>
                      <m:t>E</m:t>
                    </m:r>
                    <m:r>
                      <m:t>​</m:t>
                    </m:r>
                    <m:d>
                      <m:dPr>
                        <m:begChr m:val="["/>
                        <m:sepChr m:val=""/>
                        <m:endChr m:val="]"/>
                        <m:grow/>
                      </m:dPr>
                      <m:e>
                        <m:sSub>
                          <m:e>
                            <m:r>
                              <m:t>r</m:t>
                            </m:r>
                          </m:e>
                          <m:sub>
                            <m:r>
                              <m:t>i</m:t>
                            </m:r>
                          </m:sub>
                        </m:sSub>
                      </m:e>
                    </m:d>
                    <m:r>
                      <m:t>​</m:t>
                    </m:r>
                    <m:r>
                      <m:rPr>
                        <m:sty m:val="p"/>
                      </m:rPr>
                      <m:t>(</m:t>
                    </m:r>
                    <m:r>
                      <m:t>0.5</m:t>
                    </m:r>
                    <m:r>
                      <m:rPr>
                        <m:sty m:val="p"/>
                      </m:rPr>
                      <m:t>−</m:t>
                    </m:r>
                    <m:r>
                      <m:t>0.5</m:t>
                    </m:r>
                    <m:r>
                      <m:rPr>
                        <m:sty m:val="p"/>
                      </m:rPr>
                      <m:t>)</m:t>
                    </m:r>
                  </m:e>
                  <m:e>
                    <m:r>
                      <m:t>&amp;</m:t>
                    </m:r>
                    <m:r>
                      <m:rPr>
                        <m:sty m:val="p"/>
                      </m:rPr>
                      <m:t>=</m:t>
                    </m:r>
                    <m:r>
                      <m:rPr>
                        <m:sty m:val="p"/>
                      </m:rPr>
                      <m:t>E</m:t>
                    </m:r>
                    <m:r>
                      <m:t>​</m:t>
                    </m:r>
                    <m:d>
                      <m:dPr>
                        <m:begChr m:val="["/>
                        <m:sepChr m:val=""/>
                        <m:endChr m:val="]"/>
                        <m:grow/>
                      </m:dPr>
                      <m:e>
                        <m:sSub>
                          <m:e>
                            <m:r>
                              <m:t>α</m:t>
                            </m:r>
                          </m:e>
                          <m:sub>
                            <m:r>
                              <m:t>i</m:t>
                            </m:r>
                          </m:sub>
                        </m:sSub>
                      </m:e>
                    </m:d>
                    <m:r>
                      <m:t>​</m:t>
                    </m:r>
                    <m:r>
                      <m:rPr>
                        <m:sty m:val="p"/>
                      </m:rPr>
                      <m:t>.</m:t>
                    </m:r>
                  </m:e>
                </m:eqArr>
              </m:oMath>
            </m:oMathPara>
          </w:p>
          <w:p>
            <w:pPr>
              <w:pStyle w:val="FirstParagraph"/>
            </w:pPr>
            <w:pPr>
              <w:spacing w:after="16"/>
            </w:pPr>
            <w:r>
              <w:t xml:space="preserve">If only (i) holds, the same mean estimates</w:t>
            </w:r>
            <w:r>
              <w:t xml:space="preserve"> </w:t>
            </w:r>
            <m:oMath>
              <m:r>
                <m:rPr>
                  <m:sty m:val="p"/>
                </m:rPr>
                <m:t>(</m:t>
              </m:r>
              <m:r>
                <m:rPr>
                  <m:sty m:val="p"/>
                </m:rPr>
                <m:t>E</m:t>
              </m:r>
              <m:r>
                <m:t>​</m:t>
              </m:r>
              <m:d>
                <m:dPr>
                  <m:begChr m:val="["/>
                  <m:sepChr m:val=""/>
                  <m:endChr m:val="]"/>
                  <m:grow/>
                </m:dPr>
                <m:e>
                  <m:sSub>
                    <m:e>
                      <m:r>
                        <m:t>α</m:t>
                      </m:r>
                    </m:e>
                    <m:sub>
                      <m:r>
                        <m:t>i</m:t>
                      </m:r>
                      <m:r>
                        <m:t>1</m:t>
                      </m:r>
                    </m:sub>
                  </m:sSub>
                </m:e>
              </m:d>
              <m:r>
                <m:t>​</m:t>
              </m:r>
              <m:r>
                <m:rPr>
                  <m:sty m:val="p"/>
                </m:rPr>
                <m:t>+</m:t>
              </m:r>
              <m:r>
                <m:rPr>
                  <m:sty m:val="p"/>
                </m:rPr>
                <m:t>E</m:t>
              </m:r>
              <m:r>
                <m:t>​</m:t>
              </m:r>
              <m:d>
                <m:dPr>
                  <m:begChr m:val="["/>
                  <m:sepChr m:val=""/>
                  <m:endChr m:val="]"/>
                  <m:grow/>
                </m:dPr>
                <m:e>
                  <m:sSub>
                    <m:e>
                      <m:r>
                        <m:t>α</m:t>
                      </m:r>
                    </m:e>
                    <m:sub>
                      <m:r>
                        <m:t>i</m:t>
                      </m:r>
                      <m:r>
                        <m:t>0</m:t>
                      </m:r>
                    </m:sub>
                  </m:sSub>
                </m:e>
              </m:d>
              <m:r>
                <m:t>​</m:t>
              </m:r>
              <m:r>
                <m:rPr>
                  <m:sty m:val="p"/>
                </m:rPr>
                <m:t>)</m:t>
              </m:r>
              <m:r>
                <m:rPr>
                  <m:sty m:val="p"/>
                </m:rPr>
                <m:t>/</m:t>
              </m:r>
              <m:r>
                <m:t>2</m:t>
              </m:r>
            </m:oMath>
            <w:r>
              <w:t xml:space="preserve">, where</w:t>
            </w:r>
            <w:r>
              <w:t xml:space="preserve"> </w:t>
            </w:r>
            <m:oMath>
              <m:sSub>
                <m:e>
                  <m:r>
                    <m:t>α</m:t>
                  </m:r>
                </m:e>
                <m:sub>
                  <m:r>
                    <m:t>i</m:t>
                  </m:r>
                  <m:r>
                    <m:t>t</m:t>
                  </m:r>
                </m:sub>
              </m:sSub>
              <m:limUpp>
                <m:e>
                  <m:r>
                    <m:rPr>
                      <m:sty m:val="p"/>
                    </m:rPr>
                    <m:t>=</m:t>
                  </m:r>
                </m:e>
                <m:lim>
                  <m:r>
                    <m:rPr>
                      <m:nor/>
                      <m:sty m:val="p"/>
                    </m:rPr>
                    <m:t>def</m:t>
                  </m:r>
                </m:lim>
              </m:limUpp>
              <m:sSubSup>
                <m:e>
                  <m:r>
                    <m:t>Y</m:t>
                  </m:r>
                </m:e>
                <m:sub>
                  <m:r>
                    <m:t>i</m:t>
                  </m:r>
                  <m:r>
                    <m:t>t</m:t>
                  </m:r>
                </m:sub>
                <m:sup>
                  <m:sSub>
                    <m:e>
                      <m:r>
                        <m:t>a</m:t>
                      </m:r>
                    </m:e>
                    <m:sub>
                      <m:r>
                        <m:t>t</m:t>
                      </m:r>
                    </m:sub>
                  </m:sSub>
                  <m:r>
                    <m:rPr>
                      <m:sty m:val="p"/>
                    </m:rPr>
                    <m:t>=</m:t>
                  </m:r>
                  <m:r>
                    <m:t>1</m:t>
                  </m:r>
                </m:sup>
              </m:sSubSup>
              <m:r>
                <m:rPr>
                  <m:sty m:val="p"/>
                </m:rPr>
                <m:t>−</m:t>
              </m:r>
              <m:sSubSup>
                <m:e>
                  <m:r>
                    <m:t>Y</m:t>
                  </m:r>
                </m:e>
                <m:sub>
                  <m:r>
                    <m:t>i</m:t>
                  </m:r>
                  <m:r>
                    <m:t>t</m:t>
                  </m:r>
                </m:sub>
                <m:sup>
                  <m:sSub>
                    <m:e>
                      <m:r>
                        <m:t>a</m:t>
                      </m:r>
                    </m:e>
                    <m:sub>
                      <m:r>
                        <m:t>t</m:t>
                      </m:r>
                    </m:sub>
                  </m:sSub>
                  <m:r>
                    <m:rPr>
                      <m:sty m:val="p"/>
                    </m:rPr>
                    <m:t>=</m:t>
                  </m:r>
                  <m:r>
                    <m:t>0</m:t>
                  </m:r>
                </m:sup>
              </m:sSubSup>
            </m:oMath>
            <w:r>
              <w:t xml:space="preserve">, i.e., the average of the period-specific average effects.</w:t>
            </w:r>
            <w:r>
              <w:t xml:space="preserve"> </w:t>
            </w:r>
            <w:r>
              <w:t xml:space="preserve">The book concludes that, for the treatments and outcomes it studies, the no-carryover assumption is implausible</w:t>
            </w:r>
            <w:r>
              <w:t xml:space="preserve"> </w:t>
            </w:r>
            <w:r>
              <w:t xml:space="preserve">(Hernán and Robins 2020, Fine Point 3.2, p. 31)</w:t>
            </w:r>
            <w:r>
              <w:t xml:space="preserve">.</w:t>
            </w:r>
          </w:p>
          <w:p/>
        </w:tc>
      </w:tr>
    </w:tbl>
    <w:bookmarkEnd w:id="46"/>
    <w:bookmarkEnd w:id="47"/>
    <w:bookmarkStart w:id="60" w:name="positivity-pp.-32-33"/>
    <w:p>
      <w:pPr>
        <w:pStyle w:val="Heading2"/>
      </w:pPr>
      <w:r>
        <w:t xml:space="preserve">3 3.3 Positivity (pp. 32-33)</w:t>
      </w:r>
    </w:p>
    <w:p>
      <w:r>
        <w:pict>
          <v:rect style="width:0;height:1.5pt" o:hralign="center" o:hrstd="t" o:hr="t"/>
        </w:pict>
      </w:r>
    </w:p>
    <w:p>
      <w:pPr>
        <w:pStyle w:val="FirstParagraph"/>
      </w:pPr>
      <w:r>
        <w:t xml:space="preserve">An experiment that assigned everyone to</w:t>
      </w:r>
      <w:r>
        <w:t xml:space="preserve"> </w:t>
      </w:r>
      <m:oMath>
        <m:r>
          <m:t>A</m:t>
        </m:r>
        <m:r>
          <m:rPr>
            <m:sty m:val="p"/>
          </m:rPr>
          <m:t>=</m:t>
        </m:r>
        <m:r>
          <m:t>1</m:t>
        </m:r>
      </m:oMath>
      <w:r>
        <w:t xml:space="preserve"> </w:t>
      </w:r>
      <w:r>
        <w:t xml:space="preserve">(or everyone to</w:t>
      </w:r>
      <w:r>
        <w:t xml:space="preserve"> </w:t>
      </w:r>
      <m:oMath>
        <m:r>
          <m:t>A</m:t>
        </m:r>
        <m:r>
          <m:rPr>
            <m:sty m:val="p"/>
          </m:rPr>
          <m:t>=</m:t>
        </m:r>
        <m:r>
          <m:t>0</m:t>
        </m:r>
      </m:oMath>
      <w:r>
        <w:t xml:space="preserve">) could not estimate the average causal effect.</w:t>
      </w:r>
      <w:r>
        <w:t xml:space="preserve"> </w:t>
      </w:r>
      <w:r>
        <w:t xml:space="preserve">Treatment must be assigned so that each treatment level has a</w:t>
      </w:r>
      <w:r>
        <w:t xml:space="preserve"> </w:t>
      </w:r>
      <w:r>
        <w:rPr>
          <w:b/>
          <w:bCs/>
        </w:rPr>
        <w:t xml:space="preserve">positive probability</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8" w:name="def-positivity"/>
          <w:p>
            <w:pPr>
              <w:pStyle w:val="BodyText"/>
            </w:pPr>
            <w:r>
              <w:rPr>
                <w:b/>
                <w:bCs/>
              </w:rPr>
              <w:t xml:space="preserve">Definition 7 (Positivity)</w:t>
            </w:r>
            <w:r>
              <w:t xml:space="preserve"> </w:t>
            </w:r>
            <w:r>
              <w:t xml:space="preserve">Let</w:t>
            </w:r>
            <w:r>
              <w:t xml:space="preserve"> </w:t>
            </w:r>
            <m:oMath>
              <m:r>
                <m:t>A</m:t>
              </m:r>
            </m:oMath>
            <w:r>
              <w:t xml:space="preserve"> </w:t>
            </w:r>
            <w:r>
              <w:t xml:space="preserve">be a treatment and</w:t>
            </w:r>
            <w:r>
              <w:t xml:space="preserve"> </w:t>
            </w:r>
            <m:oMath>
              <m:r>
                <m:t>L</m:t>
              </m:r>
            </m:oMath>
            <w:r>
              <w:t xml:space="preserve"> </w:t>
            </w:r>
            <w:r>
              <w:t xml:space="preserve">the covariates used to achieve conditional exchangeability (</w:t>
            </w:r>
            <w:hyperlink w:anchor="def-exchangeability-conditional">
              <w:r>
                <w:rPr>
                  <w:rStyle w:val="Hyperlink"/>
                </w:rPr>
                <w:t xml:space="preserve">Definition 6</w:t>
              </w:r>
            </w:hyperlink>
            <w:r>
              <w:t xml:space="preserve">).</w:t>
            </w:r>
            <w:r>
              <w:t xml:space="preserve"> </w:t>
            </w:r>
            <w:r>
              <w:rPr>
                <w:b/>
                <w:bCs/>
              </w:rPr>
              <w:t xml:space="preserve">Positivity</w:t>
            </w:r>
            <w:r>
              <w:t xml:space="preserve"> </w:t>
            </w:r>
            <w:r>
              <w:t xml:space="preserve">holds when</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values </m:t>
                </m:r>
                <m:r>
                  <m:t>l</m:t>
                </m:r>
                <m:r>
                  <m:rPr>
                    <m:nor/>
                    <m:sty m:val="p"/>
                  </m:rPr>
                  <m:t> with </m:t>
                </m:r>
                <m:r>
                  <m:rPr>
                    <m:sty m:val="p"/>
                  </m:rPr>
                  <m:t>Pr</m:t>
                </m:r>
                <m:r>
                  <m:rPr>
                    <m:sty m:val="p"/>
                  </m:rPr>
                  <m:t>[</m:t>
                </m:r>
                <m:r>
                  <m:t>L</m:t>
                </m:r>
                <m:r>
                  <m:rPr>
                    <m:sty m:val="p"/>
                  </m:rPr>
                  <m:t>=</m:t>
                </m:r>
                <m:r>
                  <m:t>l</m:t>
                </m:r>
                <m:r>
                  <m:rPr>
                    <m:sty m:val="p"/>
                  </m:rPr>
                  <m:t>]</m:t>
                </m:r>
                <m:r>
                  <m:rPr>
                    <m:sty m:val="p"/>
                  </m:rPr>
                  <m:t>≠</m:t>
                </m:r>
                <m:r>
                  <m:t>0</m:t>
                </m:r>
                <m:r>
                  <m:rPr>
                    <m:nor/>
                    <m:sty m:val="p"/>
                  </m:rPr>
                  <m:t> in the population of interest,</m:t>
                </m:r>
              </m:oMath>
            </m:oMathPara>
          </w:p>
          <w:p>
            <w:pPr>
              <w:pStyle w:val="FirstParagraph"/>
            </w:pPr>
            <w:r>
              <w:t xml:space="preserve">for every treatment value</w:t>
            </w:r>
            <w:r>
              <w:t xml:space="preserve"> </w:t>
            </w:r>
            <m:oMath>
              <m:r>
                <m:t>a</m:t>
              </m:r>
            </m:oMath>
            <w:r>
              <w:t xml:space="preserve"> </w:t>
            </w:r>
            <w:r>
              <w:t xml:space="preserve">involved in the causal contrast.</w:t>
            </w:r>
            <w:r>
              <w:t xml:space="preserve"> </w:t>
            </w:r>
            <w:r>
              <w:t xml:space="preserve">Positivity is sometimes called the</w:t>
            </w:r>
            <w:r>
              <w:t xml:space="preserve"> </w:t>
            </w:r>
            <w:r>
              <w:rPr>
                <w:b/>
                <w:bCs/>
              </w:rPr>
              <w:t xml:space="preserve">experimental treatment assumption</w:t>
            </w:r>
            <w:r>
              <w:t xml:space="preserve"> </w:t>
            </w:r>
            <w:r>
              <w:t xml:space="preserve">(Hernán and Robins 2020, 32)</w:t>
            </w:r>
            <w:r>
              <w:t xml:space="preserve">.</w:t>
            </w:r>
          </w:p>
          <w:bookmarkEnd w:id="48"/>
        </w:tc>
      </w:tr>
    </w:tbl>
    <w:p>
      <w:pPr>
        <w:pStyle w:val="BodyText"/>
      </w:pPr>
      <w:ins w:id="44"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9" w:name="exm-table-3-1-positivity"/>
          <w:p>
            <w:pPr>
              <w:pStyle w:val="BodyText"/>
            </w:pPr>
            <w:r>
              <w:rPr>
                <w:b/>
                <w:bCs/>
              </w:rPr>
              <w:t xml:space="preserve">Example 12 (Positivity in Table 3.1)</w:t>
            </w:r>
            <w:r>
              <w:t xml:space="preserve"> </w:t>
            </w:r>
            <w:r>
              <w:t xml:space="preserve">In</w:t>
            </w:r>
            <w:r>
              <w:t xml:space="preserve"> </w:t>
            </w:r>
            <w:hyperlink w:anchor="tbl-table-3-1">
              <w:r>
                <w:rPr>
                  <w:rStyle w:val="Hyperlink"/>
                </w:rPr>
                <w:t xml:space="preserve">Table 3.1</w:t>
              </w:r>
            </w:hyperlink>
            <w:r>
              <w:t xml:space="preserve">,</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9</m:t>
              </m:r>
              <m:r>
                <m:rPr>
                  <m:sty m:val="p"/>
                </m:rPr>
                <m:t>/</m:t>
              </m:r>
              <m:r>
                <m:t>12</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4</m:t>
              </m:r>
              <m:r>
                <m:rPr>
                  <m:sty m:val="p"/>
                </m:rPr>
                <m:t>/</m:t>
              </m:r>
              <m:r>
                <m:t>8</m:t>
              </m:r>
              <m:r>
                <m:rPr>
                  <m:sty m:val="p"/>
                </m:rPr>
                <m:t>=</m:t>
              </m:r>
              <m:r>
                <m:t>0.50</m:t>
              </m:r>
            </m:oMath>
            <w:r>
              <w:t xml:space="preserve">.</w:t>
            </w:r>
            <w:r>
              <w:t xml:space="preserve"> </w:t>
            </w:r>
            <w:r>
              <w:t xml:space="preserve">Neither is 0 or 1, so</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both</w:t>
            </w:r>
            <w:r>
              <w:t xml:space="preserve"> </w:t>
            </w:r>
            <m:oMath>
              <m:r>
                <m:t>a</m:t>
              </m:r>
              <m:r>
                <m:rPr>
                  <m:sty m:val="p"/>
                </m:rPr>
                <m:t>∈</m:t>
              </m:r>
              <m:r>
                <m:rPr>
                  <m:sty m:val="p"/>
                </m:rPr>
                <m:t>{</m:t>
              </m:r>
              <m:r>
                <m:t>0</m:t>
              </m:r>
              <m:r>
                <m:rPr>
                  <m:sty m:val="p"/>
                </m:rPr>
                <m:t>,</m:t>
              </m:r>
              <m:r>
                <m:t>1</m:t>
              </m:r>
              <m:r>
                <m:rPr>
                  <m:sty m:val="p"/>
                </m:rPr>
                <m:t>}</m:t>
              </m:r>
            </m:oMath>
            <w:r>
              <w:t xml:space="preserve"> </w:t>
            </w:r>
            <w:r>
              <w:t xml:space="preserve">and both</w:t>
            </w:r>
            <w:r>
              <w:t xml:space="preserve"> </w:t>
            </w:r>
            <m:oMath>
              <m:r>
                <m:t>l</m:t>
              </m:r>
              <m:r>
                <m:rPr>
                  <m:sty m:val="p"/>
                </m:rPr>
                <m:t>∈</m:t>
              </m:r>
              <m:r>
                <m:rPr>
                  <m:sty m:val="p"/>
                </m:rPr>
                <m:t>{</m:t>
              </m:r>
              <m:r>
                <m:t>0</m:t>
              </m:r>
              <m:r>
                <m:rPr>
                  <m:sty m:val="p"/>
                </m:rPr>
                <m:t>,</m:t>
              </m:r>
              <m:r>
                <m:t>1</m:t>
              </m:r>
              <m:r>
                <m:rPr>
                  <m:sty m:val="p"/>
                </m:rPr>
                <m:t>}</m:t>
              </m:r>
            </m:oMath>
            <w:r>
              <w:t xml:space="preserve">,</w:t>
            </w:r>
            <w:r>
              <w:t xml:space="preserve"> </w:t>
            </w:r>
            <w:r>
              <w:t xml:space="preserve">and positivity holds (</w:t>
            </w:r>
            <w:hyperlink w:anchor="def-positivity">
              <w:r>
                <w:rPr>
                  <w:rStyle w:val="Hyperlink"/>
                </w:rPr>
                <w:t xml:space="preserve">Definition 7</w:t>
              </w:r>
            </w:hyperlink>
            <w:r>
              <w:t xml:space="preserve">).</w:t>
            </w:r>
          </w:p>
          <w:bookmarkEnd w:id="49"/>
        </w:tc>
      </w:tr>
    </w:tbl>
    <w:p>
      <w:pPr>
        <w:pStyle w:val="BodyText"/>
      </w:pPr>
      <w:ins w:id="45" w:author="PR Preview" w:date="2024-01-01T00:00:00Z">
        <w:r>
          <w:t xml:space="preserve">Randomized experiments guarantee positivity by design, which is why Chapter 2 hardly mentioned it.</w:t>
        </w:r>
      </w:ins>
    </w:p>
    <w:bookmarkStart w:id="51" w:name="two-refinements"/>
    <w:p>
      <w:pPr>
        <w:pStyle w:val="Heading3"/>
      </w:pPr>
      <w:r>
        <w:t xml:space="preserve">3.1 Two refinements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0" w:name="rem-positivity-refinements"/>
          <w:p>
            <w:pPr>
              <w:pStyle w:val="BodyText"/>
            </w:pPr>
            <w:r>
              <w:rPr>
                <w:i/>
                <w:iCs/>
              </w:rPr>
              <w:t xml:space="preserve">Remark 4</w:t>
            </w:r>
            <w:r>
              <w:t xml:space="preserve"> (Where positivity is needed). </w:t>
            </w:r>
            <w:r>
              <w:t xml:space="preserve">Take the heart transplant study (</w:t>
            </w:r>
            <m:oMath>
              <m:r>
                <m:t>A</m:t>
              </m:r>
            </m:oMath>
            <w:r>
              <w:t xml:space="preserve">: transplant,</w:t>
            </w:r>
            <w:r>
              <w:t xml:space="preserve"> </w:t>
            </w:r>
            <m:oMath>
              <m:r>
                <m:t>L</m:t>
              </m:r>
            </m:oMath>
            <w:r>
              <w:t xml:space="preserve">: critical condition,</w:t>
            </w:r>
            <w:r>
              <w:t xml:space="preserve"> </w:t>
            </w:r>
            <m:oMath>
              <m:r>
                <m:t>Y</m:t>
              </m:r>
            </m:oMath>
            <w:r>
              <w:t xml:space="preserve">: death), with the average causal effect of</w:t>
            </w:r>
            <w:r>
              <w:t xml:space="preserve"> </w:t>
            </w:r>
            <m:oMath>
              <m:r>
                <m:t>A</m:t>
              </m:r>
            </m:oMath>
            <w:r>
              <w:t xml:space="preserve"> </w:t>
            </w:r>
            <w:r>
              <w:t xml:space="preserve">on</w:t>
            </w:r>
            <w:r>
              <w:t xml:space="preserve"> </w:t>
            </w:r>
            <m:oMath>
              <m:r>
                <m:t>Y</m:t>
              </m:r>
            </m:oMath>
            <w:r>
              <w:t xml:space="preserve"> </w:t>
            </w:r>
            <w:r>
              <w:t xml:space="preserve">as the target.</w:t>
            </w:r>
            <w:r>
              <w:t xml:space="preserve"> </w:t>
            </w:r>
            <w:r>
              <w:t xml:space="preserve">Positivity (</w:t>
            </w:r>
            <w:hyperlink w:anchor="def-positivity">
              <w:r>
                <w:rPr>
                  <w:rStyle w:val="Hyperlink"/>
                </w:rPr>
                <w:t xml:space="preserve">Definition 7</w:t>
              </w:r>
            </w:hyperlink>
            <w:r>
              <w:t xml:space="preserve">) is a requirement on two things only:</w:t>
            </w:r>
          </w:p>
          <w:p>
            <w:pPr>
              <w:pStyle w:val="Compact"/>
              <w:numPr>
                <w:ilvl w:val="0"/>
                <w:numId w:val="1008"/>
              </w:numPr>
            </w:pPr>
            <w:r>
              <w:t xml:space="preserve">Values</w:t>
            </w:r>
            <w:r>
              <w:t xml:space="preserve"> </w:t>
            </w:r>
            <m:oMath>
              <m:r>
                <m:t>l</m:t>
              </m:r>
            </m:oMath>
            <w:r>
              <w:t xml:space="preserve"> </w:t>
            </w:r>
            <w:r>
              <w:rPr>
                <w:b/>
                <w:bCs/>
              </w:rPr>
              <w:t xml:space="preserve">present in the population of interest</w:t>
            </w:r>
            <w:r>
              <w:t xml:space="preserve">: if the study were restricted to</w:t>
            </w:r>
            <w:r>
              <w:t xml:space="preserve"> </w:t>
            </w:r>
            <m:oMath>
              <m:r>
                <m:t>L</m:t>
              </m:r>
              <m:r>
                <m:rPr>
                  <m:sty m:val="p"/>
                </m:rPr>
                <m:t>=</m:t>
              </m:r>
              <m:r>
                <m:t>1</m:t>
              </m:r>
            </m:oMath>
            <w:r>
              <w:t xml:space="preserve">, positivity in</w:t>
            </w:r>
            <w:r>
              <w:t xml:space="preserve"> </w:t>
            </w:r>
            <m:oMath>
              <m:r>
                <m:t>L</m:t>
              </m:r>
              <m:r>
                <m:rPr>
                  <m:sty m:val="p"/>
                </m:rPr>
                <m:t>=</m:t>
              </m:r>
              <m:r>
                <m:t>0</m:t>
              </m:r>
            </m:oMath>
            <w:r>
              <w:t xml:space="preserve"> </w:t>
            </w:r>
            <w:r>
              <w:t xml:space="preserve">would be irrelevant.</w:t>
            </w:r>
          </w:p>
          <w:p>
            <w:pPr>
              <w:pStyle w:val="Compact"/>
              <w:numPr>
                <w:ilvl w:val="0"/>
                <w:numId w:val="1008"/>
              </w:numPr>
            </w:pPr>
            <w:r>
              <w:t xml:space="preserve">The variables</w:t>
            </w:r>
            <w:r>
              <w:t xml:space="preserve"> </w:t>
            </w:r>
            <m:oMath>
              <m:r>
                <m:t>L</m:t>
              </m:r>
            </m:oMath>
            <w:r>
              <w:t xml:space="preserve"> </w:t>
            </w:r>
            <w:r>
              <w:rPr>
                <w:b/>
                <w:bCs/>
              </w:rPr>
              <w:t xml:space="preserve">required for exchangeability</w:t>
            </w:r>
            <w:r>
              <w:t xml:space="preserve">.</w:t>
            </w:r>
            <w:r>
              <w:t xml:space="preserve"> </w:t>
            </w:r>
            <w:r>
              <w:t xml:space="preserve">Suppose eye color neither predicts death given</w:t>
            </w:r>
            <w:r>
              <w:t xml:space="preserve"> </w:t>
            </w:r>
            <m:oMath>
              <m:r>
                <m:t>L</m:t>
              </m:r>
            </m:oMath>
            <w:r>
              <w:t xml:space="preserve"> </w:t>
            </w:r>
            <w:r>
              <w:t xml:space="preserve">and</w:t>
            </w:r>
            <w:r>
              <w:t xml:space="preserve"> </w:t>
            </w:r>
            <m:oMath>
              <m:r>
                <m:t>A</m:t>
              </m:r>
            </m:oMath>
            <w:r>
              <w:t xml:space="preserve"> </w:t>
            </w:r>
            <w:r>
              <w:t xml:space="preserve">nor was used to assign treatment.</w:t>
            </w:r>
            <w:r>
              <w:t xml:space="preserve"> </w:t>
            </w:r>
            <w:r>
              <w:t xml:space="preserve">Then eye color need not be adjusted for, and we do not ask whether people with blue eyes had a positive probability of transplant.</w:t>
            </w:r>
          </w:p>
          <w:bookmarkEnd w:id="50"/>
        </w:tc>
      </w:tr>
    </w:tbl>
    <w:bookmarkEnd w:id="51"/>
    <w:bookmarkStart w:id="59" w:name="positivity-in-observational-studies"/>
    <w:p>
      <w:pPr>
        <w:pStyle w:val="Heading3"/>
      </w:pPr>
      <w:r>
        <w:t xml:space="preserve">3.2 Positivity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2" w:name="exm-positivity-violation"/>
          <w:p>
            <w:pPr>
              <w:pStyle w:val="BodyText"/>
            </w:pPr>
            <w:r>
              <w:rPr>
                <w:b/>
                <w:bCs/>
              </w:rPr>
              <w:t xml:space="preserve">Example 13 (A positivity violation)</w:t>
            </w:r>
            <w:r>
              <w:t xml:space="preserve"> </w:t>
            </w:r>
            <w:r>
              <w:t xml:space="preserve">In the heart transplant study (</w:t>
            </w:r>
            <m:oMath>
              <m:r>
                <m:t>A</m:t>
              </m:r>
            </m:oMath>
            <w:r>
              <w:t xml:space="preserve">: transplant,</w:t>
            </w:r>
            <w:r>
              <w:t xml:space="preserve"> </w:t>
            </w:r>
            <m:oMath>
              <m:r>
                <m:t>L</m:t>
              </m:r>
            </m:oMath>
            <w:r>
              <w:t xml:space="preserve">: critical condition), suppose doctors always transplanted a heart to individuals in critical condition.</w:t>
            </w:r>
            <w:r>
              <w:t xml:space="preserve"> </w:t>
            </w:r>
            <w:r>
              <w:t xml:space="preserve">Then</w:t>
            </w:r>
            <w:r>
              <w:t xml:space="preserve"> </w:t>
            </w: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0</m:t>
              </m:r>
            </m:oMath>
            <w:r>
              <w:t xml:space="preserve"> </w:t>
            </w:r>
            <w:r>
              <w:t xml:space="preserve">and positivity (</w:t>
            </w:r>
            <w:hyperlink w:anchor="def-positivity">
              <w:r>
                <w:rPr>
                  <w:rStyle w:val="Hyperlink"/>
                </w:rPr>
                <w:t xml:space="preserve">Definition 7</w:t>
              </w:r>
            </w:hyperlink>
            <w:r>
              <w:t xml:space="preserve">) fails (book Figure 3.1).</w:t>
            </w:r>
            <w:r>
              <w:t xml:space="preserve"> </w:t>
            </w:r>
            <w:r>
              <w:t xml:space="preserve">The data would contain no untreated individuals with</w:t>
            </w:r>
            <w:r>
              <w:t xml:space="preserve"> </w:t>
            </w:r>
            <m:oMath>
              <m:r>
                <m:t>L</m:t>
              </m:r>
              <m:r>
                <m:rPr>
                  <m:sty m:val="p"/>
                </m:rPr>
                <m:t>=</m:t>
              </m:r>
              <m:r>
                <m:t>1</m:t>
              </m:r>
            </m:oMath>
            <w:r>
              <w:t xml:space="preserve"> </w:t>
            </w:r>
            <w:r>
              <w:t xml:space="preserve">who could stand in for what would have happened to the treated with</w:t>
            </w:r>
            <w:r>
              <w:t xml:space="preserve"> </w:t>
            </w:r>
            <m:oMath>
              <m:r>
                <m:t>L</m:t>
              </m:r>
              <m:r>
                <m:rPr>
                  <m:sty m:val="p"/>
                </m:rPr>
                <m:t>=</m:t>
              </m:r>
              <m:r>
                <m:t>1</m:t>
              </m:r>
            </m:oMath>
            <w:r>
              <w:t xml:space="preserve"> </w:t>
            </w:r>
            <w:r>
              <w:t xml:space="preserve">had they been untreated.</w:t>
            </w:r>
          </w:p>
          <w:bookmarkEnd w:id="52"/>
        </w:tc>
      </w:tr>
    </w:tbl>
    <w:p>
      <w:pPr>
        <w:pStyle w:val="BodyText"/>
      </w:pPr>
      <w:ins w:id="49"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3" w:name="rem-positivity-checkable"/>
          <w:p>
            <w:pPr>
              <w:pStyle w:val="BodyText"/>
            </w:pPr>
            <w:r>
              <w:rPr>
                <w:i/>
                <w:iCs/>
              </w:rPr>
              <w:t xml:space="preserve">Remark 5</w:t>
            </w:r>
            <w:r>
              <w:t xml:space="preserve"> (Positivity can sometimes be checked). </w:t>
            </w:r>
            <w:r>
              <w:t xml:space="preserve">Let</w:t>
            </w:r>
            <w:r>
              <w:t xml:space="preserve"> </w:t>
            </w:r>
            <m:oMath>
              <m:r>
                <m:t>A</m:t>
              </m:r>
            </m:oMath>
            <w:r>
              <w:t xml:space="preserve"> </w:t>
            </w:r>
            <w:r>
              <w:t xml:space="preserve">be a treatment and</w:t>
            </w:r>
            <w:r>
              <w:t xml:space="preserve"> </w:t>
            </w:r>
            <m:oMath>
              <m:r>
                <m:t>L</m:t>
              </m:r>
            </m:oMath>
            <w:r>
              <w:t xml:space="preserve"> </w:t>
            </w:r>
            <w:r>
              <w:t xml:space="preserve">the covariates required for exchangeability.</w:t>
            </w:r>
            <w:r>
              <w:t xml:space="preserve"> </w:t>
            </w:r>
            <w:r>
              <w:t xml:space="preserve">Unlike exchangeability, positivity can sometimes be</w:t>
            </w:r>
            <w:r>
              <w:t xml:space="preserve"> </w:t>
            </w:r>
            <w:r>
              <w:rPr>
                <w:b/>
                <w:bCs/>
              </w:rPr>
              <w:t xml:space="preserve">checked empirically</w:t>
            </w:r>
            <w:r>
              <w:t xml:space="preserve"> </w:t>
            </w:r>
            <w:r>
              <w:t xml:space="preserve">(Chapter 12):</w:t>
            </w:r>
            <w:r>
              <w:t xml:space="preserve"> </w:t>
            </w:r>
            <w:r>
              <w:t xml:space="preserve">when</w:t>
            </w:r>
            <w:r>
              <w:t xml:space="preserve"> </w:t>
            </w:r>
            <m:oMath>
              <m:r>
                <m:t>L</m:t>
              </m:r>
            </m:oMath>
            <w:r>
              <w:t xml:space="preserve"> </w:t>
            </w:r>
            <w:r>
              <w:t xml:space="preserve">has few levels, the data can show that every treatment value occurs at every level of</w:t>
            </w:r>
            <w:r>
              <w:t xml:space="preserve"> </w:t>
            </w:r>
            <m:oMath>
              <m:r>
                <m:t>L</m:t>
              </m:r>
            </m:oMath>
            <w:r>
              <w:t xml:space="preserve">.</w:t>
            </w:r>
            <w:r>
              <w:t xml:space="preserve"> </w:t>
            </w:r>
            <w:r>
              <w:t xml:space="preserve">That is how it was checked in</w:t>
            </w:r>
            <w:r>
              <w:t xml:space="preserve"> </w:t>
            </w:r>
            <w:hyperlink w:anchor="tbl-table-3-1">
              <w:r>
                <w:rPr>
                  <w:rStyle w:val="Hyperlink"/>
                </w:rPr>
                <w:t xml:space="preserve">Table 3.1</w:t>
              </w:r>
            </w:hyperlink>
            <w:r>
              <w:t xml:space="preserve">, where both levels of</w:t>
            </w:r>
            <w:r>
              <w:t xml:space="preserve"> </w:t>
            </w:r>
            <m:oMath>
              <m:r>
                <m:t>L</m:t>
              </m:r>
            </m:oMath>
            <w:r>
              <w:t xml:space="preserve"> </w:t>
            </w:r>
            <w:r>
              <w:t xml:space="preserve">contain treated and untreated individuals (</w:t>
            </w:r>
            <w:hyperlink w:anchor="exm-table-3-1-positivity">
              <w:r>
                <w:rPr>
                  <w:rStyle w:val="Hyperlink"/>
                </w:rPr>
                <w:t xml:space="preserve">Example 12</w:t>
              </w:r>
            </w:hyperlink>
            <w:r>
              <w:t xml:space="preserve">).</w:t>
            </w:r>
          </w:p>
          <w:bookmarkEnd w:id="53"/>
        </w:tc>
      </w:tr>
    </w:tbl>
    <w:p>
      <w:pPr>
        <w:pStyle w:val="BodyText"/>
      </w:pPr>
      <w:ins w:id="50" w:author="PR Preview" w:date="2024-01-01T00:00:00Z">
        <w:r>
          <w:t xml:space="preserve"> </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4" name="Picture"/>
                  <a:graphic>
                    <a:graphicData uri="http://schemas.openxmlformats.org/drawingml/2006/picture">
                      <pic:pic>
                        <pic:nvPicPr>
                          <pic:cNvPr descr="/opt/quarto/share/formats/docx/note.png" id="55"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3.1: Positivity for standardization and IP weighting</w:t>
            </w:r>
          </w:p>
        </w:tc>
      </w:tr>
      <w:tr>
        <w:trPr>
          <w:cantSplit/>
        </w:trPr>
        <w:tc>
          <w:tcPr>
            <w:tcMar>
              <w:top w:w="108" w:type="dxa"/>
              <w:bottom w:w="108" w:type="dxa"/>
            </w:tcMar>
          </w:tcPr>
          <w:p>
            <w:pPr>
              <w:pStyle w:val="BodyText"/>
            </w:pPr>
            <w:pPr>
              <w:spacing w:before="16"/>
            </w:pPr>
            <w:r>
              <w:t xml:space="preserve">The standardized mean</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oMath>
            <w:r>
              <w:t xml:space="preserve"> </w:t>
            </w:r>
            <w:r>
              <w:t xml:space="preserve">is defined only if</w:t>
            </w:r>
            <w:r>
              <w:t xml:space="preserve"> </w:t>
            </w:r>
            <m:oMath>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oMath>
            <w:r>
              <w:t xml:space="preserve"> </w:t>
            </w:r>
            <w:r>
              <w:t xml:space="preserve">is defined 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i.e., only under positivity;</w:t>
            </w:r>
            <w:r>
              <w:t xml:space="preserve"> </w:t>
            </w:r>
            <w:r>
              <w:t xml:space="preserve">otherwise it is undefined.</w:t>
            </w:r>
          </w:p>
          <w:p>
            <w:pPr>
              <w:pStyle w:val="BodyText"/>
            </w:pPr>
            <w:pPr>
              <w:spacing w:after="16"/>
            </w:pPr>
            <w:r>
              <w:t xml:space="preserve">For IP weighting, write</w:t>
            </w:r>
            <w:r>
              <w:t xml:space="preserve"> </w:t>
            </w:r>
            <m:oMath>
              <m:r>
                <m:t>f</m:t>
              </m:r>
              <m:r>
                <m:rPr>
                  <m:sty m:val="p"/>
                </m:rPr>
                <m:t>[</m:t>
              </m:r>
              <m:r>
                <m:t>a</m:t>
              </m:r>
              <m:r>
                <m:rPr>
                  <m:sty m:val="p"/>
                </m:rPr>
                <m:t>∣</m:t>
              </m:r>
              <m:r>
                <m:t>L</m:t>
              </m:r>
              <m:r>
                <m:rPr>
                  <m:sty m:val="p"/>
                </m:rPr>
                <m:t>]</m:t>
              </m:r>
              <m:limUpp>
                <m:e>
                  <m:r>
                    <m:rPr>
                      <m:sty m:val="p"/>
                    </m:rPr>
                    <m:t>=</m:t>
                  </m:r>
                </m:e>
                <m:lim>
                  <m:r>
                    <m:rPr>
                      <m:nor/>
                      <m:sty m:val="p"/>
                    </m:rPr>
                    <m:t>def</m:t>
                  </m:r>
                </m:lim>
              </m:limUpp>
              <m:r>
                <m:rPr>
                  <m:sty m:val="p"/>
                </m:rPr>
                <m:t>Pr</m:t>
              </m:r>
              <m:r>
                <m:rPr>
                  <m:sty m:val="p"/>
                </m:rPr>
                <m:t>[</m:t>
              </m:r>
              <m:r>
                <m:t>A</m:t>
              </m:r>
              <m:r>
                <m:rPr>
                  <m:sty m:val="p"/>
                </m:rPr>
                <m:t>=</m:t>
              </m:r>
              <m:r>
                <m:t>a</m:t>
              </m:r>
              <m:r>
                <m:rPr>
                  <m:sty m:val="p"/>
                </m:rPr>
                <m:t>∣</m:t>
              </m:r>
              <m:r>
                <m:t>L</m:t>
              </m:r>
              <m:r>
                <m:rPr>
                  <m:sty m:val="p"/>
                </m:rPr>
                <m:t>]</m:t>
              </m:r>
            </m:oMath>
            <w:r>
              <w:t xml:space="preserve">, and</w:t>
            </w:r>
            <w:r>
              <w:t xml:space="preserve"> </w:t>
            </w:r>
            <m:oMath>
              <m:r>
                <m:t>f</m:t>
              </m:r>
              <m:r>
                <m:rPr>
                  <m:sty m:val="p"/>
                </m:rPr>
                <m:t>[</m:t>
              </m:r>
              <m:r>
                <m:t>A</m:t>
              </m:r>
              <m:r>
                <m:rPr>
                  <m:sty m:val="p"/>
                </m:rPr>
                <m:t>∣</m:t>
              </m:r>
              <m:r>
                <m:t>L</m:t>
              </m:r>
              <m:r>
                <m:rPr>
                  <m:sty m:val="p"/>
                </m:rPr>
                <m:t>]</m:t>
              </m:r>
            </m:oMath>
            <w:r>
              <w:t xml:space="preserve"> </w:t>
            </w:r>
            <w:r>
              <w:t xml:space="preserve">for its value at each individual’s own treatment</w:t>
            </w:r>
            <w:r>
              <w:t xml:space="preserve"> </w:t>
            </w:r>
            <m:oMath>
              <m:r>
                <m:t>A</m:t>
              </m:r>
            </m:oMath>
            <w:r>
              <w:t xml:space="preserve">.</w:t>
            </w:r>
            <w:r>
              <w:t xml:space="preserve"> </w:t>
            </w:r>
            <w:r>
              <w:t xml:space="preserve">The version</w:t>
            </w:r>
            <w:r>
              <w:t xml:space="preserve"> </w:t>
            </w: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oMath>
            <w:r>
              <w:t xml:space="preserve"> </w:t>
            </w:r>
            <w:r>
              <w:t xml:space="preserve">is undefined without positivity (it involves</w:t>
            </w:r>
            <w:r>
              <w:t xml:space="preserve"> </w:t>
            </w:r>
            <m:oMath>
              <m:r>
                <m:t>0</m:t>
              </m:r>
              <m:r>
                <m:rPr>
                  <m:sty m:val="p"/>
                </m:rPr>
                <m:t>/</m:t>
              </m:r>
              <m:r>
                <m:t>0</m:t>
              </m:r>
            </m:oMath>
            <w:r>
              <w:t xml:space="preserve">).</w:t>
            </w:r>
            <w:r>
              <w:t xml:space="preserve"> </w:t>
            </w:r>
            <w:r>
              <w:t xml:space="preserve">The version</w:t>
            </w:r>
            <w:r>
              <w:t xml:space="preserve"> </w:t>
            </w: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oMath>
            <w:r>
              <w:t xml:space="preserve"> </w:t>
            </w:r>
            <w:r>
              <w:t xml:space="preserve">is always defined, because</w:t>
            </w:r>
            <w:r>
              <w:t xml:space="preserve"> </w:t>
            </w:r>
            <m:oMath>
              <m:r>
                <m:t>f</m:t>
              </m:r>
              <m:r>
                <m:rPr>
                  <m:sty m:val="p"/>
                </m:rPr>
                <m:t>[</m:t>
              </m:r>
              <m:r>
                <m:t>A</m:t>
              </m:r>
              <m:r>
                <m:rPr>
                  <m:sty m:val="p"/>
                </m:rPr>
                <m:t>∣</m:t>
              </m:r>
              <m:r>
                <m:t>L</m:t>
              </m:r>
              <m:r>
                <m:rPr>
                  <m:sty m:val="p"/>
                </m:rPr>
                <m:t>]</m:t>
              </m:r>
            </m:oMath>
            <w:r>
              <w:t xml:space="preserve"> </w:t>
            </w:r>
            <w:r>
              <w:t xml:space="preserve">is never 0, but without positivity it no longer equals the counterfactual mean.</w:t>
            </w:r>
          </w:p>
          <w:p/>
        </w:tc>
      </w:tr>
    </w:tbl>
    <w:p>
      <w:pPr>
        <w:pStyle w:val="BodyText"/>
      </w:pPr>
      <w:ins w:id="51"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7" w:name="prp-ipw-without-positivity"/>
          <w:p>
            <w:pPr>
              <w:pStyle w:val="BodyText"/>
            </w:pPr>
            <w:r>
              <w:rPr>
                <w:b/>
                <w:bCs/>
              </w:rPr>
              <w:t xml:space="preserve">Proposition 1 (The IP weighted mean without positivity)</w:t>
            </w:r>
            <w:r>
              <w:t xml:space="preserve"> </w:t>
            </w:r>
            <w:r>
              <w:t xml:space="preserve">Let</w:t>
            </w:r>
            <w:r>
              <w:t xml:space="preserve"> </w:t>
            </w:r>
            <m:oMath>
              <m:r>
                <m:t>A</m:t>
              </m:r>
            </m:oMath>
            <w:r>
              <w:t xml:space="preserve"> </w:t>
            </w:r>
            <w:r>
              <w:t xml:space="preserve">be a discrete treatment,</w:t>
            </w:r>
            <w:r>
              <w:t xml:space="preserve"> </w:t>
            </w:r>
            <m:oMath>
              <m:r>
                <m:t>L</m:t>
              </m:r>
            </m:oMath>
            <w:r>
              <w:t xml:space="preserve"> </w:t>
            </w:r>
            <w:r>
              <w:t xml:space="preserve">a covariate taking finitely many values,</w:t>
            </w:r>
            <w:r>
              <w:t xml:space="preserve"> </w:t>
            </w:r>
            <m:oMath>
              <m:r>
                <m:t>Y</m:t>
              </m:r>
            </m:oMath>
            <w:r>
              <w:t xml:space="preserve"> </w:t>
            </w:r>
            <w:r>
              <w:t xml:space="preserve">an outcome with finite mean, and</w:t>
            </w:r>
            <w:r>
              <w:t xml:space="preserve"> </w:t>
            </w:r>
            <m:oMath>
              <m:r>
                <m:t>f</m:t>
              </m:r>
              <m:r>
                <m:rPr>
                  <m:sty m:val="p"/>
                </m:rPr>
                <m:t>[</m:t>
              </m:r>
              <m:r>
                <m:t>a</m:t>
              </m:r>
              <m:r>
                <m:rPr>
                  <m:sty m:val="p"/>
                </m:rPr>
                <m:t>∣</m:t>
              </m:r>
              <m:r>
                <m:t>l</m:t>
              </m:r>
              <m:r>
                <m:rPr>
                  <m:sty m:val="p"/>
                </m:rPr>
                <m:t>]</m:t>
              </m:r>
              <m:limUpp>
                <m:e>
                  <m:r>
                    <m:rPr>
                      <m:sty m:val="p"/>
                    </m:rPr>
                    <m:t>=</m:t>
                  </m:r>
                </m:e>
                <m:lim>
                  <m:r>
                    <m:rPr>
                      <m:nor/>
                      <m:sty m:val="p"/>
                    </m:rPr>
                    <m:t>def</m:t>
                  </m:r>
                </m:lim>
              </m:limUpp>
              <m:r>
                <m:rPr>
                  <m:sty m:val="p"/>
                </m:rPr>
                <m:t>Pr</m:t>
              </m:r>
              <m:r>
                <m:rPr>
                  <m:sty m:val="p"/>
                </m:rPr>
                <m:t>[</m:t>
              </m:r>
              <m:r>
                <m:t>A</m:t>
              </m:r>
              <m:r>
                <m:rPr>
                  <m:sty m:val="p"/>
                </m:rPr>
                <m:t>=</m:t>
              </m:r>
              <m:r>
                <m:t>a</m:t>
              </m:r>
              <m:r>
                <m:rPr>
                  <m:sty m:val="p"/>
                </m:rPr>
                <m:t>∣</m:t>
              </m:r>
              <m:r>
                <m:t>L</m:t>
              </m:r>
              <m:r>
                <m:rPr>
                  <m:sty m:val="p"/>
                </m:rPr>
                <m:t>=</m:t>
              </m:r>
              <m:r>
                <m:t>l</m:t>
              </m:r>
              <m:r>
                <m:rPr>
                  <m:sty m:val="p"/>
                </m:rPr>
                <m:t>]</m:t>
              </m:r>
            </m:oMath>
            <w:r>
              <w:t xml:space="preserve">;</w:t>
            </w:r>
            <w:r>
              <w:t xml:space="preserve"> </w:t>
            </w:r>
            <w:r>
              <w:t xml:space="preserve">write</w:t>
            </w:r>
            <w:r>
              <w:t xml:space="preserve"> </w:t>
            </w:r>
            <m:oMath>
              <m:r>
                <m:t>f</m:t>
              </m:r>
              <m:r>
                <m:rPr>
                  <m:sty m:val="p"/>
                </m:rPr>
                <m:t>[</m:t>
              </m:r>
              <m:r>
                <m:t>A</m:t>
              </m:r>
              <m:r>
                <m:rPr>
                  <m:sty m:val="p"/>
                </m:rPr>
                <m:t>∣</m:t>
              </m:r>
              <m:r>
                <m:t>L</m:t>
              </m:r>
              <m:r>
                <m:rPr>
                  <m:sty m:val="p"/>
                </m:rPr>
                <m:t>]</m:t>
              </m:r>
            </m:oMath>
            <w:r>
              <w:t xml:space="preserve"> </w:t>
            </w:r>
            <w:r>
              <w:t xml:space="preserve">for this function evaluated at each individual’s own values of</w:t>
            </w:r>
            <w:r>
              <w:t xml:space="preserve"> </w:t>
            </w:r>
            <m:oMath>
              <m:r>
                <m:t>A</m:t>
              </m:r>
            </m:oMath>
            <w:r>
              <w:t xml:space="preserve"> </w:t>
            </w:r>
            <w:r>
              <w:t xml:space="preserve">and</w:t>
            </w:r>
            <w:r>
              <w:t xml:space="preserve"> </w:t>
            </w:r>
            <m:oMath>
              <m:r>
                <m:t>L</m:t>
              </m:r>
            </m:oMath>
            <w:r>
              <w:t xml:space="preserve">.</w:t>
            </w:r>
            <w:r>
              <w:t xml:space="preserve"> </w:t>
            </w:r>
            <w:r>
              <w:t xml:space="preserve">For a treatment value</w:t>
            </w:r>
            <w:r>
              <w:t xml:space="preserve"> </w:t>
            </w:r>
            <m:oMath>
              <m:r>
                <m:t>a</m:t>
              </m:r>
            </m:oMath>
            <w:r>
              <w:t xml:space="preserve">, let</w:t>
            </w:r>
            <w:r>
              <w:t xml:space="preserve"> </w:t>
            </w:r>
            <m:oMath>
              <m:r>
                <m:t>Q</m:t>
              </m:r>
              <m:r>
                <m:rPr>
                  <m:sty m:val="p"/>
                </m:rPr>
                <m:t>(</m:t>
              </m:r>
              <m:r>
                <m:t>a</m:t>
              </m:r>
              <m:r>
                <m:rPr>
                  <m:sty m:val="p"/>
                </m:rPr>
                <m:t>)</m:t>
              </m:r>
              <m:limUpp>
                <m:e>
                  <m:r>
                    <m:rPr>
                      <m:sty m:val="p"/>
                    </m:rPr>
                    <m:t>=</m:t>
                  </m:r>
                </m:e>
                <m:lim>
                  <m:r>
                    <m:rPr>
                      <m:nor/>
                      <m:sty m:val="p"/>
                    </m:rPr>
                    <m:t>def</m:t>
                  </m:r>
                </m:lim>
              </m:limUpp>
              <m:r>
                <m:rPr>
                  <m:sty m:val="p"/>
                </m:rPr>
                <m:t>{</m:t>
              </m:r>
              <m:r>
                <m:t>l</m:t>
              </m:r>
              <m:r>
                <m:rPr>
                  <m:sty m:val="p"/>
                </m:rPr>
                <m:t>:</m:t>
              </m:r>
              <m:r>
                <m:rPr>
                  <m:sty m:val="p"/>
                </m:rPr>
                <m:t>Pr</m:t>
              </m:r>
              <m:r>
                <m:rPr>
                  <m:sty m:val="p"/>
                </m:rPr>
                <m:t>[</m:t>
              </m:r>
              <m:r>
                <m:t>L</m:t>
              </m:r>
              <m:r>
                <m:rPr>
                  <m:sty m:val="p"/>
                </m:rPr>
                <m:t>=</m:t>
              </m:r>
              <m:r>
                <m:t>l</m:t>
              </m:r>
              <m:r>
                <m:rPr>
                  <m:sty m:val="p"/>
                </m:rPr>
                <m:t>]</m:t>
              </m:r>
              <m:r>
                <m:rPr>
                  <m:sty m:val="p"/>
                </m:rPr>
                <m:t>&gt;</m:t>
              </m:r>
              <m:r>
                <m:t>0</m:t>
              </m:r>
              <m:r>
                <m:rPr>
                  <m:nor/>
                  <m:sty m:val="p"/>
                </m:rPr>
                <m:t> and </m:t>
              </m:r>
              <m:r>
                <m:t>f</m:t>
              </m:r>
              <m:r>
                <m:rPr>
                  <m:sty m:val="p"/>
                </m:rPr>
                <m:t>[</m:t>
              </m:r>
              <m:r>
                <m:t>a</m:t>
              </m:r>
              <m:r>
                <m:rPr>
                  <m:sty m:val="p"/>
                </m:rPr>
                <m:t>∣</m:t>
              </m:r>
              <m:r>
                <m:t>l</m:t>
              </m:r>
              <m:r>
                <m:rPr>
                  <m:sty m:val="p"/>
                </m:rPr>
                <m:t>]</m:t>
              </m:r>
              <m:r>
                <m:rPr>
                  <m:sty m:val="p"/>
                </m:rPr>
                <m:t>&gt;</m:t>
              </m:r>
              <m:r>
                <m:t>0</m:t>
              </m:r>
              <m:r>
                <m:rPr>
                  <m:sty m:val="p"/>
                </m:rPr>
                <m:t>}</m:t>
              </m:r>
            </m:oMath>
            <w:r>
              <w:t xml:space="preserve"> </w:t>
            </w:r>
            <w:r>
              <w:t xml:space="preserve">be the set of covariate values at which</w:t>
            </w:r>
            <w:r>
              <w:t xml:space="preserve"> </w:t>
            </w:r>
            <m:oMath>
              <m:r>
                <m:t>A</m:t>
              </m:r>
              <m:r>
                <m:rPr>
                  <m:sty m:val="p"/>
                </m:rPr>
                <m:t>=</m:t>
              </m:r>
              <m:r>
                <m:t>a</m:t>
              </m:r>
            </m:oMath>
            <w:r>
              <w:t xml:space="preserve"> </w:t>
            </w:r>
            <w:r>
              <w:t xml:space="preserve">occurs with positive probability, and suppose</w:t>
            </w:r>
            <w:r>
              <w:t xml:space="preserve"> </w:t>
            </w:r>
            <m:oMath>
              <m:r>
                <m:rPr>
                  <m:sty m:val="p"/>
                </m:rPr>
                <m:t>Pr</m:t>
              </m:r>
              <m:r>
                <m:rPr>
                  <m:sty m:val="p"/>
                </m:rPr>
                <m:t>[</m:t>
              </m:r>
              <m:r>
                <m:t>L</m:t>
              </m:r>
              <m:r>
                <m:rPr>
                  <m:sty m:val="p"/>
                </m:rPr>
                <m:t>∈</m:t>
              </m:r>
              <m:r>
                <m:t>Q</m:t>
              </m:r>
              <m:r>
                <m:rPr>
                  <m:sty m:val="p"/>
                </m:rPr>
                <m:t>(</m:t>
              </m:r>
              <m:r>
                <m:t>a</m:t>
              </m:r>
              <m:r>
                <m:rPr>
                  <m:sty m:val="p"/>
                </m:rPr>
                <m:t>)</m:t>
              </m:r>
              <m:r>
                <m:rPr>
                  <m:sty m:val="p"/>
                </m:rPr>
                <m:t>]</m:t>
              </m:r>
              <m:r>
                <m:rPr>
                  <m:sty m:val="p"/>
                </m:rPr>
                <m:t>&gt;</m:t>
              </m:r>
              <m:r>
                <m:t>0</m:t>
              </m:r>
            </m:oMath>
            <w:r>
              <w:t xml:space="preserve">.</w:t>
            </w:r>
            <w:r>
              <w:t xml:space="preserve"> </w:t>
            </w:r>
            <w:r>
              <w:t xml:space="preserve">Then</w:t>
            </w:r>
          </w:p>
          <w:p>
            <w:pPr>
              <w:pStyle w:val="BodyText"/>
            </w:pPr>
            <w:bookmarkStart w:id="56" w:name="eq-ipw-without-positivity"/>
            <m:oMathPara>
              <m:oMathParaPr>
                <m:jc m:val="center"/>
              </m:oMathParaP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r>
                  <m:rPr>
                    <m:sty m:val="p"/>
                  </m:rPr>
                  <m:t>=</m:t>
                </m:r>
                <m:r>
                  <m:rPr>
                    <m:sty m:val="p"/>
                  </m:rPr>
                  <m:t>Pr</m:t>
                </m:r>
                <m:r>
                  <m:rPr>
                    <m:sty m:val="p"/>
                  </m:rPr>
                  <m:t>[</m:t>
                </m:r>
                <m:r>
                  <m:t>L</m:t>
                </m:r>
                <m:r>
                  <m:rPr>
                    <m:sty m:val="p"/>
                  </m:rPr>
                  <m:t>∈</m:t>
                </m:r>
                <m:r>
                  <m:t>Q</m:t>
                </m:r>
                <m:r>
                  <m:rPr>
                    <m:sty m:val="p"/>
                  </m:rPr>
                  <m:t>(</m:t>
                </m:r>
                <m:r>
                  <m:t>a</m:t>
                </m:r>
                <m:r>
                  <m:rPr>
                    <m:sty m:val="p"/>
                  </m:rPr>
                  <m:t>)</m:t>
                </m:r>
                <m:r>
                  <m:rPr>
                    <m:sty m:val="p"/>
                  </m:rPr>
                  <m:t>]</m:t>
                </m:r>
                <m:nary>
                  <m:naryPr>
                    <m:chr m:val="∑"/>
                    <m:limLoc m:val="undOvr"/>
                    <m:subHide m:val="off"/>
                    <m:supHide m:val="on"/>
                  </m:naryPr>
                  <m:sub>
                    <m:r>
                      <m:t>l</m:t>
                    </m:r>
                    <m:r>
                      <m:rPr>
                        <m:sty m:val="p"/>
                      </m:rPr>
                      <m:t>∈</m:t>
                    </m:r>
                    <m:r>
                      <m:t>Q</m:t>
                    </m:r>
                    <m:r>
                      <m:rPr>
                        <m:sty m:val="p"/>
                      </m:rPr>
                      <m:t>(</m:t>
                    </m:r>
                    <m:r>
                      <m:t>a</m:t>
                    </m:r>
                    <m:r>
                      <m:rPr>
                        <m:sty m:val="p"/>
                      </m:rPr>
                      <m:t>)</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r>
                  <m:rPr>
                    <m:sty m:val="p"/>
                  </m:rPr>
                  <m:t>.</m:t>
                </m:r>
                <m:r>
                  <m:t>  </m:t>
                </m:r>
                <m:r>
                  <m:rPr>
                    <m:sty m:val="p"/>
                  </m:rPr>
                  <m:t>(</m:t>
                </m:r>
                <m:r>
                  <m:t>1</m:t>
                </m:r>
                <m:r>
                  <m:rPr>
                    <m:sty m:val="p"/>
                  </m:rPr>
                  <m:t>)</m:t>
                </m:r>
              </m:oMath>
            </m:oMathPara>
            <w:bookmarkEnd w:id="56"/>
          </w:p>
          <w:p>
            <w:pPr>
              <w:pStyle w:val="FirstParagraph"/>
            </w:pPr>
            <w:r>
              <w:t xml:space="preserve">If, in addition,</w:t>
            </w:r>
            <w:r>
              <w:t xml:space="preserve"> </w:t>
            </w:r>
            <m:oMath>
              <m:sSup>
                <m:e>
                  <m:r>
                    <m:t>Y</m:t>
                  </m:r>
                </m:e>
                <m:sup>
                  <m:r>
                    <m:t>a</m:t>
                  </m:r>
                </m:sup>
              </m:sSup>
            </m:oMath>
            <w:r>
              <w:t xml:space="preserve"> </w:t>
            </w:r>
            <w:r>
              <w:t xml:space="preserve">has finite mean and consistency (</w:t>
            </w:r>
            <m:oMath>
              <m:r>
                <m:t>Y</m:t>
              </m:r>
              <m:r>
                <m:rPr>
                  <m:sty m:val="p"/>
                </m:rPr>
                <m:t>=</m:t>
              </m:r>
              <m:sSup>
                <m:e>
                  <m:r>
                    <m:t>Y</m:t>
                  </m:r>
                </m:e>
                <m:sup>
                  <m:r>
                    <m:t>A</m:t>
                  </m:r>
                </m:sup>
              </m:sSup>
            </m:oMath>
            <w:r>
              <w:t xml:space="preserve">) and conditional exchangeability (</w:t>
            </w:r>
            <m:oMath>
              <m:sSup>
                <m:e>
                  <m:r>
                    <m:t>Y</m:t>
                  </m:r>
                </m:e>
                <m:sup>
                  <m:r>
                    <m:t>a</m:t>
                  </m:r>
                </m:sup>
              </m:sSup>
              <m:r>
                <m:rPr>
                  <m:sty m:val="p"/>
                </m:rPr>
                <m:t>⟂</m:t>
              </m:r>
              <m:r>
                <m:t>​</m:t>
              </m:r>
              <m:r>
                <m:t>​</m:t>
              </m:r>
              <m:r>
                <m:t>​</m:t>
              </m:r>
              <m:r>
                <m:rPr>
                  <m:sty m:val="p"/>
                </m:rPr>
                <m:t>⟂</m:t>
              </m:r>
              <m:r>
                <m:t>A</m:t>
              </m:r>
              <m:r>
                <m:rPr>
                  <m:sty m:val="p"/>
                </m:rPr>
                <m:t>∣</m:t>
              </m:r>
              <m:r>
                <m:t>L</m:t>
              </m:r>
            </m:oMath>
            <w:r>
              <w:t xml:space="preserve">) hold, the right-hand side of</w:t>
            </w:r>
            <w:r>
              <w:t xml:space="preserve"> </w:t>
            </w:r>
            <w:hyperlink w:anchor="eq-ipw-without-positivity">
              <w:r>
                <w:rPr>
                  <w:rStyle w:val="Hyperlink"/>
                </w:rPr>
                <w:t xml:space="preserve">Equation 1</w:t>
              </w:r>
            </w:hyperlink>
            <w:r>
              <w:t xml:space="preserve"> </w:t>
            </w:r>
            <w:r>
              <w:t xml:space="preserve">equals</w:t>
            </w:r>
            <w:r>
              <w:t xml:space="preserve"> </w:t>
            </w:r>
            <m:oMath>
              <m:r>
                <m:rPr>
                  <m:sty m:val="p"/>
                </m:rPr>
                <m:t>E</m:t>
              </m:r>
              <m:r>
                <m:t>​</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Q</m:t>
              </m:r>
              <m:r>
                <m:rPr>
                  <m:sty m:val="p"/>
                </m:rPr>
                <m:t>(</m:t>
              </m:r>
              <m:r>
                <m:t>a</m:t>
              </m:r>
              <m:r>
                <m:rPr>
                  <m:sty m:val="p"/>
                </m:rPr>
                <m:t>)</m:t>
              </m:r>
              <m:r>
                <m:rPr>
                  <m:sty m:val="p"/>
                </m:rPr>
                <m:t>]</m:t>
              </m:r>
            </m:oMath>
            <w:r>
              <w:t xml:space="preserve">.</w:t>
            </w:r>
          </w:p>
          <w:bookmarkEnd w:id="57"/>
        </w:tc>
      </w:tr>
    </w:tbl>
    <w:p>
      <w:pPr>
        <w:pStyle w:val="BodyText"/>
      </w:pPr>
      <w:ins w:id="52" w:author="PR Preview" w:date="2024-01-01T00:00:00Z">
        <w:r>
          <w:t xml:space="preserve"> </w:t>
        </w:r>
      </w:ins>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Condition on</w:t>
            </w:r>
            <w:r>
              <w:t xml:space="preserve"> </w:t>
            </w:r>
            <m:oMath>
              <m:r>
                <m:t>L</m:t>
              </m:r>
            </m:oMath>
            <w:r>
              <w:t xml:space="preserve">.</w:t>
            </w:r>
            <w:r>
              <w:t xml:space="preserve"> </w:t>
            </w:r>
            <w:r>
              <w:t xml:space="preserve">For</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 </w:t>
            </w:r>
            <w:r>
              <w:t xml:space="preserve">but</w:t>
            </w:r>
            <w:r>
              <w:t xml:space="preserve"> </w:t>
            </w:r>
            <m:oMath>
              <m:r>
                <m:t>l</m:t>
              </m:r>
              <m:r>
                <m:rPr>
                  <m:sty m:val="p"/>
                </m:rPr>
                <m:t>∉</m:t>
              </m:r>
              <m:r>
                <m:t>Q</m:t>
              </m:r>
              <m:r>
                <m:rPr>
                  <m:sty m:val="p"/>
                </m:rPr>
                <m:t>(</m:t>
              </m:r>
              <m:r>
                <m:t>a</m:t>
              </m:r>
              <m:r>
                <m:rPr>
                  <m:sty m:val="p"/>
                </m:rPr>
                <m:t>)</m:t>
              </m:r>
            </m:oMath>
            <w:r>
              <w:t xml:space="preserve">, the indicator</w:t>
            </w:r>
            <w:r>
              <w:t xml:space="preserve"> </w:t>
            </w:r>
            <m:oMath>
              <m:r>
                <m:t>I</m:t>
              </m:r>
              <m:r>
                <m:rPr>
                  <m:sty m:val="p"/>
                </m:rPr>
                <m:t>(</m:t>
              </m:r>
              <m:r>
                <m:t>A</m:t>
              </m:r>
              <m:r>
                <m:rPr>
                  <m:sty m:val="p"/>
                </m:rPr>
                <m:t>=</m:t>
              </m:r>
              <m:r>
                <m:t>a</m:t>
              </m:r>
              <m:r>
                <m:rPr>
                  <m:sty m:val="p"/>
                </m:rPr>
                <m:t>)</m:t>
              </m:r>
            </m:oMath>
            <w:r>
              <w:t xml:space="preserve"> </w:t>
            </w:r>
            <w:r>
              <w:t xml:space="preserve">is 0 with probability 1 given</w:t>
            </w:r>
            <w:r>
              <w:t xml:space="preserve"> </w:t>
            </w:r>
            <m:oMath>
              <m:r>
                <m:t>L</m:t>
              </m:r>
              <m:r>
                <m:rPr>
                  <m:sty m:val="p"/>
                </m:rPr>
                <m:t>=</m:t>
              </m:r>
              <m:r>
                <m:t>l</m:t>
              </m:r>
            </m:oMath>
            <w:r>
              <w:t xml:space="preserve">, so that stratum contributes 0.</w:t>
            </w:r>
            <w:r>
              <w:t xml:space="preserve"> </w:t>
            </w:r>
            <w:r>
              <w:t xml:space="preserve">For</w:t>
            </w:r>
            <w:r>
              <w:t xml:space="preserve"> </w:t>
            </w:r>
            <m:oMath>
              <m:r>
                <m:t>l</m:t>
              </m:r>
              <m:r>
                <m:rPr>
                  <m:sty m:val="p"/>
                </m:rPr>
                <m:t>∈</m:t>
              </m:r>
              <m:r>
                <m:t>Q</m:t>
              </m:r>
              <m:r>
                <m:rPr>
                  <m:sty m:val="p"/>
                </m:rPr>
                <m:t>(</m:t>
              </m:r>
              <m:r>
                <m:t>a</m:t>
              </m:r>
              <m:r>
                <m:rPr>
                  <m:sty m:val="p"/>
                </m:rPr>
                <m:t>)</m:t>
              </m:r>
            </m:oMath>
            <w:r>
              <w:t xml:space="preserve">,</w:t>
            </w:r>
            <w:r>
              <w:t xml:space="preserve"> </w:t>
            </w:r>
            <m:oMath>
              <m:r>
                <m:t>f</m:t>
              </m:r>
              <m:r>
                <m:rPr>
                  <m:sty m:val="p"/>
                </m:rPr>
                <m:t>[</m:t>
              </m:r>
              <m:r>
                <m:t>A</m:t>
              </m:r>
              <m:r>
                <m:rPr>
                  <m:sty m:val="p"/>
                </m:rPr>
                <m:t>∣</m:t>
              </m:r>
              <m:r>
                <m:t>L</m:t>
              </m:r>
              <m:r>
                <m:rPr>
                  <m:sty m:val="p"/>
                </m:rPr>
                <m:t>]</m:t>
              </m:r>
              <m:r>
                <m:rPr>
                  <m:sty m:val="p"/>
                </m:rPr>
                <m:t>=</m:t>
              </m:r>
              <m:r>
                <m:t>f</m:t>
              </m:r>
              <m:r>
                <m:rPr>
                  <m:sty m:val="p"/>
                </m:rPr>
                <m:t>[</m:t>
              </m:r>
              <m:r>
                <m:t>a</m:t>
              </m:r>
              <m:r>
                <m:rPr>
                  <m:sty m:val="p"/>
                </m:rPr>
                <m:t>∣</m:t>
              </m:r>
              <m:r>
                <m:t>l</m:t>
              </m:r>
              <m:r>
                <m:rPr>
                  <m:sty m:val="p"/>
                </m:rPr>
                <m:t>]</m:t>
              </m:r>
            </m:oMath>
            <w:r>
              <w:t xml:space="preserve"> </w:t>
            </w:r>
            <w:r>
              <w:t xml:space="preserve">whenever</w:t>
            </w:r>
            <w:r>
              <w:t xml:space="preserve"> </w:t>
            </w:r>
            <m:oMath>
              <m:r>
                <m:t>I</m:t>
              </m:r>
              <m:r>
                <m:rPr>
                  <m:sty m:val="p"/>
                </m:rPr>
                <m:t>(</m:t>
              </m:r>
              <m:r>
                <m:t>A</m:t>
              </m:r>
              <m:r>
                <m:rPr>
                  <m:sty m:val="p"/>
                </m:rPr>
                <m:t>=</m:t>
              </m:r>
              <m:r>
                <m:t>a</m:t>
              </m:r>
              <m:r>
                <m:rPr>
                  <m:sty m:val="p"/>
                </m:rPr>
                <m:t>)</m:t>
              </m:r>
              <m:r>
                <m:rPr>
                  <m:sty m:val="p"/>
                </m:rPr>
                <m:t>=</m:t>
              </m:r>
              <m:r>
                <m:t>1</m:t>
              </m:r>
            </m:oMath>
            <w:r>
              <w:t xml:space="preserve">, so</w:t>
            </w:r>
          </w:p>
          <w:p>
            <w:pPr>
              <w:pStyle w:val="BodyText"/>
            </w:pPr>
            <m:oMathPara>
              <m:oMathParaPr>
                <m:jc m:val="center"/>
              </m:oMathParaPr>
              <m:oMath>
                <m:eqArr>
                  <m:e>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r>
                          <m:rPr>
                            <m:sty m:val="p"/>
                          </m:rPr>
                          <m:t>∣</m:t>
                        </m:r>
                        <m:r>
                          <m:t>L</m:t>
                        </m:r>
                        <m:r>
                          <m:rPr>
                            <m:sty m:val="p"/>
                          </m:rPr>
                          <m:t>=</m:t>
                        </m:r>
                        <m:r>
                          <m:t>l</m:t>
                        </m:r>
                      </m:e>
                    </m:d>
                    <m:r>
                      <m:t>​</m:t>
                    </m:r>
                    <m:r>
                      <m:t>&amp;</m:t>
                    </m:r>
                    <m:r>
                      <m:rPr>
                        <m:sty m:val="p"/>
                      </m:rPr>
                      <m:t>=</m:t>
                    </m:r>
                    <m:f>
                      <m:fPr>
                        <m:type m:val="bar"/>
                      </m:fPr>
                      <m:num>
                        <m:r>
                          <m:rPr>
                            <m:sty m:val="p"/>
                          </m:rPr>
                          <m:t>E</m:t>
                        </m:r>
                        <m:r>
                          <m:t>​</m:t>
                        </m:r>
                        <m:d>
                          <m:dPr>
                            <m:begChr m:val="["/>
                            <m:sepChr m:val=""/>
                            <m:endChr m:val="]"/>
                            <m:grow/>
                          </m:dPr>
                          <m:e>
                            <m:r>
                              <m:t>I</m:t>
                            </m:r>
                            <m:r>
                              <m:rPr>
                                <m:sty m:val="p"/>
                              </m:rPr>
                              <m:t>(</m:t>
                            </m:r>
                            <m:r>
                              <m:t>A</m:t>
                            </m:r>
                            <m:r>
                              <m:rPr>
                                <m:sty m:val="p"/>
                              </m:rPr>
                              <m:t>=</m:t>
                            </m:r>
                            <m:r>
                              <m:t>a</m:t>
                            </m:r>
                            <m:r>
                              <m:rPr>
                                <m:sty m:val="p"/>
                              </m:rPr>
                              <m:t>)</m:t>
                            </m:r>
                            <m:r>
                              <m:t>Y</m:t>
                            </m:r>
                            <m:r>
                              <m:rPr>
                                <m:sty m:val="p"/>
                              </m:rPr>
                              <m:t>∣</m:t>
                            </m:r>
                            <m:r>
                              <m:t>L</m:t>
                            </m:r>
                            <m:r>
                              <m:rPr>
                                <m:sty m:val="p"/>
                              </m:rPr>
                              <m:t>=</m:t>
                            </m:r>
                            <m:r>
                              <m:t>l</m:t>
                            </m:r>
                          </m:e>
                        </m:d>
                        <m:r>
                          <m:t>​</m:t>
                        </m:r>
                      </m:num>
                      <m:den>
                        <m:r>
                          <m:t>f</m:t>
                        </m:r>
                        <m:r>
                          <m:rPr>
                            <m:sty m:val="p"/>
                          </m:rPr>
                          <m:t>[</m:t>
                        </m:r>
                        <m:r>
                          <m:t>a</m:t>
                        </m:r>
                        <m:r>
                          <m:rPr>
                            <m:sty m:val="p"/>
                          </m:rPr>
                          <m:t>∣</m:t>
                        </m:r>
                        <m:r>
                          <m:t>l</m:t>
                        </m:r>
                        <m:r>
                          <m:rPr>
                            <m:sty m:val="p"/>
                          </m:rPr>
                          <m:t>]</m:t>
                        </m:r>
                      </m:den>
                    </m:f>
                  </m:e>
                  <m:e>
                    <m:r>
                      <m:t>&amp;</m:t>
                    </m:r>
                    <m:r>
                      <m:rPr>
                        <m:sty m:val="p"/>
                      </m:rPr>
                      <m:t>=</m:t>
                    </m:r>
                    <m:f>
                      <m:fPr>
                        <m:type m:val="bar"/>
                      </m:fPr>
                      <m:num>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t>f</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e>
                    <m:r>
                      <m:t>&amp;</m:t>
                    </m:r>
                    <m:r>
                      <m:rPr>
                        <m:sty m:val="p"/>
                      </m:rPr>
                      <m:t>=</m:t>
                    </m:r>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m:t>
                    </m:r>
                  </m:e>
                </m:eqArr>
              </m:oMath>
            </m:oMathPara>
          </w:p>
          <w:p>
            <w:pPr>
              <w:pStyle w:val="FirstParagraph"/>
            </w:pPr>
            <w:r>
              <w:t xml:space="preserve">Averaging over</w:t>
            </w:r>
            <w:r>
              <w:t xml:space="preserve"> </w:t>
            </w:r>
            <m:oMath>
              <m:r>
                <m:t>L</m:t>
              </m:r>
            </m:oMath>
            <w:r>
              <w:t xml:space="preserve">,</w:t>
            </w:r>
          </w:p>
          <w:p>
            <w:pPr>
              <w:pStyle w:val="BodyText"/>
            </w:pPr>
            <m:oMathPara>
              <m:oMathParaPr>
                <m:jc m:val="center"/>
              </m:oMathParaPr>
              <m:oMath>
                <m:eqArr>
                  <m:e>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r>
                      <m:t>&amp;</m:t>
                    </m:r>
                    <m:r>
                      <m:rPr>
                        <m:sty m:val="p"/>
                      </m:rPr>
                      <m:t>=</m:t>
                    </m:r>
                    <m:nary>
                      <m:naryPr>
                        <m:chr m:val="∑"/>
                        <m:limLoc m:val="undOvr"/>
                        <m:subHide m:val="off"/>
                        <m:supHide m:val="on"/>
                      </m:naryPr>
                      <m:sub>
                        <m:r>
                          <m:t>l</m:t>
                        </m:r>
                        <m:r>
                          <m:rPr>
                            <m:sty m:val="p"/>
                          </m:rPr>
                          <m:t>∈</m:t>
                        </m:r>
                        <m:r>
                          <m:t>Q</m:t>
                        </m:r>
                        <m:r>
                          <m:rPr>
                            <m:sty m:val="p"/>
                          </m:rPr>
                          <m:t>(</m:t>
                        </m:r>
                        <m:r>
                          <m:t>a</m:t>
                        </m:r>
                        <m:r>
                          <m:rPr>
                            <m:sty m:val="p"/>
                          </m:rPr>
                          <m:t>)</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e>
                  <m:e>
                    <m:r>
                      <m:t>&amp;</m:t>
                    </m:r>
                    <m:r>
                      <m:rPr>
                        <m:sty m:val="p"/>
                      </m:rPr>
                      <m:t>=</m:t>
                    </m:r>
                    <m:r>
                      <m:rPr>
                        <m:sty m:val="p"/>
                      </m:rPr>
                      <m:t>Pr</m:t>
                    </m:r>
                    <m:r>
                      <m:rPr>
                        <m:sty m:val="p"/>
                      </m:rPr>
                      <m:t>[</m:t>
                    </m:r>
                    <m:r>
                      <m:t>L</m:t>
                    </m:r>
                    <m:r>
                      <m:rPr>
                        <m:sty m:val="p"/>
                      </m:rPr>
                      <m:t>∈</m:t>
                    </m:r>
                    <m:r>
                      <m:t>Q</m:t>
                    </m:r>
                    <m:r>
                      <m:rPr>
                        <m:sty m:val="p"/>
                      </m:rPr>
                      <m:t>(</m:t>
                    </m:r>
                    <m:r>
                      <m:t>a</m:t>
                    </m:r>
                    <m:r>
                      <m:rPr>
                        <m:sty m:val="p"/>
                      </m:rPr>
                      <m:t>)</m:t>
                    </m:r>
                    <m:r>
                      <m:rPr>
                        <m:sty m:val="p"/>
                      </m:rPr>
                      <m:t>]</m:t>
                    </m:r>
                    <m:nary>
                      <m:naryPr>
                        <m:chr m:val="∑"/>
                        <m:limLoc m:val="undOvr"/>
                        <m:subHide m:val="off"/>
                        <m:supHide m:val="on"/>
                      </m:naryPr>
                      <m:sub>
                        <m:r>
                          <m:t>l</m:t>
                        </m:r>
                        <m:r>
                          <m:rPr>
                            <m:sty m:val="p"/>
                          </m:rPr>
                          <m:t>∈</m:t>
                        </m:r>
                        <m:r>
                          <m:t>Q</m:t>
                        </m:r>
                        <m:r>
                          <m:rPr>
                            <m:sty m:val="p"/>
                          </m:rPr>
                          <m:t>(</m:t>
                        </m:r>
                        <m:r>
                          <m:t>a</m:t>
                        </m:r>
                        <m:r>
                          <m:rPr>
                            <m:sty m:val="p"/>
                          </m:rPr>
                          <m:t>)</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r>
                      <m:rPr>
                        <m:sty m:val="p"/>
                      </m:rPr>
                      <m:t>.</m:t>
                    </m:r>
                  </m:e>
                </m:eqArr>
              </m:oMath>
            </m:oMathPara>
          </w:p>
          <w:p>
            <w:pPr>
              <w:pStyle w:val="FirstParagraph"/>
            </w:pPr>
            <w:r>
              <w:t xml:space="preserve">For the second claim, take</w:t>
            </w:r>
            <w:r>
              <w:t xml:space="preserve"> </w:t>
            </w:r>
            <m:oMath>
              <m:r>
                <m:t>l</m:t>
              </m:r>
              <m:r>
                <m:rPr>
                  <m:sty m:val="p"/>
                </m:rPr>
                <m:t>∈</m:t>
              </m:r>
              <m:r>
                <m:t>Q</m:t>
              </m:r>
              <m:r>
                <m:rPr>
                  <m:sty m:val="p"/>
                </m:rPr>
                <m:t>(</m:t>
              </m:r>
              <m:r>
                <m:t>a</m:t>
              </m:r>
              <m:r>
                <m:rPr>
                  <m:sty m:val="p"/>
                </m:rPr>
                <m:t>)</m:t>
              </m:r>
            </m:oMath>
            <w:r>
              <w:t xml:space="preserve">.</w:t>
            </w:r>
            <w:r>
              <w:t xml:space="preserve"> </w:t>
            </w:r>
            <w:r>
              <w:t xml:space="preserve">Consistency gives</w:t>
            </w:r>
            <w:r>
              <w:t xml:space="preserve"> </w:t>
            </w:r>
            <m:oMath>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m:t>
              </m:r>
              <m:r>
                <m:rPr>
                  <m:sty m:val="p"/>
                </m:rPr>
                <m:t>E</m:t>
              </m:r>
              <m:r>
                <m:t>​</m:t>
              </m:r>
              <m:d>
                <m:dPr>
                  <m:begChr m:val="["/>
                  <m:sepChr m:val=""/>
                  <m:endChr m:val="]"/>
                  <m:grow/>
                </m:dPr>
                <m:e>
                  <m:sSup>
                    <m:e>
                      <m:r>
                        <m:t>Y</m:t>
                      </m:r>
                    </m:e>
                    <m:sup>
                      <m:r>
                        <m:t>a</m:t>
                      </m:r>
                    </m:sup>
                  </m:sSup>
                  <m:r>
                    <m:rPr>
                      <m:sty m:val="p"/>
                    </m:rPr>
                    <m:t>∣</m:t>
                  </m:r>
                  <m:r>
                    <m:t>A</m:t>
                  </m:r>
                  <m:r>
                    <m:rPr>
                      <m:sty m:val="p"/>
                    </m:rPr>
                    <m:t>=</m:t>
                  </m:r>
                  <m:r>
                    <m:t>a</m:t>
                  </m:r>
                  <m:r>
                    <m:rPr>
                      <m:sty m:val="p"/>
                    </m:rPr>
                    <m:t>,</m:t>
                  </m:r>
                  <m:r>
                    <m:t>L</m:t>
                  </m:r>
                  <m:r>
                    <m:rPr>
                      <m:sty m:val="p"/>
                    </m:rPr>
                    <m:t>=</m:t>
                  </m:r>
                  <m:r>
                    <m:t>l</m:t>
                  </m:r>
                </m:e>
              </m:d>
              <m:r>
                <m:t>​</m:t>
              </m:r>
            </m:oMath>
            <w:r>
              <w:t xml:space="preserve">,</w:t>
            </w:r>
            <w:r>
              <w:t xml:space="preserve"> </w:t>
            </w:r>
            <w:r>
              <w:t xml:space="preserve">and conditional exchangeability gives</w:t>
            </w:r>
            <w:r>
              <w:t xml:space="preserve"> </w:t>
            </w:r>
            <m:oMath>
              <m:r>
                <m:rPr>
                  <m:sty m:val="p"/>
                </m:rPr>
                <m:t>E</m:t>
              </m:r>
              <m:r>
                <m:t>​</m:t>
              </m:r>
              <m:d>
                <m:dPr>
                  <m:begChr m:val="["/>
                  <m:sepChr m:val=""/>
                  <m:endChr m:val="]"/>
                  <m:grow/>
                </m:dPr>
                <m:e>
                  <m:sSup>
                    <m:e>
                      <m:r>
                        <m:t>Y</m:t>
                      </m:r>
                    </m:e>
                    <m:sup>
                      <m:r>
                        <m:t>a</m:t>
                      </m:r>
                    </m:sup>
                  </m:sSup>
                  <m:r>
                    <m:rPr>
                      <m:sty m:val="p"/>
                    </m:rPr>
                    <m:t>∣</m:t>
                  </m:r>
                  <m:r>
                    <m:t>A</m:t>
                  </m:r>
                  <m:r>
                    <m:rPr>
                      <m:sty m:val="p"/>
                    </m:rPr>
                    <m:t>=</m:t>
                  </m:r>
                  <m:r>
                    <m:t>a</m:t>
                  </m:r>
                  <m:r>
                    <m:rPr>
                      <m:sty m:val="p"/>
                    </m:rPr>
                    <m:t>,</m:t>
                  </m:r>
                  <m:r>
                    <m:t>L</m:t>
                  </m:r>
                  <m:r>
                    <m:rPr>
                      <m:sty m:val="p"/>
                    </m:rPr>
                    <m:t>=</m:t>
                  </m:r>
                  <m:r>
                    <m:t>l</m:t>
                  </m:r>
                </m:e>
              </m:d>
              <m:r>
                <m:t>​</m:t>
              </m:r>
              <m:r>
                <m:rPr>
                  <m:sty m:val="p"/>
                </m:rPr>
                <m:t>=</m:t>
              </m:r>
              <m:r>
                <m:rPr>
                  <m:sty m:val="p"/>
                </m:rPr>
                <m:t>E</m:t>
              </m:r>
              <m:r>
                <m:t>​</m:t>
              </m:r>
              <m:d>
                <m:dPr>
                  <m:begChr m:val="["/>
                  <m:sepChr m:val=""/>
                  <m:endChr m:val="]"/>
                  <m:grow/>
                </m:dPr>
                <m:e>
                  <m:sSup>
                    <m:e>
                      <m:r>
                        <m:t>Y</m:t>
                      </m:r>
                    </m:e>
                    <m:sup>
                      <m:r>
                        <m:t>a</m:t>
                      </m:r>
                    </m:sup>
                  </m:sSup>
                  <m:r>
                    <m:rPr>
                      <m:sty m:val="p"/>
                    </m:rPr>
                    <m:t>∣</m:t>
                  </m:r>
                  <m:r>
                    <m:t>L</m:t>
                  </m:r>
                  <m:r>
                    <m:rPr>
                      <m:sty m:val="p"/>
                    </m:rPr>
                    <m:t>=</m:t>
                  </m:r>
                  <m:r>
                    <m:t>l</m:t>
                  </m:r>
                </m:e>
              </m:d>
              <m:r>
                <m:t>​</m:t>
              </m:r>
            </m:oMath>
            <w:r>
              <w:t xml:space="preserve">.</w:t>
            </w:r>
            <w:r>
              <w:t xml:space="preserve"> </w:t>
            </w:r>
            <w:r>
              <w:t xml:space="preserve">Summing</w:t>
            </w:r>
            <w:r>
              <w:t xml:space="preserve"> </w:t>
            </w:r>
            <m:oMath>
              <m:r>
                <m:rPr>
                  <m:sty m:val="p"/>
                </m:rPr>
                <m:t>E</m:t>
              </m:r>
              <m:r>
                <m:t>​</m:t>
              </m:r>
              <m:d>
                <m:dPr>
                  <m:begChr m:val="["/>
                  <m:sepChr m:val=""/>
                  <m:endChr m:val="]"/>
                  <m:grow/>
                </m:dPr>
                <m:e>
                  <m:sSup>
                    <m:e>
                      <m:r>
                        <m:t>Y</m:t>
                      </m:r>
                    </m:e>
                    <m:sup>
                      <m:r>
                        <m:t>a</m:t>
                      </m:r>
                    </m:sup>
                  </m:sSup>
                  <m:r>
                    <m:rPr>
                      <m:sty m:val="p"/>
                    </m:rPr>
                    <m:t>∣</m:t>
                  </m:r>
                  <m:r>
                    <m:t>L</m:t>
                  </m:r>
                  <m:r>
                    <m:rPr>
                      <m:sty m:val="p"/>
                    </m:rPr>
                    <m:t>=</m:t>
                  </m:r>
                  <m:r>
                    <m:t>l</m:t>
                  </m:r>
                </m:e>
              </m:d>
              <m:r>
                <m:t>​</m:t>
              </m:r>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oMath>
            <w:r>
              <w:t xml:space="preserve"> </w:t>
            </w:r>
            <w:r>
              <w:t xml:space="preserve">over</w:t>
            </w:r>
            <w:r>
              <w:t xml:space="preserve"> </w:t>
            </w:r>
            <m:oMath>
              <m:r>
                <m:t>l</m:t>
              </m:r>
              <m:r>
                <m:rPr>
                  <m:sty m:val="p"/>
                </m:rPr>
                <m:t>∈</m:t>
              </m:r>
              <m:r>
                <m:t>Q</m:t>
              </m:r>
              <m:r>
                <m:rPr>
                  <m:sty m:val="p"/>
                </m:rPr>
                <m:t>(</m:t>
              </m:r>
              <m:r>
                <m:t>a</m:t>
              </m:r>
              <m:r>
                <m:rPr>
                  <m:sty m:val="p"/>
                </m:rPr>
                <m:t>)</m:t>
              </m:r>
            </m:oMath>
            <w:r>
              <w:t xml:space="preserve"> </w:t>
            </w:r>
            <w:r>
              <w:t xml:space="preserve">gives</w:t>
            </w:r>
            <w:r>
              <w:t xml:space="preserve"> </w:t>
            </w:r>
            <m:oMath>
              <m:r>
                <m:rPr>
                  <m:sty m:val="p"/>
                </m:rPr>
                <m:t>E</m:t>
              </m:r>
              <m:r>
                <m:t>​</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t>​</m:t>
              </m:r>
            </m:oMath>
            <w:r>
              <w:t xml:space="preserve">.</w:t>
            </w:r>
          </w:p>
          <w:p/>
        </w:tc>
      </w:tr>
    </w:tbl>
    <w:p>
      <w:pPr>
        <w:pStyle w:val="BodyText"/>
      </w:pPr>
      <w:ins w:id="53"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8" w:name="rem-ipw-contrast-without-positivity"/>
          <w:p>
            <w:pPr>
              <w:pStyle w:val="BodyText"/>
            </w:pPr>
            <w:r>
              <w:rPr>
                <w:i/>
                <w:iCs/>
              </w:rPr>
              <w:t xml:space="preserve">Remark 6</w:t>
            </w:r>
            <w:r>
              <w:t xml:space="preserve"> (An IP weighted contrast without positivity compares different groups). </w:t>
            </w:r>
            <w:r>
              <w:t xml:space="preserve">Let</w:t>
            </w:r>
            <w:r>
              <w:t xml:space="preserve"> </w:t>
            </w:r>
            <m:oMath>
              <m:r>
                <m:t>A</m:t>
              </m:r>
            </m:oMath>
            <w:r>
              <w:t xml:space="preserve"> </w:t>
            </w:r>
            <w:r>
              <w:t xml:space="preserve">be binary, and let</w:t>
            </w:r>
            <w:r>
              <w:t xml:space="preserve"> </w:t>
            </w:r>
            <m:oMath>
              <m:r>
                <m:t>L</m:t>
              </m:r>
            </m:oMath>
            <w:r>
              <w:t xml:space="preserve">,</w:t>
            </w:r>
            <w:r>
              <w:t xml:space="preserve"> </w:t>
            </w:r>
            <m:oMath>
              <m:r>
                <m:t>Y</m:t>
              </m:r>
            </m:oMath>
            <w:r>
              <w:t xml:space="preserve">,</w:t>
            </w:r>
            <w:r>
              <w:t xml:space="preserve"> </w:t>
            </w:r>
            <m:oMath>
              <m:r>
                <m:t>f</m:t>
              </m:r>
            </m:oMath>
            <w:r>
              <w:t xml:space="preserve"> </w:t>
            </w:r>
            <w:r>
              <w:t xml:space="preserve">and</w:t>
            </w:r>
            <w:r>
              <w:t xml:space="preserve"> </w:t>
            </w:r>
            <m:oMath>
              <m:r>
                <m:t>Q</m:t>
              </m:r>
              <m:r>
                <m:rPr>
                  <m:sty m:val="p"/>
                </m:rPr>
                <m:t>(</m:t>
              </m:r>
              <m:r>
                <m:t>a</m:t>
              </m:r>
              <m:r>
                <m:rPr>
                  <m:sty m:val="p"/>
                </m:rPr>
                <m:t>)</m:t>
              </m:r>
            </m:oMath>
            <w:r>
              <w:t xml:space="preserve"> </w:t>
            </w:r>
            <w:r>
              <w:t xml:space="preserve">be as in</w:t>
            </w:r>
            <w:r>
              <w:t xml:space="preserve"> </w:t>
            </w:r>
            <w:hyperlink w:anchor="prp-ipw-without-positivity">
              <w:r>
                <w:rPr>
                  <w:rStyle w:val="Hyperlink"/>
                </w:rPr>
                <w:t xml:space="preserve">Proposition 1</w:t>
              </w:r>
            </w:hyperlink>
            <w:r>
              <w:t xml:space="preserve"> </w:t>
            </w:r>
            <w:r>
              <w:t xml:space="preserve">(</w:t>
            </w:r>
            <m:oMath>
              <m:r>
                <m:t>L</m:t>
              </m:r>
            </m:oMath>
            <w:r>
              <w:t xml:space="preserve"> </w:t>
            </w:r>
            <w:r>
              <w:t xml:space="preserve">with finitely many values,</w:t>
            </w:r>
            <w:r>
              <w:t xml:space="preserve"> </w:t>
            </w:r>
            <m:oMath>
              <m:r>
                <m:t>Y</m:t>
              </m:r>
            </m:oMath>
            <w:r>
              <w:t xml:space="preserve"> </w:t>
            </w:r>
            <w:r>
              <w:t xml:space="preserve">with finite mean);</w:t>
            </w:r>
            <w:r>
              <w:t xml:space="preserve"> </w:t>
            </w:r>
            <w:r>
              <w:t xml:space="preserve">assume also that</w:t>
            </w:r>
            <w:r>
              <w:t xml:space="preserve"> </w:t>
            </w:r>
            <m:oMath>
              <m:sSup>
                <m:e>
                  <m:r>
                    <m:t>Y</m:t>
                  </m:r>
                </m:e>
                <m:sup>
                  <m:r>
                    <m:t>a</m:t>
                  </m:r>
                  <m:r>
                    <m:rPr>
                      <m:sty m:val="p"/>
                    </m:rPr>
                    <m:t>=</m:t>
                  </m:r>
                  <m:r>
                    <m:t>0</m:t>
                  </m:r>
                </m:sup>
              </m:sSup>
            </m:oMath>
            <w:r>
              <w:t xml:space="preserve"> </w:t>
            </w:r>
            <w:r>
              <w:t xml:space="preserve">and</w:t>
            </w:r>
            <w:r>
              <w:t xml:space="preserve"> </w:t>
            </w:r>
            <m:oMath>
              <m:sSup>
                <m:e>
                  <m:r>
                    <m:t>Y</m:t>
                  </m:r>
                </m:e>
                <m:sup>
                  <m:r>
                    <m:t>a</m:t>
                  </m:r>
                  <m:r>
                    <m:rPr>
                      <m:sty m:val="p"/>
                    </m:rPr>
                    <m:t>=</m:t>
                  </m:r>
                  <m:r>
                    <m:t>1</m:t>
                  </m:r>
                </m:sup>
              </m:sSup>
            </m:oMath>
            <w:r>
              <w:t xml:space="preserve"> </w:t>
            </w:r>
            <w:r>
              <w:t xml:space="preserve">have finite means,</w:t>
            </w:r>
            <w:r>
              <w:t xml:space="preserve"> </w:t>
            </w:r>
            <m:oMath>
              <m:r>
                <m:rPr>
                  <m:sty m:val="p"/>
                </m:rPr>
                <m:t>Pr</m:t>
              </m:r>
              <m:r>
                <m:rPr>
                  <m:sty m:val="p"/>
                </m:rPr>
                <m:t>[</m:t>
              </m:r>
              <m:r>
                <m:t>L</m:t>
              </m:r>
              <m:r>
                <m:rPr>
                  <m:sty m:val="p"/>
                </m:rPr>
                <m:t>∈</m:t>
              </m:r>
              <m:r>
                <m:t>Q</m:t>
              </m:r>
              <m:r>
                <m:rPr>
                  <m:sty m:val="p"/>
                </m:rPr>
                <m:t>(</m:t>
              </m:r>
              <m:r>
                <m:t>0</m:t>
              </m:r>
              <m:r>
                <m:rPr>
                  <m:sty m:val="p"/>
                </m:rPr>
                <m:t>)</m:t>
              </m:r>
              <m:r>
                <m:rPr>
                  <m:sty m:val="p"/>
                </m:rPr>
                <m:t>]</m:t>
              </m:r>
              <m:r>
                <m:rPr>
                  <m:sty m:val="p"/>
                </m:rPr>
                <m:t>&gt;</m:t>
              </m:r>
              <m:r>
                <m:t>0</m:t>
              </m:r>
            </m:oMath>
            <w:r>
              <w:t xml:space="preserve">, and</w:t>
            </w:r>
            <w:r>
              <w:t xml:space="preserve"> </w:t>
            </w:r>
            <m:oMath>
              <m:r>
                <m:rPr>
                  <m:sty m:val="p"/>
                </m:rPr>
                <m:t>Pr</m:t>
              </m:r>
              <m:r>
                <m:rPr>
                  <m:sty m:val="p"/>
                </m:rPr>
                <m:t>[</m:t>
              </m:r>
              <m:r>
                <m:t>L</m:t>
              </m:r>
              <m:r>
                <m:rPr>
                  <m:sty m:val="p"/>
                </m:rPr>
                <m:t>∈</m:t>
              </m:r>
              <m:r>
                <m:t>Q</m:t>
              </m:r>
              <m:r>
                <m:rPr>
                  <m:sty m:val="p"/>
                </m:rPr>
                <m:t>(</m:t>
              </m:r>
              <m:r>
                <m:t>1</m:t>
              </m:r>
              <m:r>
                <m:rPr>
                  <m:sty m:val="p"/>
                </m:rPr>
                <m:t>)</m:t>
              </m:r>
              <m:r>
                <m:rPr>
                  <m:sty m:val="p"/>
                </m:rPr>
                <m:t>]</m:t>
              </m:r>
              <m:r>
                <m:rPr>
                  <m:sty m:val="p"/>
                </m:rPr>
                <m:t>&gt;</m:t>
              </m:r>
              <m:r>
                <m:t>0</m:t>
              </m:r>
            </m:oMath>
            <w:r>
              <w:t xml:space="preserve">.</w:t>
            </w:r>
            <w:r>
              <w:t xml:space="preserve"> </w:t>
            </w:r>
            <w:r>
              <w:t xml:space="preserve">If positivity (</w:t>
            </w:r>
            <w:hyperlink w:anchor="def-positivity">
              <w:r>
                <w:rPr>
                  <w:rStyle w:val="Hyperlink"/>
                </w:rPr>
                <w:t xml:space="preserve">Definition 7</w:t>
              </w:r>
            </w:hyperlink>
            <w:r>
              <w:t xml:space="preserve">) fails, some</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 </w:t>
            </w:r>
            <w:r>
              <w:t xml:space="preserve">has</w:t>
            </w:r>
            <w:r>
              <w:t xml:space="preserve"> </w:t>
            </w:r>
            <m:oMath>
              <m:r>
                <m:t>f</m:t>
              </m:r>
              <m:r>
                <m:rPr>
                  <m:sty m:val="p"/>
                </m:rPr>
                <m:t>[</m:t>
              </m:r>
              <m:r>
                <m:t>a</m:t>
              </m:r>
              <m:r>
                <m:rPr>
                  <m:sty m:val="p"/>
                </m:rPr>
                <m:t>∣</m:t>
              </m:r>
              <m:r>
                <m:t>l</m:t>
              </m:r>
              <m:r>
                <m:rPr>
                  <m:sty m:val="p"/>
                </m:rPr>
                <m:t>]</m:t>
              </m:r>
              <m:r>
                <m:rPr>
                  <m:sty m:val="p"/>
                </m:rPr>
                <m:t>=</m:t>
              </m:r>
              <m:r>
                <m:t>0</m:t>
              </m:r>
            </m:oMath>
            <w:r>
              <w:t xml:space="preserve"> </w:t>
            </w:r>
            <w:r>
              <w:t xml:space="preserve">for one value</w:t>
            </w:r>
            <w:r>
              <w:t xml:space="preserve"> </w:t>
            </w:r>
            <m:oMath>
              <m:r>
                <m:t>a</m:t>
              </m:r>
            </m:oMath>
            <w:r>
              <w:t xml:space="preserve">, and then</w:t>
            </w:r>
            <w:r>
              <w:t xml:space="preserve"> </w:t>
            </w:r>
            <m:oMath>
              <m:r>
                <m:t>f</m:t>
              </m:r>
              <m:r>
                <m:rPr>
                  <m:sty m:val="p"/>
                </m:rPr>
                <m:t>[</m:t>
              </m:r>
              <m:r>
                <m:t>1</m:t>
              </m:r>
              <m:r>
                <m:rPr>
                  <m:sty m:val="p"/>
                </m:rPr>
                <m:t>−</m:t>
              </m:r>
              <m:r>
                <m:t>a</m:t>
              </m:r>
              <m:r>
                <m:rPr>
                  <m:sty m:val="p"/>
                </m:rPr>
                <m:t>∣</m:t>
              </m:r>
              <m:r>
                <m:t>l</m:t>
              </m:r>
              <m:r>
                <m:rPr>
                  <m:sty m:val="p"/>
                </m:rPr>
                <m:t>]</m:t>
              </m:r>
              <m:r>
                <m:rPr>
                  <m:sty m:val="p"/>
                </m:rPr>
                <m:t>=</m:t>
              </m:r>
              <m:r>
                <m:t>1</m:t>
              </m:r>
            </m:oMath>
            <w:r>
              <w:t xml:space="preserve">;</w:t>
            </w:r>
            <w:r>
              <w:t xml:space="preserve"> </w:t>
            </w:r>
            <w:r>
              <w:t xml:space="preserve">so that</w:t>
            </w:r>
            <w:r>
              <w:t xml:space="preserve"> </w:t>
            </w:r>
            <m:oMath>
              <m:r>
                <m:t>l</m:t>
              </m:r>
            </m:oMath>
            <w:r>
              <w:t xml:space="preserve"> </w:t>
            </w:r>
            <w:r>
              <w:t xml:space="preserve">lies in exactly one of</w:t>
            </w:r>
            <w:r>
              <w:t xml:space="preserve"> </w:t>
            </w:r>
            <m:oMath>
              <m:r>
                <m:t>Q</m:t>
              </m:r>
              <m:r>
                <m:rPr>
                  <m:sty m:val="p"/>
                </m:rPr>
                <m:t>(</m:t>
              </m:r>
              <m:r>
                <m:t>0</m:t>
              </m:r>
              <m:r>
                <m:rPr>
                  <m:sty m:val="p"/>
                </m:rPr>
                <m:t>)</m:t>
              </m:r>
            </m:oMath>
            <w:r>
              <w:t xml:space="preserve"> </w:t>
            </w:r>
            <w:r>
              <w:t xml:space="preserve">and</w:t>
            </w:r>
            <w:r>
              <w:t xml:space="preserve"> </w:t>
            </w:r>
            <m:oMath>
              <m:r>
                <m:t>Q</m:t>
              </m:r>
              <m:r>
                <m:rPr>
                  <m:sty m:val="p"/>
                </m:rPr>
                <m:t>(</m:t>
              </m:r>
              <m:r>
                <m:t>1</m:t>
              </m:r>
              <m:r>
                <m:rPr>
                  <m:sty m:val="p"/>
                </m:rPr>
                <m:t>)</m:t>
              </m:r>
            </m:oMath>
            <w:r>
              <w:t xml:space="preserve">, and</w:t>
            </w:r>
            <w:r>
              <w:t xml:space="preserve"> </w:t>
            </w:r>
            <m:oMath>
              <m:r>
                <m:t>Q</m:t>
              </m:r>
              <m:r>
                <m:rPr>
                  <m:sty m:val="p"/>
                </m:rPr>
                <m:t>(</m:t>
              </m:r>
              <m:r>
                <m:t>0</m:t>
              </m:r>
              <m:r>
                <m:rPr>
                  <m:sty m:val="p"/>
                </m:rPr>
                <m:t>)</m:t>
              </m:r>
              <m:r>
                <m:rPr>
                  <m:sty m:val="p"/>
                </m:rPr>
                <m:t>≠</m:t>
              </m:r>
              <m:r>
                <m:t>Q</m:t>
              </m:r>
              <m:r>
                <m:rPr>
                  <m:sty m:val="p"/>
                </m:rPr>
                <m:t>(</m:t>
              </m:r>
              <m:r>
                <m:t>1</m:t>
              </m:r>
              <m:r>
                <m:rPr>
                  <m:sty m:val="p"/>
                </m:rPr>
                <m:t>)</m:t>
              </m:r>
            </m:oMath>
            <w:r>
              <w:t xml:space="preserve">.</w:t>
            </w:r>
            <w:r>
              <w:t xml:space="preserve"> </w:t>
            </w:r>
            <w:r>
              <w:t xml:space="preserve">The IP weighted contrast</w:t>
            </w:r>
            <w:r>
              <w:t xml:space="preserve"> </w:t>
            </w:r>
            <m:oMath>
              <m:r>
                <m:rPr>
                  <m:sty m:val="p"/>
                </m:rPr>
                <m:t>E</m:t>
              </m:r>
              <m:r>
                <m:t>​</m:t>
              </m:r>
              <m:d>
                <m:dPr>
                  <m:begChr m:val="["/>
                  <m:sepChr m:val=""/>
                  <m:endChr m:val="]"/>
                  <m:grow/>
                </m:dPr>
                <m:e>
                  <m:f>
                    <m:fPr>
                      <m:type m:val="bar"/>
                    </m:fPr>
                    <m:num>
                      <m:r>
                        <m:t>I</m:t>
                      </m:r>
                      <m:r>
                        <m:rPr>
                          <m:sty m:val="p"/>
                        </m:rPr>
                        <m:t>(</m:t>
                      </m:r>
                      <m:r>
                        <m:t>A</m:t>
                      </m:r>
                      <m:r>
                        <m:rPr>
                          <m:sty m:val="p"/>
                        </m:rPr>
                        <m:t>=</m:t>
                      </m:r>
                      <m:r>
                        <m:t>1</m:t>
                      </m:r>
                      <m:r>
                        <m:rPr>
                          <m:sty m:val="p"/>
                        </m:rPr>
                        <m:t>)</m:t>
                      </m:r>
                      <m:r>
                        <m:t>Y</m:t>
                      </m:r>
                    </m:num>
                    <m:den>
                      <m:r>
                        <m:t>f</m:t>
                      </m:r>
                      <m:r>
                        <m:rPr>
                          <m:sty m:val="p"/>
                        </m:rPr>
                        <m:t>[</m:t>
                      </m:r>
                      <m:r>
                        <m:t>A</m:t>
                      </m:r>
                      <m:r>
                        <m:rPr>
                          <m:sty m:val="p"/>
                        </m:rPr>
                        <m:t>∣</m:t>
                      </m:r>
                      <m:r>
                        <m:t>L</m:t>
                      </m:r>
                      <m:r>
                        <m:rPr>
                          <m:sty m:val="p"/>
                        </m:rPr>
                        <m:t>]</m:t>
                      </m:r>
                    </m:den>
                  </m:f>
                </m:e>
              </m:d>
              <m:r>
                <m:t>​</m:t>
              </m:r>
              <m:r>
                <m:rPr>
                  <m:sty m:val="p"/>
                </m:rPr>
                <m:t>−</m:t>
              </m:r>
              <m:r>
                <m:rPr>
                  <m:sty m:val="p"/>
                </m:rPr>
                <m:t>E</m:t>
              </m:r>
              <m:r>
                <m:t>​</m:t>
              </m:r>
              <m:d>
                <m:dPr>
                  <m:begChr m:val="["/>
                  <m:sepChr m:val=""/>
                  <m:endChr m:val="]"/>
                  <m:grow/>
                </m:dPr>
                <m:e>
                  <m:f>
                    <m:fPr>
                      <m:type m:val="bar"/>
                    </m:fPr>
                    <m:num>
                      <m:r>
                        <m:t>I</m:t>
                      </m:r>
                      <m:r>
                        <m:rPr>
                          <m:sty m:val="p"/>
                        </m:rPr>
                        <m:t>(</m:t>
                      </m:r>
                      <m:r>
                        <m:t>A</m:t>
                      </m:r>
                      <m:r>
                        <m:rPr>
                          <m:sty m:val="p"/>
                        </m:rPr>
                        <m:t>=</m:t>
                      </m:r>
                      <m:r>
                        <m:t>0</m:t>
                      </m:r>
                      <m:r>
                        <m:rPr>
                          <m:sty m:val="p"/>
                        </m:rPr>
                        <m:t>)</m:t>
                      </m:r>
                      <m:r>
                        <m:t>Y</m:t>
                      </m:r>
                    </m:num>
                    <m:den>
                      <m:r>
                        <m:t>f</m:t>
                      </m:r>
                      <m:r>
                        <m:rPr>
                          <m:sty m:val="p"/>
                        </m:rPr>
                        <m:t>[</m:t>
                      </m:r>
                      <m:r>
                        <m:t>A</m:t>
                      </m:r>
                      <m:r>
                        <m:rPr>
                          <m:sty m:val="p"/>
                        </m:rPr>
                        <m:t>∣</m:t>
                      </m:r>
                      <m:r>
                        <m:t>L</m:t>
                      </m:r>
                      <m:r>
                        <m:rPr>
                          <m:sty m:val="p"/>
                        </m:rPr>
                        <m:t>]</m:t>
                      </m:r>
                    </m:den>
                  </m:f>
                </m:e>
              </m:d>
              <m:r>
                <m:t>​</m:t>
              </m:r>
            </m:oMath>
            <w:r>
              <w:t xml:space="preserve"> </w:t>
            </w:r>
            <w:r>
              <w:t xml:space="preserve">then compares two different groups and has no causal interpretation, even under exchangeability.</w:t>
            </w:r>
            <w:r>
              <w:t xml:space="preserve"> </w:t>
            </w:r>
            <w:r>
              <w:t xml:space="preserve">Under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w:t>
            </w:r>
            <w:r>
              <w:t xml:space="preserve">contains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 so</w:t>
            </w:r>
            <w:r>
              <w:t xml:space="preserve"> </w:t>
            </w:r>
            <m:oMath>
              <m:r>
                <m:rPr>
                  <m:sty m:val="p"/>
                </m:rPr>
                <m:t>Pr</m:t>
              </m:r>
              <m:r>
                <m:rPr>
                  <m:sty m:val="p"/>
                </m:rPr>
                <m:t>[</m:t>
              </m:r>
              <m:r>
                <m:t>L</m:t>
              </m:r>
              <m:r>
                <m:rPr>
                  <m:sty m:val="p"/>
                </m:rPr>
                <m:t>∈</m:t>
              </m:r>
              <m:r>
                <m:t>Q</m:t>
              </m:r>
              <m:r>
                <m:rPr>
                  <m:sty m:val="p"/>
                </m:rPr>
                <m:t>(</m:t>
              </m:r>
              <m:r>
                <m:t>a</m:t>
              </m:r>
              <m:r>
                <m:rPr>
                  <m:sty m:val="p"/>
                </m:rPr>
                <m:t>)</m:t>
              </m:r>
              <m:r>
                <m:rPr>
                  <m:sty m:val="p"/>
                </m:rPr>
                <m:t>]</m:t>
              </m:r>
              <m:r>
                <m:rPr>
                  <m:sty m:val="p"/>
                </m:rPr>
                <m:t>=</m:t>
              </m:r>
              <m:r>
                <m:t>1</m:t>
              </m:r>
            </m:oMath>
            <w:r>
              <w:t xml:space="preserve">,</w:t>
            </w:r>
            <w:r>
              <w:t xml:space="preserve"> </w:t>
            </w:r>
            <w:r>
              <w:t xml:space="preserve">and under consistency and exchangeability the contrast equals the average causal effect</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bookmarkEnd w:id="58"/>
        </w:tc>
      </w:tr>
    </w:tbl>
    <w:bookmarkEnd w:id="59"/>
    <w:bookmarkEnd w:id="60"/>
    <w:bookmarkStart w:id="91" w:name="Xd58acf4a745a7ce437827764d2225a75a1f9f33"/>
    <w:p>
      <w:pPr>
        <w:pStyle w:val="Heading2"/>
      </w:pPr>
      <w:r>
        <w:t xml:space="preserve">4 3.4 Consistency: First, Define the Counterfactual Outcome (pp. 33-38)</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1" w:name="def-consistency"/>
          <w:p>
            <w:pPr>
              <w:pStyle w:val="BodyText"/>
            </w:pPr>
            <w:r>
              <w:rPr>
                <w:b/>
                <w:bCs/>
              </w:rPr>
              <w:t xml:space="preserve">Definition 8 (Consistency)</w:t>
            </w:r>
            <w:r>
              <w:t xml:space="preserve"> </w:t>
            </w:r>
            <w:r>
              <w:t xml:space="preserve">Let</w:t>
            </w:r>
            <w:r>
              <w:t xml:space="preserve"> </w:t>
            </w:r>
            <m:oMath>
              <m:r>
                <m:t>A</m:t>
              </m:r>
            </m:oMath>
            <w:r>
              <w:t xml:space="preserve"> </w:t>
            </w:r>
            <w:r>
              <w:t xml:space="preserve">be a treatment,</w:t>
            </w:r>
            <w:r>
              <w:t xml:space="preserve"> </w:t>
            </w:r>
            <m:oMath>
              <m:r>
                <m:t>Y</m:t>
              </m:r>
            </m:oMath>
            <w:r>
              <w:t xml:space="preserve"> </w:t>
            </w:r>
            <w:r>
              <w:t xml:space="preserve">the observed outcome, and</w:t>
            </w:r>
            <w:r>
              <w:t xml:space="preserve"> </w:t>
            </w:r>
            <m:oMath>
              <m:sSup>
                <m:e>
                  <m:r>
                    <m:t>Y</m:t>
                  </m:r>
                </m:e>
                <m:sup>
                  <m:r>
                    <m:t>a</m:t>
                  </m:r>
                </m:sup>
              </m:sSup>
            </m:oMath>
            <w:r>
              <w:t xml:space="preserve"> </w:t>
            </w:r>
            <w:r>
              <w:t xml:space="preserve">the counterfactual outcome under treatment value</w:t>
            </w:r>
            <w:r>
              <w:t xml:space="preserve"> </w:t>
            </w:r>
            <m:oMath>
              <m:r>
                <m:t>a</m:t>
              </m:r>
            </m:oMath>
            <w:r>
              <w:t xml:space="preserve">.</w:t>
            </w:r>
            <w:r>
              <w:t xml:space="preserve"> </w:t>
            </w:r>
            <w:r>
              <w:rPr>
                <w:b/>
                <w:bCs/>
              </w:rPr>
              <w:t xml:space="preserve">Consistency</w:t>
            </w:r>
            <w:r>
              <w:t xml:space="preserve"> </w:t>
            </w:r>
            <w:r>
              <w:t xml:space="preserve">holds when, for every individual, the outcome we observe is the counterfactual outcome for the treatment value she actually got:</w:t>
            </w:r>
            <w:r>
              <w:t xml:space="preserve"> </w:t>
            </w:r>
            <m:oMath>
              <m:r>
                <m:t>Y</m:t>
              </m:r>
              <m:r>
                <m:rPr>
                  <m:sty m:val="p"/>
                </m:rPr>
                <m:t>=</m:t>
              </m:r>
              <m:sSup>
                <m:e>
                  <m:r>
                    <m:t>Y</m:t>
                  </m:r>
                </m:e>
                <m:sup>
                  <m:r>
                    <m:t>a</m:t>
                  </m:r>
                  <m:r>
                    <m:rPr>
                      <m:sty m:val="p"/>
                    </m:rPr>
                    <m:t>=</m:t>
                  </m:r>
                  <m:r>
                    <m:t>1</m:t>
                  </m:r>
                </m:sup>
              </m:sSup>
            </m:oMath>
            <w:r>
              <w:t xml:space="preserve"> </w:t>
            </w:r>
            <w:r>
              <w:t xml:space="preserve">for those with</w:t>
            </w:r>
            <w:r>
              <w:t xml:space="preserve"> </w:t>
            </w:r>
            <m:oMath>
              <m:r>
                <m:t>A</m:t>
              </m:r>
              <m:r>
                <m:rPr>
                  <m:sty m:val="p"/>
                </m:rPr>
                <m:t>=</m:t>
              </m:r>
              <m:r>
                <m:t>1</m:t>
              </m:r>
            </m:oMath>
            <w:r>
              <w:t xml:space="preserve"> </w:t>
            </w:r>
            <w:r>
              <w:t xml:space="preserve">and</w:t>
            </w:r>
            <w:r>
              <w:t xml:space="preserve"> </w:t>
            </w:r>
            <m:oMath>
              <m:r>
                <m:t>Y</m:t>
              </m:r>
              <m:r>
                <m:rPr>
                  <m:sty m:val="p"/>
                </m:rPr>
                <m:t>=</m:t>
              </m:r>
              <m:sSup>
                <m:e>
                  <m:r>
                    <m:t>Y</m:t>
                  </m:r>
                </m:e>
                <m:sup>
                  <m:r>
                    <m:t>a</m:t>
                  </m:r>
                  <m:r>
                    <m:rPr>
                      <m:sty m:val="p"/>
                    </m:rPr>
                    <m:t>=</m:t>
                  </m:r>
                  <m:r>
                    <m:t>0</m:t>
                  </m:r>
                </m:sup>
              </m:sSup>
            </m:oMath>
            <w:r>
              <w:t xml:space="preserve"> </w:t>
            </w:r>
            <w:r>
              <w:t xml:space="preserve">for those with</w:t>
            </w:r>
            <w:r>
              <w:t xml:space="preserve"> </w:t>
            </w:r>
            <m:oMath>
              <m:r>
                <m:t>A</m:t>
              </m:r>
              <m:r>
                <m:rPr>
                  <m:sty m:val="p"/>
                </m:rPr>
                <m:t>=</m:t>
              </m:r>
              <m:r>
                <m:t>0</m:t>
              </m:r>
            </m:oMath>
            <w:r>
              <w:t xml:space="preserve">.</w:t>
            </w:r>
            <w:r>
              <w:t xml:space="preserve"> </w:t>
            </w:r>
            <w:r>
              <w:t xml:space="preserve">In one line,</w:t>
            </w:r>
          </w:p>
          <w:p>
            <w:pPr>
              <w:pStyle w:val="BodyText"/>
            </w:pPr>
            <m:oMathPara>
              <m:oMathParaPr>
                <m:jc m:val="center"/>
              </m:oMathParaPr>
              <m:oMath>
                <m:r>
                  <m:t>Y</m:t>
                </m:r>
                <m:r>
                  <m:rPr>
                    <m:sty m:val="p"/>
                  </m:rPr>
                  <m:t>=</m:t>
                </m:r>
                <m:sSup>
                  <m:e>
                    <m:r>
                      <m:t>Y</m:t>
                    </m:r>
                  </m:e>
                  <m:sup>
                    <m:r>
                      <m:t>A</m:t>
                    </m:r>
                  </m:sup>
                </m:sSup>
                <m:r>
                  <m:rPr>
                    <m:sty m:val="p"/>
                  </m:rPr>
                  <m:t>,</m:t>
                </m:r>
              </m:oMath>
            </m:oMathPara>
          </w:p>
          <w:p>
            <w:pPr>
              <w:pStyle w:val="FirstParagraph"/>
            </w:pPr>
            <w:r>
              <w:t xml:space="preserve">where</w:t>
            </w:r>
            <w:r>
              <w:t xml:space="preserve"> </w:t>
            </w:r>
            <m:oMath>
              <m:sSup>
                <m:e>
                  <m:r>
                    <m:t>Y</m:t>
                  </m:r>
                </m:e>
                <m:sup>
                  <m:r>
                    <m:t>A</m:t>
                  </m:r>
                </m:sup>
              </m:sSup>
            </m:oMath>
            <w:r>
              <w:t xml:space="preserve"> </w:t>
            </w:r>
            <w:r>
              <w:t xml:space="preserve">means</w:t>
            </w:r>
            <w:r>
              <w:t xml:space="preserve"> </w:t>
            </w:r>
            <m:oMath>
              <m:sSup>
                <m:e>
                  <m:r>
                    <m:t>Y</m:t>
                  </m:r>
                </m:e>
                <m:sup>
                  <m:r>
                    <m:t>a</m:t>
                  </m:r>
                </m:sup>
              </m:sSup>
            </m:oMath>
            <w:r>
              <w:t xml:space="preserve"> </w:t>
            </w:r>
            <w:r>
              <w:t xml:space="preserve">with</w:t>
            </w:r>
            <w:r>
              <w:t xml:space="preserve"> </w:t>
            </w:r>
            <m:oMath>
              <m:r>
                <m:t>a</m:t>
              </m:r>
            </m:oMath>
            <w:r>
              <w:t xml:space="preserve"> </w:t>
            </w:r>
            <w:r>
              <w:t xml:space="preserve">set to the individual’s actual treatment</w:t>
            </w:r>
            <w:r>
              <w:t xml:space="preserve"> </w:t>
            </w:r>
            <m:oMath>
              <m:r>
                <m:t>A</m:t>
              </m:r>
            </m:oMath>
            <w:r>
              <w:t xml:space="preserve">.</w:t>
            </w:r>
          </w:p>
          <w:bookmarkEnd w:id="61"/>
        </w:tc>
      </w:tr>
    </w:tbl>
    <w:p>
      <w:pPr>
        <w:pStyle w:val="BodyText"/>
      </w:pPr>
      <w:ins w:id="56"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2" w:name="exm-consistency-aspirin"/>
          <w:p>
            <w:pPr>
              <w:pStyle w:val="BodyText"/>
            </w:pPr>
            <w:r>
              <w:rPr>
                <w:b/>
                <w:bCs/>
              </w:rPr>
              <w:t xml:space="preserve">Example 14 (Aspirin and death)</w:t>
            </w:r>
            <w:r>
              <w:t xml:space="preserve"> </w:t>
            </w:r>
            <w:r>
              <w:t xml:space="preserve">Let</w:t>
            </w:r>
            <w:r>
              <w:t xml:space="preserve"> </w:t>
            </w:r>
            <m:oMath>
              <m:r>
                <m:t>A</m:t>
              </m:r>
            </m:oMath>
            <w:r>
              <w:t xml:space="preserve"> </w:t>
            </w:r>
            <w:r>
              <w:t xml:space="preserve">be taking aspirin and</w:t>
            </w:r>
            <w:r>
              <w:t xml:space="preserve"> </w:t>
            </w:r>
            <m:oMath>
              <m:r>
                <m:t>Y</m:t>
              </m:r>
            </m:oMath>
            <w:r>
              <w:t xml:space="preserve"> </w:t>
            </w:r>
            <w:r>
              <w:t xml:space="preserve">death.</w:t>
            </w:r>
            <w:r>
              <w:t xml:space="preserve"> </w:t>
            </w:r>
            <w:r>
              <w:t xml:space="preserve">For someone with</w:t>
            </w:r>
            <w:r>
              <w:t xml:space="preserve"> </w:t>
            </w:r>
            <m:oMath>
              <m:r>
                <m:t>A</m:t>
              </m:r>
              <m:r>
                <m:rPr>
                  <m:sty m:val="p"/>
                </m:rPr>
                <m:t>=</m:t>
              </m:r>
              <m:r>
                <m:t>1</m:t>
              </m:r>
            </m:oMath>
            <w:r>
              <w:t xml:space="preserve"> </w:t>
            </w:r>
            <w:r>
              <w:t xml:space="preserve">and</w:t>
            </w:r>
            <w:r>
              <w:t xml:space="preserve"> </w:t>
            </w:r>
            <m:oMath>
              <m:r>
                <m:t>Y</m:t>
              </m:r>
              <m:r>
                <m:rPr>
                  <m:sty m:val="p"/>
                </m:rPr>
                <m:t>=</m:t>
              </m:r>
              <m:r>
                <m:t>1</m:t>
              </m:r>
            </m:oMath>
            <w:r>
              <w:t xml:space="preserve">, consistency (</w:t>
            </w:r>
            <w:hyperlink w:anchor="def-consistency">
              <w:r>
                <w:rPr>
                  <w:rStyle w:val="Hyperlink"/>
                </w:rPr>
                <w:t xml:space="preserve">Definition 8</w:t>
              </w:r>
            </w:hyperlink>
            <w:r>
              <w:t xml:space="preserve">) gives</w:t>
            </w:r>
            <w:r>
              <w:t xml:space="preserve"> </w:t>
            </w:r>
            <m:oMath>
              <m:sSup>
                <m:e>
                  <m:r>
                    <m:t>Y</m:t>
                  </m:r>
                </m:e>
                <m:sup>
                  <m:r>
                    <m:t>a</m:t>
                  </m:r>
                  <m:r>
                    <m:rPr>
                      <m:sty m:val="p"/>
                    </m:rPr>
                    <m:t>=</m:t>
                  </m:r>
                  <m:r>
                    <m:t>1</m:t>
                  </m:r>
                </m:sup>
              </m:sSup>
              <m:r>
                <m:rPr>
                  <m:sty m:val="p"/>
                </m:rPr>
                <m:t>=</m:t>
              </m:r>
              <m:r>
                <m:t>1</m:t>
              </m:r>
            </m:oMath>
            <w:r>
              <w:t xml:space="preserve">:</w:t>
            </w:r>
            <w:r>
              <w:t xml:space="preserve"> </w:t>
            </w:r>
            <w:r>
              <w:t xml:space="preserve">under the aspirin she in fact took, she dies.</w:t>
            </w:r>
            <w:r>
              <w:t xml:space="preserve"> </w:t>
            </w:r>
            <w:r>
              <w:t xml:space="preserve">Here the condition looks too obvious to state,</w:t>
            </w:r>
            <w:r>
              <w:t xml:space="preserve"> </w:t>
            </w:r>
            <w:r>
              <w:t xml:space="preserve">but the rest of this section and Section 3.5 describe settings in which it can fail.</w:t>
            </w:r>
          </w:p>
          <w:bookmarkEnd w:id="62"/>
        </w:tc>
      </w:tr>
    </w:tbl>
    <w:p>
      <w:pPr>
        <w:pStyle w:val="BodyText"/>
      </w:pPr>
      <w:ins w:id="57"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3" w:name="rem-counterfactuals-primitives"/>
          <w:p>
            <w:pPr>
              <w:pStyle w:val="BodyText"/>
            </w:pPr>
            <w:r>
              <w:rPr>
                <w:i/>
                <w:iCs/>
              </w:rPr>
              <w:t xml:space="preserve">Remark 7</w:t>
            </w:r>
            <w:r>
              <w:t xml:space="preserve"> (Counterfactuals as primitives). </w:t>
            </w:r>
            <w:r>
              <w:t xml:space="preserve">Let</w:t>
            </w:r>
            <w:r>
              <w:t xml:space="preserve"> </w:t>
            </w:r>
            <m:oMath>
              <m:r>
                <m:t>A</m:t>
              </m:r>
            </m:oMath>
            <w:r>
              <w:t xml:space="preserve"> </w:t>
            </w:r>
            <w:r>
              <w:t xml:space="preserve">be a treatment,</w:t>
            </w:r>
            <w:r>
              <w:t xml:space="preserve"> </w:t>
            </w:r>
            <m:oMath>
              <m:r>
                <m:t>Y</m:t>
              </m:r>
            </m:oMath>
            <w:r>
              <w:t xml:space="preserve"> </w:t>
            </w:r>
            <w:r>
              <w:t xml:space="preserve">the observed outcome, and</w:t>
            </w:r>
            <w:r>
              <w:t xml:space="preserve"> </w:t>
            </w:r>
            <m:oMath>
              <m:sSup>
                <m:e>
                  <m:r>
                    <m:t>Y</m:t>
                  </m:r>
                </m:e>
                <m:sup>
                  <m:r>
                    <m:t>a</m:t>
                  </m:r>
                </m:sup>
              </m:sSup>
            </m:oMath>
            <w:r>
              <w:t xml:space="preserve"> </w:t>
            </w:r>
            <w:r>
              <w:t xml:space="preserve">the counterfactual outcome under treatment value</w:t>
            </w:r>
            <w:r>
              <w:t xml:space="preserve"> </w:t>
            </w:r>
            <m:oMath>
              <m:r>
                <m:t>a</m:t>
              </m:r>
            </m:oMath>
            <w:r>
              <w:t xml:space="preserve">.</w:t>
            </w:r>
            <w:r>
              <w:t xml:space="preserve"> </w:t>
            </w:r>
            <w:r>
              <w:t xml:space="preserve">The book takes the counterfactuals</w:t>
            </w:r>
            <w:r>
              <w:t xml:space="preserve"> </w:t>
            </w:r>
            <m:oMath>
              <m:sSup>
                <m:e>
                  <m:r>
                    <m:t>Y</m:t>
                  </m:r>
                </m:e>
                <m:sup>
                  <m:r>
                    <m:t>a</m:t>
                  </m:r>
                </m:sup>
              </m:sSup>
            </m:oMath>
            <w:r>
              <w:t xml:space="preserve"> </w:t>
            </w:r>
            <w:r>
              <w:t xml:space="preserve">as</w:t>
            </w:r>
            <w:r>
              <w:t xml:space="preserve"> </w:t>
            </w:r>
            <w:r>
              <w:rPr>
                <w:b/>
                <w:bCs/>
              </w:rPr>
              <w:t xml:space="preserve">primitives</w:t>
            </w:r>
            <w:r>
              <w:t xml:space="preserve">;</w:t>
            </w:r>
            <w:r>
              <w:t xml:space="preserve"> </w:t>
            </w:r>
            <w:r>
              <w:t xml:space="preserve">the observed</w:t>
            </w:r>
            <w:r>
              <w:t xml:space="preserve"> </w:t>
            </w:r>
            <m:oMath>
              <m:r>
                <m:t>Y</m:t>
              </m:r>
            </m:oMath>
            <w:r>
              <w:t xml:space="preserve"> </w:t>
            </w:r>
            <w:r>
              <w:t xml:space="preserve">is a function of them.</w:t>
            </w:r>
            <w:r>
              <w:t xml:space="preserve"> </w:t>
            </w:r>
            <w:r>
              <w:t xml:space="preserve">For binary</w:t>
            </w:r>
            <w:r>
              <w:t xml:space="preserve"> </w:t>
            </w:r>
            <m:oMath>
              <m:r>
                <m:t>A</m:t>
              </m:r>
            </m:oMath>
            <w:r>
              <w:t xml:space="preserve">:</w:t>
            </w:r>
          </w:p>
          <w:p>
            <w:pPr>
              <w:pStyle w:val="BodyText"/>
            </w:pPr>
            <m:oMathPara>
              <m:oMathParaPr>
                <m:jc m:val="center"/>
              </m:oMathParaPr>
              <m:oMath>
                <m:sSup>
                  <m:e>
                    <m:r>
                      <m:t>Y</m:t>
                    </m:r>
                  </m:e>
                  <m:sup>
                    <m:r>
                      <m:t>A</m:t>
                    </m:r>
                  </m:sup>
                </m:sSup>
                <m:r>
                  <m:rPr>
                    <m:sty m:val="p"/>
                  </m:rPr>
                  <m:t>=</m:t>
                </m:r>
                <m:r>
                  <m:t>A</m:t>
                </m:r>
                <m:r>
                  <m:t> </m:t>
                </m:r>
                <m:sSup>
                  <m:e>
                    <m:r>
                      <m:t>Y</m:t>
                    </m:r>
                  </m:e>
                  <m:sup>
                    <m:r>
                      <m:t>a</m:t>
                    </m:r>
                    <m:r>
                      <m:rPr>
                        <m:sty m:val="p"/>
                      </m:rPr>
                      <m:t>=</m:t>
                    </m:r>
                    <m:r>
                      <m:t>1</m:t>
                    </m:r>
                  </m:sup>
                </m:sSup>
                <m:r>
                  <m:rPr>
                    <m:sty m:val="p"/>
                  </m:rPr>
                  <m:t>+</m:t>
                </m:r>
                <m:r>
                  <m:rPr>
                    <m:sty m:val="p"/>
                  </m:rPr>
                  <m:t>(</m:t>
                </m:r>
                <m:r>
                  <m:t>1</m:t>
                </m:r>
                <m:r>
                  <m:rPr>
                    <m:sty m:val="p"/>
                  </m:rPr>
                  <m:t>−</m:t>
                </m:r>
                <m:r>
                  <m:t>A</m:t>
                </m:r>
                <m:r>
                  <m:rPr>
                    <m:sty m:val="p"/>
                  </m:rPr>
                  <m:t>)</m:t>
                </m:r>
                <m:r>
                  <m:t> </m:t>
                </m:r>
                <m:sSup>
                  <m:e>
                    <m:r>
                      <m:t>Y</m:t>
                    </m:r>
                  </m:e>
                  <m:sup>
                    <m:r>
                      <m:t>a</m:t>
                    </m:r>
                    <m:r>
                      <m:rPr>
                        <m:sty m:val="p"/>
                      </m:rPr>
                      <m:t>=</m:t>
                    </m:r>
                    <m:r>
                      <m:t>0</m:t>
                    </m:r>
                  </m:sup>
                </m:sSup>
                <m:r>
                  <m:rPr>
                    <m:sty m:val="p"/>
                  </m:rPr>
                  <m:t>,</m:t>
                </m:r>
              </m:oMath>
            </m:oMathPara>
          </w:p>
          <w:p>
            <w:pPr>
              <w:pStyle w:val="FirstParagraph"/>
            </w:pPr>
            <w:r>
              <w:t xml:space="preserve">which equals</w:t>
            </w:r>
            <w:r>
              <w:t xml:space="preserve"> </w:t>
            </w:r>
            <m:oMath>
              <m:sSup>
                <m:e>
                  <m:r>
                    <m:t>Y</m:t>
                  </m:r>
                </m:e>
                <m:sup>
                  <m:r>
                    <m:t>a</m:t>
                  </m:r>
                  <m:r>
                    <m:rPr>
                      <m:sty m:val="p"/>
                    </m:rPr>
                    <m:t>=</m:t>
                  </m:r>
                  <m:r>
                    <m:t>1</m:t>
                  </m:r>
                </m:sup>
              </m:sSup>
            </m:oMath>
            <w:r>
              <w:t xml:space="preserve"> </w:t>
            </w:r>
            <w:r>
              <w:t xml:space="preserve">when</w:t>
            </w:r>
            <w:r>
              <w:t xml:space="preserve"> </w:t>
            </w:r>
            <m:oMath>
              <m:r>
                <m:t>A</m:t>
              </m:r>
              <m:r>
                <m:rPr>
                  <m:sty m:val="p"/>
                </m:rPr>
                <m:t>=</m:t>
              </m:r>
              <m:r>
                <m:t>1</m:t>
              </m:r>
            </m:oMath>
            <w:r>
              <w:t xml:space="preserve"> </w:t>
            </w:r>
            <w:r>
              <w:t xml:space="preserve">(the second term vanishes) and</w:t>
            </w:r>
            <w:r>
              <w:t xml:space="preserve"> </w:t>
            </w:r>
            <m:oMath>
              <m:sSup>
                <m:e>
                  <m:r>
                    <m:t>Y</m:t>
                  </m:r>
                </m:e>
                <m:sup>
                  <m:r>
                    <m:t>a</m:t>
                  </m:r>
                  <m:r>
                    <m:rPr>
                      <m:sty m:val="p"/>
                    </m:rPr>
                    <m:t>=</m:t>
                  </m:r>
                  <m:r>
                    <m:t>0</m:t>
                  </m:r>
                </m:sup>
              </m:sSup>
            </m:oMath>
            <w:r>
              <w:t xml:space="preserve"> </w:t>
            </w:r>
            <w:r>
              <w:t xml:space="preserve">when</w:t>
            </w:r>
            <w:r>
              <w:t xml:space="preserve"> </w:t>
            </w:r>
            <m:oMath>
              <m:r>
                <m:t>A</m:t>
              </m:r>
              <m:r>
                <m:rPr>
                  <m:sty m:val="p"/>
                </m:rPr>
                <m:t>=</m:t>
              </m:r>
              <m:r>
                <m:t>0</m:t>
              </m:r>
            </m:oMath>
            <w:r>
              <w:t xml:space="preserve"> </w:t>
            </w:r>
            <w:r>
              <w:t xml:space="preserve">(the first term vanishes).</w:t>
            </w:r>
          </w:p>
          <w:bookmarkEnd w:id="63"/>
        </w:tc>
      </w:tr>
    </w:tbl>
    <w:p>
      <w:pPr>
        <w:pStyle w:val="BodyText"/>
      </w:pPr>
      <w:ins w:id="58"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4" w:name="rem-consistency-components"/>
          <w:p>
            <w:pPr>
              <w:pStyle w:val="BodyText"/>
            </w:pPr>
            <w:r>
              <w:rPr>
                <w:i/>
                <w:iCs/>
              </w:rPr>
              <w:t xml:space="preserve">Remark 8</w:t>
            </w:r>
            <w:r>
              <w:t xml:space="preserve"> (The two components of consistency). </w:t>
            </w:r>
            <w:r>
              <w:t xml:space="preserve">Let</w:t>
            </w:r>
            <w:r>
              <w:t xml:space="preserve"> </w:t>
            </w:r>
            <m:oMath>
              <m:r>
                <m:t>A</m:t>
              </m:r>
            </m:oMath>
            <w:r>
              <w:t xml:space="preserve"> </w:t>
            </w:r>
            <w:r>
              <w:t xml:space="preserve">be a treatment,</w:t>
            </w:r>
            <w:r>
              <w:t xml:space="preserve"> </w:t>
            </w:r>
            <m:oMath>
              <m:r>
                <m:t>Y</m:t>
              </m:r>
            </m:oMath>
            <w:r>
              <w:t xml:space="preserve"> </w:t>
            </w:r>
            <w:r>
              <w:t xml:space="preserve">the observed outcome, and</w:t>
            </w:r>
            <w:r>
              <w:t xml:space="preserve"> </w:t>
            </w:r>
            <m:oMath>
              <m:sSup>
                <m:e>
                  <m:r>
                    <m:t>Y</m:t>
                  </m:r>
                </m:e>
                <m:sup>
                  <m:r>
                    <m:t>a</m:t>
                  </m:r>
                </m:sup>
              </m:sSup>
            </m:oMath>
            <w:r>
              <w:t xml:space="preserve"> </w:t>
            </w:r>
            <w:r>
              <w:t xml:space="preserve">the counterfactual outcome under treatment value</w:t>
            </w:r>
            <w:r>
              <w:t xml:space="preserve"> </w:t>
            </w:r>
            <m:oMath>
              <m:r>
                <m:t>a</m:t>
              </m:r>
            </m:oMath>
            <w:r>
              <w:t xml:space="preserve">.</w:t>
            </w:r>
            <w:r>
              <w:t xml:space="preserve"> </w:t>
            </w:r>
            <w:r>
              <w:t xml:space="preserve">Consistency (</w:t>
            </w:r>
            <w:hyperlink w:anchor="def-consistency">
              <w:r>
                <w:rPr>
                  <w:rStyle w:val="Hyperlink"/>
                </w:rPr>
                <w:t xml:space="preserve">Definition 8</w:t>
              </w:r>
            </w:hyperlink>
            <w:r>
              <w:t xml:space="preserve">) has two components:</w:t>
            </w:r>
          </w:p>
          <w:p>
            <w:pPr>
              <w:pStyle w:val="Compact"/>
              <w:numPr>
                <w:ilvl w:val="0"/>
                <w:numId w:val="1009"/>
              </w:numPr>
            </w:pPr>
            <w:r>
              <w:t xml:space="preserve">pinning down what</w:t>
            </w:r>
            <w:r>
              <w:t xml:space="preserve"> </w:t>
            </w:r>
            <m:oMath>
              <m:sSup>
                <m:e>
                  <m:r>
                    <m:t>Y</m:t>
                  </m:r>
                </m:e>
                <m:sup>
                  <m:r>
                    <m:t>a</m:t>
                  </m:r>
                </m:sup>
              </m:sSup>
            </m:oMath>
            <w:r>
              <w:t xml:space="preserve"> </w:t>
            </w:r>
            <w:r>
              <w:t xml:space="preserve">means, by saying precisely which treatment the superscript</w:t>
            </w:r>
            <w:r>
              <w:t xml:space="preserve"> </w:t>
            </w:r>
            <m:oMath>
              <m:r>
                <m:t>a</m:t>
              </m:r>
            </m:oMath>
            <w:r>
              <w:t xml:space="preserve"> </w:t>
            </w:r>
            <w:r>
              <w:t xml:space="preserve">stands for (this section);</w:t>
            </w:r>
          </w:p>
          <w:p>
            <w:pPr>
              <w:pStyle w:val="Compact"/>
              <w:numPr>
                <w:ilvl w:val="0"/>
                <w:numId w:val="1009"/>
              </w:numPr>
            </w:pPr>
            <w:r>
              <w:t xml:space="preserve">connecting those counterfactual outcomes to the outcomes that were actually recorded (Section 3.5).</w:t>
            </w:r>
          </w:p>
          <w:bookmarkEnd w:id="64"/>
        </w:tc>
      </w:tr>
    </w:tbl>
    <w:bookmarkStart w:id="69" w:name="well-defined-interventions"/>
    <w:p>
      <w:pPr>
        <w:pStyle w:val="Heading3"/>
      </w:pPr>
      <w:r>
        <w:t xml:space="preserve">4.1 Well-defined interventions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5" w:name="rem-well-defined-average-effect"/>
          <w:p>
            <w:pPr>
              <w:pStyle w:val="BodyText"/>
            </w:pPr>
            <w:r>
              <w:rPr>
                <w:i/>
                <w:iCs/>
              </w:rPr>
              <w:t xml:space="preserve">Remark 9</w:t>
            </w:r>
            <w:r>
              <w:t xml:space="preserve"> (Average effects need well-defined individual effects). </w:t>
            </w:r>
            <w:r>
              <w:t xml:space="preserve">Let</w:t>
            </w:r>
            <w:r>
              <w:t xml:space="preserve"> </w:t>
            </w:r>
            <m:oMath>
              <m:r>
                <m:t>A</m:t>
              </m:r>
            </m:oMath>
            <w:r>
              <w:t xml:space="preserve"> </w:t>
            </w:r>
            <w:r>
              <w:t xml:space="preserve">be a binary treatment and</w:t>
            </w:r>
            <w:r>
              <w:t xml:space="preserve"> </w:t>
            </w:r>
            <m:oMath>
              <m:r>
                <m:t>Y</m:t>
              </m:r>
            </m:oMath>
            <w:r>
              <w:t xml:space="preserve"> </w:t>
            </w:r>
            <w:r>
              <w:t xml:space="preserve">a dichotomous outcome.</w:t>
            </w:r>
            <w:r>
              <w:t xml:space="preserve"> </w:t>
            </w:r>
            <w:r>
              <w:t xml:space="preserve">An individual’s causal effect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can be well-defined only if her</w:t>
            </w:r>
            <w:r>
              <w:t xml:space="preserve"> </w:t>
            </w:r>
            <m:oMath>
              <m:sSup>
                <m:e>
                  <m:r>
                    <m:t>Y</m:t>
                  </m:r>
                </m:e>
                <m:sup>
                  <m:r>
                    <m:t>a</m:t>
                  </m:r>
                </m:sup>
              </m:sSup>
            </m:oMath>
            <w:r>
              <w:t xml:space="preserve"> </w:t>
            </w:r>
            <w:r>
              <w:t xml:space="preserve">is well-defined for both</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w:t>
            </w:r>
            <w:r>
              <w:t xml:space="preserve"> </w:t>
            </w:r>
            <w:r>
              <w:t xml:space="preserve">In turn, the average causal effect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in a given population can be well-defined only if every member of that population has a well-defined individual causal effect.</w:t>
            </w:r>
          </w:p>
          <w:bookmarkEnd w:id="65"/>
        </w:tc>
      </w:tr>
    </w:tbl>
    <w:p>
      <w:pPr>
        <w:pStyle w:val="BodyText"/>
      </w:pPr>
      <w:ins w:id="61" w:author="PR Preview" w:date="2024-01-01T00:00:00Z">
        <w:r>
          <w:t xml:space="preserve">How do we know the counterfactuals are well-defined?</w:t>
        </w:r>
      </w:ins>
      <w:ins w:id="61" w:author="PR Preview" w:date="2024-01-01T00:00:00Z">
        <w:r>
          <w:t xml:space="preserve"> </w:t>
        </w:r>
      </w:ins>
      <w:ins w:id="61" w:author="PR Preview" w:date="2024-01-01T00:00:00Z">
        <w:r>
          <w:t xml:space="preserve">One answer is to tie each treatment value to an intervention, which suffices for</w:t>
        </w:r>
      </w:ins>
      <w:ins w:id="61" w:author="PR Preview" w:date="2024-01-01T00:00:00Z">
        <w:r>
          <w:t xml:space="preserve"> </w:t>
        </w:r>
      </w:ins>
      <m:oMath>
        <m:sSup>
          <m:e>
            <m:r>
              <m:t>Y</m:t>
            </m:r>
          </m:e>
          <m:sup>
            <m:r>
              <m:t>a</m:t>
            </m:r>
          </m:sup>
        </m:sSup>
      </m:oMath>
      <w:ins w:id="61" w:author="PR Preview" w:date="2024-01-01T00:00:00Z">
        <w:r>
          <w:t xml:space="preserve"> </w:t>
        </w:r>
      </w:ins>
      <w:ins w:id="61" w:author="PR Preview" w:date="2024-01-01T00:00:00Z">
        <w:r>
          <w:t xml:space="preserve">to be well-defined.</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6" w:name="def-well-defined-intervention"/>
          <w:p>
            <w:pPr>
              <w:pStyle w:val="BodyText"/>
            </w:pPr>
            <w:r>
              <w:rPr>
                <w:b/>
                <w:bCs/>
              </w:rPr>
              <w:t xml:space="preserve">Definition 9 (Well-defined intervention)</w:t>
            </w:r>
            <w:r>
              <w:t xml:space="preserve"> </w:t>
            </w:r>
            <w:r>
              <w:t xml:space="preserve">Call a treatment value</w:t>
            </w:r>
            <w:r>
              <w:t xml:space="preserve"> </w:t>
            </w:r>
            <m:oMath>
              <m:r>
                <m:t>a</m:t>
              </m:r>
            </m:oMath>
            <w:r>
              <w:t xml:space="preserve"> </w:t>
            </w:r>
            <w:r>
              <w:t xml:space="preserve">a</w:t>
            </w:r>
            <w:r>
              <w:t xml:space="preserve"> </w:t>
            </w:r>
            <w:r>
              <w:rPr>
                <w:b/>
                <w:bCs/>
              </w:rPr>
              <w:t xml:space="preserve">well-defined intervention</w:t>
            </w:r>
            <w:r>
              <w:t xml:space="preserve"> </w:t>
            </w:r>
            <w:r>
              <w:t xml:space="preserve">if an experimental protocol could spell out the action it stands for.</w:t>
            </w:r>
            <w:r>
              <w:t xml:space="preserve"> </w:t>
            </w:r>
            <w:r>
              <w:t xml:space="preserve">For such an</w:t>
            </w:r>
            <w:r>
              <w:t xml:space="preserve"> </w:t>
            </w:r>
            <m:oMath>
              <m:r>
                <m:t>a</m:t>
              </m:r>
            </m:oMath>
            <w:r>
              <w:t xml:space="preserve">,</w:t>
            </w:r>
            <w:r>
              <w:t xml:space="preserve"> </w:t>
            </w:r>
            <m:oMath>
              <m:sSup>
                <m:e>
                  <m:r>
                    <m:t>Y</m:t>
                  </m:r>
                </m:e>
                <m:sup>
                  <m:r>
                    <m:t>a</m:t>
                  </m:r>
                </m:sup>
              </m:sSup>
            </m:oMath>
            <w:r>
              <w:t xml:space="preserve"> </w:t>
            </w:r>
            <w:r>
              <w:t xml:space="preserve">needs no further explanation: it is the outcome under that action.</w:t>
            </w:r>
          </w:p>
          <w:bookmarkEnd w:id="66"/>
        </w:tc>
      </w:tr>
    </w:tbl>
    <w:p>
      <w:pPr>
        <w:pStyle w:val="BodyText"/>
      </w:pPr>
      <w:ins w:id="62"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7" w:name="exm-two-transplant-trials"/>
          <w:p>
            <w:pPr>
              <w:pStyle w:val="BodyText"/>
            </w:pPr>
            <w:r>
              <w:rPr>
                <w:b/>
                <w:bCs/>
              </w:rPr>
              <w:t xml:space="preserve">Example 15 (Two heart transplant trials)</w:t>
            </w:r>
            <w:r>
              <w:t xml:space="preserve"> </w:t>
            </w:r>
            <w:r>
              <w:t xml:space="preserve">Two ideal randomized trials of heart transplant (</w:t>
            </w:r>
            <m:oMath>
              <m:r>
                <m:t>a</m:t>
              </m:r>
              <m:r>
                <m:rPr>
                  <m:sty m:val="p"/>
                </m:rPr>
                <m:t>=</m:t>
              </m:r>
              <m:r>
                <m:t>1</m:t>
              </m:r>
            </m:oMath>
            <w:r>
              <w:t xml:space="preserve">) versus medical therapy (</w:t>
            </w:r>
            <m:oMath>
              <m:r>
                <m:t>a</m:t>
              </m:r>
              <m:r>
                <m:rPr>
                  <m:sty m:val="p"/>
                </m:rPr>
                <m:t>=</m:t>
              </m:r>
              <m:r>
                <m:t>0</m:t>
              </m:r>
            </m:oMath>
            <w:r>
              <w:t xml:space="preserve">) in the same population:</w:t>
            </w:r>
          </w:p>
          <w:p>
            <w:pPr>
              <w:pStyle w:val="Compact"/>
              <w:numPr>
                <w:ilvl w:val="0"/>
                <w:numId w:val="1010"/>
              </w:numPr>
            </w:pPr>
            <w:r>
              <w:rPr>
                <w:b/>
                <w:bCs/>
              </w:rPr>
              <w:t xml:space="preserve">Trial 1</w:t>
            </w:r>
            <w:r>
              <w:t xml:space="preserve"> </w:t>
            </w:r>
            <w:r>
              <w:t xml:space="preserve">writes a detailed protocol:</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specified preoperative procedures (</w:t>
            </w:r>
            <m:oMath>
              <m:sSub>
                <m:e>
                  <m:r>
                    <m:t>a</m:t>
                  </m:r>
                </m:e>
                <m:sub>
                  <m:r>
                    <m:t>1</m:t>
                  </m:r>
                </m:sub>
              </m:sSub>
            </m:oMath>
            <w:r>
              <w:t xml:space="preserve">), anesthesia (</w:t>
            </w:r>
            <m:oMath>
              <m:sSub>
                <m:e>
                  <m:r>
                    <m:t>a</m:t>
                  </m:r>
                </m:e>
                <m:sub>
                  <m:r>
                    <m:t>2</m:t>
                  </m:r>
                </m:sub>
              </m:sSub>
            </m:oMath>
            <w:r>
              <w:t xml:space="preserve">), and surgical technique (</w:t>
            </w:r>
            <m:oMath>
              <m:sSub>
                <m:e>
                  <m:r>
                    <m:t>a</m:t>
                  </m:r>
                </m:e>
                <m:sub>
                  <m:r>
                    <m:t>3</m:t>
                  </m:r>
                </m:sub>
              </m:sSub>
            </m:oMath>
            <w:r>
              <w:t xml:space="preserve">).</w:t>
            </w:r>
          </w:p>
          <w:p>
            <w:pPr>
              <w:pStyle w:val="Compact"/>
              <w:numPr>
                <w:ilvl w:val="0"/>
                <w:numId w:val="1010"/>
              </w:numPr>
            </w:pPr>
            <w:r>
              <w:rPr>
                <w:b/>
                <w:bCs/>
              </w:rPr>
              <w:t xml:space="preserve">Trial 2</w:t>
            </w:r>
            <w:r>
              <w:t xml:space="preserve"> </w:t>
            </w:r>
            <w:r>
              <w:t xml:space="preserve">deliberately leaves the later steps open:</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whatever happens in routine care, i.e.,</w:t>
            </w:r>
            <w:r>
              <w:t xml:space="preserve"> </w:t>
            </w:r>
            <m:oMath>
              <m:sSub>
                <m:e>
                  <m:r>
                    <m:t>a</m:t>
                  </m:r>
                </m:e>
                <m:sub>
                  <m:r>
                    <m:t>1</m:t>
                  </m:r>
                </m:sub>
              </m:sSub>
              <m:r>
                <m:rPr>
                  <m:sty m:val="p"/>
                </m:rPr>
                <m:t>=</m:t>
              </m:r>
              <m:sSub>
                <m:e>
                  <m:r>
                    <m:t>A</m:t>
                  </m:r>
                </m:e>
                <m:sub>
                  <m:r>
                    <m:t>1</m:t>
                  </m:r>
                </m:sub>
              </m:sSub>
            </m:oMath>
            <w:r>
              <w:t xml:space="preserve">,</w:t>
            </w:r>
            <w:r>
              <w:t xml:space="preserve"> </w:t>
            </w:r>
            <m:oMath>
              <m:sSub>
                <m:e>
                  <m:r>
                    <m:t>a</m:t>
                  </m:r>
                </m:e>
                <m:sub>
                  <m:r>
                    <m:t>2</m:t>
                  </m:r>
                </m:sub>
              </m:sSub>
              <m:r>
                <m:rPr>
                  <m:sty m:val="p"/>
                </m:rPr>
                <m:t>=</m:t>
              </m:r>
              <m:sSub>
                <m:e>
                  <m:r>
                    <m:t>A</m:t>
                  </m:r>
                </m:e>
                <m:sub>
                  <m:r>
                    <m:t>2</m:t>
                  </m:r>
                </m:sub>
              </m:sSub>
            </m:oMath>
            <w:r>
              <w:t xml:space="preserve">,</w:t>
            </w:r>
            <w:r>
              <w:t xml:space="preserve"> </w:t>
            </w:r>
            <m:oMath>
              <m:sSub>
                <m:e>
                  <m:r>
                    <m:t>a</m:t>
                  </m:r>
                </m:e>
                <m:sub>
                  <m:r>
                    <m:t>3</m:t>
                  </m:r>
                </m:sub>
              </m:sSub>
              <m:r>
                <m:rPr>
                  <m:sty m:val="p"/>
                </m:rPr>
                <m:t>=</m:t>
              </m:r>
              <m:sSub>
                <m:e>
                  <m:r>
                    <m:t>A</m:t>
                  </m:r>
                </m:e>
                <m:sub>
                  <m:r>
                    <m:t>3</m:t>
                  </m:r>
                </m:sub>
              </m:sSub>
            </m:oMath>
            <w:r>
              <w:t xml:space="preserve">.</w:t>
            </w:r>
          </w:p>
          <w:p>
            <w:pPr>
              <w:pStyle w:val="FirstParagraph"/>
            </w:pPr>
            <w:r>
              <w:t xml:space="preserve">In both trials</w:t>
            </w:r>
            <w:r>
              <w:t xml:space="preserve"> </w:t>
            </w:r>
            <m:oMath>
              <m:r>
                <m:t>a</m:t>
              </m:r>
              <m:r>
                <m:rPr>
                  <m:sty m:val="p"/>
                </m:rPr>
                <m:t>=</m:t>
              </m:r>
              <m:r>
                <m:t>1</m:t>
              </m:r>
            </m:oMath>
            <w:r>
              <w:t xml:space="preserve"> </w:t>
            </w:r>
            <w:r>
              <w:t xml:space="preserve">is a well-defined intervention (</w:t>
            </w:r>
            <w:hyperlink w:anchor="def-well-defined-intervention">
              <w:r>
                <w:rPr>
                  <w:rStyle w:val="Hyperlink"/>
                </w:rPr>
                <w:t xml:space="preserve">Definition 9</w:t>
              </w:r>
            </w:hyperlink>
            <w:r>
              <w:t xml:space="preserve">), so</w:t>
            </w:r>
            <w:r>
              <w:t xml:space="preserve"> </w:t>
            </w:r>
            <m:oMath>
              <m:sSup>
                <m:e>
                  <m:r>
                    <m:t>Y</m:t>
                  </m:r>
                </m:e>
                <m:sup>
                  <m:r>
                    <m:t>a</m:t>
                  </m:r>
                  <m:r>
                    <m:rPr>
                      <m:sty m:val="p"/>
                    </m:rPr>
                    <m:t>=</m:t>
                  </m:r>
                  <m:r>
                    <m:t>1</m:t>
                  </m:r>
                </m:sup>
              </m:sSup>
            </m:oMath>
            <w:r>
              <w:t xml:space="preserve"> </w:t>
            </w:r>
            <w:r>
              <w:t xml:space="preserve">is well-defined.</w:t>
            </w:r>
            <w:r>
              <w:t xml:space="preserve"> </w:t>
            </w:r>
            <w:r>
              <w:t xml:space="preserve">But the two counterfactuals, and hence the two causal effects, will likely differ.</w:t>
            </w:r>
          </w:p>
          <w:bookmarkEnd w:id="67"/>
        </w:tc>
      </w:tr>
    </w:tbl>
    <w:p>
      <w:pPr>
        <w:pStyle w:val="BodyText"/>
      </w:pPr>
      <w:ins w:id="63"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8" w:name="def-pragmatic-trial-ch3"/>
          <w:p>
            <w:pPr>
              <w:pStyle w:val="BodyText"/>
            </w:pPr>
            <w:r>
              <w:rPr>
                <w:b/>
                <w:bCs/>
              </w:rPr>
              <w:t xml:space="preserve">Definition 10 (Pragmatic trial)</w:t>
            </w:r>
            <w:r>
              <w:t xml:space="preserve"> </w:t>
            </w:r>
            <w:r>
              <w:t xml:space="preserve">As used in this chapter, a</w:t>
            </w:r>
            <w:r>
              <w:t xml:space="preserve"> </w:t>
            </w:r>
            <w:r>
              <w:rPr>
                <w:b/>
                <w:bCs/>
              </w:rPr>
              <w:t xml:space="preserve">pragmatic trial</w:t>
            </w:r>
            <w:r>
              <w:t xml:space="preserve"> </w:t>
            </w:r>
            <w:r>
              <w:t xml:space="preserve">is a randomized trial whose investigators deliberately leave the components of care after assignment unspecified,</w:t>
            </w:r>
            <w:r>
              <w:t xml:space="preserve"> </w:t>
            </w:r>
            <w:r>
              <w:t xml:space="preserve">so that those components take the values they would take in routine practice.</w:t>
            </w:r>
            <w:r>
              <w:t xml:space="preserve"> </w:t>
            </w:r>
            <w:r>
              <w:t xml:space="preserve">Trial 2 of</w:t>
            </w:r>
            <w:r>
              <w:t xml:space="preserve"> </w:t>
            </w:r>
            <w:hyperlink w:anchor="exm-two-transplant-trials">
              <w:r>
                <w:rPr>
                  <w:rStyle w:val="Hyperlink"/>
                </w:rPr>
                <w:t xml:space="preserve">Example 15</w:t>
              </w:r>
            </w:hyperlink>
            <w:r>
              <w:t xml:space="preserve"> </w:t>
            </w:r>
            <w:r>
              <w:t xml:space="preserve">is a pragmatic trial;</w:t>
            </w:r>
            <w:r>
              <w:t xml:space="preserve"> </w:t>
            </w:r>
            <w:r>
              <w:t xml:space="preserve">Trial 1 is not, because its protocol also fixes</w:t>
            </w:r>
            <w:r>
              <w:t xml:space="preserve"> </w:t>
            </w:r>
            <m:oMath>
              <m:sSub>
                <m:e>
                  <m:r>
                    <m:t>a</m:t>
                  </m:r>
                </m:e>
                <m:sub>
                  <m:r>
                    <m:t>1</m:t>
                  </m:r>
                </m:sub>
              </m:sSub>
            </m:oMath>
            <w:r>
              <w:t xml:space="preserve">,</w:t>
            </w:r>
            <w:r>
              <w:t xml:space="preserve"> </w:t>
            </w:r>
            <m:oMath>
              <m:sSub>
                <m:e>
                  <m:r>
                    <m:t>a</m:t>
                  </m:r>
                </m:e>
                <m:sub>
                  <m:r>
                    <m:t>2</m:t>
                  </m:r>
                </m:sub>
              </m:sSub>
            </m:oMath>
            <w:r>
              <w:t xml:space="preserve">, and</w:t>
            </w:r>
            <w:r>
              <w:t xml:space="preserve"> </w:t>
            </w:r>
            <m:oMath>
              <m:sSub>
                <m:e>
                  <m:r>
                    <m:t>a</m:t>
                  </m:r>
                </m:e>
                <m:sub>
                  <m:r>
                    <m:t>3</m:t>
                  </m:r>
                </m:sub>
              </m:sSub>
            </m:oMath>
            <w:r>
              <w:t xml:space="preserve">.</w:t>
            </w:r>
          </w:p>
          <w:bookmarkEnd w:id="68"/>
        </w:tc>
      </w:tr>
    </w:tbl>
    <w:p>
      <w:pPr>
        <w:pStyle w:val="BodyText"/>
      </w:pPr>
      <w:r>
        <w:t xml:space="preserve">Formally,</w:t>
      </w:r>
      <w:r>
        <w:t xml:space="preserve"> </w:t>
      </w:r>
      <m:oMath>
        <m:sSup>
          <m:e>
            <m:r>
              <m:t>Y</m:t>
            </m:r>
          </m:e>
          <m:sup>
            <m:r>
              <m:t>a</m:t>
            </m:r>
            <m:r>
              <m:rPr>
                <m:sty m:val="p"/>
              </m:rPr>
              <m:t>=</m:t>
            </m:r>
            <m:r>
              <m:t>1</m:t>
            </m:r>
          </m:sup>
        </m:sSup>
      </m:oMath>
      <w:r>
        <w:t xml:space="preserve"> </w:t>
      </w:r>
      <w:r>
        <w:t xml:space="preserve">is the joint counterfactual</w:t>
      </w:r>
      <w:r>
        <w:t xml:space="preserve"> </w:t>
      </w:r>
      <m:oMath>
        <m:sSup>
          <m:e>
            <m:r>
              <m:t>Y</m:t>
            </m:r>
          </m:e>
          <m:sup>
            <m:sSub>
              <m:e>
                <m:r>
                  <m:t>a</m:t>
                </m:r>
              </m:e>
              <m:sub>
                <m:r>
                  <m:t>0</m:t>
                </m:r>
              </m:sub>
            </m:sSub>
            <m:r>
              <m:rPr>
                <m:sty m:val="p"/>
              </m:rPr>
              <m:t>=</m:t>
            </m:r>
            <m:r>
              <m:t>1</m:t>
            </m:r>
            <m:r>
              <m:rPr>
                <m:sty m:val="p"/>
              </m:rPr>
              <m:t>,</m:t>
            </m:r>
            <m:sSub>
              <m:e>
                <m:r>
                  <m:t>a</m:t>
                </m:r>
              </m:e>
              <m:sub>
                <m:r>
                  <m:t>1</m:t>
                </m:r>
              </m:sub>
            </m:sSub>
            <m:r>
              <m:rPr>
                <m:sty m:val="p"/>
              </m:rPr>
              <m:t>,</m:t>
            </m:r>
            <m:sSub>
              <m:e>
                <m:r>
                  <m:t>a</m:t>
                </m:r>
              </m:e>
              <m:sub>
                <m:r>
                  <m:t>2</m:t>
                </m:r>
              </m:sub>
            </m:sSub>
            <m:r>
              <m:rPr>
                <m:sty m:val="p"/>
              </m:rPr>
              <m:t>,</m:t>
            </m:r>
            <m:sSub>
              <m:e>
                <m:r>
                  <m:t>a</m:t>
                </m:r>
              </m:e>
              <m:sub>
                <m:r>
                  <m:t>3</m:t>
                </m:r>
              </m:sub>
            </m:sSub>
          </m:sup>
        </m:sSup>
      </m:oMath>
      <w:r>
        <w:t xml:space="preserve"> </w:t>
      </w:r>
      <w:r>
        <w:t xml:space="preserve">in Trial 1 and</w:t>
      </w:r>
      <w:r>
        <w:t xml:space="preserve"> </w:t>
      </w:r>
      <m:oMath>
        <m:sSup>
          <m:e>
            <m:r>
              <m:t>Y</m:t>
            </m:r>
          </m:e>
          <m:sup>
            <m:sSub>
              <m:e>
                <m:r>
                  <m:t>a</m:t>
                </m:r>
              </m:e>
              <m:sub>
                <m:r>
                  <m:t>0</m:t>
                </m:r>
              </m:sub>
            </m:sSub>
            <m:r>
              <m:rPr>
                <m:sty m:val="p"/>
              </m:rPr>
              <m:t>=</m:t>
            </m:r>
            <m:r>
              <m:t>1</m:t>
            </m:r>
            <m:r>
              <m:rPr>
                <m:sty m:val="p"/>
              </m:rPr>
              <m:t>,</m:t>
            </m:r>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sup>
        </m:sSup>
      </m:oMath>
      <w:r>
        <w:t xml:space="preserve"> </w:t>
      </w:r>
      <w:r>
        <w:t xml:space="preserve">in Trial 2;</w:t>
      </w:r>
      <w:r>
        <w:t xml:space="preserve"> </w:t>
      </w:r>
      <w:r>
        <w:t xml:space="preserve">for those assigned to transplant in Trial 2, this equals the observed</w:t>
      </w:r>
      <w:r>
        <w:t xml:space="preserve"> </w:t>
      </w:r>
      <m:oMath>
        <m:r>
          <m:t>Y</m:t>
        </m:r>
      </m:oMath>
      <w:r>
        <w:t xml:space="preserve"> </w:t>
      </w:r>
      <w:r>
        <w:t xml:space="preserve">(Technical Point 3.2).</w:t>
      </w:r>
    </w:p>
    <w:p>
      <w:pPr>
        <w:pStyle w:val="BodyText"/>
      </w:pPr>
      <w:ins w:id="65" w:author="PR Preview" w:date="2024-01-01T00:00:00Z">
        <w:r>
          <w:t xml:space="preserve">One label,</w:t>
        </w:r>
      </w:ins>
      <w:ins w:id="65" w:author="PR Preview" w:date="2024-01-01T00:00:00Z">
        <w:r>
          <w:t xml:space="preserve"> </w:t>
        </w:r>
      </w:ins>
      <w:ins w:id="65" w:author="PR Preview" w:date="2024-01-01T00:00:00Z">
        <w:r>
          <w:t xml:space="preserve">“heart transplant”</w:t>
        </w:r>
      </w:ins>
      <w:ins w:id="65" w:author="PR Preview" w:date="2024-01-01T00:00:00Z">
        <w:r>
          <w:t xml:space="preserve">, covers two different interventions here.</w:t>
        </w:r>
      </w:ins>
      <w:ins w:id="65" w:author="PR Preview" w:date="2024-01-01T00:00:00Z">
        <w:r>
          <w:t xml:space="preserve"> </w:t>
        </w:r>
      </w:ins>
      <w:ins w:id="65" w:author="PR Preview" w:date="2024-01-01T00:00:00Z">
        <w:r>
          <w:t xml:space="preserve">Which effect is preferable is a question for the consumers of the research.</w:t>
        </w:r>
      </w:ins>
      <w:ins w:id="65" w:author="PR Preview" w:date="2024-01-01T00:00:00Z">
        <w:r>
          <w:t xml:space="preserve"> </w:t>
        </w:r>
      </w:ins>
      <w:ins w:id="65" w:author="PR Preview" w:date="2024-01-01T00:00:00Z">
        <w:r>
          <w:t xml:space="preserve">Trial 1’s effect may vary less across populations, because its components are fixed, whereas the natural values</w:t>
        </w:r>
      </w:ins>
      <w:ins w:id="65" w:author="PR Preview" w:date="2024-01-01T00:00:00Z">
        <w:r>
          <w:t xml:space="preserve"> </w:t>
        </w:r>
      </w:ins>
      <m:oMath>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oMath>
      <w:ins w:id="65" w:author="PR Preview" w:date="2024-01-01T00:00:00Z">
        <w:r>
          <w:t xml:space="preserve"> </w:t>
        </w:r>
      </w:ins>
      <w:ins w:id="65" w:author="PR Preview" w:date="2024-01-01T00:00:00Z">
        <w:r>
          <w:t xml:space="preserve">in Trial 2 depend on the setting;</w:t>
        </w:r>
      </w:ins>
      <w:ins w:id="65" w:author="PR Preview" w:date="2024-01-01T00:00:00Z">
        <w:r>
          <w:t xml:space="preserve"> </w:t>
        </w:r>
      </w:ins>
      <w:ins w:id="65" w:author="PR Preview" w:date="2024-01-01T00:00:00Z">
        <w:r>
          <w:t xml:space="preserve">so Trial 1’s result may be easier to</w:t>
        </w:r>
      </w:ins>
      <w:ins w:id="65" w:author="PR Preview" w:date="2024-01-01T00:00:00Z">
        <w:r>
          <w:t xml:space="preserve"> </w:t>
        </w:r>
      </w:ins>
      <w:ins w:id="65" w:author="PR Preview" w:date="2024-01-01T00:00:00Z">
        <w:r>
          <w:rPr>
            <w:b/>
            <w:bCs/>
          </w:rPr>
          <w:t xml:space="preserve">transport</w:t>
        </w:r>
      </w:ins>
      <w:ins w:id="65" w:author="PR Preview" w:date="2024-01-01T00:00:00Z">
        <w:r>
          <w:t xml:space="preserve"> </w:t>
        </w:r>
      </w:ins>
      <w:ins w:id="65" w:author="PR Preview" w:date="2024-01-01T00:00:00Z">
        <w:r>
          <w:t xml:space="preserve">(Chapter 4).</w:t>
        </w:r>
      </w:ins>
      <w:ins w:id="65" w:author="PR Preview" w:date="2024-01-01T00:00:00Z">
        <w:r>
          <w:t xml:space="preserve"> </w:t>
        </w:r>
      </w:ins>
      <w:ins w:id="65" w:author="PR Preview" w:date="2024-01-01T00:00:00Z">
        <w:r>
          <w:t xml:space="preserve">This is a question of transportability, not of whether each effect is well-defined.</w:t>
        </w:r>
      </w:ins>
    </w:p>
    <w:bookmarkEnd w:id="69"/>
    <w:bookmarkStart w:id="72" w:name="X6437d2a2915fda1e2947932725ecdd074ea7b72"/>
    <w:p>
      <w:pPr>
        <w:pStyle w:val="Heading3"/>
      </w:pPr>
      <w:r>
        <w:t xml:space="preserve">4.2 Interventions are never perfectly specified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0" w:name="exm-surgeon-training"/>
          <w:p>
            <w:pPr>
              <w:pStyle w:val="BodyText"/>
            </w:pPr>
            <w:r>
              <w:rPr>
                <w:b/>
                <w:bCs/>
              </w:rPr>
              <w:t xml:space="preserve">Example 16 (The surgeon’s training)</w:t>
            </w:r>
            <w:r>
              <w:t xml:space="preserve"> </w:t>
            </w:r>
            <w:r>
              <w:t xml:space="preserve">Even Trial 1 (</w:t>
            </w:r>
            <w:hyperlink w:anchor="exm-two-transplant-trials">
              <w:r>
                <w:rPr>
                  <w:rStyle w:val="Hyperlink"/>
                </w:rPr>
                <w:t xml:space="preserve">Example 15</w:t>
              </w:r>
            </w:hyperlink>
            <w:r>
              <w:t xml:space="preserve">) did not specify the surgeon’s training.</w:t>
            </w:r>
            <w:r>
              <w:t xml:space="preserve"> </w:t>
            </w:r>
            <w:r>
              <w:t xml:space="preserve">Because surgical experience affects post-transplant mortality,</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depends on the (unknown) mix of surgeons.</w:t>
            </w:r>
            <w:r>
              <w:t xml:space="preserve"> </w:t>
            </w:r>
            <w:r>
              <w:t xml:space="preserve">Had the protocol specified training, some other detail would still have been left unspecified or open to interpretation.</w:t>
            </w:r>
          </w:p>
          <w:bookmarkEnd w:id="70"/>
        </w:tc>
      </w:tr>
    </w:tbl>
    <w:p>
      <w:pPr>
        <w:pStyle w:val="BodyText"/>
      </w:pPr>
      <w:ins w:id="68"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1" w:name="rem-imperfect-specification"/>
          <w:p>
            <w:pPr>
              <w:pStyle w:val="BodyText"/>
            </w:pPr>
            <w:r>
              <w:rPr>
                <w:i/>
                <w:iCs/>
              </w:rPr>
              <w:t xml:space="preserve">Remark 10</w:t>
            </w:r>
            <w:r>
              <w:t xml:space="preserve"> (What imperfect specification implies). </w:t>
            </w:r>
            <w:r>
              <w:t xml:space="preserve">Under Trial 1’s protocol, consider the average causal effect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of heart transplant (versus medical therapy) on death (</w:t>
            </w:r>
            <w:hyperlink w:anchor="exm-two-transplant-trials">
              <w:r>
                <w:rPr>
                  <w:rStyle w:val="Hyperlink"/>
                </w:rPr>
                <w:t xml:space="preserve">Example 15</w:t>
              </w:r>
            </w:hyperlink>
            <w:r>
              <w:t xml:space="preserve">,</w:t>
            </w:r>
            <w:r>
              <w:t xml:space="preserve"> </w:t>
            </w:r>
            <w:hyperlink w:anchor="exm-surgeon-training">
              <w:r>
                <w:rPr>
                  <w:rStyle w:val="Hyperlink"/>
                </w:rPr>
                <w:t xml:space="preserve">Example 16</w:t>
              </w:r>
            </w:hyperlink>
            <w:r>
              <w:t xml:space="preserve">).</w:t>
            </w:r>
          </w:p>
          <w:p>
            <w:pPr>
              <w:pStyle w:val="Compact"/>
              <w:numPr>
                <w:ilvl w:val="0"/>
                <w:numId w:val="1011"/>
              </w:numPr>
            </w:pPr>
            <w:r>
              <w:t xml:space="preserve">This effect can differ across populations that follow the same protocol: a community whose surgeons differ in experience from the trial’s will typically see a different effect.</w:t>
            </w:r>
          </w:p>
          <w:p>
            <w:pPr>
              <w:pStyle w:val="Compact"/>
              <w:numPr>
                <w:ilvl w:val="0"/>
                <w:numId w:val="1011"/>
              </w:numPr>
            </w:pPr>
            <w:r>
              <w:t xml:space="preserve">Sharper definitions of the interventions generally make it easier to transport the result, that is, to carry the effect over to another population (Chapter 4).</w:t>
            </w:r>
          </w:p>
          <w:p>
            <w:pPr>
              <w:pStyle w:val="Compact"/>
              <w:numPr>
                <w:ilvl w:val="0"/>
                <w:numId w:val="1011"/>
              </w:numPr>
            </w:pPr>
            <w:r>
              <w:t xml:space="preserve">Components with no effect on the outcome (the color of the surgeons’ scrubs) cannot affect transportability.</w:t>
            </w:r>
          </w:p>
          <w:bookmarkEnd w:id="71"/>
        </w:tc>
      </w:tr>
    </w:tbl>
    <w:p>
      <w:pPr>
        <w:pStyle w:val="FirstParagraph"/>
      </w:pPr>
      <w:ins w:id="69" w:author="PR Preview" w:date="2024-01-01T00:00:00Z">
        <w:r>
          <w:t xml:space="preserve">Holland’s (1986) slogan</w:t>
        </w:r>
      </w:ins>
      <w:ins w:id="69" w:author="PR Preview" w:date="2024-01-01T00:00:00Z">
        <w:r>
          <w:t xml:space="preserve"> </w:t>
        </w:r>
      </w:ins>
      <w:ins w:id="69" w:author="PR Preview" w:date="2024-01-01T00:00:00Z">
        <w:r>
          <w:t xml:space="preserve">“no causation without manipulation”</w:t>
        </w:r>
      </w:ins>
      <w:ins w:id="69" w:author="PR Preview" w:date="2024-01-01T00:00:00Z">
        <w:r>
          <w:t xml:space="preserve"> </w:t>
        </w:r>
      </w:ins>
      <w:ins w:id="69" w:author="PR Preview" w:date="2024-01-01T00:00:00Z">
        <w:r>
          <w:t xml:space="preserve">expresses the view that causal inference must rest on well-defined interventions.</w:t>
        </w:r>
      </w:ins>
      <w:ins w:id="69" w:author="PR Preview" w:date="2024-01-01T00:00:00Z">
        <w:r>
          <w:t xml:space="preserve"> </w:t>
        </w:r>
      </w:ins>
      <w:ins w:id="69" w:author="PR Preview" w:date="2024-01-01T00:00:00Z">
        <w:r>
          <w:t xml:space="preserve">Such interventions need not be feasible at the time: experts regarded the effects of gene variants on disease as well-defined long before anyone could edit genes.</w:t>
        </w:r>
      </w:ins>
    </w:p>
    <w:bookmarkEnd w:id="72"/>
    <w:bookmarkStart w:id="80" w:name="sufficiently-well-defined-interventions"/>
    <w:p>
      <w:pPr>
        <w:pStyle w:val="Heading3"/>
      </w:pPr>
      <w:r>
        <w:t xml:space="preserve">4.3 Sufficiently well-defined interventions</w:t>
      </w:r>
    </w:p>
    <w:p>
      <w:r>
        <w:pict>
          <v:rect style="width:0;height:1.5pt" o:hralign="center" o:hrstd="t" o:hr="t"/>
        </w:pict>
      </w:r>
    </w:p>
    <w:p>
      <w:pPr>
        <w:pStyle w:val="FirstParagraph"/>
      </w:pPr>
      <w:ins w:id="72" w:author="PR Preview" w:date="2024-01-01T00:00:00Z">
        <w:r>
          <w:t xml:space="preserve">In experiments, the protocol makes the interventions explicit.</w:t>
        </w:r>
      </w:ins>
      <w:ins w:id="72" w:author="PR Preview" w:date="2024-01-01T00:00:00Z">
        <w:r>
          <w:t xml:space="preserve"> </w:t>
        </w:r>
      </w:ins>
      <w:ins w:id="72" w:author="PR Preview" w:date="2024-01-01T00:00:00Z">
        <w:r>
          <w:t xml:space="preserve">In observational studies, two investigators who both speak of</w:t>
        </w:r>
      </w:ins>
      <w:ins w:id="72" w:author="PR Preview" w:date="2024-01-01T00:00:00Z">
        <w:r>
          <w:t xml:space="preserve"> </w:t>
        </w:r>
      </w:ins>
      <w:ins w:id="72" w:author="PR Preview" w:date="2024-01-01T00:00:00Z">
        <w:r>
          <w:t xml:space="preserve">“the effect of heart transplant”</w:t>
        </w:r>
      </w:ins>
      <w:ins w:id="72" w:author="PR Preview" w:date="2024-01-01T00:00:00Z">
        <w:r>
          <w:t xml:space="preserve"> </w:t>
        </w:r>
      </w:ins>
      <w:ins w:id="72" w:author="PR Preview" w:date="2024-01-01T00:00:00Z">
        <w:r>
          <w:t xml:space="preserve">without defining it may have different interventions in mind,</w:t>
        </w:r>
      </w:ins>
      <w:ins w:id="72" w:author="PR Preview" w:date="2024-01-01T00:00:00Z">
        <w:r>
          <w:t xml:space="preserve"> </w:t>
        </w:r>
      </w:ins>
      <w:ins w:id="72" w:author="PR Preview" w:date="2024-01-01T00:00:00Z">
        <w:r>
          <w:t xml:space="preserve">so</w:t>
        </w:r>
      </w:ins>
      <w:ins w:id="72" w:author="PR Preview" w:date="2024-01-01T00:00:00Z">
        <w:r>
          <w:t xml:space="preserve"> </w:t>
        </w:r>
      </w:ins>
      <m:oMath>
        <m:sSup>
          <m:e>
            <m:r>
              <m:t>Y</m:t>
            </m:r>
          </m:e>
          <m:sup>
            <m:r>
              <m:t>a</m:t>
            </m:r>
          </m:sup>
        </m:sSup>
      </m:oMath>
      <w:ins w:id="72" w:author="PR Preview" w:date="2024-01-01T00:00:00Z">
        <w:r>
          <w:t xml:space="preserve"> </w:t>
        </w:r>
      </w:ins>
      <w:ins w:id="72" w:author="PR Preview" w:date="2024-01-01T00:00:00Z">
        <w:r>
          <w:t xml:space="preserve">stays ill-defined until the experts settle on one intervention at a time.</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3" w:name="def-sufficiently-well-defined"/>
          <w:p>
            <w:pPr>
              <w:pStyle w:val="BodyText"/>
            </w:pPr>
            <w:r>
              <w:rPr>
                <w:b/>
                <w:bCs/>
              </w:rPr>
              <w:t xml:space="preserve">Definition 11 (Sufficiently well-defined intervention)</w:t>
            </w:r>
            <w:r>
              <w:t xml:space="preserve"> </w:t>
            </w:r>
            <w:r>
              <w:t xml:space="preserve">An intervention</w:t>
            </w:r>
            <w:r>
              <w:t xml:space="preserve"> </w:t>
            </w:r>
            <m:oMath>
              <m:r>
                <m:t>a</m:t>
              </m:r>
            </m:oMath>
            <w:r>
              <w:t xml:space="preserve"> </w:t>
            </w:r>
            <w:r>
              <w:t xml:space="preserve">is</w:t>
            </w:r>
            <w:r>
              <w:t xml:space="preserve"> </w:t>
            </w:r>
            <w:r>
              <w:rPr>
                <w:b/>
                <w:bCs/>
              </w:rPr>
              <w:t xml:space="preserve">sufficiently well-defined</w:t>
            </w:r>
            <w:r>
              <w:t xml:space="preserve"> </w:t>
            </w:r>
            <w:r>
              <w:t xml:space="preserve">when, in the judgment of experts given current knowledge, whatever vagueness is left in the counterfactual outcomes</w:t>
            </w:r>
            <w:r>
              <w:t xml:space="preserve"> </w:t>
            </w:r>
            <m:oMath>
              <m:sSup>
                <m:e>
                  <m:r>
                    <m:t>Y</m:t>
                  </m:r>
                </m:e>
                <m:sup>
                  <m:r>
                    <m:t>a</m:t>
                  </m:r>
                </m:sup>
              </m:sSup>
            </m:oMath>
            <w:r>
              <w:t xml:space="preserve"> </w:t>
            </w:r>
            <w:r>
              <w:t xml:space="preserve">does not matter for any practical purpose.</w:t>
            </w:r>
          </w:p>
          <w:bookmarkEnd w:id="73"/>
        </w:tc>
      </w:tr>
    </w:tbl>
    <w:p>
      <w:pPr>
        <w:pStyle w:val="BodyText"/>
      </w:pPr>
      <w:ins w:id="73"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4" w:name="exm-sufficiently-well-defined-transplant"/>
          <w:p>
            <w:pPr>
              <w:pStyle w:val="BodyText"/>
            </w:pPr>
            <w:r>
              <w:rPr>
                <w:b/>
                <w:bCs/>
              </w:rPr>
              <w:t xml:space="preserve">Example 17 (Settling on one version of heart transplant)</w:t>
            </w:r>
            <w:r>
              <w:t xml:space="preserve"> </w:t>
            </w:r>
            <w:r>
              <w:t xml:space="preserve">Suppose the investigators of an observational study agree to mean Trial 1’s version of heart transplant (</w:t>
            </w:r>
            <w:hyperlink w:anchor="exm-two-transplant-trials">
              <w:r>
                <w:rPr>
                  <w:rStyle w:val="Hyperlink"/>
                </w:rPr>
                <w:t xml:space="preserve">Example 15</w:t>
              </w:r>
            </w:hyperlink>
            <w:r>
              <w:t xml:space="preserve">).</w:t>
            </w:r>
            <w:r>
              <w:t xml:space="preserve"> </w:t>
            </w:r>
            <w:r>
              <w:t xml:space="preserve">Details remain open even so:</w:t>
            </w:r>
            <w:r>
              <w:t xml:space="preserve"> </w:t>
            </w:r>
            <w:r>
              <w:t xml:space="preserve">the color of the surgeons’ scrubs, which experts agree would not change outcomes,</w:t>
            </w:r>
            <w:r>
              <w:t xml:space="preserve"> </w:t>
            </w:r>
            <w:r>
              <w:t xml:space="preserve">and the surgeons’ training, which affects mortality (</w:t>
            </w:r>
            <w:hyperlink w:anchor="exm-surgeon-training">
              <w:r>
                <w:rPr>
                  <w:rStyle w:val="Hyperlink"/>
                </w:rPr>
                <w:t xml:space="preserve">Example 16</w:t>
              </w:r>
            </w:hyperlink>
            <w:r>
              <w:t xml:space="preserve">).</w:t>
            </w:r>
            <w:r>
              <w:t xml:space="preserve"> </w:t>
            </w:r>
            <w:r>
              <w:t xml:space="preserve">Whether this version of</w:t>
            </w:r>
            <w:r>
              <w:t xml:space="preserve"> </w:t>
            </w:r>
            <m:oMath>
              <m:r>
                <m:t>a</m:t>
              </m:r>
              <m:r>
                <m:rPr>
                  <m:sty m:val="p"/>
                </m:rPr>
                <m:t>=</m:t>
              </m:r>
              <m:r>
                <m:t>1</m:t>
              </m:r>
            </m:oMath>
            <w:r>
              <w:t xml:space="preserve"> </w:t>
            </w:r>
            <w:r>
              <w:t xml:space="preserve">is sufficiently well-defined (</w:t>
            </w:r>
            <w:hyperlink w:anchor="def-sufficiently-well-defined">
              <w:r>
                <w:rPr>
                  <w:rStyle w:val="Hyperlink"/>
                </w:rPr>
                <w:t xml:space="preserve">Definition 11</w:t>
              </w:r>
            </w:hyperlink>
            <w:r>
              <w:t xml:space="preserve">) depends on whether the experts judge the open details to matter for the question at hand;</w:t>
            </w:r>
            <w:r>
              <w:t xml:space="preserve"> </w:t>
            </w:r>
            <w:r>
              <w:t xml:space="preserve">leaving scrub color open raises no concern, whereas leaving training open is acceptable only if the experts judge that its effect does not matter for the decision the study is meant to inform.</w:t>
            </w:r>
          </w:p>
          <w:bookmarkEnd w:id="74"/>
        </w:tc>
      </w:tr>
    </w:tbl>
    <w:p>
      <w:pPr>
        <w:pStyle w:val="BodyText"/>
      </w:pPr>
      <w:ins w:id="74" w:author="PR Preview" w:date="2024-01-01T00:00:00Z">
        <w:r>
          <w:t xml:space="preserve"> </w:t>
        </w:r>
      </w:ins>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6" name="Picture"/>
                  <a:graphic>
                    <a:graphicData uri="http://schemas.openxmlformats.org/drawingml/2006/picture">
                      <pic:pic>
                        <pic:nvPicPr>
                          <pic:cNvPr descr="/opt/quarto/share/formats/docx/warning.png" id="77" name="Picture"/>
                          <pic:cNvPicPr>
                            <a:picLocks noChangeArrowheads="1" noChangeAspect="1"/>
                          </pic:cNvPicPr>
                        </pic:nvPicPr>
                        <pic:blipFill>
                          <a:blip r:embed="rId7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 Test for Sufficiently Well-Defined</w:t>
            </w:r>
          </w:p>
        </w:tc>
      </w:tr>
      <w:tr>
        <w:trPr>
          <w:cantSplit/>
        </w:trPr>
        <w:tc>
          <w:tcPr>
            <w:tcMar>
              <w:top w:w="108" w:type="dxa"/>
              <w:bottom w:w="108" w:type="dxa"/>
            </w:tcMar>
          </w:tcPr>
          <w:p>
            <w:pPr>
              <w:pStyle w:val="BodyText"/>
            </w:pPr>
            <w:pPr>
              <w:spacing w:before="16" w:after="16"/>
            </w:pPr>
            <w:r>
              <w:t xml:space="preserve">How do we know no meaningful vagueness remains?</w:t>
            </w:r>
            <w:r>
              <w:t xml:space="preserve"> </w:t>
            </w:r>
            <w:r>
              <w:t xml:space="preserve">We don’t.</w:t>
            </w:r>
            <w:r>
              <w:t xml:space="preserve"> </w:t>
            </w:r>
            <w:r>
              <w:t xml:space="preserve">It is a matter of agreement among experts, based on the substantive knowledge available at a particular time, and experts who agree today may judge differently once new knowledge arrives.</w:t>
            </w:r>
          </w:p>
          <w:p/>
        </w:tc>
      </w:tr>
    </w:tbl>
    <w:p>
      <w:pPr>
        <w:pStyle w:val="BodyText"/>
      </w:pPr>
      <w:ins w:id="75" w:author="PR Preview" w:date="2024-01-01T00:00:00Z">
        <w:r>
          <w:t xml:space="preserve"> </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8" name="Picture"/>
                  <a:graphic>
                    <a:graphicData uri="http://schemas.openxmlformats.org/drawingml/2006/picture">
                      <pic:pic>
                        <pic:nvPicPr>
                          <pic:cNvPr descr="/opt/quarto/share/formats/docx/note.png" id="79"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3.3: Possible worlds</w:t>
            </w:r>
          </w:p>
        </w:tc>
      </w:tr>
      <w:tr>
        <w:trPr>
          <w:cantSplit/>
        </w:trPr>
        <w:tc>
          <w:tcPr>
            <w:tcMar>
              <w:top w:w="108" w:type="dxa"/>
              <w:bottom w:w="108" w:type="dxa"/>
            </w:tcMar>
          </w:tcPr>
          <w:p>
            <w:pPr>
              <w:pStyle w:val="BodyText"/>
            </w:pPr>
            <w:pPr>
              <w:spacing w:before="16" w:after="16"/>
            </w:pPr>
            <w:r>
              <w:t xml:space="preserve">Philosophers (Stalnaker 1968, Lewis 1973) defined</w:t>
            </w:r>
            <w:r>
              <w:t xml:space="preserve"> </w:t>
            </w:r>
            <m:oMath>
              <m:sSup>
                <m:e>
                  <m:r>
                    <m:t>Y</m:t>
                  </m:r>
                </m:e>
                <m:sup>
                  <m:r>
                    <m:t>a</m:t>
                  </m:r>
                </m:sup>
              </m:sSup>
            </m:oMath>
            <w:r>
              <w:t xml:space="preserve"> </w:t>
            </w:r>
            <w:r>
              <w:t xml:space="preserve">as the value of</w:t>
            </w:r>
            <w:r>
              <w:t xml:space="preserve"> </w:t>
            </w:r>
            <m:oMath>
              <m:r>
                <m:t>Y</m:t>
              </m:r>
            </m:oMath>
            <w:r>
              <w:t xml:space="preserve"> </w:t>
            </w:r>
            <w:r>
              <w:t xml:space="preserve">in the closest possible world in which the individual received</w:t>
            </w:r>
            <w:r>
              <w:t xml:space="preserve"> </w:t>
            </w:r>
            <m:oMath>
              <m:r>
                <m:t>a</m:t>
              </m:r>
            </m:oMath>
            <w:r>
              <w:t xml:space="preserve">.</w:t>
            </w:r>
            <w:r>
              <w:t xml:space="preserve"> </w:t>
            </w:r>
            <w:r>
              <w:t xml:space="preserve">Since the closest world to the actual world is itself,</w:t>
            </w:r>
            <w:r>
              <w:t xml:space="preserve"> </w:t>
            </w:r>
            <m:oMath>
              <m:sSup>
                <m:e>
                  <m:r>
                    <m:t>Y</m:t>
                  </m:r>
                </m:e>
                <m:sup>
                  <m:r>
                    <m:t>a</m:t>
                  </m:r>
                </m:sup>
              </m:sSup>
              <m:r>
                <m:rPr>
                  <m:sty m:val="p"/>
                </m:rPr>
                <m:t>=</m:t>
              </m:r>
              <m:r>
                <m:t>Y</m:t>
              </m:r>
            </m:oMath>
            <w:r>
              <w:t xml:space="preserve"> </w:t>
            </w:r>
            <w:r>
              <w:t xml:space="preserve">when</w:t>
            </w:r>
            <w:r>
              <w:t xml:space="preserve"> </w:t>
            </w:r>
            <m:oMath>
              <m:r>
                <m:t>A</m:t>
              </m:r>
              <m:r>
                <m:rPr>
                  <m:sty m:val="p"/>
                </m:rPr>
                <m:t>=</m:t>
              </m:r>
              <m:r>
                <m:t>a</m:t>
              </m:r>
            </m:oMath>
            <w:r>
              <w:t xml:space="preserve">, so consistency always holds under this definition.</w:t>
            </w:r>
            <w:r>
              <w:t xml:space="preserve"> </w:t>
            </w:r>
            <w:r>
              <w:t xml:space="preserve">When</w:t>
            </w:r>
            <w:r>
              <w:t xml:space="preserve"> </w:t>
            </w:r>
            <m:oMath>
              <m:r>
                <m:t>A</m:t>
              </m:r>
              <m:r>
                <m:rPr>
                  <m:sty m:val="p"/>
                </m:rPr>
                <m:t>≠</m:t>
              </m:r>
              <m:r>
                <m:t>a</m:t>
              </m:r>
            </m:oMath>
            <w:r>
              <w:t xml:space="preserve">, the closest possible world is vague.</w:t>
            </w:r>
            <w:r>
              <w:t xml:space="preserve"> </w:t>
            </w:r>
            <w:r>
              <w:t xml:space="preserve">Robins and Greenland (2000) proposed replacing closest possible worlds with well-defined interventions,</w:t>
            </w:r>
            <w:r>
              <w:t xml:space="preserve"> </w:t>
            </w:r>
            <w:r>
              <w:t xml:space="preserve">because in observational studies counterfactuals are vague to the degree that the hypothetical interventions are left imprecise.</w:t>
            </w:r>
          </w:p>
          <w:p/>
        </w:tc>
      </w:tr>
    </w:tbl>
    <w:bookmarkEnd w:id="80"/>
    <w:bookmarkStart w:id="85" w:name="non-intervention-variables"/>
    <w:p>
      <w:pPr>
        <w:pStyle w:val="Heading3"/>
      </w:pPr>
      <w:r>
        <w:t xml:space="preserve">4.4 Non-intervention variables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1" w:name="def-non-intervention-variable"/>
          <w:p>
            <w:pPr>
              <w:pStyle w:val="BodyText"/>
            </w:pPr>
            <w:r>
              <w:rPr>
                <w:b/>
                <w:bCs/>
              </w:rPr>
              <w:t xml:space="preserve">Definition 12 (Variables that are not interventions)</w:t>
            </w:r>
            <w:r>
              <w:t xml:space="preserve"> </w:t>
            </w:r>
            <w:r>
              <w:t xml:space="preserve">A</w:t>
            </w:r>
            <w:r>
              <w:t xml:space="preserve"> </w:t>
            </w:r>
            <w:r>
              <w:rPr>
                <w:b/>
                <w:bCs/>
              </w:rPr>
              <w:t xml:space="preserve">non-intervention variable</w:t>
            </w:r>
            <w:r>
              <w:t xml:space="preserve"> </w:t>
            </w:r>
            <w:r>
              <w:t xml:space="preserve">is a treatment variable</w:t>
            </w:r>
            <w:r>
              <w:t xml:space="preserve"> </w:t>
            </w:r>
            <m:oMath>
              <m:r>
                <m:t>A</m:t>
              </m:r>
            </m:oMath>
            <w:r>
              <w:t xml:space="preserve"> </w:t>
            </w:r>
            <w:r>
              <w:t xml:space="preserve">whose values do not correspond to interventions that anyone actually carries out on</w:t>
            </w:r>
            <w:r>
              <w:t xml:space="preserve"> </w:t>
            </w:r>
            <m:oMath>
              <m:r>
                <m:t>A</m:t>
              </m:r>
            </m:oMath>
            <w:r>
              <w:t xml:space="preserve"> </w:t>
            </w:r>
            <w:r>
              <w:t xml:space="preserve">itself;</w:t>
            </w:r>
            <w:r>
              <w:t xml:space="preserve"> </w:t>
            </w:r>
            <w:r>
              <w:t xml:space="preserve">typically</w:t>
            </w:r>
            <w:r>
              <w:t xml:space="preserve"> </w:t>
            </w:r>
            <m:oMath>
              <m:r>
                <m:t>A</m:t>
              </m:r>
            </m:oMath>
            <w:r>
              <w:t xml:space="preserve"> </w:t>
            </w:r>
            <w:r>
              <w:t xml:space="preserve">can be changed only by intervening on its causes.</w:t>
            </w:r>
            <w:r>
              <w:t xml:space="preserve"> </w:t>
            </w:r>
            <w:r>
              <w:t xml:space="preserve">Whether a particular variable counts as one is a matter of degree, and experts may disagree about it.</w:t>
            </w:r>
          </w:p>
          <w:bookmarkEnd w:id="81"/>
        </w:tc>
      </w:tr>
    </w:tbl>
    <w:p>
      <w:pPr>
        <w:pStyle w:val="BodyText"/>
      </w:pPr>
      <w:ins w:id="78"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2" w:name="exm-obesity-blood-pressure"/>
          <w:p>
            <w:pPr>
              <w:pStyle w:val="BodyText"/>
            </w:pPr>
            <w:r>
              <w:rPr>
                <w:b/>
                <w:bCs/>
              </w:rPr>
              <w:t xml:space="preserve">Example 18 (Obesity and blood pressure)</w:t>
            </w:r>
            <w:r>
              <w:t xml:space="preserve"> </w:t>
            </w:r>
            <w:r>
              <w:t xml:space="preserve">Body weight, blood pressure and cholesterol, and social factors such as socioeconomic status, are non-intervention variables (</w:t>
            </w:r>
            <w:hyperlink w:anchor="def-non-intervention-variable">
              <w:r>
                <w:rPr>
                  <w:rStyle w:val="Hyperlink"/>
                </w:rPr>
                <w:t xml:space="preserve">Definition 12</w:t>
              </w:r>
            </w:hyperlink>
            <w:r>
              <w:t xml:space="preserve">).</w:t>
            </w:r>
          </w:p>
          <w:p>
            <w:pPr>
              <w:pStyle w:val="Compact"/>
              <w:numPr>
                <w:ilvl w:val="0"/>
                <w:numId w:val="1012"/>
              </w:numPr>
            </w:pPr>
            <w:r>
              <w:t xml:space="preserve">A phrase such as</w:t>
            </w:r>
            <w:r>
              <w:t xml:space="preserve"> </w:t>
            </w:r>
            <w:r>
              <w:t xml:space="preserve">“the effect of obesity on heart attack”</w:t>
            </w:r>
            <w:r>
              <w:t xml:space="preserve"> </w:t>
            </w:r>
            <w:r>
              <w:t xml:space="preserve">has no clear meaning, because the counterfactual it refers to is ill-defined.</w:t>
            </w:r>
            <w:r>
              <w:t xml:space="preserve"> </w:t>
            </w:r>
            <w:r>
              <w:t xml:space="preserve">Specifying the timing and the method of weight change (medication, surgery, diet, exercise) would turn it into the effect of</w:t>
            </w:r>
            <w:r>
              <w:t xml:space="preserve"> </w:t>
            </w:r>
            <w:r>
              <w:rPr>
                <w:i/>
                <w:iCs/>
              </w:rPr>
              <w:t xml:space="preserve">those</w:t>
            </w:r>
            <w:r>
              <w:t xml:space="preserve"> </w:t>
            </w:r>
            <w:r>
              <w:t xml:space="preserve">interventions, not of obesity.</w:t>
            </w:r>
          </w:p>
          <w:p>
            <w:pPr>
              <w:pStyle w:val="Compact"/>
              <w:numPr>
                <w:ilvl w:val="0"/>
                <w:numId w:val="1012"/>
              </w:numPr>
            </w:pPr>
            <w:r>
              <w:t xml:space="preserve">Yet experts agree that</w:t>
            </w:r>
            <w:r>
              <w:t xml:space="preserve"> </w:t>
            </w:r>
            <w:r>
              <w:t xml:space="preserve">“blood pressure causes stroke”</w:t>
            </w:r>
            <w:r>
              <w:t xml:space="preserve">, by synthesizing physics, in vitro studies, animal experiments, autopsies, and intervention studies.</w:t>
            </w:r>
          </w:p>
          <w:bookmarkEnd w:id="82"/>
        </w:tc>
      </w:tr>
    </w:tbl>
    <w:p>
      <w:pPr>
        <w:pStyle w:val="FirstParagraph"/>
      </w:pPr>
      <w:r>
        <w:t xml:space="preserve">Whether an effect is ill-defined also depends on the outcome.</w:t>
      </w:r>
      <w:r>
        <w:t xml:space="preserve"> </w:t>
      </w:r>
      <w:r>
        <w:t xml:space="preserve">For obesity and job discrimination (whether an employer invites an applicant to interview after reviewing the application and photograph), the treatment is really whether the employer perceives the applicant as obese, and how the applicant became obese may be irrelevant.</w:t>
      </w:r>
      <w:r>
        <w:t xml:space="preserve"> </w:t>
      </w:r>
      <w:r>
        <w:t xml:space="preserve">A margin note points to Hernán and Taubman (2008), a paper about the difficulties a tyrannical monarch and an inept head of state run into when weighing</w:t>
      </w:r>
      <w:r>
        <w:t xml:space="preserve"> </w:t>
      </w:r>
      <w:r>
        <w:t xml:space="preserve">“the effect of obesity”</w:t>
      </w:r>
      <w:r>
        <w:t xml:space="preserve"> </w:t>
      </w:r>
      <w:r>
        <w:t xml:space="preserve">(Hernán and Robins 2020, 37)</w:t>
      </w:r>
      <w:r>
        <w:t xml:space="preserve">.</w:t>
      </w:r>
    </w:p>
    <w:p>
      <w:r>
        <w:pict>
          <v:rect style="width:0;height:1.5pt" o:hralign="center" o:hrstd="t" o:hr="t"/>
        </w:pict>
      </w:r>
    </w:p>
    <w:p>
      <w:pPr>
        <w:pStyle w:val="FirstParagraph"/>
      </w:pPr>
      <w:ins w:id="81" w:author="PR Preview" w:date="2024-01-01T00:00:00Z">
        <w:r>
          <w:t xml:space="preserve">How, then, can</w:t>
        </w:r>
      </w:ins>
      <w:ins w:id="81" w:author="PR Preview" w:date="2024-01-01T00:00:00Z">
        <w:r>
          <w:t xml:space="preserve"> </w:t>
        </w:r>
      </w:ins>
      <w:ins w:id="81" w:author="PR Preview" w:date="2024-01-01T00:00:00Z">
        <w:r>
          <w:t xml:space="preserve">“blood pressure</w:t>
        </w:r>
      </w:ins>
      <w:ins w:id="81" w:author="PR Preview" w:date="2024-01-01T00:00:00Z">
        <w:r>
          <w:t xml:space="preserve"> </w:t>
        </w:r>
      </w:ins>
      <m:oMath>
        <m:r>
          <m:t>A</m:t>
        </m:r>
      </m:oMath>
      <w:ins w:id="81" w:author="PR Preview" w:date="2024-01-01T00:00:00Z">
        <w:r>
          <w:t xml:space="preserve"> </w:t>
        </w:r>
      </w:ins>
      <w:ins w:id="81" w:author="PR Preview" w:date="2024-01-01T00:00:00Z">
        <w:r>
          <w:t xml:space="preserve">affects stroke</w:t>
        </w:r>
      </w:ins>
      <w:ins w:id="81" w:author="PR Preview" w:date="2024-01-01T00:00:00Z">
        <w:r>
          <w:t xml:space="preserve"> </w:t>
        </w:r>
      </w:ins>
      <m:oMath>
        <m:r>
          <m:t>Y</m:t>
        </m:r>
      </m:oMath>
      <w:ins w:id="81" w:author="PR Preview" w:date="2024-01-01T00:00:00Z">
        <w:r>
          <w:t xml:space="preserve">”</w:t>
        </w:r>
      </w:ins>
      <w:ins w:id="81" w:author="PR Preview" w:date="2024-01-01T00:00:00Z">
        <w:r>
          <w:t xml:space="preserve"> </w:t>
        </w:r>
      </w:ins>
      <w:ins w:id="81" w:author="PR Preview" w:date="2024-01-01T00:00:00Z">
        <w:r>
          <w:t xml:space="preserve">mean anything for a given person?</w:t>
        </w:r>
      </w:ins>
      <w:ins w:id="81" w:author="PR Preview" w:date="2024-01-01T00:00:00Z">
        <w:r>
          <w:t xml:space="preserve"> </w:t>
        </w:r>
      </w:ins>
      <w:ins w:id="81" w:author="PR Preview" w:date="2024-01-01T00:00:00Z">
        <w:r>
          <w:t xml:space="preserve">We can take it to mean that some way of changing her blood pressure exists, known or not,</w:t>
        </w:r>
      </w:ins>
      <w:ins w:id="81" w:author="PR Preview" w:date="2024-01-01T00:00:00Z">
        <w:r>
          <w:t xml:space="preserve"> </w:t>
        </w:r>
      </w:ins>
      <w:ins w:id="81" w:author="PR Preview" w:date="2024-01-01T00:00:00Z">
        <w:r>
          <w:t xml:space="preserve">that would leave her stroke risk alone apart from the change in blood pressure itself.</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3" w:name="def-ende"/>
          <w:p>
            <w:pPr>
              <w:pStyle w:val="BodyText"/>
            </w:pPr>
            <w:r>
              <w:rPr>
                <w:b/>
                <w:bCs/>
              </w:rPr>
              <w:t xml:space="preserve">Definition 13 (Effective no-direct-effect (ENDE) intervention)</w:t>
            </w:r>
            <w:r>
              <w:t xml:space="preserve"> </w:t>
            </w:r>
            <w:r>
              <w:t xml:space="preserve">Let</w:t>
            </w:r>
            <w:r>
              <w:t xml:space="preserve"> </w:t>
            </w:r>
            <m:oMath>
              <m:r>
                <m:t>A</m:t>
              </m:r>
            </m:oMath>
            <w:r>
              <w:t xml:space="preserve"> </w:t>
            </w:r>
            <w:r>
              <w:t xml:space="preserve">be a non-intervention variable (</w:t>
            </w:r>
            <w:hyperlink w:anchor="def-non-intervention-variable">
              <w:r>
                <w:rPr>
                  <w:rStyle w:val="Hyperlink"/>
                </w:rPr>
                <w:t xml:space="preserve">Definition 12</w:t>
              </w:r>
            </w:hyperlink>
            <w:r>
              <w:t xml:space="preserve">) and</w:t>
            </w:r>
            <w:r>
              <w:t xml:space="preserve"> </w:t>
            </w:r>
            <m:oMath>
              <m:r>
                <m:t>Y</m:t>
              </m:r>
            </m:oMath>
            <w:r>
              <w:t xml:space="preserve"> </w:t>
            </w:r>
            <w:r>
              <w:t xml:space="preserve">an outcome.</w:t>
            </w:r>
            <w:r>
              <w:t xml:space="preserve"> </w:t>
            </w:r>
            <w:r>
              <w:t xml:space="preserve">For a given individual, an intervention</w:t>
            </w:r>
            <w:r>
              <w:t xml:space="preserve"> </w:t>
            </w:r>
            <m:oMath>
              <m:r>
                <m:t>X</m:t>
              </m:r>
            </m:oMath>
            <w:r>
              <w:t xml:space="preserve"> </w:t>
            </w:r>
            <w:r>
              <w:t xml:space="preserve">(possibly not yet discovered) is an</w:t>
            </w:r>
            <w:r>
              <w:t xml:space="preserve"> </w:t>
            </w:r>
            <w:r>
              <w:rPr>
                <w:b/>
                <w:bCs/>
              </w:rPr>
              <w:t xml:space="preserve">effective no-direct-effect intervention for</w:t>
            </w:r>
            <w:r>
              <w:rPr>
                <w:b/>
                <w:bCs/>
              </w:rPr>
              <w:t xml:space="preserve"> </w:t>
            </w:r>
            <m:oMath>
              <m:r>
                <m:t>a</m:t>
              </m:r>
            </m:oMath>
            <w:r>
              <w:t xml:space="preserve">, written</w:t>
            </w:r>
            <w:r>
              <w:t xml:space="preserve"> </w:t>
            </w:r>
            <w:r>
              <w:rPr>
                <w:b/>
                <w:bCs/>
              </w:rPr>
              <w:t xml:space="preserve">ENDE(</w:t>
            </w:r>
            <m:oMath>
              <m:r>
                <m:t>a</m:t>
              </m:r>
            </m:oMath>
            <w:r>
              <w:rPr>
                <w:b/>
                <w:bCs/>
              </w:rPr>
              <w:t xml:space="preserve">)</w:t>
            </w:r>
            <w:r>
              <w:t xml:space="preserve">,</w:t>
            </w:r>
            <w:r>
              <w:t xml:space="preserve"> </w:t>
            </w:r>
            <w:r>
              <w:t xml:space="preserve">if it can change that individual’s value of</w:t>
            </w:r>
            <w:r>
              <w:t xml:space="preserve"> </w:t>
            </w:r>
            <m:oMath>
              <m:r>
                <m:t>A</m:t>
              </m:r>
            </m:oMath>
            <w:r>
              <w:t xml:space="preserve"> </w:t>
            </w:r>
            <w:r>
              <w:t xml:space="preserve">to</w:t>
            </w:r>
            <w:r>
              <w:t xml:space="preserve"> </w:t>
            </w:r>
            <m:oMath>
              <m:r>
                <m:t>a</m:t>
              </m:r>
            </m:oMath>
            <w:r>
              <w:t xml:space="preserve"> </w:t>
            </w:r>
            <w:r>
              <w:t xml:space="preserve">and affects her outcome</w:t>
            </w:r>
            <w:r>
              <w:t xml:space="preserve"> </w:t>
            </w:r>
            <m:oMath>
              <m:r>
                <m:t>Y</m:t>
              </m:r>
            </m:oMath>
            <w:r>
              <w:t xml:space="preserve"> </w:t>
            </w:r>
            <w:r>
              <w:t xml:space="preserve">only through</w:t>
            </w:r>
            <w:r>
              <w:t xml:space="preserve"> </w:t>
            </w:r>
            <m:oMath>
              <m:r>
                <m:t>A</m:t>
              </m:r>
            </m:oMath>
            <w:r>
              <w:t xml:space="preserve">, with no (direct) effect of its own.</w:t>
            </w:r>
            <w:r>
              <w:t xml:space="preserve"> </w:t>
            </w:r>
            <w:r>
              <w:t xml:space="preserve">Write</w:t>
            </w:r>
            <w:r>
              <w:t xml:space="preserve"> </w:t>
            </w:r>
            <m:oMath>
              <m:sSup>
                <m:e>
                  <m:r>
                    <m:t>Y</m:t>
                  </m:r>
                </m:e>
                <m:sup>
                  <m:r>
                    <m:t>x</m:t>
                  </m:r>
                  <m:r>
                    <m:rPr>
                      <m:sty m:val="p"/>
                    </m:rPr>
                    <m:t>,</m:t>
                  </m:r>
                  <m:r>
                    <m:t>a</m:t>
                  </m:r>
                </m:sup>
              </m:sSup>
            </m:oMath>
            <w:r>
              <w:t xml:space="preserve"> </w:t>
            </w:r>
            <w:r>
              <w:t xml:space="preserve">for the joint counterfactual outcome had</w:t>
            </w:r>
            <w:r>
              <w:t xml:space="preserve"> </w:t>
            </w:r>
            <m:oMath>
              <m:r>
                <m:t>X</m:t>
              </m:r>
            </m:oMath>
            <w:r>
              <w:t xml:space="preserve"> </w:t>
            </w:r>
            <w:r>
              <w:t xml:space="preserve">been set to</w:t>
            </w:r>
            <w:r>
              <w:t xml:space="preserve"> </w:t>
            </w:r>
            <m:oMath>
              <m:r>
                <m:t>x</m:t>
              </m:r>
            </m:oMath>
            <w:r>
              <w:t xml:space="preserve"> </w:t>
            </w:r>
            <w:r>
              <w:t xml:space="preserve">and</w:t>
            </w:r>
            <w:r>
              <w:t xml:space="preserve"> </w:t>
            </w:r>
            <m:oMath>
              <m:r>
                <m:t>A</m:t>
              </m:r>
            </m:oMath>
            <w:r>
              <w:t xml:space="preserve"> </w:t>
            </w:r>
            <w:r>
              <w:t xml:space="preserve">to</w:t>
            </w:r>
            <w:r>
              <w:t xml:space="preserve"> </w:t>
            </w:r>
            <m:oMath>
              <m:r>
                <m:t>a</m:t>
              </m:r>
            </m:oMath>
            <w:r>
              <w:t xml:space="preserve">.</w:t>
            </w:r>
            <w:r>
              <w:t xml:space="preserve"> </w:t>
            </w:r>
            <w:r>
              <w:t xml:space="preserve">Saying that such an intervention exists amounts to saying that</w:t>
            </w:r>
            <w:r>
              <w:t xml:space="preserve"> </w:t>
            </w:r>
            <m:oMath>
              <m:sSup>
                <m:e>
                  <m:r>
                    <m:t>Y</m:t>
                  </m:r>
                </m:e>
                <m:sup>
                  <m:r>
                    <m:t>a</m:t>
                  </m:r>
                </m:sup>
              </m:sSup>
            </m:oMath>
            <w:r>
              <w:t xml:space="preserve"> </w:t>
            </w:r>
            <w:r>
              <w:t xml:space="preserve">and</w:t>
            </w:r>
            <w:r>
              <w:t xml:space="preserve"> </w:t>
            </w:r>
            <m:oMath>
              <m:sSup>
                <m:e>
                  <m:r>
                    <m:t>Y</m:t>
                  </m:r>
                </m:e>
                <m:sup>
                  <m:r>
                    <m:t>x</m:t>
                  </m:r>
                  <m:r>
                    <m:rPr>
                      <m:sty m:val="p"/>
                    </m:rPr>
                    <m:t>,</m:t>
                  </m:r>
                  <m:r>
                    <m:t>a</m:t>
                  </m:r>
                </m:sup>
              </m:sSup>
            </m:oMath>
            <w:r>
              <w:t xml:space="preserve"> </w:t>
            </w:r>
            <w:r>
              <w:t xml:space="preserve">are both well-defined and equal.</w:t>
            </w:r>
          </w:p>
          <w:bookmarkEnd w:id="83"/>
        </w:tc>
      </w:tr>
    </w:tbl>
    <w:p>
      <w:pPr>
        <w:pStyle w:val="BodyText"/>
      </w:pPr>
      <w:ins w:id="82"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4" w:name="exm-ende-blood-pressure"/>
          <w:p>
            <w:pPr>
              <w:pStyle w:val="BodyText"/>
            </w:pPr>
            <w:r>
              <w:rPr>
                <w:b/>
                <w:bCs/>
              </w:rPr>
              <w:t xml:space="preserve">Example 19 (Which blood pressure interventions could be ENDE)</w:t>
            </w:r>
            <w:r>
              <w:t xml:space="preserve"> </w:t>
            </w:r>
            <w:r>
              <w:t xml:space="preserve">Let</w:t>
            </w:r>
            <w:r>
              <w:t xml:space="preserve"> </w:t>
            </w:r>
            <m:oMath>
              <m:r>
                <m:t>A</m:t>
              </m:r>
            </m:oMath>
            <w:r>
              <w:t xml:space="preserve"> </w:t>
            </w:r>
            <w:r>
              <w:t xml:space="preserve">be blood pressure and</w:t>
            </w:r>
            <w:r>
              <w:t xml:space="preserve"> </w:t>
            </w:r>
            <m:oMath>
              <m:r>
                <m:t>Y</m:t>
              </m:r>
            </m:oMath>
            <w:r>
              <w:t xml:space="preserve"> </w:t>
            </w:r>
            <w:r>
              <w:t xml:space="preserve">stroke.</w:t>
            </w:r>
            <w:r>
              <w:t xml:space="preserve"> </w:t>
            </w:r>
            <w:r>
              <w:t xml:space="preserve">Antihypertensive drugs, exercise, and diet all change</w:t>
            </w:r>
            <w:r>
              <w:t xml:space="preserve"> </w:t>
            </w:r>
            <m:oMath>
              <m:r>
                <m:t>A</m:t>
              </m:r>
            </m:oMath>
            <w:r>
              <w:t xml:space="preserve">.</w:t>
            </w:r>
            <w:r>
              <w:t xml:space="preserve"> </w:t>
            </w:r>
            <w:r>
              <w:t xml:space="preserve">Some antihypertensive drugs might serve as ENDE interventions</w:t>
            </w:r>
            <w:r>
              <w:t xml:space="preserve"> </w:t>
            </w:r>
            <m:oMath>
              <m:r>
                <m:t>X</m:t>
              </m:r>
            </m:oMath>
            <w:r>
              <w:t xml:space="preserve"> </w:t>
            </w:r>
            <w:r>
              <w:t xml:space="preserve">(</w:t>
            </w:r>
            <w:hyperlink w:anchor="def-ende">
              <w:r>
                <w:rPr>
                  <w:rStyle w:val="Hyperlink"/>
                </w:rPr>
                <w:t xml:space="preserve">Definition 13</w:t>
              </w:r>
            </w:hyperlink>
            <w:r>
              <w:t xml:space="preserve">);</w:t>
            </w:r>
            <w:r>
              <w:t xml:space="preserve"> </w:t>
            </w:r>
            <w:r>
              <w:t xml:space="preserve">diet and exercise cannot, because they affect stroke risk through pathways other than blood pressure.</w:t>
            </w:r>
          </w:p>
          <w:bookmarkEnd w:id="84"/>
        </w:tc>
      </w:tr>
    </w:tbl>
    <w:p>
      <w:pPr>
        <w:pStyle w:val="BodyText"/>
      </w:pPr>
      <w:ins w:id="83" w:author="PR Preview" w:date="2024-01-01T00:00:00Z">
        <w:r>
          <w:t xml:space="preserve">“</w:t>
        </w:r>
      </w:ins>
      <m:oMath>
        <m:r>
          <m:t>X</m:t>
        </m:r>
      </m:oMath>
      <w:ins w:id="83" w:author="PR Preview" w:date="2024-01-01T00:00:00Z">
        <w:r>
          <w:t xml:space="preserve"> </w:t>
        </w:r>
      </w:ins>
      <w:ins w:id="83" w:author="PR Preview" w:date="2024-01-01T00:00:00Z">
        <w:r>
          <w:t xml:space="preserve">has no direct effect on</w:t>
        </w:r>
      </w:ins>
      <w:ins w:id="83" w:author="PR Preview" w:date="2024-01-01T00:00:00Z">
        <w:r>
          <w:t xml:space="preserve"> </w:t>
        </w:r>
      </w:ins>
      <m:oMath>
        <m:r>
          <m:t>Y</m:t>
        </m:r>
      </m:oMath>
      <w:ins w:id="83" w:author="PR Preview" w:date="2024-01-01T00:00:00Z">
        <w:r>
          <w:t xml:space="preserve"> </w:t>
        </w:r>
      </w:ins>
      <w:ins w:id="83" w:author="PR Preview" w:date="2024-01-01T00:00:00Z">
        <w:r>
          <w:t xml:space="preserve">except through</w:t>
        </w:r>
      </w:ins>
      <w:ins w:id="83" w:author="PR Preview" w:date="2024-01-01T00:00:00Z">
        <w:r>
          <w:t xml:space="preserve"> </w:t>
        </w:r>
      </w:ins>
      <m:oMath>
        <m:r>
          <m:t>A</m:t>
        </m:r>
      </m:oMath>
      <w:ins w:id="83" w:author="PR Preview" w:date="2024-01-01T00:00:00Z">
        <w:r>
          <w:t xml:space="preserve">”</w:t>
        </w:r>
      </w:ins>
      <w:ins w:id="83" w:author="PR Preview" w:date="2024-01-01T00:00:00Z">
        <w:r>
          <w:t xml:space="preserve"> </w:t>
        </w:r>
      </w:ins>
      <w:ins w:id="83" w:author="PR Preview" w:date="2024-01-01T00:00:00Z">
        <w:r>
          <w:t xml:space="preserve">means the same as</w:t>
        </w:r>
      </w:ins>
      <w:ins w:id="83" w:author="PR Preview" w:date="2024-01-01T00:00:00Z">
        <w:r>
          <w:t xml:space="preserve"> </w:t>
        </w:r>
      </w:ins>
      <w:ins w:id="83" w:author="PR Preview" w:date="2024-01-01T00:00:00Z">
        <w:r>
          <w:t xml:space="preserve">“the effect of</w:t>
        </w:r>
      </w:ins>
      <w:ins w:id="83" w:author="PR Preview" w:date="2024-01-01T00:00:00Z">
        <w:r>
          <w:t xml:space="preserve"> </w:t>
        </w:r>
      </w:ins>
      <m:oMath>
        <m:r>
          <m:t>X</m:t>
        </m:r>
      </m:oMath>
      <w:ins w:id="83" w:author="PR Preview" w:date="2024-01-01T00:00:00Z">
        <w:r>
          <w:t xml:space="preserve"> </w:t>
        </w:r>
      </w:ins>
      <w:ins w:id="83" w:author="PR Preview" w:date="2024-01-01T00:00:00Z">
        <w:r>
          <w:t xml:space="preserve">on</w:t>
        </w:r>
      </w:ins>
      <w:ins w:id="83" w:author="PR Preview" w:date="2024-01-01T00:00:00Z">
        <w:r>
          <w:t xml:space="preserve"> </w:t>
        </w:r>
      </w:ins>
      <m:oMath>
        <m:r>
          <m:t>Y</m:t>
        </m:r>
      </m:oMath>
      <w:ins w:id="83" w:author="PR Preview" w:date="2024-01-01T00:00:00Z">
        <w:r>
          <w:t xml:space="preserve"> </w:t>
        </w:r>
      </w:ins>
      <w:ins w:id="83" w:author="PR Preview" w:date="2024-01-01T00:00:00Z">
        <w:r>
          <w:t xml:space="preserve">is completely mediated by</w:t>
        </w:r>
      </w:ins>
      <w:ins w:id="83" w:author="PR Preview" w:date="2024-01-01T00:00:00Z">
        <w:r>
          <w:t xml:space="preserve"> </w:t>
        </w:r>
      </w:ins>
      <m:oMath>
        <m:r>
          <m:t>A</m:t>
        </m:r>
      </m:oMath>
      <w:ins w:id="83" w:author="PR Preview" w:date="2024-01-01T00:00:00Z">
        <w:r>
          <w:t xml:space="preserve">”</w:t>
        </w:r>
      </w:ins>
      <w:ins w:id="83" w:author="PR Preview" w:date="2024-01-01T00:00:00Z">
        <w:r>
          <w:t xml:space="preserve"> </w:t>
        </w:r>
      </w:ins>
      <w:ins w:id="83" w:author="PR Preview" w:date="2024-01-01T00:00:00Z">
        <w:r>
          <w:t xml:space="preserve">(Chapter 23).</w:t>
        </w:r>
      </w:ins>
    </w:p>
    <w:p>
      <w:pPr>
        <w:pStyle w:val="BodyText"/>
      </w:pPr>
      <w:r>
        <w:t xml:space="preserve">Belief in ENDE interventions is easier for variables whose mechanisms are well understood (blood pressure and stroke) than for others (socioeconomic status and myocardial infarction).</w:t>
      </w:r>
      <w:r>
        <w:t xml:space="preserve"> </w:t>
      </w:r>
      <w:r>
        <w:t xml:space="preserve">Where experts disagree, a study design might support the claim that 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 </w:t>
      </w:r>
      <w:r>
        <w:t xml:space="preserve">(Fine Point 6.4).</w:t>
      </w:r>
    </w:p>
    <w:p>
      <w:pPr>
        <w:pStyle w:val="BodyText"/>
      </w:pPr>
      <w:r>
        <w:t xml:space="preserve">Blood pressure is really a vector</w:t>
      </w:r>
      <w:r>
        <w:t xml:space="preserve"> </w:t>
      </w:r>
      <m:oMath>
        <m:r>
          <m:rPr>
            <m:sty m:val="p"/>
          </m:rPr>
          <m:t>(</m:t>
        </m:r>
        <m:sSub>
          <m:e>
            <m:r>
              <m:t>A</m:t>
            </m:r>
          </m:e>
          <m:sub>
            <m:r>
              <m:t>s</m:t>
            </m:r>
            <m:r>
              <m:t>y</m:t>
            </m:r>
            <m:r>
              <m:t>s</m:t>
            </m:r>
          </m:sub>
        </m:sSub>
        <m:r>
          <m:rPr>
            <m:sty m:val="p"/>
          </m:rPr>
          <m:t>,</m:t>
        </m:r>
        <m:sSub>
          <m:e>
            <m:r>
              <m:t>A</m:t>
            </m:r>
          </m:e>
          <m:sub>
            <m:r>
              <m:t>d</m:t>
            </m:r>
            <m:r>
              <m:t>i</m:t>
            </m:r>
            <m:r>
              <m:t>a</m:t>
            </m:r>
          </m:sub>
        </m:sSub>
        <m:r>
          <m:rPr>
            <m:sty m:val="p"/>
          </m:rPr>
          <m:t>)</m:t>
        </m:r>
      </m:oMath>
      <w:r>
        <w:t xml:space="preserve">.</w:t>
      </w:r>
      <w:r>
        <w:t xml:space="preserve"> </w:t>
      </w:r>
      <w:r>
        <w:t xml:space="preserve">Accounting for this, the claim that</w:t>
      </w:r>
      <w:r>
        <w:t xml:space="preserve"> </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 </w:t>
      </w:r>
      <w:r>
        <w:t xml:space="preserve">asserts that</w:t>
      </w:r>
      <w:r>
        <w:t xml:space="preserve"> </w:t>
      </w:r>
      <m:oMath>
        <m:sSup>
          <m:e>
            <m:r>
              <m:t>Y</m:t>
            </m:r>
          </m:e>
          <m:sup>
            <m:sSub>
              <m:e>
                <m:r>
                  <m:t>a</m:t>
                </m:r>
              </m:e>
              <m:sub>
                <m:r>
                  <m:t>s</m:t>
                </m:r>
                <m:r>
                  <m:t>y</m:t>
                </m:r>
                <m:r>
                  <m:t>s</m:t>
                </m:r>
              </m:sub>
            </m:sSub>
            <m:r>
              <m:rPr>
                <m:sty m:val="p"/>
              </m:rPr>
              <m:t>,</m:t>
            </m:r>
            <m:sSub>
              <m:e>
                <m:r>
                  <m:t>a</m:t>
                </m:r>
              </m:e>
              <m:sub>
                <m:r>
                  <m:t>d</m:t>
                </m:r>
                <m:r>
                  <m:t>i</m:t>
                </m:r>
                <m:r>
                  <m:t>a</m:t>
                </m:r>
              </m:sub>
            </m:sSub>
          </m:sup>
        </m:sSup>
      </m:oMath>
      <w:r>
        <w:t xml:space="preserve"> </w:t>
      </w:r>
      <w:r>
        <w:t xml:space="preserve">and</w:t>
      </w:r>
      <w:r>
        <w:t xml:space="preserve"> </w:t>
      </w:r>
      <m:oMath>
        <m:sSup>
          <m:e>
            <m:r>
              <m:t>Y</m:t>
            </m:r>
          </m:e>
          <m:sup>
            <m:r>
              <m:t>x</m:t>
            </m:r>
            <m:r>
              <m:rPr>
                <m:sty m:val="p"/>
              </m:rPr>
              <m:t>,</m:t>
            </m:r>
            <m:sSub>
              <m:e>
                <m:r>
                  <m:t>a</m:t>
                </m:r>
              </m:e>
              <m:sub>
                <m:r>
                  <m:t>s</m:t>
                </m:r>
                <m:r>
                  <m:t>y</m:t>
                </m:r>
                <m:r>
                  <m:t>s</m:t>
                </m:r>
              </m:sub>
            </m:sSub>
            <m:r>
              <m:rPr>
                <m:sty m:val="p"/>
              </m:rPr>
              <m:t>,</m:t>
            </m:r>
            <m:sSub>
              <m:e>
                <m:r>
                  <m:t>a</m:t>
                </m:r>
              </m:e>
              <m:sub>
                <m:r>
                  <m:t>d</m:t>
                </m:r>
                <m:r>
                  <m:t>i</m:t>
                </m:r>
                <m:r>
                  <m:t>a</m:t>
                </m:r>
              </m:sub>
            </m:sSub>
          </m:sup>
        </m:sSup>
      </m:oMath>
      <w:r>
        <w:t xml:space="preserve"> </w:t>
      </w:r>
      <w:r>
        <w:t xml:space="preserve">are well-defined and equal.</w:t>
      </w:r>
    </w:p>
    <w:bookmarkEnd w:id="85"/>
    <w:bookmarkStart w:id="90" w:name="average-effects-of-non-interventions"/>
    <w:p>
      <w:pPr>
        <w:pStyle w:val="Heading3"/>
      </w:pPr>
      <w:r>
        <w:t xml:space="preserve">4.5 Average effects of non-interventions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6" w:name="rem-average-effect-non-intervention"/>
          <w:p>
            <w:pPr>
              <w:pStyle w:val="BodyText"/>
            </w:pPr>
            <w:r>
              <w:rPr>
                <w:i/>
                <w:iCs/>
              </w:rPr>
              <w:t xml:space="preserve">Remark 11</w:t>
            </w:r>
            <w:r>
              <w:t xml:space="preserve"> (When the average effect of a non-intervention is defined). </w:t>
            </w:r>
            <w:r>
              <w:t xml:space="preserve">Let</w:t>
            </w:r>
            <w:r>
              <w:t xml:space="preserve"> </w:t>
            </w:r>
            <m:oMath>
              <m:r>
                <m:t>A</m:t>
              </m:r>
            </m:oMath>
            <w:r>
              <w:t xml:space="preserve"> </w:t>
            </w:r>
            <w:r>
              <w:t xml:space="preserve">be a non-intervention variable (</w:t>
            </w:r>
            <w:hyperlink w:anchor="def-non-intervention-variable">
              <w:r>
                <w:rPr>
                  <w:rStyle w:val="Hyperlink"/>
                </w:rPr>
                <w:t xml:space="preserve">Definition 12</w:t>
              </w:r>
            </w:hyperlink>
            <w:r>
              <w:t xml:space="preserve">),</w:t>
            </w:r>
            <w:r>
              <w:t xml:space="preserve"> </w:t>
            </w:r>
            <m:oMath>
              <m:r>
                <m:t>Y</m:t>
              </m:r>
            </m:oMath>
            <w:r>
              <w:t xml:space="preserve"> </w:t>
            </w:r>
            <w:r>
              <w:t xml:space="preserve">an outcome, and</w:t>
            </w:r>
            <w:r>
              <w:t xml:space="preserve"> </w:t>
            </w:r>
            <m:oMath>
              <m:r>
                <m:t>a</m:t>
              </m:r>
            </m:oMath>
            <w:r>
              <w:t xml:space="preserve">,</w:t>
            </w:r>
            <w:r>
              <w:t xml:space="preserve"> </w:t>
            </w:r>
            <m:oMath>
              <m:sSup>
                <m:e>
                  <m:r>
                    <m:t>a</m:t>
                  </m:r>
                </m:e>
                <m:sup>
                  <m:r>
                    <m:rPr>
                      <m:sty m:val="p"/>
                    </m:rPr>
                    <m:t>′</m:t>
                  </m:r>
                </m:sup>
              </m:sSup>
            </m:oMath>
            <w:r>
              <w:t xml:space="preserve"> </w:t>
            </w:r>
            <w:r>
              <w:t xml:space="preserve">two values of</w:t>
            </w:r>
            <w:r>
              <w:t xml:space="preserve"> </w:t>
            </w:r>
            <m:oMath>
              <m:r>
                <m:t>A</m:t>
              </m:r>
            </m:oMath>
            <w:r>
              <w:t xml:space="preserve">,</w:t>
            </w:r>
            <w:r>
              <w:t xml:space="preserve"> </w:t>
            </w:r>
            <w:r>
              <w:t xml:space="preserve">with target the average causal effect</w:t>
            </w:r>
            <w:r>
              <w:t xml:space="preserve"> </w:t>
            </w:r>
            <m:oMath>
              <m:r>
                <m:rPr>
                  <m:sty m:val="p"/>
                </m:rPr>
                <m:t>E</m:t>
              </m:r>
              <m:r>
                <m:t>​</m:t>
              </m:r>
              <m:d>
                <m:dPr>
                  <m:begChr m:val="["/>
                  <m:sepChr m:val=""/>
                  <m:endChr m:val="]"/>
                  <m:grow/>
                </m:dPr>
                <m:e>
                  <m:sSup>
                    <m:e>
                      <m:r>
                        <m:t>Y</m:t>
                      </m:r>
                    </m:e>
                    <m:sup>
                      <m:r>
                        <m:t>a</m:t>
                      </m:r>
                    </m:sup>
                  </m:sSup>
                  <m:r>
                    <m:rPr>
                      <m:sty m:val="p"/>
                    </m:rPr>
                    <m:t>−</m:t>
                  </m:r>
                  <m:sSup>
                    <m:e>
                      <m:r>
                        <m:t>Y</m:t>
                      </m:r>
                    </m:e>
                    <m:sup>
                      <m:sSup>
                        <m:e>
                          <m:r>
                            <m:t>a</m:t>
                          </m:r>
                        </m:e>
                        <m:sup>
                          <m:r>
                            <m:rPr>
                              <m:sty m:val="p"/>
                            </m:rPr>
                            <m:t>′</m:t>
                          </m:r>
                        </m:sup>
                      </m:sSup>
                    </m:sup>
                  </m:sSup>
                </m:e>
              </m:d>
              <m:r>
                <m:t>​</m:t>
              </m:r>
            </m:oMath>
            <w:r>
              <w:t xml:space="preserve"> </w:t>
            </w:r>
            <w:r>
              <w:t xml:space="preserve">in a given population.</w:t>
            </w:r>
            <w:r>
              <w:t xml:space="preserve"> </w:t>
            </w:r>
            <w:r>
              <w:t xml:space="preserve">Because an average causal effect requires a well-defined individual effect for every member of the population (</w:t>
            </w:r>
            <w:hyperlink w:anchor="rem-well-defined-average-effect">
              <w:r>
                <w:rPr>
                  <w:rStyle w:val="Hyperlink"/>
                </w:rPr>
                <w:t xml:space="preserve">Remark 9</w:t>
              </w:r>
            </w:hyperlink>
            <w:r>
              <w:t xml:space="preserve">),</w:t>
            </w:r>
            <w:r>
              <w:t xml:space="preserve"> </w:t>
            </w:r>
            <w:r>
              <w:t xml:space="preserve">this effect is well-defined if every individual in the population has both an ENDE(</w:t>
            </w:r>
            <m:oMath>
              <m:r>
                <m:t>a</m:t>
              </m:r>
            </m:oMath>
            <w:r>
              <w:t xml:space="preserve">) and an ENDE(</w:t>
            </w:r>
            <m:oMath>
              <m:sSup>
                <m:e>
                  <m:r>
                    <m:t>a</m:t>
                  </m:r>
                </m:e>
                <m:sup>
                  <m:r>
                    <m:rPr>
                      <m:sty m:val="p"/>
                    </m:rPr>
                    <m:t>′</m:t>
                  </m:r>
                </m:sup>
              </m:sSup>
            </m:oMath>
            <w:r>
              <w:t xml:space="preserve">) intervention (</w:t>
            </w:r>
            <w:hyperlink w:anchor="def-ende">
              <w:r>
                <w:rPr>
                  <w:rStyle w:val="Hyperlink"/>
                </w:rPr>
                <w:t xml:space="preserve">Definition 13</w:t>
              </w:r>
            </w:hyperlink>
            <w:r>
              <w:t xml:space="preserve">).</w:t>
            </w:r>
          </w:p>
          <w:p>
            <w:pPr>
              <w:pStyle w:val="Compact"/>
              <w:numPr>
                <w:ilvl w:val="0"/>
                <w:numId w:val="1013"/>
              </w:numPr>
            </w:pPr>
            <w:r>
              <w:t xml:space="preserve">If, for some individuals, no ENDE intervention can move</w:t>
            </w:r>
            <w:r>
              <w:t xml:space="preserve"> </w:t>
            </w:r>
            <m:oMath>
              <m:r>
                <m:t>A</m:t>
              </m:r>
            </m:oMath>
            <w:r>
              <w:t xml:space="preserve"> </w:t>
            </w:r>
            <w:r>
              <w:t xml:space="preserve">to</w:t>
            </w:r>
            <w:r>
              <w:t xml:space="preserve"> </w:t>
            </w:r>
            <m:oMath>
              <m:r>
                <m:t>a</m:t>
              </m:r>
            </m:oMath>
            <w:r>
              <w:t xml:space="preserve"> </w:t>
            </w:r>
            <w:r>
              <w:t xml:space="preserve">and to</w:t>
            </w:r>
            <w:r>
              <w:t xml:space="preserve"> </w:t>
            </w:r>
            <m:oMath>
              <m:sSup>
                <m:e>
                  <m:r>
                    <m:t>a</m:t>
                  </m:r>
                </m:e>
                <m:sup>
                  <m:r>
                    <m:rPr>
                      <m:sty m:val="p"/>
                    </m:rPr>
                    <m:t>′</m:t>
                  </m:r>
                </m:sup>
              </m:sSup>
            </m:oMath>
            <w:r>
              <w:t xml:space="preserve">, the population effect is not defined.</w:t>
            </w:r>
          </w:p>
          <w:p>
            <w:pPr>
              <w:pStyle w:val="Compact"/>
              <w:numPr>
                <w:ilvl w:val="0"/>
                <w:numId w:val="1013"/>
              </w:numPr>
            </w:pPr>
            <w:r>
              <w:t xml:space="preserve">A well-defined population effect therefore requires restricting attention to those individuals who have ENDE interventions available.</w:t>
            </w:r>
          </w:p>
          <w:bookmarkEnd w:id="86"/>
        </w:tc>
      </w:tr>
    </w:tbl>
    <w:p>
      <w:pPr>
        <w:pStyle w:val="FirstParagraph"/>
      </w:pPr>
      <w:ins w:id="88"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7" w:name="exm-small-changes-blood-pressure"/>
          <w:p>
            <w:pPr>
              <w:pStyle w:val="BodyText"/>
            </w:pPr>
            <w:r>
              <w:rPr>
                <w:b/>
                <w:bCs/>
              </w:rPr>
              <w:t xml:space="preserve">Example 20 (Small changes in blood pressure)</w:t>
            </w:r>
            <w:r>
              <w:t xml:space="preserve"> </w:t>
            </w:r>
            <w:r>
              <w:t xml:space="preserve">Let</w:t>
            </w:r>
            <w:r>
              <w:t xml:space="preserve"> </w:t>
            </w:r>
            <m:oMath>
              <m:r>
                <m:t>A</m:t>
              </m:r>
            </m:oMath>
            <w:r>
              <w:t xml:space="preserve"> </w:t>
            </w:r>
            <w:r>
              <w:t xml:space="preserve">be blood pressure and</w:t>
            </w:r>
            <w:r>
              <w:t xml:space="preserve"> </w:t>
            </w:r>
            <m:oMath>
              <m:r>
                <m:t>Y</m:t>
              </m:r>
            </m:oMath>
            <w:r>
              <w:t xml:space="preserve"> </w:t>
            </w:r>
            <w:r>
              <w:t xml:space="preserve">stroke, as in</w:t>
            </w:r>
            <w:r>
              <w:t xml:space="preserve"> </w:t>
            </w:r>
            <w:hyperlink w:anchor="exm-ende-blood-pressure">
              <w:r>
                <w:rPr>
                  <w:rStyle w:val="Hyperlink"/>
                </w:rPr>
                <w:t xml:space="preserve">Example 19</w:t>
              </w:r>
            </w:hyperlink>
            <w:r>
              <w:t xml:space="preserve">.</w:t>
            </w:r>
            <w:r>
              <w:t xml:space="preserve"> </w:t>
            </w:r>
            <w:r>
              <w:t xml:space="preserve">Considering</w:t>
            </w:r>
            <w:r>
              <w:t xml:space="preserve"> </w:t>
            </w:r>
            <w:r>
              <w:rPr>
                <w:b/>
                <w:bCs/>
              </w:rPr>
              <w:t xml:space="preserve">small changes</w:t>
            </w:r>
            <w:r>
              <w:t xml:space="preserve"> </w:t>
            </w:r>
            <w:r>
              <w:t xml:space="preserve">in</w:t>
            </w:r>
            <w:r>
              <w:t xml:space="preserve"> </w:t>
            </w:r>
            <m:oMath>
              <m:r>
                <m:t>A</m:t>
              </m:r>
            </m:oMath>
            <w:r>
              <w:t xml:space="preserve"> </w:t>
            </w:r>
            <w:r>
              <w:t xml:space="preserve">makes ENDE interventions more credible.</w:t>
            </w:r>
            <w:r>
              <w:t xml:space="preserve"> </w:t>
            </w:r>
            <w:r>
              <w:t xml:space="preserve">For a change in blood pressure of</w:t>
            </w:r>
            <w:r>
              <w:t xml:space="preserve"> </w:t>
            </w:r>
            <m:oMath>
              <m:r>
                <m:rPr>
                  <m:sty m:val="p"/>
                </m:rPr>
                <m:t>Δ</m:t>
              </m:r>
            </m:oMath>
            <w:r>
              <w:t xml:space="preserve"> </w:t>
            </w:r>
            <w:r>
              <w:t xml:space="preserve">mm Hg with</w:t>
            </w:r>
            <w:r>
              <w:t xml:space="preserve"> </w:t>
            </w:r>
            <m:oMath>
              <m:r>
                <m:rPr>
                  <m:sty m:val="p"/>
                </m:rPr>
                <m:t>Δ</m:t>
              </m:r>
            </m:oMath>
            <w:r>
              <w:t xml:space="preserve"> </w:t>
            </w:r>
            <w:r>
              <w:t xml:space="preserve">near 0:</w:t>
            </w:r>
          </w:p>
          <w:p>
            <w:pPr>
              <w:pStyle w:val="Compact"/>
              <w:numPr>
                <w:ilvl w:val="0"/>
                <w:numId w:val="1014"/>
              </w:numPr>
            </w:pPr>
            <w:r>
              <w:t xml:space="preserve">it is more plausible that (essentially) every individual has an effective intervention;</w:t>
            </w:r>
          </w:p>
          <w:p>
            <w:pPr>
              <w:pStyle w:val="Compact"/>
              <w:numPr>
                <w:ilvl w:val="0"/>
                <w:numId w:val="1014"/>
              </w:numPr>
            </w:pPr>
            <w:r>
              <w:t xml:space="preserve">direct effects may appear only with large changes (an antihypertensive drug without direct effects at low doses may be toxic at high doses).</w:t>
            </w:r>
          </w:p>
          <w:p>
            <w:pPr>
              <w:pStyle w:val="FirstParagraph"/>
            </w:pPr>
            <w:r>
              <w:t xml:space="preserve">Let</w:t>
            </w:r>
            <w:r>
              <w:t xml:space="preserve"> </w:t>
            </w:r>
            <m:oMath>
              <m:sSup>
                <m:e>
                  <m:r>
                    <m:t>Y</m:t>
                  </m:r>
                </m:e>
                <m:sup>
                  <m:r>
                    <m:rPr>
                      <m:sty m:val="p"/>
                    </m:rPr>
                    <m:t>Δ</m:t>
                  </m:r>
                </m:sup>
              </m:sSup>
            </m:oMath>
            <w:r>
              <w:t xml:space="preserve"> </w:t>
            </w:r>
            <w:r>
              <w:t xml:space="preserve">denote</w:t>
            </w:r>
            <w:r>
              <w:t xml:space="preserve"> </w:t>
            </w:r>
            <m:oMath>
              <m:sSup>
                <m:e>
                  <m:r>
                    <m:t>Y</m:t>
                  </m:r>
                </m:e>
                <m:sup>
                  <m:r>
                    <m:t>a</m:t>
                  </m:r>
                </m:sup>
              </m:sSup>
            </m:oMath>
            <w:r>
              <w:t xml:space="preserve"> </w:t>
            </w:r>
            <w:r>
              <w:t xml:space="preserve">evaluated at</w:t>
            </w:r>
            <w:r>
              <w:t xml:space="preserve"> </w:t>
            </w:r>
            <m:oMath>
              <m:r>
                <m:t>a</m:t>
              </m:r>
              <m:r>
                <m:rPr>
                  <m:sty m:val="p"/>
                </m:rPr>
                <m:t>=</m:t>
              </m:r>
              <m:r>
                <m:t>A</m:t>
              </m:r>
              <m:r>
                <m:rPr>
                  <m:sty m:val="p"/>
                </m:rPr>
                <m:t>−</m:t>
              </m:r>
              <m:r>
                <m:rPr>
                  <m:sty m:val="p"/>
                </m:rPr>
                <m:t>Δ</m:t>
              </m:r>
            </m:oMath>
            <w:r>
              <w:t xml:space="preserve">, where</w:t>
            </w:r>
            <w:r>
              <w:t xml:space="preserve"> </w:t>
            </w:r>
            <m:oMath>
              <m:r>
                <m:t>A</m:t>
              </m:r>
            </m:oMath>
            <w:r>
              <w:t xml:space="preserve"> </w:t>
            </w:r>
            <w:r>
              <w:t xml:space="preserve">is each individual’s own pre-intervention blood pressure.</w:t>
            </w:r>
            <w:r>
              <w:t xml:space="preserve"> </w:t>
            </w:r>
            <w:r>
              <w:t xml:space="preserve">If (essentially) every individual has an ENDE intervention for changes of size</w:t>
            </w:r>
            <w:r>
              <w:t xml:space="preserve"> </w:t>
            </w:r>
            <m:oMath>
              <m:r>
                <m:rPr>
                  <m:sty m:val="p"/>
                </m:rPr>
                <m:t>Δ</m:t>
              </m:r>
            </m:oMath>
            <w:r>
              <w:t xml:space="preserve"> </w:t>
            </w:r>
            <w:r>
              <w:t xml:space="preserve">near 0, then</w:t>
            </w:r>
            <w:r>
              <w:t xml:space="preserve"> </w:t>
            </w:r>
            <m:oMath>
              <m:sSup>
                <m:e>
                  <m:r>
                    <m:t>Y</m:t>
                  </m:r>
                </m:e>
                <m:sup>
                  <m:r>
                    <m:rPr>
                      <m:sty m:val="p"/>
                    </m:rPr>
                    <m:t>Δ</m:t>
                  </m:r>
                </m:sup>
              </m:sSup>
            </m:oMath>
            <w:r>
              <w:t xml:space="preserve"> </w:t>
            </w:r>
            <w:r>
              <w:t xml:space="preserve">is (essentially) well-defined for every individual, and so is the average effect</w:t>
            </w:r>
            <w:r>
              <w:t xml:space="preserve"> </w:t>
            </w:r>
            <m:oMath>
              <m:r>
                <m:rPr>
                  <m:sty m:val="p"/>
                </m:rPr>
                <m:t>E</m:t>
              </m:r>
              <m:r>
                <m:t>​</m:t>
              </m:r>
              <m:d>
                <m:dPr>
                  <m:begChr m:val="["/>
                  <m:sepChr m:val=""/>
                  <m:endChr m:val="]"/>
                  <m:grow/>
                </m:dPr>
                <m:e>
                  <m:sSup>
                    <m:e>
                      <m:r>
                        <m:t>Y</m:t>
                      </m:r>
                    </m:e>
                    <m:sup>
                      <m:r>
                        <m:rPr>
                          <m:sty m:val="p"/>
                        </m:rPr>
                        <m:t>Δ</m:t>
                      </m:r>
                    </m:sup>
                  </m:sSup>
                  <m:r>
                    <m:rPr>
                      <m:sty m:val="p"/>
                    </m:rPr>
                    <m:t>−</m:t>
                  </m:r>
                  <m:sSup>
                    <m:e>
                      <m:r>
                        <m:t>Y</m:t>
                      </m:r>
                    </m:e>
                    <m:sup>
                      <m:r>
                        <m:rPr>
                          <m:sty m:val="p"/>
                        </m:rPr>
                        <m:t>Δ</m:t>
                      </m:r>
                      <m:r>
                        <m:rPr>
                          <m:sty m:val="p"/>
                        </m:rPr>
                        <m:t>=</m:t>
                      </m:r>
                      <m:r>
                        <m:t>0</m:t>
                      </m:r>
                    </m:sup>
                  </m:sSup>
                </m:e>
              </m:d>
              <m:r>
                <m:t>​</m:t>
              </m:r>
            </m:oMath>
            <w:r>
              <w:t xml:space="preserve">.</w:t>
            </w:r>
          </w:p>
          <w:bookmarkEnd w:id="87"/>
        </w:tc>
      </w:tr>
    </w:tbl>
    <w:p>
      <w:pPr>
        <w:pStyle w:val="BodyText"/>
      </w:pPr>
      <w:ins w:id="89" w:author="PR Preview" w:date="2024-01-01T00:00:00Z">
        <w:r>
          <w:t xml:space="preserve"> </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3.4: An interventionist approach to causal inference</w:t>
            </w:r>
          </w:p>
        </w:tc>
      </w:tr>
      <w:tr>
        <w:trPr>
          <w:cantSplit/>
        </w:trPr>
        <w:tc>
          <w:tcPr>
            <w:tcMar>
              <w:top w:w="108" w:type="dxa"/>
              <w:bottom w:w="108" w:type="dxa"/>
            </w:tcMar>
          </w:tcPr>
          <w:p>
            <w:pPr>
              <w:pStyle w:val="BodyText"/>
            </w:pPr>
            <w:pPr>
              <w:spacing w:before="16" w:after="16"/>
            </w:pPr>
            <w:r>
              <w:t xml:space="preserve">The framework of this chapter, sometimes called</w:t>
            </w:r>
            <w:r>
              <w:t xml:space="preserve"> </w:t>
            </w:r>
            <w:r>
              <w:t xml:space="preserve">“interventionist”</w:t>
            </w:r>
            <w:r>
              <w:t xml:space="preserve">, builds causal effects from counterfactual outcomes and counterfactual outcomes from well-defined interventions.</w:t>
            </w:r>
            <w:r>
              <w:t xml:space="preserve"> </w:t>
            </w:r>
            <w:r>
              <w:t xml:space="preserve">Because many published causal claims concern non-interventions,</w:t>
            </w:r>
            <w:r>
              <w:t xml:space="preserve"> </w:t>
            </w:r>
            <w:r>
              <w:t xml:space="preserve">the book extends it with conditions, such as the existence of ENDE interventions (</w:t>
            </w:r>
            <w:hyperlink w:anchor="def-ende">
              <w:r>
                <w:rPr>
                  <w:rStyle w:val="Hyperlink"/>
                </w:rPr>
                <w:t xml:space="preserve">Definition 13</w:t>
              </w:r>
            </w:hyperlink>
            <w:r>
              <w:t xml:space="preserve">), under which such claims have a quantitative meaning.</w:t>
            </w:r>
            <w:r>
              <w:t xml:space="preserve"> </w:t>
            </w:r>
            <w:r>
              <w:t xml:space="preserve">The authors do not claim it is the only valid view of causality,</w:t>
            </w:r>
            <w:r>
              <w:t xml:space="preserve"> </w:t>
            </w:r>
            <w:r>
              <w:t xml:space="preserve">but say they know of no other framework whose causal estimates have a practical interpretation</w:t>
            </w:r>
            <w:r>
              <w:t xml:space="preserve"> </w:t>
            </w:r>
            <w:r>
              <w:t xml:space="preserve">(Hernán and Robins 2020, Fine Point 3.4, p. 39)</w:t>
            </w:r>
            <w:r>
              <w:t xml:space="preserve">.</w:t>
            </w:r>
          </w:p>
          <w:p/>
        </w:tc>
      </w:tr>
    </w:tbl>
    <w:bookmarkEnd w:id="90"/>
    <w:bookmarkEnd w:id="91"/>
    <w:bookmarkStart w:id="104" w:name="X7260505fc4bf73803248488119b7ffeda7665d4"/>
    <w:p>
      <w:pPr>
        <w:pStyle w:val="Heading2"/>
      </w:pPr>
      <w:r>
        <w:t xml:space="preserve">5 3.5 Consistency: Second, Link Counterfactuals to the Observed Data (pp. 38-40)</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2" w:name="rem-consistency-linkage"/>
          <w:p>
            <w:pPr>
              <w:pStyle w:val="BodyText"/>
            </w:pPr>
            <w:r>
              <w:rPr>
                <w:i/>
                <w:iCs/>
              </w:rPr>
              <w:t xml:space="preserve">Remark 12</w:t>
            </w:r>
            <w:r>
              <w:t xml:space="preserve"> (When the link holds). </w:t>
            </w:r>
            <w:r>
              <w:t xml:space="preserve">Let</w:t>
            </w:r>
            <w:r>
              <w:t xml:space="preserve"> </w:t>
            </w:r>
            <m:oMath>
              <m:r>
                <m:t>A</m:t>
              </m:r>
            </m:oMath>
            <w:r>
              <w:t xml:space="preserve"> </w:t>
            </w:r>
            <w:r>
              <w:t xml:space="preserve">be a treatment,</w:t>
            </w:r>
            <w:r>
              <w:t xml:space="preserve"> </w:t>
            </w:r>
            <m:oMath>
              <m:r>
                <m:t>Y</m:t>
              </m:r>
            </m:oMath>
            <w:r>
              <w:t xml:space="preserve"> </w:t>
            </w:r>
            <w:r>
              <w:t xml:space="preserve">the observed outcome, and</w:t>
            </w:r>
            <w:r>
              <w:t xml:space="preserve"> </w:t>
            </w:r>
            <m:oMath>
              <m:sSup>
                <m:e>
                  <m:r>
                    <m:t>Y</m:t>
                  </m:r>
                </m:e>
                <m:sup>
                  <m:r>
                    <m:t>a</m:t>
                  </m:r>
                </m:sup>
              </m:sSup>
            </m:oMath>
            <w:r>
              <w:t xml:space="preserve"> </w:t>
            </w:r>
            <w:r>
              <w:t xml:space="preserve">the counterfactual outcome under treatment value</w:t>
            </w:r>
            <w:r>
              <w:t xml:space="preserve"> </w:t>
            </w:r>
            <m:oMath>
              <m:r>
                <m:t>a</m:t>
              </m:r>
            </m:oMath>
            <w:r>
              <w:t xml:space="preserve">.</w:t>
            </w:r>
            <w:r>
              <w:t xml:space="preserve"> </w:t>
            </w:r>
            <w:r>
              <w:t xml:space="preserve">The second component of consistency (</w:t>
            </w:r>
            <w:hyperlink w:anchor="rem-consistency-components">
              <w:r>
                <w:rPr>
                  <w:rStyle w:val="Hyperlink"/>
                </w:rPr>
                <w:t xml:space="preserve">Remark 8</w:t>
              </w:r>
            </w:hyperlink>
            <w:r>
              <w:t xml:space="preserve">) is the</w:t>
            </w:r>
            <w:r>
              <w:t xml:space="preserve"> </w:t>
            </w:r>
            <w:r>
              <w:t xml:space="preserve">“</w:t>
            </w:r>
            <m:oMath>
              <m:r>
                <m:rPr>
                  <m:sty m:val="p"/>
                </m:rPr>
                <m:t>=</m:t>
              </m:r>
            </m:oMath>
            <w:r>
              <w:t xml:space="preserve">”</w:t>
            </w:r>
            <w:r>
              <w:t xml:space="preserve"> </w:t>
            </w:r>
            <w:r>
              <w:t xml:space="preserve">in</w:t>
            </w:r>
            <w:r>
              <w:t xml:space="preserve"> </w:t>
            </w:r>
            <m:oMath>
              <m:sSup>
                <m:e>
                  <m:r>
                    <m:t>Y</m:t>
                  </m:r>
                </m:e>
                <m:sup>
                  <m:r>
                    <m:t>a</m:t>
                  </m:r>
                </m:sup>
              </m:sSup>
              <m:r>
                <m:rPr>
                  <m:sty m:val="p"/>
                </m:rPr>
                <m:t>=</m:t>
              </m:r>
              <m:r>
                <m:t>Y</m:t>
              </m:r>
            </m:oMath>
            <w:r>
              <w:t xml:space="preserve"> </w:t>
            </w:r>
            <w:r>
              <w:t xml:space="preserve">for individuals with</w:t>
            </w:r>
            <w:r>
              <w:t xml:space="preserve"> </w:t>
            </w:r>
            <m:oMath>
              <m:r>
                <m:t>A</m:t>
              </m:r>
              <m:r>
                <m:rPr>
                  <m:sty m:val="p"/>
                </m:rPr>
                <m:t>=</m:t>
              </m:r>
              <m:r>
                <m:t>a</m:t>
              </m:r>
            </m:oMath>
            <w:r>
              <w:t xml:space="preserve">.</w:t>
            </w:r>
          </w:p>
          <w:p>
            <w:pPr>
              <w:pStyle w:val="Compact"/>
              <w:numPr>
                <w:ilvl w:val="0"/>
                <w:numId w:val="1015"/>
              </w:numPr>
            </w:pPr>
            <w:r>
              <w:rPr>
                <w:b/>
                <w:bCs/>
              </w:rPr>
              <w:t xml:space="preserve">Experiments</w:t>
            </w:r>
            <w:r>
              <w:t xml:space="preserve">: when the intervention</w:t>
            </w:r>
            <w:r>
              <w:t xml:space="preserve"> </w:t>
            </w:r>
            <m:oMath>
              <m:r>
                <m:t>a</m:t>
              </m:r>
            </m:oMath>
            <w:r>
              <w:t xml:space="preserve"> </w:t>
            </w:r>
            <w:r>
              <w:t xml:space="preserve">was implemented per protocol,</w:t>
            </w:r>
            <w:r>
              <w:t xml:space="preserve"> </w:t>
            </w:r>
            <m:oMath>
              <m:r>
                <m:t>Y</m:t>
              </m:r>
              <m:r>
                <m:rPr>
                  <m:sty m:val="p"/>
                </m:rPr>
                <m:t>=</m:t>
              </m:r>
              <m:sSup>
                <m:e>
                  <m:r>
                    <m:t>Y</m:t>
                  </m:r>
                </m:e>
                <m:sup>
                  <m:r>
                    <m:t>A</m:t>
                  </m:r>
                </m:sup>
              </m:sSup>
              <m:r>
                <m:rPr>
                  <m:sty m:val="p"/>
                </m:rPr>
                <m:t>=</m:t>
              </m:r>
              <m:sSup>
                <m:e>
                  <m:r>
                    <m:t>Y</m:t>
                  </m:r>
                </m:e>
                <m:sup>
                  <m:r>
                    <m:t>a</m:t>
                  </m:r>
                </m:sup>
              </m:sSup>
            </m:oMath>
            <w:r>
              <w:t xml:space="preserve"> </w:t>
            </w:r>
            <w:r>
              <w:t xml:space="preserve">for those with</w:t>
            </w:r>
            <w:r>
              <w:t xml:space="preserve"> </w:t>
            </w:r>
            <m:oMath>
              <m:r>
                <m:t>A</m:t>
              </m:r>
              <m:r>
                <m:rPr>
                  <m:sty m:val="p"/>
                </m:rPr>
                <m:t>=</m:t>
              </m:r>
              <m:r>
                <m:t>a</m:t>
              </m:r>
            </m:oMath>
            <w:r>
              <w:t xml:space="preserve"> </w:t>
            </w:r>
            <w:r>
              <w:t xml:space="preserve">by definition.</w:t>
            </w:r>
          </w:p>
          <w:p>
            <w:pPr>
              <w:pStyle w:val="Compact"/>
              <w:numPr>
                <w:ilvl w:val="0"/>
                <w:numId w:val="1015"/>
              </w:numPr>
            </w:pPr>
            <w:r>
              <w:rPr>
                <w:b/>
                <w:bCs/>
              </w:rPr>
              <w:t xml:space="preserve">Observational studies with real-world interventions</w:t>
            </w:r>
            <w:r>
              <w:t xml:space="preserve">: if eligible patients were offered either heart transplant (</w:t>
            </w:r>
            <m:oMath>
              <m:r>
                <m:t>A</m:t>
              </m:r>
              <m:r>
                <m:rPr>
                  <m:sty m:val="p"/>
                </m:rPr>
                <m:t>=</m:t>
              </m:r>
              <m:r>
                <m:t>1</m:t>
              </m:r>
            </m:oMath>
            <w:r>
              <w:t xml:space="preserve">) or medical therapy (</w:t>
            </w:r>
            <m:oMath>
              <m:r>
                <m:t>A</m:t>
              </m:r>
              <m:r>
                <m:rPr>
                  <m:sty m:val="p"/>
                </m:rPr>
                <m:t>=</m:t>
              </m:r>
              <m:r>
                <m:t>0</m:t>
              </m:r>
            </m:oMath>
            <w:r>
              <w:t xml:space="preserve">) as part of their care at a particular time and place, then</w:t>
            </w:r>
            <w:r>
              <w:t xml:space="preserve"> </w:t>
            </w:r>
            <m:oMath>
              <m:r>
                <m:t>a</m:t>
              </m:r>
              <m:r>
                <m:rPr>
                  <m:sty m:val="p"/>
                </m:rPr>
                <m:t>=</m:t>
              </m:r>
              <m:r>
                <m:t>1</m:t>
              </m:r>
            </m:oMath>
            <w:r>
              <w:t xml:space="preserve"> </w:t>
            </w:r>
            <w:r>
              <w:t xml:space="preserve">means whichever procedures came after a transplant offer in that setting, and</w:t>
            </w:r>
            <w:r>
              <w:t xml:space="preserve"> </w:t>
            </w:r>
            <m:oMath>
              <m:sSup>
                <m:e>
                  <m:r>
                    <m:t>Y</m:t>
                  </m:r>
                </m:e>
                <m:sup>
                  <m:r>
                    <m:t>a</m:t>
                  </m:r>
                  <m:r>
                    <m:rPr>
                      <m:sty m:val="p"/>
                    </m:rPr>
                    <m:t>=</m:t>
                  </m:r>
                  <m:r>
                    <m:t>1</m:t>
                  </m:r>
                </m:sup>
              </m:sSup>
              <m:r>
                <m:rPr>
                  <m:sty m:val="p"/>
                </m:rPr>
                <m:t>=</m:t>
              </m:r>
              <m:r>
                <m:t>Y</m:t>
              </m:r>
            </m:oMath>
            <w:r>
              <w:t xml:space="preserve"> </w:t>
            </w:r>
            <w:r>
              <w:t xml:space="preserve">for those with</w:t>
            </w:r>
            <w:r>
              <w:t xml:space="preserve"> </w:t>
            </w:r>
            <m:oMath>
              <m:r>
                <m:t>A</m:t>
              </m:r>
              <m:r>
                <m:rPr>
                  <m:sty m:val="p"/>
                </m:rPr>
                <m:t>=</m:t>
              </m:r>
              <m:r>
                <m:t>1</m:t>
              </m:r>
            </m:oMath>
            <w:r>
              <w:t xml:space="preserve">.</w:t>
            </w:r>
          </w:p>
          <w:bookmarkEnd w:id="92"/>
        </w:tc>
      </w:tr>
    </w:tbl>
    <w:p>
      <w:pPr>
        <w:pStyle w:val="FirstParagraph"/>
      </w:pPr>
      <w:r>
        <w:t xml:space="preserve">In the observational case, the targeted effect is of questionable relevance elsewhere if investigators cannot roughly characterize what</w:t>
      </w:r>
      <w:r>
        <w:t xml:space="preserve"> </w:t>
      </w:r>
      <w:r>
        <w:t xml:space="preserve">“heart transplant”</w:t>
      </w:r>
      <w:r>
        <w:t xml:space="preserve"> </w:t>
      </w:r>
      <w:r>
        <w:t xml:space="preserve">meant in that setting.</w:t>
      </w:r>
      <w:r>
        <w:t xml:space="preserve"> </w:t>
      </w:r>
      <w:r>
        <w:t xml:space="preserve">Madenci et al. (2024) discuss the practical problems of studying heart transplant with observational healthcare databases</w:t>
      </w:r>
      <w:r>
        <w:t xml:space="preserve"> </w:t>
      </w:r>
      <w:r>
        <w:t xml:space="preserve">(Hernán and Robins 2020, 39)</w:t>
      </w:r>
      <w:r>
        <w:t xml:space="preserve">.</w:t>
      </w:r>
    </w:p>
    <w:bookmarkStart w:id="103" w:name="Xdf20e2545580dedc27b6bdb61a0d920b3995c67"/>
    <w:p>
      <w:pPr>
        <w:pStyle w:val="Heading3"/>
      </w:pPr>
      <w:r>
        <w:t xml:space="preserve">5.1 The choice of intervention depends on the data</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3" w:name="exm-consistency-linkage"/>
          <w:p>
            <w:pPr>
              <w:pStyle w:val="BodyText"/>
            </w:pPr>
            <w:r>
              <w:rPr>
                <w:b/>
                <w:bCs/>
              </w:rPr>
              <w:t xml:space="preserve">Example 21 (A well-defined intervention the data cannot link to)</w:t>
            </w:r>
            <w:r>
              <w:t xml:space="preserve"> </w:t>
            </w:r>
            <w:r>
              <w:t xml:space="preserve">Investigators define</w:t>
            </w:r>
            <w:r>
              <w:t xml:space="preserve"> </w:t>
            </w:r>
            <m:oMath>
              <m:r>
                <m:t>a</m:t>
              </m:r>
              <m:r>
                <m:rPr>
                  <m:sty m:val="p"/>
                </m:rPr>
                <m:t>=</m:t>
              </m:r>
              <m:r>
                <m:t>1</m:t>
              </m:r>
            </m:oMath>
            <w:r>
              <w:t xml:space="preserve"> </w:t>
            </w:r>
            <w:r>
              <w:t xml:space="preserve">as heart transplant with specified preoperative procedures, anesthesia, surgical technique, postoperative care, and immunosuppressive therapy.</w:t>
            </w:r>
            <w:r>
              <w:t xml:space="preserve"> </w:t>
            </w:r>
            <w:r>
              <w:t xml:space="preserve">The data contain only an indicator</w:t>
            </w:r>
            <w:r>
              <w:t xml:space="preserve"> </w:t>
            </w:r>
            <m:oMath>
              <m:r>
                <m:t>B</m:t>
              </m:r>
            </m:oMath>
            <w:r>
              <w:t xml:space="preserve"> </w:t>
            </w:r>
            <w:r>
              <w:t xml:space="preserve">of whether a person had a transplant.</w:t>
            </w:r>
            <w:r>
              <w:t xml:space="preserve"> </w:t>
            </w:r>
            <w:r>
              <w:t xml:space="preserve">For an individual with</w:t>
            </w:r>
            <w:r>
              <w:t xml:space="preserve"> </w:t>
            </w:r>
            <m:oMath>
              <m:r>
                <m:t>B</m:t>
              </m:r>
              <m:r>
                <m:rPr>
                  <m:sty m:val="p"/>
                </m:rPr>
                <m:t>=</m:t>
              </m:r>
              <m:r>
                <m:t>1</m:t>
              </m:r>
            </m:oMath>
            <w:r>
              <w:t xml:space="preserve">, the well-defined</w:t>
            </w:r>
            <w:r>
              <w:t xml:space="preserve"> </w:t>
            </w:r>
            <m:oMath>
              <m:sSup>
                <m:e>
                  <m:r>
                    <m:t>Y</m:t>
                  </m:r>
                </m:e>
                <m:sup>
                  <m:r>
                    <m:t>a</m:t>
                  </m:r>
                  <m:r>
                    <m:rPr>
                      <m:sty m:val="p"/>
                    </m:rPr>
                    <m:t>=</m:t>
                  </m:r>
                  <m:r>
                    <m:t>1</m:t>
                  </m:r>
                </m:sup>
              </m:sSup>
            </m:oMath>
            <w:r>
              <w:t xml:space="preserve"> </w:t>
            </w:r>
            <w:r>
              <w:t xml:space="preserve">need not equal the observed</w:t>
            </w:r>
            <w:r>
              <w:t xml:space="preserve"> </w:t>
            </w:r>
            <m:oMath>
              <m:r>
                <m:t>Y</m:t>
              </m:r>
            </m:oMath>
            <w:r>
              <w:t xml:space="preserve">.</w:t>
            </w:r>
          </w:p>
          <w:bookmarkEnd w:id="93"/>
        </w:tc>
      </w:tr>
    </w:tbl>
    <w:p>
      <w:pPr>
        <w:pStyle w:val="BodyText"/>
      </w:pPr>
      <w:r>
        <w:t xml:space="preserve">The book uses a different letter (</w:t>
      </w:r>
      <m:oMath>
        <m:r>
          <m:t>B</m:t>
        </m:r>
      </m:oMath>
      <w:r>
        <w:t xml:space="preserve">) for the recorded variable precisely because the same letter is reserved for cases in which</w:t>
      </w:r>
      <w:r>
        <w:t xml:space="preserve"> </w:t>
      </w:r>
      <m:oMath>
        <m:r>
          <m:t>A</m:t>
        </m:r>
        <m:r>
          <m:rPr>
            <m:sty m:val="p"/>
          </m:rPr>
          <m:t>=</m:t>
        </m:r>
        <m:r>
          <m:t>a</m:t>
        </m:r>
      </m:oMath>
      <w:r>
        <w:t xml:space="preserve"> </w:t>
      </w:r>
      <w:r>
        <w:t xml:space="preserve">corresponds to the well-defined intervention</w:t>
      </w:r>
      <w:r>
        <w:t xml:space="preserve"> </w:t>
      </w:r>
      <m:oMath>
        <m:r>
          <m:t>a</m:t>
        </m:r>
      </m:oMath>
      <w:r>
        <w:t xml:space="preserv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warning.png" id="95" name="Picture"/>
                          <pic:cNvPicPr>
                            <a:picLocks noChangeArrowheads="1" noChangeAspect="1"/>
                          </pic:cNvPicPr>
                        </pic:nvPicPr>
                        <pic:blipFill>
                          <a:blip r:embed="rId7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 Well-Defined Intervention Is Not Enough</w:t>
            </w:r>
          </w:p>
        </w:tc>
      </w:tr>
      <w:tr>
        <w:trPr>
          <w:cantSplit/>
        </w:trPr>
        <w:tc>
          <w:tcPr>
            <w:tcMar>
              <w:top w:w="108" w:type="dxa"/>
              <w:bottom w:w="108" w:type="dxa"/>
            </w:tcMar>
          </w:tcPr>
          <w:p>
            <w:pPr>
              <w:pStyle w:val="Compact"/>
              <w:numPr>
                <w:ilvl w:val="0"/>
                <w:numId w:val="1016"/>
              </w:numPr>
            </w:pPr>
            <w:r>
              <w:t xml:space="preserve">A well-defined intervention (</w:t>
            </w:r>
            <w:hyperlink w:anchor="def-well-defined-intervention">
              <w:r>
                <w:rPr>
                  <w:rStyle w:val="Hyperlink"/>
                </w:rPr>
                <w:t xml:space="preserve">Definition 9</w:t>
              </w:r>
            </w:hyperlink>
            <w:r>
              <w:t xml:space="preserve">) that we can describe is</w:t>
            </w:r>
            <w:r>
              <w:t xml:space="preserve"> </w:t>
            </w:r>
            <w:r>
              <w:rPr>
                <w:b/>
                <w:bCs/>
              </w:rPr>
              <w:t xml:space="preserve">not sufficient</w:t>
            </w:r>
            <w:r>
              <w:t xml:space="preserve"> </w:t>
            </w:r>
            <w:r>
              <w:t xml:space="preserve">for consistency;</w:t>
            </w:r>
            <w:r>
              <w:t xml:space="preserve"> </w:t>
            </w:r>
            <w:r>
              <w:t xml:space="preserve">we must also be able to link</w:t>
            </w:r>
            <w:r>
              <w:t xml:space="preserve"> </w:t>
            </w:r>
            <m:oMath>
              <m:sSup>
                <m:e>
                  <m:r>
                    <m:t>Y</m:t>
                  </m:r>
                </m:e>
                <m:sup>
                  <m:r>
                    <m:t>a</m:t>
                  </m:r>
                </m:sup>
              </m:sSup>
            </m:oMath>
            <w:r>
              <w:t xml:space="preserve"> </w:t>
            </w:r>
            <w:r>
              <w:t xml:space="preserve">to the observed</w:t>
            </w:r>
            <w:r>
              <w:t xml:space="preserve"> </w:t>
            </w:r>
            <m:oMath>
              <m:r>
                <m:t>Y</m:t>
              </m:r>
            </m:oMath>
            <w:r>
              <w:t xml:space="preserve">.</w:t>
            </w:r>
          </w:p>
          <w:p>
            <w:pPr>
              <w:pStyle w:val="Compact"/>
              <w:numPr>
                <w:ilvl w:val="0"/>
                <w:numId w:val="1016"/>
              </w:numPr>
            </w:pPr>
            <w:r>
              <w:t xml:space="preserve">Conversely, recording a variable</w:t>
            </w:r>
            <w:r>
              <w:t xml:space="preserve"> </w:t>
            </w:r>
            <m:oMath>
              <m:r>
                <m:t>A</m:t>
              </m:r>
            </m:oMath>
            <w:r>
              <w:t xml:space="preserve"> </w:t>
            </w:r>
            <w:r>
              <w:t xml:space="preserve">does not make</w:t>
            </w:r>
            <w:r>
              <w:t xml:space="preserve"> </w:t>
            </w:r>
            <w:r>
              <w:t xml:space="preserve">“the effect of</w:t>
            </w:r>
            <w:r>
              <w:t xml:space="preserve"> </w:t>
            </w:r>
            <m:oMath>
              <m:r>
                <m:t>A</m:t>
              </m:r>
            </m:oMath>
            <w:r>
              <w:t xml:space="preserve">”</w:t>
            </w:r>
            <w:r>
              <w:t xml:space="preserve"> </w:t>
            </w:r>
            <w:r>
              <w:t xml:space="preserve">meaningful, because the corresponding interventions may be ill-defined.</w:t>
            </w:r>
          </w:p>
          <w:p/>
        </w:tc>
      </w:tr>
    </w:tbl>
    <w:p>
      <w:pPr>
        <w:pStyle w:val="FirstParagraph"/>
      </w:pPr>
      <w:ins w:id="96" w:author="PR Preview" w:date="2024-01-01T00:00:00Z">
        <w:r>
          <w:t xml:space="preserve">A well-defined intervention</w:t>
        </w:r>
      </w:ins>
      <w:ins w:id="96" w:author="PR Preview" w:date="2024-01-01T00:00:00Z">
        <w:r>
          <w:t xml:space="preserve"> </w:t>
        </w:r>
      </w:ins>
      <m:oMath>
        <m:r>
          <m:t>a</m:t>
        </m:r>
      </m:oMath>
      <w:ins w:id="96" w:author="PR Preview" w:date="2024-01-01T00:00:00Z">
        <w:r>
          <w:t xml:space="preserve"> </w:t>
        </w:r>
      </w:ins>
      <w:ins w:id="96" w:author="PR Preview" w:date="2024-01-01T00:00:00Z">
        <w:r>
          <w:t xml:space="preserve">that nobody in the population received (</w:t>
        </w:r>
      </w:ins>
      <m:oMath>
        <m:r>
          <m:t>A</m:t>
        </m:r>
        <m:r>
          <m:rPr>
            <m:sty m:val="p"/>
          </m:rPr>
          <m:t>=</m:t>
        </m:r>
        <m:r>
          <m:t>a</m:t>
        </m:r>
      </m:oMath>
      <w:ins w:id="96" w:author="PR Preview" w:date="2024-01-01T00:00:00Z">
        <w:r>
          <w:t xml:space="preserve"> </w:t>
        </w:r>
      </w:ins>
      <w:ins w:id="96" w:author="PR Preview" w:date="2024-01-01T00:00:00Z">
        <w:r>
          <w:t xml:space="preserve">for no one) amounts to an extreme failure of positivity.</w:t>
        </w:r>
      </w:ins>
    </w:p>
    <w:p>
      <w:pPr>
        <w:pStyle w:val="BodyText"/>
      </w:pPr>
      <w:r>
        <w:t xml:space="preserve">Achieving consistency can be hard in observational studies.</w:t>
      </w:r>
      <w:r>
        <w:t xml:space="preserve"> </w:t>
      </w:r>
      <w:r>
        <w:t xml:space="preserve">A good practice is to make the reasoning transparent so others can challenge it;</w:t>
      </w:r>
      <w:r>
        <w:t xml:space="preserve"> </w:t>
      </w:r>
      <w:r>
        <w:t xml:space="preserve">the target trial (Section 3.6) is a procedure for doing so.</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6" w:name="def-attributable-fraction"/>
          <w:p>
            <w:pPr>
              <w:pStyle w:val="BodyText"/>
            </w:pPr>
            <w:r>
              <w:rPr>
                <w:b/>
                <w:bCs/>
              </w:rPr>
              <w:t xml:space="preserve">Definition 14 (Attributable fraction)</w:t>
            </w:r>
            <w:r>
              <w:t xml:space="preserve"> </w:t>
            </w:r>
            <w:r>
              <w:t xml:space="preserve">Let</w:t>
            </w:r>
            <w:r>
              <w:t xml:space="preserve"> </w:t>
            </w:r>
            <m:oMath>
              <m:r>
                <m:t>A</m:t>
              </m:r>
            </m:oMath>
            <w:r>
              <w:t xml:space="preserve"> </w:t>
            </w:r>
            <w:r>
              <w:t xml:space="preserve">be a dichotomous treatment and</w:t>
            </w:r>
            <w:r>
              <w:t xml:space="preserve"> </w:t>
            </w:r>
            <m:oMath>
              <m:r>
                <m:t>Y</m:t>
              </m:r>
            </m:oMath>
            <w:r>
              <w:t xml:space="preserve"> </w:t>
            </w:r>
            <w:r>
              <w:t xml:space="preserve">a dichotomous outcome.</w:t>
            </w:r>
            <w:r>
              <w:t xml:space="preserve"> </w:t>
            </w:r>
            <w:r>
              <w:t xml:space="preserve">An</w:t>
            </w:r>
            <w:r>
              <w:t xml:space="preserve"> </w:t>
            </w:r>
            <w:r>
              <w:rPr>
                <w:b/>
                <w:bCs/>
              </w:rPr>
              <w:t xml:space="preserve">attributable fraction</w:t>
            </w:r>
            <w:r>
              <w:t xml:space="preserve"> </w:t>
            </w:r>
            <w:r>
              <w:t xml:space="preserve">is the proportion of the observed cases (</w:t>
            </w:r>
            <m:oMath>
              <m:r>
                <m:t>Y</m:t>
              </m:r>
              <m:r>
                <m:rPr>
                  <m:sty m:val="p"/>
                </m:rPr>
                <m:t>=</m:t>
              </m:r>
              <m:r>
                <m:t>1</m:t>
              </m:r>
            </m:oMath>
            <w:r>
              <w:t xml:space="preserve">) that can be ascribed to treatment.</w:t>
            </w:r>
            <w:r>
              <w:t xml:space="preserve"> </w:t>
            </w:r>
            <w:r>
              <w:t xml:space="preserve">Unlike the causal risk ratio and risk difference, which compare two counterfactual risks, it is anchored on the cases actually observed.</w:t>
            </w:r>
            <w:r>
              <w:t xml:space="preserve"> </w:t>
            </w:r>
            <w:r>
              <w:t xml:space="preserve">The next two definitions give two versions of it.</w:t>
            </w:r>
          </w:p>
          <w:bookmarkEnd w:id="96"/>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7" w:name="def-excess-fraction"/>
          <w:p>
            <w:pPr>
              <w:pStyle w:val="BodyText"/>
            </w:pPr>
            <w:r>
              <w:rPr>
                <w:b/>
                <w:bCs/>
              </w:rPr>
              <w:t xml:space="preserve">Definition 15 (Excess fraction)</w:t>
            </w:r>
            <w:r>
              <w:t xml:space="preserve"> </w:t>
            </w:r>
            <w:r>
              <w:t xml:space="preserve">Let</w:t>
            </w:r>
            <w:r>
              <w:t xml:space="preserve"> </w:t>
            </w:r>
            <m:oMath>
              <m:r>
                <m:t>A</m:t>
              </m:r>
            </m:oMath>
            <w:r>
              <w:t xml:space="preserve"> </w:t>
            </w:r>
            <w:r>
              <w:t xml:space="preserve">be a dichotomous treatment and</w:t>
            </w:r>
            <w:r>
              <w:t xml:space="preserve"> </w:t>
            </w:r>
            <m:oMath>
              <m:r>
                <m:t>Y</m:t>
              </m:r>
            </m:oMath>
            <w:r>
              <w:t xml:space="preserve"> </w:t>
            </w:r>
            <w:r>
              <w:t xml:space="preserve">a dichotomous outcome with</w:t>
            </w:r>
            <w:r>
              <w:t xml:space="preserve"> </w:t>
            </w:r>
            <m:oMath>
              <m:r>
                <m:rPr>
                  <m:sty m:val="p"/>
                </m:rPr>
                <m:t>Pr</m:t>
              </m:r>
              <m:r>
                <m:rPr>
                  <m:sty m:val="p"/>
                </m:rPr>
                <m:t>[</m:t>
              </m:r>
              <m:r>
                <m:t>Y</m:t>
              </m:r>
              <m:r>
                <m:rPr>
                  <m:sty m:val="p"/>
                </m:rPr>
                <m:t>=</m:t>
              </m:r>
              <m:r>
                <m:t>1</m:t>
              </m:r>
              <m:r>
                <m:rPr>
                  <m:sty m:val="p"/>
                </m:rPr>
                <m:t>]</m:t>
              </m:r>
              <m:r>
                <m:rPr>
                  <m:sty m:val="p"/>
                </m:rPr>
                <m:t>&gt;</m:t>
              </m:r>
              <m:r>
                <m:t>0</m:t>
              </m:r>
            </m:oMath>
            <w:r>
              <w:t xml:space="preserve">, and let</w:t>
            </w:r>
            <w:r>
              <w:t xml:space="preserve"> </w:t>
            </w:r>
            <m:oMath>
              <m:sSup>
                <m:e>
                  <m:r>
                    <m:t>Y</m:t>
                  </m:r>
                </m:e>
                <m:sup>
                  <m:r>
                    <m:t>a</m:t>
                  </m:r>
                  <m:r>
                    <m:rPr>
                      <m:sty m:val="p"/>
                    </m:rPr>
                    <m:t>=</m:t>
                  </m:r>
                  <m:r>
                    <m:t>0</m:t>
                  </m:r>
                </m:sup>
              </m:sSup>
            </m:oMath>
            <w:r>
              <w:t xml:space="preserve"> </w:t>
            </w:r>
            <w:r>
              <w:t xml:space="preserve">be the counterfactual outcome under no treatment.</w:t>
            </w:r>
            <w:r>
              <w:t xml:space="preserve"> </w:t>
            </w:r>
            <w:r>
              <w:t xml:space="preserve">The</w:t>
            </w:r>
            <w:r>
              <w:t xml:space="preserve"> </w:t>
            </w:r>
            <w:r>
              <w:rPr>
                <w:b/>
                <w:bCs/>
              </w:rPr>
              <w:t xml:space="preserve">excess fraction</w:t>
            </w:r>
            <w:r>
              <w:t xml:space="preserve">, one version of the attributable fraction (</w:t>
            </w:r>
            <w:hyperlink w:anchor="def-attributable-fraction">
              <w:r>
                <w:rPr>
                  <w:rStyle w:val="Hyperlink"/>
                </w:rPr>
                <w:t xml:space="preserve">Definition 14</w:t>
              </w:r>
            </w:hyperlink>
            <w:r>
              <w:t xml:space="preserve">), is the net excess of the observed risk over the risk had everyone been untreated, as a share of the observed risk:</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num>
                  <m:den>
                    <m:r>
                      <m:rPr>
                        <m:sty m:val="p"/>
                      </m:rPr>
                      <m:t>Pr</m:t>
                    </m:r>
                    <m:r>
                      <m:rPr>
                        <m:sty m:val="p"/>
                      </m:rPr>
                      <m:t>[</m:t>
                    </m:r>
                    <m:r>
                      <m:t>Y</m:t>
                    </m:r>
                    <m:r>
                      <m:rPr>
                        <m:sty m:val="p"/>
                      </m:rPr>
                      <m:t>=</m:t>
                    </m:r>
                    <m:r>
                      <m:t>1</m:t>
                    </m:r>
                    <m:r>
                      <m:rPr>
                        <m:sty m:val="p"/>
                      </m:rPr>
                      <m:t>]</m:t>
                    </m:r>
                  </m:den>
                </m:f>
                <m:r>
                  <m:rPr>
                    <m:sty m:val="p"/>
                  </m:rPr>
                  <m:t>.</m:t>
                </m:r>
              </m:oMath>
            </m:oMathPara>
          </w:p>
          <w:bookmarkEnd w:id="97"/>
        </w:tc>
      </w:tr>
    </w:tbl>
    <w:p>
      <w:pPr>
        <w:pStyle w:val="FirstParagraph"/>
      </w:pPr>
      <w:ins w:id="99"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8" w:name="exm-attributable-fraction"/>
          <w:p>
            <w:pPr>
              <w:pStyle w:val="BodyText"/>
            </w:pPr>
            <w:r>
              <w:rPr>
                <w:b/>
                <w:bCs/>
              </w:rPr>
              <w:t xml:space="preserve">Example 22 (The ambrosia dinner)</w:t>
            </w:r>
            <w:r>
              <w:t xml:space="preserve"> </w:t>
            </w:r>
            <w:r>
              <w:t xml:space="preserve">All 20 individuals attended a dinner: 10 ate ambrosia (</w:t>
            </w:r>
            <m:oMath>
              <m:r>
                <m:t>A</m:t>
              </m:r>
              <m:r>
                <m:rPr>
                  <m:sty m:val="p"/>
                </m:rPr>
                <m:t>=</m:t>
              </m:r>
              <m:r>
                <m:t>1</m:t>
              </m:r>
            </m:oMath>
            <w:r>
              <w:t xml:space="preserve">), 10 ate nectar (</w:t>
            </w:r>
            <m:oMath>
              <m:r>
                <m:t>A</m:t>
              </m:r>
              <m:r>
                <m:rPr>
                  <m:sty m:val="p"/>
                </m:rPr>
                <m:t>=</m:t>
              </m:r>
              <m:r>
                <m:t>0</m:t>
              </m:r>
            </m:oMath>
            <w:r>
              <w:t xml:space="preserve">).</w:t>
            </w:r>
            <w:r>
              <w:t xml:space="preserve"> </w:t>
            </w:r>
            <w:r>
              <w:t xml:space="preserve">The next day 7 of the 10 ambrosia eaters and 1 of the 10 nectar drinkers were sick.</w:t>
            </w:r>
            <w:r>
              <w:t xml:space="preserve"> </w:t>
            </w:r>
            <w:r>
              <w:t xml:space="preserve">Assuming exchangeability,</w:t>
            </w:r>
          </w:p>
          <w:p>
            <w:pPr>
              <w:pStyle w:val="Compact"/>
              <w:numPr>
                <w:ilvl w:val="0"/>
                <w:numId w:val="1017"/>
              </w:numPr>
            </w:pPr>
            <w:r>
              <w:t xml:space="preserve">causal risk ratio</w:t>
            </w:r>
            <w:r>
              <w:t xml:space="preserve"> </w:t>
            </w:r>
            <m:oMath>
              <m:r>
                <m:rPr>
                  <m:sty m:val="p"/>
                </m:rPr>
                <m:t>=</m:t>
              </m:r>
              <m:r>
                <m:t>0.7</m:t>
              </m:r>
              <m:r>
                <m:rPr>
                  <m:sty m:val="p"/>
                </m:rPr>
                <m:t>/</m:t>
              </m:r>
              <m:r>
                <m:t>0.1</m:t>
              </m:r>
              <m:r>
                <m:rPr>
                  <m:sty m:val="p"/>
                </m:rPr>
                <m:t>=</m:t>
              </m:r>
              <m:r>
                <m:t>7</m:t>
              </m:r>
            </m:oMath>
            <w:r>
              <w:t xml:space="preserve">, causal risk difference</w:t>
            </w:r>
            <w:r>
              <w:t xml:space="preserve"> </w:t>
            </w:r>
            <m:oMath>
              <m:r>
                <m:rPr>
                  <m:sty m:val="p"/>
                </m:rPr>
                <m:t>=</m:t>
              </m:r>
              <m:r>
                <m:t>0.7</m:t>
              </m:r>
              <m:r>
                <m:rPr>
                  <m:sty m:val="p"/>
                </m:rPr>
                <m:t>−</m:t>
              </m:r>
              <m:r>
                <m:t>0.1</m:t>
              </m:r>
              <m:r>
                <m:rPr>
                  <m:sty m:val="p"/>
                </m:rPr>
                <m:t>=</m:t>
              </m:r>
              <m:r>
                <m:t>0.6</m:t>
              </m:r>
            </m:oMath>
            <w:r>
              <w:t xml:space="preserve">;</w:t>
            </w:r>
          </w:p>
          <w:p>
            <w:pPr>
              <w:pStyle w:val="Compact"/>
              <w:numPr>
                <w:ilvl w:val="0"/>
                <w:numId w:val="1017"/>
              </w:numPr>
            </w:pPr>
            <w:r>
              <w:t xml:space="preserve">observed risk</w:t>
            </w:r>
            <w:r>
              <w:t xml:space="preserve"> </w:t>
            </w:r>
            <m:oMath>
              <m:r>
                <m:rPr>
                  <m:sty m:val="p"/>
                </m:rPr>
                <m:t>Pr</m:t>
              </m:r>
              <m:r>
                <m:rPr>
                  <m:sty m:val="p"/>
                </m:rPr>
                <m:t>[</m:t>
              </m:r>
              <m:r>
                <m:t>Y</m:t>
              </m:r>
              <m:r>
                <m:rPr>
                  <m:sty m:val="p"/>
                </m:rPr>
                <m:t>=</m:t>
              </m:r>
              <m:r>
                <m:t>1</m:t>
              </m:r>
              <m:r>
                <m:rPr>
                  <m:sty m:val="p"/>
                </m:rPr>
                <m:t>]</m:t>
              </m:r>
              <m:r>
                <m:rPr>
                  <m:sty m:val="p"/>
                </m:rPr>
                <m:t>=</m:t>
              </m:r>
              <m:r>
                <m:t>8</m:t>
              </m:r>
              <m:r>
                <m:rPr>
                  <m:sty m:val="p"/>
                </m:rPr>
                <m:t>/</m:t>
              </m:r>
              <m:r>
                <m:t>20</m:t>
              </m:r>
              <m:r>
                <m:rPr>
                  <m:sty m:val="p"/>
                </m:rPr>
                <m:t>=</m:t>
              </m:r>
              <m:r>
                <m:t>0.4</m:t>
              </m:r>
            </m:oMath>
            <w:r>
              <w:t xml:space="preserve">, 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0.1</m:t>
              </m:r>
            </m:oMath>
            <w:r>
              <w:t xml:space="preserve"> </w:t>
            </w:r>
            <w:r>
              <w:t xml:space="preserve">had everyone received</w:t>
            </w:r>
            <w:r>
              <w:t xml:space="preserve"> </w:t>
            </w:r>
            <m:oMath>
              <m:r>
                <m:t>a</m:t>
              </m:r>
              <m:r>
                <m:rPr>
                  <m:sty m:val="p"/>
                </m:rPr>
                <m:t>=</m:t>
              </m:r>
              <m:r>
                <m:t>0</m:t>
              </m:r>
            </m:oMath>
            <w:r>
              <w:t xml:space="preserve">.</w:t>
            </w:r>
          </w:p>
          <w:p>
            <w:pPr>
              <w:pStyle w:val="FirstParagraph"/>
            </w:pPr>
            <w:r>
              <w:t xml:space="preserve">The excess fraction (</w:t>
            </w:r>
            <w:hyperlink w:anchor="def-excess-fraction">
              <w:r>
                <w:rPr>
                  <w:rStyle w:val="Hyperlink"/>
                </w:rPr>
                <w:t xml:space="preserve">Definition 15</w:t>
              </w:r>
            </w:hyperlink>
            <w:r>
              <w:t xml:space="preserve">) is</w:t>
            </w:r>
          </w:p>
          <w:p>
            <w:pPr>
              <w:pStyle w:val="BodyText"/>
            </w:pPr>
            <m:oMathPara>
              <m:oMathParaPr>
                <m:jc m:val="center"/>
              </m:oMathParaPr>
              <m:oMath>
                <m:eqArr>
                  <m:e>
                    <m:f>
                      <m:fPr>
                        <m:type m:val="bar"/>
                      </m:fPr>
                      <m:num>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num>
                      <m:den>
                        <m:r>
                          <m:rPr>
                            <m:sty m:val="p"/>
                          </m:rPr>
                          <m:t>Pr</m:t>
                        </m:r>
                        <m:r>
                          <m:rPr>
                            <m:sty m:val="p"/>
                          </m:rPr>
                          <m:t>[</m:t>
                        </m:r>
                        <m:r>
                          <m:t>Y</m:t>
                        </m:r>
                        <m:r>
                          <m:rPr>
                            <m:sty m:val="p"/>
                          </m:rPr>
                          <m:t>=</m:t>
                        </m:r>
                        <m:r>
                          <m:t>1</m:t>
                        </m:r>
                        <m:r>
                          <m:rPr>
                            <m:sty m:val="p"/>
                          </m:rPr>
                          <m:t>]</m:t>
                        </m:r>
                      </m:den>
                    </m:f>
                    <m:r>
                      <m:t>&amp;</m:t>
                    </m:r>
                    <m:r>
                      <m:rPr>
                        <m:sty m:val="p"/>
                      </m:rPr>
                      <m:t>=</m:t>
                    </m:r>
                    <m:f>
                      <m:fPr>
                        <m:type m:val="bar"/>
                      </m:fPr>
                      <m:num>
                        <m:r>
                          <m:t>0.4</m:t>
                        </m:r>
                        <m:r>
                          <m:rPr>
                            <m:sty m:val="p"/>
                          </m:rPr>
                          <m:t>−</m:t>
                        </m:r>
                        <m:r>
                          <m:t>0.1</m:t>
                        </m:r>
                      </m:num>
                      <m:den>
                        <m:r>
                          <m:t>0.4</m:t>
                        </m:r>
                      </m:den>
                    </m:f>
                  </m:e>
                  <m:e>
                    <m:r>
                      <m:t>&amp;</m:t>
                    </m:r>
                    <m:r>
                      <m:rPr>
                        <m:sty m:val="p"/>
                      </m:rPr>
                      <m:t>=</m:t>
                    </m:r>
                    <m:f>
                      <m:fPr>
                        <m:type m:val="bar"/>
                      </m:fPr>
                      <m:num>
                        <m:r>
                          <m:t>0.3</m:t>
                        </m:r>
                      </m:num>
                      <m:den>
                        <m:r>
                          <m:t>0.4</m:t>
                        </m:r>
                      </m:den>
                    </m:f>
                  </m:e>
                  <m:e>
                    <m:r>
                      <m:t>&amp;</m:t>
                    </m:r>
                    <m:r>
                      <m:rPr>
                        <m:sty m:val="p"/>
                      </m:rPr>
                      <m:t>=</m:t>
                    </m:r>
                    <m:r>
                      <m:t>0.75</m:t>
                    </m:r>
                    <m:r>
                      <m:rPr>
                        <m:sty m:val="p"/>
                      </m:rPr>
                      <m:t>.</m:t>
                    </m:r>
                  </m:e>
                </m:eqArr>
              </m:oMath>
            </m:oMathPara>
          </w:p>
          <w:p>
            <w:pPr>
              <w:pStyle w:val="FirstParagraph"/>
            </w:pPr>
            <w:r>
              <w:t xml:space="preserve">Had everyone received</w:t>
            </w:r>
            <w:r>
              <w:t xml:space="preserve"> </w:t>
            </w:r>
            <m:oMath>
              <m:r>
                <m:t>a</m:t>
              </m:r>
              <m:r>
                <m:rPr>
                  <m:sty m:val="p"/>
                </m:rPr>
                <m:t>=</m:t>
              </m:r>
              <m:r>
                <m:t>0</m:t>
              </m:r>
            </m:oMath>
            <w:r>
              <w:t xml:space="preserve">, we would expect</w:t>
            </w:r>
            <w:r>
              <w:t xml:space="preserve"> </w:t>
            </w:r>
            <m:oMath>
              <m:r>
                <m:t>0.1</m:t>
              </m:r>
              <m:r>
                <m:rPr>
                  <m:sty m:val="p"/>
                </m:rPr>
                <m:t>×</m:t>
              </m:r>
              <m:r>
                <m:t>20</m:t>
              </m:r>
              <m:r>
                <m:rPr>
                  <m:sty m:val="p"/>
                </m:rPr>
                <m:t>=</m:t>
              </m:r>
              <m:r>
                <m:t>2</m:t>
              </m:r>
            </m:oMath>
            <w:r>
              <w:t xml:space="preserve"> </w:t>
            </w:r>
            <w:r>
              <w:t xml:space="preserve">cases rather than the 8 observed;</w:t>
            </w:r>
            <w:r>
              <w:t xml:space="preserve"> </w:t>
            </w:r>
            <w:r>
              <w:t xml:space="preserve">the net excess of 6 cases is 75% of the observed cases, which in this net sense are attributable to ambrosia.</w:t>
            </w:r>
          </w:p>
          <w:bookmarkEnd w:id="98"/>
        </w:tc>
      </w:tr>
    </w:tbl>
    <w:p>
      <w:pPr>
        <w:pStyle w:val="BodyText"/>
      </w:pPr>
      <w:ins w:id="100"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9" w:name="def-etiologic-fraction"/>
          <w:p>
            <w:pPr>
              <w:pStyle w:val="BodyText"/>
            </w:pPr>
            <w:r>
              <w:rPr>
                <w:b/>
                <w:bCs/>
              </w:rPr>
              <w:t xml:space="preserve">Definition 16 (Etiologic fraction)</w:t>
            </w:r>
            <w:r>
              <w:t xml:space="preserve"> </w:t>
            </w:r>
            <w:r>
              <w:t xml:space="preserve">Let</w:t>
            </w:r>
            <w:r>
              <w:t xml:space="preserve"> </w:t>
            </w:r>
            <m:oMath>
              <m:r>
                <m:t>A</m:t>
              </m:r>
            </m:oMath>
            <w:r>
              <w:t xml:space="preserve"> </w:t>
            </w:r>
            <w:r>
              <w:t xml:space="preserve">be a dichotomous treatment and</w:t>
            </w:r>
            <w:r>
              <w:t xml:space="preserve"> </w:t>
            </w:r>
            <m:oMath>
              <m:r>
                <m:t>Y</m:t>
              </m:r>
            </m:oMath>
            <w:r>
              <w:t xml:space="preserve"> </w:t>
            </w:r>
            <w:r>
              <w:t xml:space="preserve">a dichotomous outcome.</w:t>
            </w:r>
            <w:r>
              <w:t xml:space="preserve"> </w:t>
            </w:r>
            <w:r>
              <w:t xml:space="preserve">The</w:t>
            </w:r>
            <w:r>
              <w:t xml:space="preserve"> </w:t>
            </w:r>
            <w:r>
              <w:rPr>
                <w:b/>
                <w:bCs/>
              </w:rPr>
              <w:t xml:space="preserve">etiologic fraction</w:t>
            </w:r>
            <w:r>
              <w:t xml:space="preserve"> </w:t>
            </w:r>
            <w:r>
              <w:t xml:space="preserve">is a second kind of attributable fraction: the proportion of observed cases (</w:t>
            </w:r>
            <m:oMath>
              <m:r>
                <m:t>Y</m:t>
              </m:r>
              <m:r>
                <m:rPr>
                  <m:sty m:val="p"/>
                </m:rPr>
                <m:t>=</m:t>
              </m:r>
              <m:r>
                <m:t>1</m:t>
              </m:r>
            </m:oMath>
            <w:r>
              <w:t xml:space="preserve">) that treatment mechanically caused</w:t>
            </w:r>
            <w:r>
              <w:t xml:space="preserve"> </w:t>
            </w:r>
            <w:r>
              <w:t xml:space="preserve">(Hernán and Robins 2020, Fine Point 3.5, p. 40)</w:t>
            </w:r>
            <w:r>
              <w:t xml:space="preserve">.</w:t>
            </w:r>
            <w:r>
              <w:t xml:space="preserve"> </w:t>
            </w:r>
            <w:r>
              <w:t xml:space="preserve">It is a statement about the causal mechanism behind each case, not about the gap between two risks.</w:t>
            </w:r>
          </w:p>
          <w:bookmarkEnd w:id="99"/>
        </w:tc>
      </w:tr>
    </w:tbl>
    <w:p>
      <w:pPr>
        <w:pStyle w:val="BodyText"/>
      </w:pPr>
      <w:ins w:id="101"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00" w:name="exm-excess-vs-etiologic"/>
          <w:p>
            <w:pPr>
              <w:pStyle w:val="BodyText"/>
            </w:pPr>
            <w:r>
              <w:rPr>
                <w:b/>
                <w:bCs/>
              </w:rPr>
              <w:t xml:space="preserve">Example 23 (Excess and etiologic fractions differ at the ambrosia dinner)</w:t>
            </w:r>
            <w:r>
              <w:t xml:space="preserve"> </w:t>
            </w:r>
            <w:r>
              <w:t xml:space="preserve">Keep the ambrosia data (</w:t>
            </w:r>
            <w:hyperlink w:anchor="exm-attributable-fraction">
              <w:r>
                <w:rPr>
                  <w:rStyle w:val="Hyperlink"/>
                </w:rPr>
                <w:t xml:space="preserve">Example 22</w:t>
              </w:r>
            </w:hyperlink>
            <w:r>
              <w:t xml:space="preserve">), with exchangeability of ambrosia eaters and nectar drinkers, and fill in each individual’s two counterfactual outcomes as follows:</w:t>
            </w:r>
          </w:p>
          <w:p>
            <w:pPr>
              <w:pStyle w:val="Compact"/>
              <w:numPr>
                <w:ilvl w:val="0"/>
                <w:numId w:val="1018"/>
              </w:numPr>
            </w:pPr>
            <w:r>
              <w:t xml:space="preserve">among the 10 ambrosia eaters, the 7 who fell sick all have</w:t>
            </w:r>
            <w:r>
              <w:t xml:space="preserve"> </w:t>
            </w:r>
            <m:oMath>
              <m:sSup>
                <m:e>
                  <m:r>
                    <m:t>Y</m:t>
                  </m:r>
                </m:e>
                <m:sup>
                  <m:r>
                    <m:t>a</m:t>
                  </m:r>
                  <m:r>
                    <m:rPr>
                      <m:sty m:val="p"/>
                    </m:rPr>
                    <m:t>=</m:t>
                  </m:r>
                  <m:r>
                    <m:t>0</m:t>
                  </m:r>
                </m:sup>
              </m:sSup>
              <m:r>
                <m:rPr>
                  <m:sty m:val="p"/>
                </m:rPr>
                <m:t>=</m:t>
              </m:r>
              <m:r>
                <m:t>0</m:t>
              </m:r>
            </m:oMath>
            <w:r>
              <w:t xml:space="preserve">, and exactly one of the other 3 has</w:t>
            </w:r>
            <w:r>
              <w:t xml:space="preserve"> </w:t>
            </w:r>
            <m:oMath>
              <m:sSup>
                <m:e>
                  <m:r>
                    <m:t>Y</m:t>
                  </m:r>
                </m:e>
                <m:sup>
                  <m:r>
                    <m:t>a</m:t>
                  </m:r>
                  <m:r>
                    <m:rPr>
                      <m:sty m:val="p"/>
                    </m:rPr>
                    <m:t>=</m:t>
                  </m:r>
                  <m:r>
                    <m:t>0</m:t>
                  </m:r>
                </m:sup>
              </m:sSup>
              <m:r>
                <m:rPr>
                  <m:sty m:val="p"/>
                </m:rPr>
                <m:t>=</m:t>
              </m:r>
              <m:r>
                <m:t>1</m:t>
              </m:r>
            </m:oMath>
            <w:r>
              <w:t xml:space="preserve">;</w:t>
            </w:r>
          </w:p>
          <w:p>
            <w:pPr>
              <w:pStyle w:val="Compact"/>
              <w:numPr>
                <w:ilvl w:val="0"/>
                <w:numId w:val="1018"/>
              </w:numPr>
            </w:pPr>
            <w:r>
              <w:t xml:space="preserve">among the 10 nectar drinkers, the 1 who fell sick has</w:t>
            </w:r>
            <w:r>
              <w:t xml:space="preserve"> </w:t>
            </w:r>
            <m:oMath>
              <m:sSup>
                <m:e>
                  <m:r>
                    <m:t>Y</m:t>
                  </m:r>
                </m:e>
                <m:sup>
                  <m:r>
                    <m:t>a</m:t>
                  </m:r>
                  <m:r>
                    <m:rPr>
                      <m:sty m:val="p"/>
                    </m:rPr>
                    <m:t>=</m:t>
                  </m:r>
                  <m:r>
                    <m:t>1</m:t>
                  </m:r>
                </m:sup>
              </m:sSup>
              <m:r>
                <m:rPr>
                  <m:sty m:val="p"/>
                </m:rPr>
                <m:t>=</m:t>
              </m:r>
              <m:r>
                <m:t>0</m:t>
              </m:r>
            </m:oMath>
            <w:r>
              <w:t xml:space="preserve">, and 7 of the other 9 have</w:t>
            </w:r>
            <w:r>
              <w:t xml:space="preserve"> </w:t>
            </w:r>
            <m:oMath>
              <m:sSup>
                <m:e>
                  <m:r>
                    <m:t>Y</m:t>
                  </m:r>
                </m:e>
                <m:sup>
                  <m:r>
                    <m:t>a</m:t>
                  </m:r>
                  <m:r>
                    <m:rPr>
                      <m:sty m:val="p"/>
                    </m:rPr>
                    <m:t>=</m:t>
                  </m:r>
                  <m:r>
                    <m:t>1</m:t>
                  </m:r>
                </m:sup>
              </m:sSup>
              <m:r>
                <m:rPr>
                  <m:sty m:val="p"/>
                </m:rPr>
                <m:t>=</m:t>
              </m:r>
              <m:r>
                <m:t>1</m:t>
              </m:r>
            </m:oMath>
            <w:r>
              <w:t xml:space="preserve">.</w:t>
            </w:r>
          </w:p>
          <w:p>
            <w:pPr>
              <w:pStyle w:val="FirstParagraph"/>
            </w:pPr>
            <w:r>
              <w:t xml:space="preserve">These choices agree with the counterfactual risks used before,</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m:t>
              </m:r>
              <m:r>
                <m:t>7</m:t>
              </m:r>
              <m:r>
                <m:rPr>
                  <m:sty m:val="p"/>
                </m:rPr>
                <m:t>+</m:t>
              </m:r>
              <m:r>
                <m:t>7</m:t>
              </m:r>
              <m:r>
                <m:rPr>
                  <m:sty m:val="p"/>
                </m:rPr>
                <m:t>)</m:t>
              </m:r>
              <m:r>
                <m:rPr>
                  <m:sty m:val="p"/>
                </m:rPr>
                <m:t>/</m:t>
              </m:r>
              <m:r>
                <m:t>20</m:t>
              </m:r>
              <m:r>
                <m:rPr>
                  <m:sty m:val="p"/>
                </m:rPr>
                <m:t>=</m:t>
              </m:r>
              <m:r>
                <m:t>0.7</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m:t>
              </m:r>
              <m:r>
                <m:t>1</m:t>
              </m:r>
              <m:r>
                <m:rPr>
                  <m:sty m:val="p"/>
                </m:rPr>
                <m:t>+</m:t>
              </m:r>
              <m:r>
                <m:t>1</m:t>
              </m:r>
              <m:r>
                <m:rPr>
                  <m:sty m:val="p"/>
                </m:rPr>
                <m:t>)</m:t>
              </m:r>
              <m:r>
                <m:rPr>
                  <m:sty m:val="p"/>
                </m:rPr>
                <m:t>/</m:t>
              </m:r>
              <m:r>
                <m:t>20</m:t>
              </m:r>
              <m:r>
                <m:rPr>
                  <m:sty m:val="p"/>
                </m:rPr>
                <m:t>=</m:t>
              </m:r>
              <m:r>
                <m:t>0.1</m:t>
              </m:r>
            </m:oMath>
            <w:r>
              <w:t xml:space="preserve">,</w:t>
            </w:r>
            <w:r>
              <w:t xml:space="preserve"> </w:t>
            </w:r>
            <w:r>
              <w:t xml:space="preserve">and keep exchangeability:</w:t>
            </w:r>
            <w:r>
              <w:t xml:space="preserve"> </w:t>
            </w:r>
            <m:oMath>
              <m:sSup>
                <m:e>
                  <m:r>
                    <m:t>Y</m:t>
                  </m:r>
                </m:e>
                <m:sup>
                  <m:r>
                    <m:t>a</m:t>
                  </m:r>
                  <m:r>
                    <m:rPr>
                      <m:sty m:val="p"/>
                    </m:rPr>
                    <m:t>=</m:t>
                  </m:r>
                  <m:r>
                    <m:t>1</m:t>
                  </m:r>
                </m:sup>
              </m:sSup>
            </m:oMath>
            <w:r>
              <w:t xml:space="preserve"> </w:t>
            </w:r>
            <w:r>
              <w:t xml:space="preserve">is 1 for 7 of 10 in each group, and</w:t>
            </w:r>
            <w:r>
              <w:t xml:space="preserve"> </w:t>
            </w:r>
            <m:oMath>
              <m:sSup>
                <m:e>
                  <m:r>
                    <m:t>Y</m:t>
                  </m:r>
                </m:e>
                <m:sup>
                  <m:r>
                    <m:t>a</m:t>
                  </m:r>
                  <m:r>
                    <m:rPr>
                      <m:sty m:val="p"/>
                    </m:rPr>
                    <m:t>=</m:t>
                  </m:r>
                  <m:r>
                    <m:t>0</m:t>
                  </m:r>
                </m:sup>
              </m:sSup>
            </m:oMath>
            <w:r>
              <w:t xml:space="preserve"> </w:t>
            </w:r>
            <w:r>
              <w:t xml:space="preserve">is 1 for 1 of 10 in each group.</w:t>
            </w:r>
          </w:p>
          <w:p>
            <w:pPr>
              <w:pStyle w:val="BodyText"/>
            </w:pPr>
            <w:r>
              <w:t xml:space="preserve">This individual-level scenario is hypothetical: the data cannot reveal it.</w:t>
            </w:r>
            <w:r>
              <w:t xml:space="preserve"> </w:t>
            </w:r>
            <w:r>
              <w:t xml:space="preserve">Here we count an ambrosia eater’s case as caused by ambrosia when that person would have stayed well without it (</w:t>
            </w:r>
            <m:oMath>
              <m:sSup>
                <m:e>
                  <m:r>
                    <m:t>Y</m:t>
                  </m:r>
                </m:e>
                <m:sup>
                  <m:r>
                    <m:t>a</m:t>
                  </m:r>
                  <m:r>
                    <m:rPr>
                      <m:sty m:val="p"/>
                    </m:rPr>
                    <m:t>=</m:t>
                  </m:r>
                  <m:r>
                    <m:t>0</m:t>
                  </m:r>
                </m:sup>
              </m:sSup>
              <m:r>
                <m:rPr>
                  <m:sty m:val="p"/>
                </m:rPr>
                <m:t>=</m:t>
              </m:r>
              <m:r>
                <m:t>0</m:t>
              </m:r>
            </m:oMath>
            <w:r>
              <w:t xml:space="preserve">).</w:t>
            </w:r>
            <w:r>
              <w:t xml:space="preserve"> </w:t>
            </w:r>
            <w:r>
              <w:t xml:space="preserve">Each of the 7 cases among ambrosia eaters would not have occurred without ambrosia, so ambrosia caused all 7;</w:t>
            </w:r>
            <w:r>
              <w:t xml:space="preserve"> </w:t>
            </w:r>
            <w:r>
              <w:t xml:space="preserve">the single case among nectar drinkers did not involve ambrosia.</w:t>
            </w:r>
            <w:r>
              <w:t xml:space="preserve"> </w:t>
            </w:r>
            <w:r>
              <w:t xml:space="preserve">In this scenario, then, the etiologic fraction (</w:t>
            </w:r>
            <w:hyperlink w:anchor="def-etiologic-fraction">
              <w:r>
                <w:rPr>
                  <w:rStyle w:val="Hyperlink"/>
                </w:rPr>
                <w:t xml:space="preserve">Definition 16</w:t>
              </w:r>
            </w:hyperlink>
            <w:r>
              <w:t xml:space="preserve">) is</w:t>
            </w:r>
            <w:r>
              <w:t xml:space="preserve"> </w:t>
            </w:r>
            <m:oMath>
              <m:r>
                <m:t>7</m:t>
              </m:r>
              <m:r>
                <m:rPr>
                  <m:sty m:val="p"/>
                </m:rPr>
                <m:t>/</m:t>
              </m:r>
              <m:r>
                <m:t>8</m:t>
              </m:r>
              <m:r>
                <m:rPr>
                  <m:sty m:val="p"/>
                </m:rPr>
                <m:t>=</m:t>
              </m:r>
              <m:r>
                <m:t>0.875</m:t>
              </m:r>
            </m:oMath>
            <w:r>
              <w:t xml:space="preserve">.</w:t>
            </w:r>
            <w:r>
              <w:t xml:space="preserve"> </w:t>
            </w:r>
            <w:r>
              <w:t xml:space="preserve">The excess fraction stays at 0.75, a net count:</w:t>
            </w:r>
            <w:r>
              <w:t xml:space="preserve"> </w:t>
            </w:r>
            <w:r>
              <w:t xml:space="preserve">8 observed cases minus the 2 expected without ambrosia, divided by 8, gives</w:t>
            </w:r>
            <w:r>
              <w:t xml:space="preserve"> </w:t>
            </w:r>
            <m:oMath>
              <m:r>
                <m:t>6</m:t>
              </m:r>
              <m:r>
                <m:rPr>
                  <m:sty m:val="p"/>
                </m:rPr>
                <m:t>/</m:t>
              </m:r>
              <m:r>
                <m:t>8</m:t>
              </m:r>
            </m:oMath>
            <w:r>
              <w:t xml:space="preserve">.</w:t>
            </w:r>
            <w:r>
              <w:t xml:space="preserve"> </w:t>
            </w:r>
            <w:r>
              <w:t xml:space="preserve">Counting case by case gives</w:t>
            </w:r>
            <w:r>
              <w:t xml:space="preserve"> </w:t>
            </w:r>
            <m:oMath>
              <m:r>
                <m:t>7</m:t>
              </m:r>
              <m:r>
                <m:rPr>
                  <m:sty m:val="p"/>
                </m:rPr>
                <m:t>/</m:t>
              </m:r>
              <m:r>
                <m:t>8</m:t>
              </m:r>
            </m:oMath>
            <w:r>
              <w:t xml:space="preserve">, so here the excess fraction understates the etiologic fraction,</w:t>
            </w:r>
            <w:r>
              <w:t xml:space="preserve"> </w:t>
            </w:r>
            <w:r>
              <w:t xml:space="preserve">because the ambrosia eater who stayed well but would have fallen sick without ambrosia (the one with</w:t>
            </w:r>
            <w:r>
              <w:t xml:space="preserve"> </w:t>
            </w:r>
            <m:oMath>
              <m:sSup>
                <m:e>
                  <m:r>
                    <m:t>Y</m:t>
                  </m:r>
                </m:e>
                <m:sup>
                  <m:r>
                    <m:t>a</m:t>
                  </m:r>
                  <m:r>
                    <m:rPr>
                      <m:sty m:val="p"/>
                    </m:rPr>
                    <m:t>=</m:t>
                  </m:r>
                  <m:r>
                    <m:t>0</m:t>
                  </m:r>
                </m:sup>
              </m:sSup>
              <m:r>
                <m:rPr>
                  <m:sty m:val="p"/>
                </m:rPr>
                <m:t>=</m:t>
              </m:r>
              <m:r>
                <m:t>1</m:t>
              </m:r>
            </m:oMath>
            <w:r>
              <w:t xml:space="preserve"> </w:t>
            </w:r>
            <w:r>
              <w:t xml:space="preserve">among the other 3) offsets one of the seven cases ambrosia caused.</w:t>
            </w:r>
          </w:p>
          <w:bookmarkEnd w:id="100"/>
        </w:tc>
      </w:tr>
    </w:tbl>
    <w:p>
      <w:pPr>
        <w:pStyle w:val="BodyText"/>
      </w:pPr>
      <w:ins w:id="102" w:author="PR Preview" w:date="2024-01-01T00:00:00Z">
        <w:r>
          <w:t xml:space="preserve"> </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1" name="Picture"/>
                  <a:graphic>
                    <a:graphicData uri="http://schemas.openxmlformats.org/drawingml/2006/picture">
                      <pic:pic>
                        <pic:nvPicPr>
                          <pic:cNvPr descr="/opt/quarto/share/formats/docx/note.png" id="102"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3.5: Attributable fraction</w:t>
            </w:r>
          </w:p>
        </w:tc>
      </w:tr>
      <w:tr>
        <w:trPr>
          <w:cantSplit/>
        </w:trPr>
        <w:tc>
          <w:tcPr>
            <w:tcMar>
              <w:top w:w="108" w:type="dxa"/>
              <w:bottom w:w="108" w:type="dxa"/>
            </w:tcMar>
          </w:tcPr>
          <w:p>
            <w:pPr>
              <w:pStyle w:val="BodyText"/>
            </w:pPr>
            <w:pPr>
              <w:spacing w:before="16" w:after="16"/>
            </w:pPr>
            <w:r>
              <w:t xml:space="preserve">The book’s Fine Point 3.5 introduces both attributable fractions (</w:t>
            </w:r>
            <w:hyperlink w:anchor="def-attributable-fraction">
              <w:r>
                <w:rPr>
                  <w:rStyle w:val="Hyperlink"/>
                </w:rPr>
                <w:t xml:space="preserve">Definition 14</w:t>
              </w:r>
            </w:hyperlink>
            <w:r>
              <w:t xml:space="preserve">) with the ambrosia dinner (</w:t>
            </w:r>
            <w:hyperlink w:anchor="exm-attributable-fraction">
              <w:r>
                <w:rPr>
                  <w:rStyle w:val="Hyperlink"/>
                </w:rPr>
                <w:t xml:space="preserve">Example 22</w:t>
              </w:r>
            </w:hyperlink>
            <w:r>
              <w:t xml:space="preserve">,</w:t>
            </w:r>
            <w:r>
              <w:t xml:space="preserve"> </w:t>
            </w:r>
            <w:hyperlink w:anchor="exm-excess-vs-etiologic">
              <w:r>
                <w:rPr>
                  <w:rStyle w:val="Hyperlink"/>
                </w:rPr>
                <w:t xml:space="preserve">Example 23</w:t>
              </w:r>
            </w:hyperlink>
            <w:r>
              <w:t xml:space="preserve">).</w:t>
            </w:r>
            <w:r>
              <w:t xml:space="preserve"> </w:t>
            </w:r>
            <w:r>
              <w:t xml:space="preserve">Under consistency, the excess fraction needs only the observed risk and one counterfactual risk,</w:t>
            </w:r>
            <w:r>
              <w:t xml:space="preserve"> </w:t>
            </w:r>
            <w:r>
              <w:t xml:space="preserve">so observational data can estimate it under the identifiability conditions.</w:t>
            </w:r>
            <w:r>
              <w:t xml:space="preserve"> </w:t>
            </w:r>
            <w:r>
              <w:t xml:space="preserve">The etiologic fraction is different: it does not rest on excess cases, so it can be computed only in randomized experiments, and even then only under strong assumptions (Greenland and Robins 1988;</w:t>
            </w:r>
            <w:r>
              <w:t xml:space="preserve"> </w:t>
            </w:r>
            <w:r>
              <w:t xml:space="preserve">Robins and Greenland 1989).</w:t>
            </w:r>
            <w:r>
              <w:t xml:space="preserve"> </w:t>
            </w:r>
            <w:r>
              <w:t xml:space="preserve">Fine Point 5.4 revisits the excess fraction in the sufficient-component-cause framework.</w:t>
            </w:r>
          </w:p>
          <w:p/>
        </w:tc>
      </w:tr>
    </w:tbl>
    <w:bookmarkEnd w:id="103"/>
    <w:bookmarkEnd w:id="104"/>
    <w:bookmarkStart w:id="126" w:name="the-target-trial-pp.-41-46"/>
    <w:p>
      <w:pPr>
        <w:pStyle w:val="Heading2"/>
      </w:pPr>
      <w:r>
        <w:t xml:space="preserve">6 3.6 The Target Trial (pp. 41-46)</w:t>
      </w:r>
    </w:p>
    <w:p>
      <w:r>
        <w:pict>
          <v:rect style="width:0;height:1.5pt" o:hralign="center" o:hrstd="t" o:hr="t"/>
        </w:pict>
      </w:r>
    </w:p>
    <w:p>
      <w:pPr>
        <w:pStyle w:val="FirstParagraph"/>
      </w:pPr>
      <w:r>
        <w:t xml:space="preserve">Assuming the three identifiability conditions amounts to viewing an observational analysis as an attempt to</w:t>
      </w:r>
      <w:r>
        <w:t xml:space="preserve"> </w:t>
      </w:r>
      <w:r>
        <w:rPr>
          <w:b/>
          <w:bCs/>
        </w:rPr>
        <w:t xml:space="preserve">emulate</w:t>
      </w:r>
      <w:r>
        <w:t xml:space="preserve"> </w:t>
      </w:r>
      <w:r>
        <w:t xml:space="preserve">a hypothetical randomized experiment.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05" w:name="def-target-trial"/>
          <w:p>
            <w:pPr>
              <w:pStyle w:val="BodyText"/>
            </w:pPr>
            <w:r>
              <w:rPr>
                <w:b/>
                <w:bCs/>
              </w:rPr>
              <w:t xml:space="preserve">Definition 17 (Target trial)</w:t>
            </w:r>
            <w:r>
              <w:t xml:space="preserve"> </w:t>
            </w:r>
            <w:r>
              <w:t xml:space="preserve">The</w:t>
            </w:r>
            <w:r>
              <w:t xml:space="preserve"> </w:t>
            </w:r>
            <w:r>
              <w:rPr>
                <w:b/>
                <w:bCs/>
              </w:rPr>
              <w:t xml:space="preserve">target trial</w:t>
            </w:r>
            <w:r>
              <w:t xml:space="preserve"> </w:t>
            </w:r>
            <w:r>
              <w:t xml:space="preserve">(or target experiment) is the hypothetical randomized experiment that would quantify the causal effect of interest.</w:t>
            </w:r>
            <w:r>
              <w:t xml:space="preserve"> </w:t>
            </w:r>
            <w:r>
              <w:t xml:space="preserve">For a given causal effect, the investigator (i) writes the protocol of the target trial, a trial that would be run if it could be, and (ii) explains how the observational data will stand in for that trial.</w:t>
            </w:r>
          </w:p>
          <w:bookmarkEnd w:id="105"/>
        </w:tc>
      </w:tr>
    </w:tbl>
    <w:p>
      <w:pPr>
        <w:pStyle w:val="BodyText"/>
      </w:pPr>
      <w:ins w:id="1106"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06" w:name="exm-aspirin-target-trial"/>
          <w:p>
            <w:pPr>
              <w:pStyle w:val="BodyText"/>
            </w:pPr>
            <w:r>
              <w:rPr>
                <w:b/>
                <w:bCs/>
              </w:rPr>
              <w:t xml:space="preserve">Example 24 (A target trial for aspirin prescription)</w:t>
            </w:r>
            <w:r>
              <w:t xml:space="preserve"> </w:t>
            </w:r>
            <w:r>
              <w:t xml:space="preserve">Take an observational database in which</w:t>
            </w:r>
            <w:r>
              <w:t xml:space="preserve"> </w:t>
            </w:r>
            <m:oMath>
              <m:r>
                <m:t>A</m:t>
              </m:r>
            </m:oMath>
            <w:r>
              <w:t xml:space="preserve"> </w:t>
            </w:r>
            <w:r>
              <w:t xml:space="preserve">indicates a prescription of aspirin and</w:t>
            </w:r>
            <w:r>
              <w:t xml:space="preserve"> </w:t>
            </w:r>
            <m:oMath>
              <m:r>
                <m:t>Y</m:t>
              </m:r>
            </m:oMath>
            <w:r>
              <w:t xml:space="preserve"> </w:t>
            </w:r>
            <w:r>
              <w:t xml:space="preserve">indicates stroke,</w:t>
            </w:r>
            <w:r>
              <w:t xml:space="preserve"> </w:t>
            </w:r>
            <w:r>
              <w:t xml:space="preserve">restricted to people for whom aspirin is neither clearly required nor clearly ruled out (no absolute indications or contraindications).</w:t>
            </w:r>
            <w:r>
              <w:t xml:space="preserve"> </w:t>
            </w:r>
            <w:r>
              <w:t xml:space="preserve">The target is the average causal effect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Most experts would accept</w:t>
            </w:r>
            <w:r>
              <w:t xml:space="preserve"> </w:t>
            </w:r>
            <w:r>
              <w:t xml:space="preserve">“prescribed”</w:t>
            </w:r>
            <w:r>
              <w:t xml:space="preserve"> </w:t>
            </w:r>
            <w:r>
              <w:t xml:space="preserve">and</w:t>
            </w:r>
            <w:r>
              <w:t xml:space="preserve"> </w:t>
            </w:r>
            <w:r>
              <w:t xml:space="preserve">“not prescribed”</w:t>
            </w:r>
            <w:r>
              <w:t xml:space="preserve"> </w:t>
            </w:r>
            <w:r>
              <w:t xml:space="preserve">as sufficiently well-defined interventions (</w:t>
            </w:r>
            <w:hyperlink w:anchor="def-sufficiently-well-defined">
              <w:r>
                <w:rPr>
                  <w:rStyle w:val="Hyperlink"/>
                </w:rPr>
                <w:t xml:space="preserve">Definition 11</w:t>
              </w:r>
            </w:hyperlink>
            <w:r>
              <w:t xml:space="preserve">),</w:t>
            </w:r>
            <w:r>
              <w:t xml:space="preserve"> </w:t>
            </w:r>
            <w:r>
              <w:t xml:space="preserve">so a randomized trial of prescribing aspirin</w:t>
            </w:r>
            <w:r>
              <w:t xml:space="preserve"> </w:t>
            </w:r>
            <w:r>
              <w:rPr>
                <w:i/>
                <w:iCs/>
              </w:rPr>
              <w:t xml:space="preserve">could</w:t>
            </w:r>
            <w:r>
              <w:t xml:space="preserve"> </w:t>
            </w:r>
            <w:r>
              <w:t xml:space="preserve">have been run.</w:t>
            </w:r>
            <w:r>
              <w:t xml:space="preserve"> </w:t>
            </w:r>
            <w:r>
              <w:t xml:space="preserve">That trial is the target trial (</w:t>
            </w:r>
            <w:hyperlink w:anchor="def-target-trial">
              <w:r>
                <w:rPr>
                  <w:rStyle w:val="Hyperlink"/>
                </w:rPr>
                <w:t xml:space="preserve">Definition 17</w:t>
              </w:r>
            </w:hyperlink>
            <w:r>
              <w:t xml:space="preserve">), and writing down its protocol pins down the causal effect the database is meant to estimate.</w:t>
            </w:r>
          </w:p>
          <w:bookmarkEnd w:id="106"/>
        </w:tc>
      </w:tr>
    </w:tbl>
    <w:p>
      <w:pPr>
        <w:pStyle w:val="BodyText"/>
      </w:pPr>
      <w:r>
        <w:t xml:space="preserve">If the emulation were successful, the observational study and the target trial (had it been conducted) would give the same results.</w:t>
      </w:r>
    </w:p>
    <w:p>
      <w:pPr>
        <w:pStyle w:val="BodyText"/>
      </w:pPr>
      <w:ins w:id="108" w:author="PR Preview" w:date="2024-01-01T00:00:00Z">
        <w:r>
          <w:t xml:space="preserve">The target trial idea, under this and other names, goes back decades: the book cites Dorn (1953), Wold (1954), Cochran (1972), Rubin (1974), Feinstein (1971), and Dawid (2000), and Robins (1986) generalized it to time-varying treatments.</w:t>
        </w:r>
      </w:ins>
      <w:ins w:id="108" w:author="PR Preview" w:date="2024-01-01T00:00:00Z">
        <w:r>
          <w:t xml:space="preserve"> </w:t>
        </w:r>
      </w:ins>
      <w:ins w:id="108" w:author="PR Preview" w:date="2024-01-01T00:00:00Z">
        <w:r>
          <w:t xml:space="preserve">The key components were specified by Hernán and Robins (2016) and Hernán et al. (2025).</w:t>
        </w:r>
      </w:ins>
      <w:ins w:id="108" w:author="PR Preview" w:date="2024-01-01T00:00:00Z">
        <w:r>
          <w:t xml:space="preserve"> </w:t>
        </w:r>
      </w:ins>
      <w:ins w:id="108" w:author="PR Preview" w:date="2024-01-01T00:00:00Z">
        <w:r>
          <w:t xml:space="preserve">Chapter 22 returns to the framework.</w:t>
        </w:r>
      </w:ins>
    </w:p>
    <w:bookmarkStart w:id="108" w:name="key-components-of-the-protocol"/>
    <w:p>
      <w:pPr>
        <w:pStyle w:val="Heading3"/>
      </w:pPr>
      <w:r>
        <w:t xml:space="preserve">6.1 Key components of the protocol</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7" w:name="alg-target-trial-emulation"/>
          <w:p>
            <w:pPr>
              <w:pStyle w:val="BodyText"/>
            </w:pPr>
            <w:r>
              <w:rPr>
                <w:b/>
                <w:bCs/>
              </w:rPr>
              <w:t xml:space="preserve">Algorithm 1 (Specifying and emulating a target trial)</w:t>
            </w:r>
            <w:r>
              <w:t xml:space="preserve"> </w:t>
            </w:r>
            <w:r>
              <w:t xml:space="preserve"> </w:t>
            </w:r>
          </w:p>
          <w:p>
            <w:pPr>
              <w:numPr>
                <w:ilvl w:val="0"/>
                <w:numId w:val="1019"/>
              </w:numPr>
            </w:pPr>
            <w:r>
              <w:t xml:space="preserve">Specify the protocol of the target trial (</w:t>
            </w:r>
            <w:hyperlink w:anchor="def-target-trial">
              <w:r>
                <w:rPr>
                  <w:rStyle w:val="Hyperlink"/>
                </w:rPr>
                <w:t xml:space="preserve">Definition 17</w:t>
              </w:r>
            </w:hyperlink>
            <w:r>
              <w:t xml:space="preserve">), with its key components:</w:t>
            </w:r>
          </w:p>
          <w:p>
            <w:pPr>
              <w:pStyle w:val="Compact"/>
              <w:numPr>
                <w:ilvl w:val="1"/>
                <w:numId w:val="1020"/>
              </w:numPr>
            </w:pPr>
            <w:r>
              <w:t xml:space="preserve">eligibility criteria</w:t>
            </w:r>
          </w:p>
          <w:p>
            <w:pPr>
              <w:pStyle w:val="Compact"/>
              <w:numPr>
                <w:ilvl w:val="1"/>
                <w:numId w:val="1020"/>
              </w:numPr>
            </w:pPr>
            <w:r>
              <w:t xml:space="preserve">interventions (or, generally, treatment strategies)</w:t>
            </w:r>
          </w:p>
          <w:p>
            <w:pPr>
              <w:pStyle w:val="Compact"/>
              <w:numPr>
                <w:ilvl w:val="1"/>
                <w:numId w:val="1020"/>
              </w:numPr>
            </w:pPr>
            <w:r>
              <w:t xml:space="preserve">assignment</w:t>
            </w:r>
          </w:p>
          <w:p>
            <w:pPr>
              <w:pStyle w:val="Compact"/>
              <w:numPr>
                <w:ilvl w:val="1"/>
                <w:numId w:val="1020"/>
              </w:numPr>
            </w:pPr>
            <w:r>
              <w:t xml:space="preserve">outcomes</w:t>
            </w:r>
          </w:p>
          <w:p>
            <w:pPr>
              <w:pStyle w:val="Compact"/>
              <w:numPr>
                <w:ilvl w:val="1"/>
                <w:numId w:val="1020"/>
              </w:numPr>
            </w:pPr>
            <w:r>
              <w:t xml:space="preserve">start and end of follow-up</w:t>
            </w:r>
          </w:p>
          <w:p>
            <w:pPr>
              <w:pStyle w:val="Compact"/>
              <w:numPr>
                <w:ilvl w:val="1"/>
                <w:numId w:val="1020"/>
              </w:numPr>
            </w:pPr>
            <w:r>
              <w:t xml:space="preserve">causal contrasts</w:t>
            </w:r>
          </w:p>
          <w:p>
            <w:pPr>
              <w:numPr>
                <w:ilvl w:val="0"/>
                <w:numId w:val="1019"/>
              </w:numPr>
            </w:pPr>
            <w:r>
              <w:t xml:space="preserve">For each component, describe how the observational data will emulate it:</w:t>
            </w:r>
            <w:r>
              <w:t xml:space="preserve"> </w:t>
            </w:r>
            <w:r>
              <w:t xml:space="preserve">who in the data is eligible, which intervention each eligible individual followed, and how outcomes are ascertained.</w:t>
            </w:r>
          </w:p>
          <w:p>
            <w:pPr>
              <w:numPr>
                <w:ilvl w:val="0"/>
                <w:numId w:val="1019"/>
              </w:numPr>
            </w:pPr>
            <w:r>
              <w:t xml:space="preserve">If the analysis uses standardization or IP weighting, identify the adjustment variables</w:t>
            </w:r>
            <w:r>
              <w:t xml:space="preserve"> </w:t>
            </w:r>
            <m:oMath>
              <m:r>
                <m:t>L</m:t>
              </m:r>
            </m:oMath>
            <w:r>
              <w:t xml:space="preserve"> </w:t>
            </w:r>
            <w:r>
              <w:t xml:space="preserve">that are expected to make the treatment groups conditionally exchangeable (</w:t>
            </w:r>
            <w:hyperlink w:anchor="def-exchangeability-conditional">
              <w:r>
                <w:rPr>
                  <w:rStyle w:val="Hyperlink"/>
                </w:rPr>
                <w:t xml:space="preserve">Definition 6</w:t>
              </w:r>
            </w:hyperlink>
            <w:r>
              <w:t xml:space="preserve">).</w:t>
            </w:r>
          </w:p>
          <w:bookmarkEnd w:id="107"/>
        </w:tc>
      </w:tr>
    </w:tbl>
    <w:p>
      <w:pPr>
        <w:pStyle w:val="FirstParagraph"/>
      </w:pPr>
      <w:ins w:id="111" w:author="PR Preview" w:date="2024-01-01T00:00:00Z">
        <w:r>
          <w:t xml:space="preserve">Eligibility criteria must be chosen so that every eligible individual could in principle receive every treatment of interest;</w:t>
        </w:r>
      </w:ins>
      <w:ins w:id="111" w:author="PR Preview" w:date="2024-01-01T00:00:00Z">
        <w:r>
          <w:t xml:space="preserve"> </w:t>
        </w:r>
      </w:ins>
      <w:ins w:id="111" w:author="PR Preview" w:date="2024-01-01T00:00:00Z">
        <w:r>
          <w:t xml:space="preserve">otherwise some individual causal effects, and hence the average effect, would be undefined.</w:t>
        </w:r>
      </w:ins>
      <w:ins w:id="111" w:author="PR Preview" w:date="2024-01-01T00:00:00Z">
        <w:r>
          <w:t xml:space="preserve"> </w:t>
        </w:r>
      </w:ins>
      <w:ins w:id="111" w:author="PR Preview" w:date="2024-01-01T00:00:00Z">
        <w:r>
          <w:t xml:space="preserve">In Parts I and II, every individual becomes eligible at a single time, and that time is</w:t>
        </w:r>
      </w:ins>
      <w:ins w:id="111" w:author="PR Preview" w:date="2024-01-01T00:00:00Z">
        <w:r>
          <w:t xml:space="preserve"> </w:t>
        </w:r>
      </w:ins>
      <w:ins w:id="111" w:author="PR Preview" w:date="2024-01-01T00:00:00Z">
        <w:r>
          <w:rPr>
            <w:b/>
            <w:bCs/>
          </w:rPr>
          <w:t xml:space="preserve">time zero</w:t>
        </w:r>
      </w:ins>
      <w:ins w:id="111" w:author="PR Preview" w:date="2024-01-01T00:00:00Z">
        <w:r>
          <w:t xml:space="preserve"> </w:t>
        </w:r>
      </w:ins>
      <w:ins w:id="111" w:author="PR Preview" w:date="2024-01-01T00:00:00Z">
        <w:r>
          <w:t xml:space="preserve">(the start of follow-up).</w:t>
        </w:r>
      </w:ins>
      <w:ins w:id="111" w:author="PR Preview" w:date="2024-01-01T00:00:00Z">
        <w:r>
          <w:t xml:space="preserve"> </w:t>
        </w:r>
      </w:ins>
      <w:ins w:id="111" w:author="PR Preview" w:date="2024-01-01T00:00:00Z">
        <w:r>
          <w:t xml:space="preserve">The acronym PICO (Population, Intervention, Comparator, Outcome;</w:t>
        </w:r>
      </w:ins>
      <w:ins w:id="111" w:author="PR Preview" w:date="2024-01-01T00:00:00Z">
        <w:r>
          <w:t xml:space="preserve"> </w:t>
        </w:r>
      </w:ins>
      <w:ins w:id="111" w:author="PR Preview" w:date="2024-01-01T00:00:00Z">
        <w:r>
          <w:t xml:space="preserve">Richardson et al. 1995) summarizes some of these components.</w:t>
        </w:r>
      </w:ins>
    </w:p>
    <w:bookmarkEnd w:id="108"/>
    <w:bookmarkStart w:id="110" w:name="interventions-and-target-trials"/>
    <w:p>
      <w:pPr>
        <w:pStyle w:val="Heading3"/>
      </w:pPr>
      <w:r>
        <w:t xml:space="preserve">6.2 Interventions and target trials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9" w:name="rem-target-trial-interventions"/>
          <w:p>
            <w:pPr>
              <w:pStyle w:val="BodyText"/>
            </w:pPr>
            <w:r>
              <w:rPr>
                <w:i/>
                <w:iCs/>
              </w:rPr>
              <w:t xml:space="preserve">Remark 13</w:t>
            </w:r>
            <w:r>
              <w:t xml:space="preserve"> (The target trial for experiments, interventions, and non-interventions). </w:t>
            </w:r>
            <w:r>
              <w:t xml:space="preserve">For a treatment variable</w:t>
            </w:r>
            <w:r>
              <w:t xml:space="preserve"> </w:t>
            </w:r>
            <m:oMath>
              <m:r>
                <m:t>A</m:t>
              </m:r>
            </m:oMath>
            <w:r>
              <w:t xml:space="preserve"> </w:t>
            </w:r>
            <w:r>
              <w:t xml:space="preserve">and outcome</w:t>
            </w:r>
            <w:r>
              <w:t xml:space="preserve"> </w:t>
            </w:r>
            <m:oMath>
              <m:r>
                <m:t>Y</m:t>
              </m:r>
            </m:oMath>
            <w:r>
              <w:t xml:space="preserve">, the target trial (</w:t>
            </w:r>
            <w:hyperlink w:anchor="def-target-trial">
              <w:r>
                <w:rPr>
                  <w:rStyle w:val="Hyperlink"/>
                </w:rPr>
                <w:t xml:space="preserve">Definition 17</w:t>
              </w:r>
            </w:hyperlink>
            <w:r>
              <w:t xml:space="preserve">) depends on what kind of variable</w:t>
            </w:r>
            <w:r>
              <w:t xml:space="preserve"> </w:t>
            </w:r>
            <m:oMath>
              <m:r>
                <m:t>A</m:t>
              </m:r>
            </m:oMath>
            <w:r>
              <w:t xml:space="preserve"> </w:t>
            </w:r>
            <w:r>
              <w:t xml:space="preserve">is:</w:t>
            </w:r>
          </w:p>
          <w:p>
            <w:pPr>
              <w:pStyle w:val="Compact"/>
              <w:numPr>
                <w:ilvl w:val="0"/>
                <w:numId w:val="1021"/>
              </w:numPr>
            </w:pPr>
            <w:r>
              <w:rPr>
                <w:b/>
                <w:bCs/>
              </w:rPr>
              <w:t xml:space="preserve">Experiments</w:t>
            </w:r>
            <w:r>
              <w:t xml:space="preserve">: in a fully adherent trial of low-dose aspirin</w:t>
            </w:r>
            <w:r>
              <w:t xml:space="preserve"> </w:t>
            </w:r>
            <m:oMath>
              <m:r>
                <m:t>A</m:t>
              </m:r>
            </m:oMath>
            <w:r>
              <w:t xml:space="preserve"> </w:t>
            </w:r>
            <w:r>
              <w:t xml:space="preserve">and stroke</w:t>
            </w:r>
            <w:r>
              <w:t xml:space="preserve"> </w:t>
            </w:r>
            <m:oMath>
              <m:r>
                <m:t>Y</m:t>
              </m:r>
            </m:oMath>
            <w:r>
              <w:t xml:space="preserve">,</w:t>
            </w:r>
            <w:r>
              <w:t xml:space="preserve"> </w:t>
            </w:r>
            <m:oMath>
              <m:r>
                <m:t>A</m:t>
              </m:r>
            </m:oMath>
            <w:r>
              <w:t xml:space="preserve"> </w:t>
            </w:r>
            <w:r>
              <w:t xml:space="preserve">is the investigators’ action, so</w:t>
            </w:r>
            <w:r>
              <w:t xml:space="preserve"> </w:t>
            </w:r>
            <m:oMath>
              <m:sSup>
                <m:e>
                  <m:r>
                    <m:t>Y</m:t>
                  </m:r>
                </m:e>
                <m:sup>
                  <m:r>
                    <m:t>a</m:t>
                  </m:r>
                </m:sup>
              </m:sSup>
            </m:oMath>
            <w:r>
              <w:t xml:space="preserve"> </w:t>
            </w:r>
            <w:r>
              <w:t xml:space="preserve">is well-defined;</w:t>
            </w:r>
            <w:r>
              <w:t xml:space="preserve"> </w:t>
            </w:r>
            <w:r>
              <w:t xml:space="preserve">the target trial is the trial actually conducted.</w:t>
            </w:r>
          </w:p>
          <w:p>
            <w:pPr>
              <w:pStyle w:val="Compact"/>
              <w:numPr>
                <w:ilvl w:val="0"/>
                <w:numId w:val="1021"/>
              </w:numPr>
            </w:pPr>
            <w:r>
              <w:rPr>
                <w:b/>
                <w:bCs/>
              </w:rPr>
              <w:t xml:space="preserve">Observational studies of interventions</w:t>
            </w:r>
            <w:r>
              <w:t xml:space="preserve">: when each value of</w:t>
            </w:r>
            <w:r>
              <w:t xml:space="preserve"> </w:t>
            </w:r>
            <m:oMath>
              <m:r>
                <m:t>A</m:t>
              </m:r>
            </m:oMath>
            <w:r>
              <w:t xml:space="preserve"> </w:t>
            </w:r>
            <w:r>
              <w:t xml:space="preserve">is a sufficiently well-defined intervention that some agent could have applied, a target trial</w:t>
            </w:r>
            <w:r>
              <w:t xml:space="preserve"> </w:t>
            </w:r>
            <w:r>
              <w:rPr>
                <w:i/>
                <w:iCs/>
              </w:rPr>
              <w:t xml:space="preserve">could</w:t>
            </w:r>
            <w:r>
              <w:t xml:space="preserve"> </w:t>
            </w:r>
            <w:r>
              <w:t xml:space="preserve">have been conducted, and specifying its protocol characterizes the causal effect (</w:t>
            </w:r>
            <w:hyperlink w:anchor="exm-aspirin-target-trial">
              <w:r>
                <w:rPr>
                  <w:rStyle w:val="Hyperlink"/>
                </w:rPr>
                <w:t xml:space="preserve">Example 24</w:t>
              </w:r>
            </w:hyperlink>
            <w:r>
              <w:t xml:space="preserve">).</w:t>
            </w:r>
          </w:p>
          <w:p>
            <w:pPr>
              <w:pStyle w:val="Compact"/>
              <w:numPr>
                <w:ilvl w:val="0"/>
                <w:numId w:val="1021"/>
              </w:numPr>
            </w:pPr>
            <w:r>
              <w:rPr>
                <w:b/>
                <w:bCs/>
              </w:rPr>
              <w:t xml:space="preserve">Non-interventions</w:t>
            </w:r>
            <w:r>
              <w:t xml:space="preserve">: the target trial randomizes an ENDE intervention</w:t>
            </w:r>
            <w:r>
              <w:t xml:space="preserve"> </w:t>
            </w:r>
            <m:oMath>
              <m:r>
                <m:t>X</m:t>
              </m:r>
            </m:oMath>
            <w:r>
              <w:t xml:space="preserve"> </w:t>
            </w:r>
            <w:r>
              <w:t xml:space="preserve">(</w:t>
            </w:r>
            <w:hyperlink w:anchor="def-ende">
              <w:r>
                <w:rPr>
                  <w:rStyle w:val="Hyperlink"/>
                </w:rPr>
                <w:t xml:space="preserve">Definition 13</w:t>
              </w:r>
            </w:hyperlink>
            <w:r>
              <w:t xml:space="preserve">) rather than</w:t>
            </w:r>
            <w:r>
              <w:t xml:space="preserve"> </w:t>
            </w:r>
            <m:oMath>
              <m:r>
                <m:t>A</m:t>
              </m:r>
            </m:oMath>
            <w:r>
              <w:t xml:space="preserve">, if experts believe one exists.</w:t>
            </w:r>
          </w:p>
          <w:bookmarkEnd w:id="109"/>
        </w:tc>
      </w:tr>
    </w:tbl>
    <w:p>
      <w:pPr>
        <w:pStyle w:val="FirstParagraph"/>
      </w:pPr>
      <w:r>
        <w:t xml:space="preserve">Whether a variable corresponds to an intervention is often debatable: assignment in a randomized trial uncontroversially is one, socioeconomic status uncontroversially is not, and there is a gradient in between.</w:t>
      </w:r>
    </w:p>
    <w:bookmarkEnd w:id="110"/>
    <w:bookmarkStart w:id="115" w:name="three-non-intervention-variables"/>
    <w:p>
      <w:pPr>
        <w:pStyle w:val="Heading3"/>
      </w:pPr>
      <w:r>
        <w:t xml:space="preserve">6.3 Three non-intervention variables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1" w:name="exm-three-non-interventions"/>
          <w:p>
            <w:pPr>
              <w:pStyle w:val="BodyText"/>
            </w:pPr>
            <w:r>
              <w:rPr>
                <w:b/>
                <w:bCs/>
              </w:rPr>
              <w:t xml:space="preserve">Example 25 (Genotype, blood pressure, and socioeconomic status)</w:t>
            </w:r>
            <w:r>
              <w:t xml:space="preserve"> </w:t>
            </w:r>
            <w:r>
              <w:t xml:space="preserve">Let</w:t>
            </w:r>
            <w:r>
              <w:t xml:space="preserve"> </w:t>
            </w:r>
            <m:oMath>
              <m:r>
                <m:t>Y</m:t>
              </m:r>
            </m:oMath>
            <w:r>
              <w:t xml:space="preserve"> </w:t>
            </w:r>
            <w:r>
              <w:t xml:space="preserve">be an outcome of interest, and let</w:t>
            </w:r>
            <w:r>
              <w:t xml:space="preserve"> </w:t>
            </w:r>
            <m:oMath>
              <m:r>
                <m:t>A</m:t>
              </m:r>
            </m:oMath>
            <w:r>
              <w:t xml:space="preserve"> </w:t>
            </w:r>
            <w:r>
              <w:t xml:space="preserve">be, in turn, genotype, systolic blood pressure, and socioeconomic status.</w:t>
            </w:r>
          </w:p>
          <w:p>
            <w:pPr>
              <w:pStyle w:val="Compact"/>
              <w:numPr>
                <w:ilvl w:val="0"/>
                <w:numId w:val="1022"/>
              </w:numPr>
            </w:pPr>
            <w:r>
              <w:rPr>
                <w:b/>
                <w:bCs/>
              </w:rPr>
              <w:t xml:space="preserve">Genotype.</w:t>
            </w:r>
            <w:r>
              <w:t xml:space="preserve"> </w:t>
            </w:r>
            <m:oMath>
              <m:sSup>
                <m:e>
                  <m:r>
                    <m:t>Y</m:t>
                  </m:r>
                </m:e>
                <m:sup>
                  <m:r>
                    <m:t>a</m:t>
                  </m:r>
                </m:sup>
              </m:sSup>
            </m:oMath>
            <w:r>
              <w:t xml:space="preserve"> </w:t>
            </w:r>
            <w:r>
              <w:t xml:space="preserve">is well-defined if ENDE interventions</w:t>
            </w:r>
            <w:r>
              <w:t xml:space="preserve"> </w:t>
            </w:r>
            <m:oMath>
              <m:r>
                <m:t>X</m:t>
              </m:r>
            </m:oMath>
            <w:r>
              <w:t xml:space="preserve"> </w:t>
            </w:r>
            <w:r>
              <w:t xml:space="preserve">(</w:t>
            </w:r>
            <w:hyperlink w:anchor="def-ende">
              <w:r>
                <w:rPr>
                  <w:rStyle w:val="Hyperlink"/>
                </w:rPr>
                <w:t xml:space="preserve">Definition 13</w:t>
              </w:r>
            </w:hyperlink>
            <w:r>
              <w:t xml:space="preserve">) could set each target-population member’s genotype to</w:t>
            </w:r>
            <w:r>
              <w:t xml:space="preserve"> </w:t>
            </w:r>
            <m:oMath>
              <m:r>
                <m:t>a</m:t>
              </m:r>
            </m:oMath>
            <w:r>
              <w:t xml:space="preserve"> </w:t>
            </w:r>
            <w:r>
              <w:t xml:space="preserve">at conception, so that</w:t>
            </w:r>
            <w:r>
              <w:t xml:space="preserve"> </w:t>
            </w:r>
            <m:oMath>
              <m:sSup>
                <m:e>
                  <m:r>
                    <m:t>Y</m:t>
                  </m:r>
                </m:e>
                <m:sup>
                  <m:r>
                    <m:t>a</m:t>
                  </m:r>
                </m:sup>
              </m:sSup>
            </m:oMath>
            <w:r>
              <w:t xml:space="preserve"> </w:t>
            </w:r>
            <w:r>
              <w:t xml:space="preserve">and</w:t>
            </w:r>
            <w:r>
              <w:t xml:space="preserve"> </w:t>
            </w:r>
            <m:oMath>
              <m:sSup>
                <m:e>
                  <m:r>
                    <m:t>Y</m:t>
                  </m:r>
                </m:e>
                <m:sup>
                  <m:r>
                    <m:t>x</m:t>
                  </m:r>
                  <m:r>
                    <m:rPr>
                      <m:sty m:val="p"/>
                    </m:rPr>
                    <m:t>,</m:t>
                  </m:r>
                  <m:r>
                    <m:t>a</m:t>
                  </m:r>
                </m:sup>
              </m:sSup>
            </m:oMath>
            <w:r>
              <w:t xml:space="preserve"> </w:t>
            </w:r>
            <w:r>
              <w:t xml:space="preserve">are equal for each of them.</w:t>
            </w:r>
            <w:r>
              <w:t xml:space="preserve"> </w:t>
            </w:r>
            <w:r>
              <w:t xml:space="preserve">The interventions need not be known: decades ago most experts considered the effect of genotype well-defined, and gene editing was eventually developed.</w:t>
            </w:r>
          </w:p>
          <w:p>
            <w:pPr>
              <w:pStyle w:val="Compact"/>
              <w:numPr>
                <w:ilvl w:val="0"/>
                <w:numId w:val="1022"/>
              </w:numPr>
            </w:pPr>
            <w:r>
              <w:rPr>
                <w:b/>
                <w:bCs/>
              </w:rPr>
              <w:t xml:space="preserve">Systolic blood pressure.</w:t>
            </w:r>
            <w:r>
              <w:t xml:space="preserve"> </w:t>
            </w:r>
            <m:oMath>
              <m:sSup>
                <m:e>
                  <m:r>
                    <m:t>Y</m:t>
                  </m:r>
                </m:e>
                <m:sup>
                  <m:r>
                    <m:t>a</m:t>
                  </m:r>
                </m:sup>
              </m:sSup>
            </m:oMath>
            <w:r>
              <w:t xml:space="preserve"> </w:t>
            </w:r>
            <w:r>
              <w:t xml:space="preserve">is well-defined for everyone in the population if ENDE interventions</w:t>
            </w:r>
            <w:r>
              <w:t xml:space="preserve"> </w:t>
            </w:r>
            <m:oMath>
              <m:r>
                <m:t>X</m:t>
              </m:r>
            </m:oMath>
            <w:r>
              <w:t xml:space="preserve"> </w:t>
            </w:r>
            <w:r>
              <w:t xml:space="preserve">could bring each individual’s blood pressure to</w:t>
            </w:r>
            <w:r>
              <w:t xml:space="preserve"> </w:t>
            </w:r>
            <m:oMath>
              <m:r>
                <m:t>a</m:t>
              </m:r>
            </m:oMath>
            <w:r>
              <w:t xml:space="preserve">.</w:t>
            </w:r>
            <w:r>
              <w:t xml:space="preserve"> </w:t>
            </w:r>
            <w:r>
              <w:t xml:space="preserve">Many experts believe some drugs act as ENDE interventions in some populations, perhaps only over a limited range, so the effect of</w:t>
            </w:r>
            <w:r>
              <w:t xml:space="preserve"> </w:t>
            </w:r>
            <w:r>
              <w:rPr>
                <w:i/>
                <w:iCs/>
              </w:rPr>
              <w:t xml:space="preserve">modest</w:t>
            </w:r>
            <w:r>
              <w:t xml:space="preserve"> </w:t>
            </w:r>
            <w:r>
              <w:t xml:space="preserve">changes can be defined through a target trial that randomizes</w:t>
            </w:r>
            <w:r>
              <w:t xml:space="preserve"> </w:t>
            </w:r>
            <m:oMath>
              <m:r>
                <m:t>X</m:t>
              </m:r>
            </m:oMath>
            <w:r>
              <w:t xml:space="preserve"> </w:t>
            </w:r>
            <w:r>
              <w:t xml:space="preserve">(the small-change argument of</w:t>
            </w:r>
            <w:r>
              <w:t xml:space="preserve"> </w:t>
            </w:r>
            <w:hyperlink w:anchor="exm-small-changes-blood-pressure">
              <w:r>
                <w:rPr>
                  <w:rStyle w:val="Hyperlink"/>
                </w:rPr>
                <w:t xml:space="preserve">Example 20</w:t>
              </w:r>
            </w:hyperlink>
            <w:r>
              <w:t xml:space="preserve">).</w:t>
            </w:r>
          </w:p>
          <w:p>
            <w:pPr>
              <w:pStyle w:val="Compact"/>
              <w:numPr>
                <w:ilvl w:val="0"/>
                <w:numId w:val="1022"/>
              </w:numPr>
            </w:pPr>
            <w:r>
              <w:rPr>
                <w:b/>
                <w:bCs/>
              </w:rPr>
              <w:t xml:space="preserve">Socioeconomic status.</w:t>
            </w:r>
            <w:r>
              <w:t xml:space="preserve"> </w:t>
            </w:r>
            <w:r>
              <w:t xml:space="preserve">Most experts doubt that interventions could place people at a given status without affecting</w:t>
            </w:r>
            <w:r>
              <w:t xml:space="preserve"> </w:t>
            </w:r>
            <m:oMath>
              <m:r>
                <m:t>Y</m:t>
              </m:r>
            </m:oMath>
            <w:r>
              <w:t xml:space="preserve"> </w:t>
            </w:r>
            <w:r>
              <w:t xml:space="preserve">through other means (they may even disagree on what the term means), so no target trial can be specified and the effect is not well-defined.</w:t>
            </w:r>
          </w:p>
          <w:bookmarkEnd w:id="111"/>
        </w:tc>
      </w:tr>
    </w:tbl>
    <w:p>
      <w:pPr>
        <w:pStyle w:val="FirstParagraph"/>
      </w:pPr>
      <w:ins w:id="117"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12" w:name="rem-target-trial-non-intervention"/>
          <w:p>
            <w:pPr>
              <w:pStyle w:val="BodyText"/>
            </w:pPr>
            <w:r>
              <w:rPr>
                <w:i/>
                <w:iCs/>
              </w:rPr>
              <w:t xml:space="preserve">Remark 14</w:t>
            </w:r>
            <w:r>
              <w:t xml:space="preserve"> (Summary of the target trial for interventions and non-interventions). </w:t>
            </w:r>
            <w:r>
              <w:t xml:space="preserve">If</w:t>
            </w:r>
            <w:r>
              <w:t xml:space="preserve"> </w:t>
            </w:r>
            <m:oMath>
              <m:r>
                <m:t>A</m:t>
              </m:r>
            </m:oMath>
            <w:r>
              <w:t xml:space="preserve"> </w:t>
            </w:r>
            <w:r>
              <w:t xml:space="preserve">is an intervention, the target trial randomizes eligible individuals to values</w:t>
            </w:r>
            <w:r>
              <w:t xml:space="preserve"> </w:t>
            </w:r>
            <m:oMath>
              <m:r>
                <m:t>a</m:t>
              </m:r>
            </m:oMath>
            <w:r>
              <w:t xml:space="preserve">.</w:t>
            </w:r>
            <w:r>
              <w:t xml:space="preserve"> </w:t>
            </w:r>
            <w:r>
              <w:t xml:space="preserve">If</w:t>
            </w:r>
            <w:r>
              <w:t xml:space="preserve"> </w:t>
            </w:r>
            <m:oMath>
              <m:r>
                <m:t>A</m:t>
              </m:r>
            </m:oMath>
            <w:r>
              <w:t xml:space="preserve"> </w:t>
            </w:r>
            <w:r>
              <w:t xml:space="preserve">is a non-intervention and we believe ENDE interventions</w:t>
            </w:r>
            <w:r>
              <w:t xml:space="preserve"> </w:t>
            </w:r>
            <m:oMath>
              <m:r>
                <m:t>X</m:t>
              </m:r>
            </m:oMath>
            <w:r>
              <w:t xml:space="preserve"> </w:t>
            </w:r>
            <w:r>
              <w:t xml:space="preserve">exist, the target trial randomizes eligible individuals to an</w:t>
            </w:r>
            <w:r>
              <w:t xml:space="preserve"> </w:t>
            </w:r>
            <m:oMath>
              <m:r>
                <m:t>X</m:t>
              </m:r>
            </m:oMath>
            <w:r>
              <w:t xml:space="preserve"> </w:t>
            </w:r>
            <w:r>
              <w:t xml:space="preserve">that sets</w:t>
            </w:r>
            <w:r>
              <w:t xml:space="preserve"> </w:t>
            </w:r>
            <m:oMath>
              <m:r>
                <m:t>A</m:t>
              </m:r>
            </m:oMath>
            <w:r>
              <w:t xml:space="preserve"> </w:t>
            </w:r>
            <w:r>
              <w:t xml:space="preserve">to</w:t>
            </w:r>
            <w:r>
              <w:t xml:space="preserve"> </w:t>
            </w:r>
            <m:oMath>
              <m:r>
                <m:t>a</m:t>
              </m:r>
            </m:oMath>
            <w:r>
              <w:t xml:space="preserve">, and the effect of</w:t>
            </w:r>
            <w:r>
              <w:t xml:space="preserve"> </w:t>
            </w:r>
            <m:oMath>
              <m:r>
                <m:t>A</m:t>
              </m:r>
            </m:oMath>
            <w:r>
              <w:t xml:space="preserve"> </w:t>
            </w:r>
            <w:r>
              <w:t xml:space="preserve">is equated with the effect of</w:t>
            </w:r>
            <w:r>
              <w:t xml:space="preserve"> </w:t>
            </w:r>
            <m:oMath>
              <m:r>
                <m:t>X</m:t>
              </m:r>
            </m:oMath>
            <w:r>
              <w:t xml:space="preserve">.</w:t>
            </w:r>
            <w:r>
              <w:t xml:space="preserve"> </w:t>
            </w:r>
            <w:r>
              <w:t xml:space="preserve">Without that belief,</w:t>
            </w:r>
            <w:r>
              <w:t xml:space="preserve"> </w:t>
            </w:r>
            <m:oMath>
              <m:sSup>
                <m:e>
                  <m:r>
                    <m:t>Y</m:t>
                  </m:r>
                </m:e>
                <m:sup>
                  <m:r>
                    <m:t>a</m:t>
                  </m:r>
                </m:sup>
              </m:sSup>
            </m:oMath>
            <w:r>
              <w:t xml:space="preserve"> </w:t>
            </w:r>
            <w:r>
              <w:t xml:space="preserve">and the effect of</w:t>
            </w:r>
            <w:r>
              <w:t xml:space="preserve"> </w:t>
            </w:r>
            <m:oMath>
              <m:r>
                <m:t>A</m:t>
              </m:r>
            </m:oMath>
            <w:r>
              <w:t xml:space="preserve"> </w:t>
            </w:r>
            <w:r>
              <w:t xml:space="preserve">are not well-defined.</w:t>
            </w:r>
          </w:p>
          <w:bookmarkEnd w:id="112"/>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3" name="Picture"/>
                  <a:graphic>
                    <a:graphicData uri="http://schemas.openxmlformats.org/drawingml/2006/picture">
                      <pic:pic>
                        <pic:nvPicPr>
                          <pic:cNvPr descr="/opt/quarto/share/formats/docx/note.png" id="114"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3.6: When causal inference for non-interventions goes unquestioned</w:t>
            </w:r>
          </w:p>
        </w:tc>
      </w:tr>
      <w:tr>
        <w:trPr>
          <w:cantSplit/>
        </w:trPr>
        <w:tc>
          <w:tcPr>
            <w:tcMar>
              <w:top w:w="108" w:type="dxa"/>
              <w:bottom w:w="108" w:type="dxa"/>
            </w:tcMar>
          </w:tcPr>
          <w:p>
            <w:pPr>
              <w:pStyle w:val="BodyText"/>
            </w:pPr>
            <w:pPr>
              <w:spacing w:before="16"/>
            </w:pPr>
            <w:r>
              <w:t xml:space="preserve">In a trial with assignment</w:t>
            </w:r>
            <w:r>
              <w:t xml:space="preserve"> </w:t>
            </w:r>
            <m:oMath>
              <m:r>
                <m:t>Z</m:t>
              </m:r>
            </m:oMath>
            <w:r>
              <w:t xml:space="preserve"> </w:t>
            </w:r>
            <w:r>
              <w:t xml:space="preserve">and received treatment</w:t>
            </w:r>
            <w:r>
              <w:t xml:space="preserve"> </w:t>
            </w:r>
            <m:oMath>
              <m:r>
                <m:t>A</m:t>
              </m:r>
            </m:oMath>
            <w:r>
              <w:t xml:space="preserve">, the intention-to-treat effect of</w:t>
            </w:r>
            <w:r>
              <w:t xml:space="preserve"> </w:t>
            </w:r>
            <m:oMath>
              <m:r>
                <m:t>Z</m:t>
              </m:r>
            </m:oMath>
            <w:r>
              <w:t xml:space="preserve"> </w:t>
            </w:r>
            <w:r>
              <w:t xml:space="preserve">is well-defined because</w:t>
            </w:r>
            <w:r>
              <w:t xml:space="preserve"> </w:t>
            </w:r>
            <m:oMath>
              <m:r>
                <m:t>Z</m:t>
              </m:r>
            </m:oMath>
            <w:r>
              <w:t xml:space="preserve"> </w:t>
            </w:r>
            <w:r>
              <w:t xml:space="preserve">is an intervention</w:t>
            </w:r>
            <w:r>
              <w:t xml:space="preserve"> </w:t>
            </w:r>
            <w:r>
              <w:t xml:space="preserve">(Hernán and Robins 2020, Fine Point 3.6, p. 43)</w:t>
            </w:r>
            <w:r>
              <w:t xml:space="preserve">.</w:t>
            </w:r>
            <w:r>
              <w:t xml:space="preserve"> </w:t>
            </w:r>
            <w:r>
              <w:t xml:space="preserve">With perfect adherence and no direct effect of</w:t>
            </w:r>
            <w:r>
              <w:t xml:space="preserve"> </w:t>
            </w:r>
            <m:oMath>
              <m:r>
                <m:t>Z</m:t>
              </m:r>
            </m:oMath>
            <w:r>
              <w:t xml:space="preserve">,</w:t>
            </w:r>
            <w:r>
              <w:t xml:space="preserve"> </w:t>
            </w:r>
            <m:oMath>
              <m:r>
                <m:t>Z</m:t>
              </m:r>
              <m:r>
                <m:rPr>
                  <m:sty m:val="p"/>
                </m:rPr>
                <m:t>=</m:t>
              </m:r>
              <m:r>
                <m:t>A</m:t>
              </m:r>
            </m:oMath>
            <w:r>
              <w:t xml:space="preserve"> </w:t>
            </w:r>
            <w:r>
              <w:t xml:space="preserve">and</w:t>
            </w:r>
            <w:r>
              <w:t xml:space="preserve"> </w:t>
            </w:r>
            <m:oMath>
              <m:r>
                <m:t>Z</m:t>
              </m:r>
            </m:oMath>
            <w:r>
              <w:t xml:space="preserve"> </w:t>
            </w:r>
            <w:r>
              <w:t xml:space="preserve">is an ENDE intervention for</w:t>
            </w:r>
            <w:r>
              <w:t xml:space="preserve"> </w:t>
            </w:r>
            <m:oMath>
              <m:r>
                <m:t>A</m:t>
              </m:r>
            </m:oMath>
            <w:r>
              <w:t xml:space="preserve">.</w:t>
            </w:r>
            <w:r>
              <w:t xml:space="preserve"> </w:t>
            </w:r>
            <w:r>
              <w:t xml:space="preserve">Without perfect adherence,</w:t>
            </w:r>
            <w:r>
              <w:t xml:space="preserve"> </w:t>
            </w:r>
            <m:oMath>
              <m:r>
                <m:t>Z</m:t>
              </m:r>
            </m:oMath>
            <w:r>
              <w:t xml:space="preserve"> </w:t>
            </w:r>
            <w:r>
              <w:t xml:space="preserve">is not an ENDE intervention for everyone: even with no direct effect of</w:t>
            </w:r>
            <w:r>
              <w:t xml:space="preserve"> </w:t>
            </w:r>
            <m:oMath>
              <m:r>
                <m:t>Z</m:t>
              </m:r>
            </m:oMath>
            <w:r>
              <w:t xml:space="preserve"> </w:t>
            </w:r>
            <w:r>
              <w:t xml:space="preserve">on</w:t>
            </w:r>
            <w:r>
              <w:t xml:space="preserve"> </w:t>
            </w:r>
            <m:oMath>
              <m:r>
                <m:t>Y</m:t>
              </m:r>
            </m:oMath>
            <w:r>
              <w:t xml:space="preserve">, assignment fails to move some individuals’</w:t>
            </w:r>
            <w:r>
              <w:t xml:space="preserve"> </w:t>
            </w:r>
            <m:oMath>
              <m:r>
                <m:t>A</m:t>
              </m:r>
            </m:oMath>
            <w:r>
              <w:t xml:space="preserve"> </w:t>
            </w:r>
            <w:r>
              <w:t xml:space="preserve">to the assigned value.</w:t>
            </w:r>
            <w:r>
              <w:t xml:space="preserve"> </w:t>
            </w:r>
            <w:r>
              <w:t xml:space="preserve">The effect of</w:t>
            </w:r>
            <w:r>
              <w:t xml:space="preserve"> </w:t>
            </w:r>
            <m:oMath>
              <m:r>
                <m:t>A</m:t>
              </m:r>
            </m:oMath>
            <w:r>
              <w:t xml:space="preserve"> </w:t>
            </w:r>
            <w:r>
              <w:t xml:space="preserve">in the whole population is then well-defined only if some ENDE intervention</w:t>
            </w:r>
            <w:r>
              <w:t xml:space="preserve"> </w:t>
            </w:r>
            <m:oMath>
              <m:r>
                <m:t>X</m:t>
              </m:r>
            </m:oMath>
            <w:r>
              <w:t xml:space="preserve"> </w:t>
            </w:r>
            <w:r>
              <w:t xml:space="preserve">on</w:t>
            </w:r>
            <w:r>
              <w:t xml:space="preserve"> </w:t>
            </w:r>
            <m:oMath>
              <m:r>
                <m:t>A</m:t>
              </m:r>
            </m:oMath>
            <w:r>
              <w:t xml:space="preserve"> </w:t>
            </w:r>
            <w:r>
              <w:t xml:space="preserve">exists (e.g., adding aspirin to food without the participants’ knowledge).</w:t>
            </w:r>
            <w:r>
              <w:t xml:space="preserve"> </w:t>
            </w:r>
            <w:r>
              <w:t xml:space="preserve">Most experts find this so self-evident that</w:t>
            </w:r>
            <w:r>
              <w:t xml:space="preserve"> </w:t>
            </w:r>
            <w:r>
              <w:t xml:space="preserve">“the effect of received treatment”</w:t>
            </w:r>
            <w:r>
              <w:t xml:space="preserve"> </w:t>
            </w:r>
            <w:r>
              <w:t xml:space="preserve">is discussed without mentioning</w:t>
            </w:r>
            <w:r>
              <w:t xml:space="preserve"> </w:t>
            </w:r>
            <m:oMath>
              <m:r>
                <m:t>X</m:t>
              </m:r>
            </m:oMath>
            <w:r>
              <w:t xml:space="preserve">.</w:t>
            </w:r>
          </w:p>
          <w:p>
            <w:pPr>
              <w:pStyle w:val="BodyText"/>
            </w:pPr>
            <w:r>
              <w:t xml:space="preserve">Whether or not such an</w:t>
            </w:r>
            <w:r>
              <w:t xml:space="preserve"> </w:t>
            </w:r>
            <m:oMath>
              <m:r>
                <m:t>X</m:t>
              </m:r>
            </m:oMath>
            <w:r>
              <w:t xml:space="preserve"> </w:t>
            </w:r>
            <w:r>
              <w:t xml:space="preserve">exists,</w:t>
            </w:r>
            <w:r>
              <w:t xml:space="preserve"> </w:t>
            </w:r>
            <m:oMath>
              <m:r>
                <m:t>Z</m:t>
              </m:r>
            </m:oMath>
            <w:r>
              <w:t xml:space="preserve"> </w:t>
            </w:r>
            <w:r>
              <w:t xml:space="preserve">is effective for one subset: individuals who would have</w:t>
            </w:r>
            <w:r>
              <w:t xml:space="preserve"> </w:t>
            </w:r>
            <m:oMath>
              <m:r>
                <m:t>A</m:t>
              </m:r>
              <m:r>
                <m:rPr>
                  <m:sty m:val="p"/>
                </m:rPr>
                <m:t>=</m:t>
              </m:r>
              <m:r>
                <m:t>1</m:t>
              </m:r>
            </m:oMath>
            <w:r>
              <w:t xml:space="preserve"> </w:t>
            </w:r>
            <w:r>
              <w:t xml:space="preserve">under</w:t>
            </w:r>
            <w:r>
              <w:t xml:space="preserve"> </w:t>
            </w:r>
            <m:oMath>
              <m:r>
                <m:t>Z</m:t>
              </m:r>
              <m:r>
                <m:rPr>
                  <m:sty m:val="p"/>
                </m:rPr>
                <m:t>=</m:t>
              </m:r>
              <m:r>
                <m:t>1</m:t>
              </m:r>
            </m:oMath>
            <w:r>
              <w:t xml:space="preserve"> </w:t>
            </w:r>
            <w:r>
              <w:t xml:space="preserve">and</w:t>
            </w:r>
            <w:r>
              <w:t xml:space="preserve"> </w:t>
            </w:r>
            <m:oMath>
              <m:r>
                <m:t>A</m:t>
              </m:r>
              <m:r>
                <m:rPr>
                  <m:sty m:val="p"/>
                </m:rPr>
                <m:t>=</m:t>
              </m:r>
              <m:r>
                <m:t>0</m:t>
              </m:r>
            </m:oMath>
            <w:r>
              <w:t xml:space="preserve"> </w:t>
            </w:r>
            <w:r>
              <w:t xml:space="preserve">under</w:t>
            </w:r>
            <w:r>
              <w:t xml:space="preserve"> </w:t>
            </w:r>
            <m:oMath>
              <m:r>
                <m:t>Z</m:t>
              </m:r>
              <m:r>
                <m:rPr>
                  <m:sty m:val="p"/>
                </m:rPr>
                <m:t>=</m:t>
              </m:r>
              <m:r>
                <m:t>0</m:t>
              </m:r>
            </m:oMath>
            <w:r>
              <w:t xml:space="preserve">.</w:t>
            </w:r>
            <w:r>
              <w:t xml:space="preserve"> </w:t>
            </w:r>
            <w:r>
              <w:t xml:space="preserve">For them,</w:t>
            </w:r>
            <w:r>
              <w:t xml:space="preserve"> </w:t>
            </w:r>
            <m:oMath>
              <m:r>
                <m:t>Z</m:t>
              </m:r>
            </m:oMath>
            <w:r>
              <w:t xml:space="preserve"> </w:t>
            </w:r>
            <w:r>
              <w:t xml:space="preserve">is an ENDE intervention, so the effect of</w:t>
            </w:r>
            <w:r>
              <w:t xml:space="preserve"> </w:t>
            </w:r>
            <m:oMath>
              <m:r>
                <m:t>A</m:t>
              </m:r>
            </m:oMath>
            <w:r>
              <w:t xml:space="preserve"> </w:t>
            </w:r>
            <w:r>
              <w:t xml:space="preserve">in that subset is well-defined and equals the effect of</w:t>
            </w:r>
            <w:r>
              <w:t xml:space="preserve"> </w:t>
            </w:r>
            <m:oMath>
              <m:r>
                <m:t>Z</m:t>
              </m:r>
            </m:oMath>
            <w:r>
              <w:t xml:space="preserve">.</w:t>
            </w:r>
            <w:r>
              <w:t xml:space="preserve"> </w:t>
            </w:r>
            <w:r>
              <w:t xml:space="preserve">Chapter 16 calls this subset the</w:t>
            </w:r>
            <w:r>
              <w:t xml:space="preserve"> </w:t>
            </w:r>
            <w:r>
              <w:rPr>
                <w:b/>
                <w:bCs/>
              </w:rPr>
              <w:t xml:space="preserve">compliers</w:t>
            </w:r>
            <w:r>
              <w:t xml:space="preserve">;</w:t>
            </w:r>
            <w:r>
              <w:t xml:space="preserve"> </w:t>
            </w:r>
            <w:r>
              <w:t xml:space="preserve">its members cannot be identified individually, but the effect of</w:t>
            </w:r>
            <w:r>
              <w:t xml:space="preserve"> </w:t>
            </w:r>
            <m:oMath>
              <m:r>
                <m:t>A</m:t>
              </m:r>
            </m:oMath>
            <w:r>
              <w:t xml:space="preserve"> </w:t>
            </w:r>
            <w:r>
              <w:t xml:space="preserve">among them can be identified under additional assumptions.</w:t>
            </w:r>
          </w:p>
          <w:p>
            <w:pPr>
              <w:pStyle w:val="BodyText"/>
            </w:pPr>
            <w:r>
              <w:t xml:space="preserve">If</w:t>
            </w:r>
            <w:r>
              <w:t xml:space="preserve"> </w:t>
            </w:r>
            <m:oMath>
              <m:r>
                <m:t>Z</m:t>
              </m:r>
            </m:oMath>
            <w:r>
              <w:t xml:space="preserve"> </w:t>
            </w:r>
            <w:r>
              <w:t xml:space="preserve">has direct effects on</w:t>
            </w:r>
            <w:r>
              <w:t xml:space="preserve"> </w:t>
            </w:r>
            <m:oMath>
              <m:r>
                <m:t>Y</m:t>
              </m:r>
            </m:oMath>
            <w:r>
              <w:t xml:space="preserve"> </w:t>
            </w:r>
            <w:r>
              <w:t xml:space="preserve">not through</w:t>
            </w:r>
            <w:r>
              <w:t xml:space="preserve"> </w:t>
            </w:r>
            <m:oMath>
              <m:r>
                <m:t>A</m:t>
              </m:r>
            </m:oMath>
            <w:r>
              <w:t xml:space="preserve">, the effect of</w:t>
            </w:r>
            <w:r>
              <w:t xml:space="preserve"> </w:t>
            </w:r>
            <m:oMath>
              <m:r>
                <m:t>Z</m:t>
              </m:r>
            </m:oMath>
            <w:r>
              <w:t xml:space="preserve"> </w:t>
            </w:r>
            <w:r>
              <w:t xml:space="preserve">differs from that of</w:t>
            </w:r>
            <w:r>
              <w:t xml:space="preserve"> </w:t>
            </w:r>
            <m:oMath>
              <m:r>
                <m:t>X</m:t>
              </m:r>
            </m:oMath>
            <w:r>
              <w:t xml:space="preserve"> </w:t>
            </w:r>
            <w:r>
              <w:t xml:space="preserve">even under full adherence.</w:t>
            </w:r>
          </w:p>
          <w:p>
            <w:pPr>
              <w:pStyle w:val="BodyText"/>
            </w:pPr>
            <w:pPr>
              <w:spacing w:after="16"/>
            </w:pPr>
            <w:r>
              <w:t xml:space="preserve">Some authors treat</w:t>
            </w:r>
            <w:r>
              <w:t xml:space="preserve"> </w:t>
            </w:r>
            <w:r>
              <w:t xml:space="preserve">“the causal effect of</w:t>
            </w:r>
            <w:r>
              <w:t xml:space="preserve"> </w:t>
            </w:r>
            <m:oMath>
              <m:r>
                <m:t>A</m:t>
              </m:r>
            </m:oMath>
            <w:r>
              <w:t xml:space="preserve"> </w:t>
            </w:r>
            <w:r>
              <w:t xml:space="preserve">on</w:t>
            </w:r>
            <w:r>
              <w:t xml:space="preserve"> </w:t>
            </w:r>
            <m:oMath>
              <m:r>
                <m:t>Y</m:t>
              </m:r>
            </m:oMath>
            <w:r>
              <w:t xml:space="preserve">”</w:t>
            </w:r>
            <w:r>
              <w:t xml:space="preserve"> </w:t>
            </w:r>
            <w:r>
              <w:t xml:space="preserve">as well-defined even where many experts would not grant that any ENDE intervention</w:t>
            </w:r>
            <w:r>
              <w:t xml:space="preserve"> </w:t>
            </w:r>
            <m:oMath>
              <m:r>
                <m:t>X</m:t>
              </m:r>
            </m:oMath>
            <w:r>
              <w:t xml:space="preserve"> </w:t>
            </w:r>
            <w:r>
              <w:t xml:space="preserve">on</w:t>
            </w:r>
            <w:r>
              <w:t xml:space="preserve"> </w:t>
            </w:r>
            <m:oMath>
              <m:r>
                <m:t>A</m:t>
              </m:r>
            </m:oMath>
            <w:r>
              <w:t xml:space="preserve"> </w:t>
            </w:r>
            <w:r>
              <w:t xml:space="preserve">exists (Pearl 2009;</w:t>
            </w:r>
            <w:r>
              <w:t xml:space="preserve"> </w:t>
            </w:r>
            <w:r>
              <w:t xml:space="preserve">Schwartz et al. 2016;</w:t>
            </w:r>
            <w:r>
              <w:t xml:space="preserve"> </w:t>
            </w:r>
            <w:r>
              <w:t xml:space="preserve">Glymour and Spiegelman 2016)</w:t>
            </w:r>
            <w:r>
              <w:t xml:space="preserve"> </w:t>
            </w:r>
            <w:r>
              <w:t xml:space="preserve">(Hernán and Robins 2020, 42)</w:t>
            </w:r>
            <w:r>
              <w:t xml:space="preserve">.</w:t>
            </w:r>
          </w:p>
          <w:p/>
        </w:tc>
      </w:tr>
    </w:tbl>
    <w:bookmarkEnd w:id="115"/>
    <w:bookmarkStart w:id="117" w:name="what-a-valid-emulation-needs"/>
    <w:p>
      <w:pPr>
        <w:pStyle w:val="Heading3"/>
      </w:pPr>
      <w:r>
        <w:t xml:space="preserve">6.4 What a valid emulation needs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6" w:name="rem-valid-emulation"/>
          <w:p>
            <w:pPr>
              <w:pStyle w:val="BodyText"/>
            </w:pPr>
            <w:r>
              <w:rPr>
                <w:i/>
                <w:iCs/>
              </w:rPr>
              <w:t xml:space="preserve">Remark 15</w:t>
            </w:r>
            <w:r>
              <w:t xml:space="preserve"> (Requirements for a valid emulation). </w:t>
            </w:r>
            <w:r>
              <w:t xml:space="preserve">Once the protocol of a target trial (</w:t>
            </w:r>
            <w:hyperlink w:anchor="def-target-trial">
              <w:r>
                <w:rPr>
                  <w:rStyle w:val="Hyperlink"/>
                </w:rPr>
                <w:t xml:space="preserve">Definition 17</w:t>
              </w:r>
            </w:hyperlink>
            <w:r>
              <w:t xml:space="preserve">) for the effect of a treatment</w:t>
            </w:r>
            <w:r>
              <w:t xml:space="preserve"> </w:t>
            </w:r>
            <m:oMath>
              <m:r>
                <m:t>A</m:t>
              </m:r>
            </m:oMath>
            <w:r>
              <w:t xml:space="preserve"> </w:t>
            </w:r>
            <w:r>
              <w:t xml:space="preserve">on an outcome</w:t>
            </w:r>
            <w:r>
              <w:t xml:space="preserve"> </w:t>
            </w:r>
            <m:oMath>
              <m:r>
                <m:t>Y</m:t>
              </m:r>
            </m:oMath>
            <w:r>
              <w:t xml:space="preserve"> </w:t>
            </w:r>
            <w:r>
              <w:t xml:space="preserve">is specified, emulating it with observational data requires</w:t>
            </w:r>
          </w:p>
          <w:p>
            <w:pPr>
              <w:pStyle w:val="Compact"/>
              <w:numPr>
                <w:ilvl w:val="0"/>
                <w:numId w:val="1023"/>
              </w:numPr>
            </w:pPr>
            <w:r>
              <w:t xml:space="preserve">enough information to map the protocol to the data: identify eligible individuals, classify them by intervention, and ascertain outcomes (step 2 of</w:t>
            </w:r>
            <w:r>
              <w:t xml:space="preserve"> </w:t>
            </w:r>
            <w:hyperlink w:anchor="alg-target-trial-emulation">
              <w:r>
                <w:rPr>
                  <w:rStyle w:val="Hyperlink"/>
                </w:rPr>
                <w:t xml:space="preserve">alg. 1</w:t>
              </w:r>
            </w:hyperlink>
            <w:r>
              <w:t xml:space="preserve">);</w:t>
            </w:r>
          </w:p>
          <w:p>
            <w:pPr>
              <w:pStyle w:val="Compact"/>
              <w:numPr>
                <w:ilvl w:val="0"/>
                <w:numId w:val="1023"/>
              </w:numPr>
            </w:pPr>
            <w:r>
              <w:t xml:space="preserve">when using IP weighting or standardization, enough adjustment variables</w:t>
            </w:r>
            <w:r>
              <w:t xml:space="preserve"> </w:t>
            </w:r>
            <m:oMath>
              <m:r>
                <m:t>L</m:t>
              </m:r>
            </m:oMath>
            <w:r>
              <w:t xml:space="preserve"> </w:t>
            </w:r>
            <w:r>
              <w:t xml:space="preserve">for conditional exchangeability (step 3).</w:t>
            </w:r>
            <w:r>
              <w:t xml:space="preserve"> </w:t>
            </w:r>
            <w:r>
              <w:t xml:space="preserve">For</w:t>
            </w:r>
            <w:r>
              <w:t xml:space="preserve"> </w:t>
            </w:r>
            <w:r>
              <w:t xml:space="preserve">“the effect of blood pressure on stroke”</w:t>
            </w:r>
            <w:r>
              <w:t xml:space="preserve">, investigators who believe in an ENDE intervention would adjust for variables, such as diet and exercise, that they believe affect both blood pressure and stroke.</w:t>
            </w:r>
          </w:p>
          <w:p>
            <w:pPr>
              <w:pStyle w:val="FirstParagraph"/>
            </w:pPr>
            <w:r>
              <w:t xml:space="preserve">Chapter 16 considers alternative identifying conditions for emulating a target trial.</w:t>
            </w:r>
          </w:p>
          <w:bookmarkEnd w:id="116"/>
        </w:tc>
      </w:tr>
    </w:tbl>
    <w:bookmarkEnd w:id="117"/>
    <w:bookmarkStart w:id="125" w:name="X6813d52a0577ae2705d78ee143f621d915a20f9"/>
    <w:p>
      <w:pPr>
        <w:pStyle w:val="Heading3"/>
      </w:pPr>
      <w:r>
        <w:t xml:space="preserve">6.5 Anchoring analyses to realistic interventions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8" w:name="exm-bmi-target-trial"/>
          <w:p>
            <w:pPr>
              <w:pStyle w:val="BodyText"/>
            </w:pPr>
            <w:r>
              <w:rPr>
                <w:b/>
                <w:bCs/>
              </w:rPr>
              <w:t xml:space="preserve">Example 26 (Body mass index and death)</w:t>
            </w:r>
            <w:r>
              <w:t xml:space="preserve"> </w:t>
            </w:r>
            <w:r>
              <w:t xml:space="preserve">Comparing the risk of death between people with body mass index (BMI) 25 versus 30 at the start of follow-up implies a target trial of an instantaneous, possibly very large, weight change, for which no ENDE intervention is known.</w:t>
            </w:r>
            <w:r>
              <w:t xml:space="preserve"> </w:t>
            </w:r>
            <w:r>
              <w:t xml:space="preserve">A modified analysis could emulate a more reasonable target trial, e.g., one assigning some individuals to a 5% reduction in BMI every year, starting at age 40, for as long as their BMI stays over 25 (a sustained strategy of the kind studied in Part III).</w:t>
            </w:r>
          </w:p>
          <w:bookmarkEnd w:id="118"/>
        </w:tc>
      </w:tr>
    </w:tbl>
    <w:p>
      <w:pPr>
        <w:pStyle w:val="BodyText"/>
      </w:pPr>
      <w:ins w:id="1123" w:author="PR Preview" w:date="2024-01-01T00:00:00Z">
        <w:r>
          <w:t xml:space="preserve"> </w:t>
        </w:r>
      </w:ins>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19" name="Picture"/>
                  <a:graphic>
                    <a:graphicData uri="http://schemas.openxmlformats.org/drawingml/2006/picture">
                      <pic:pic>
                        <pic:nvPicPr>
                          <pic:cNvPr descr="/opt/quarto/share/formats/docx/tip.png" id="120" name="Picture"/>
                          <pic:cNvPicPr>
                            <a:picLocks noChangeArrowheads="1" noChangeAspect="1"/>
                          </pic:cNvPicPr>
                        </pic:nvPicPr>
                        <pic:blipFill>
                          <a:blip r:embed="rId4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Let the Target Trial Expose Unrealistic Interventions</w:t>
            </w:r>
          </w:p>
        </w:tc>
      </w:tr>
      <w:tr>
        <w:trPr>
          <w:cantSplit/>
        </w:trPr>
        <w:tc>
          <w:tcPr>
            <w:tcMar>
              <w:top w:w="108" w:type="dxa"/>
              <w:bottom w:w="108" w:type="dxa"/>
            </w:tcMar>
          </w:tcPr>
          <w:p>
            <w:pPr>
              <w:pStyle w:val="BodyText"/>
            </w:pPr>
            <w:pPr>
              <w:spacing w:before="16" w:after="16"/>
            </w:pPr>
            <w:r>
              <w:t xml:space="preserve">A written target trial makes the intervention behind an analysis explicit.</w:t>
            </w:r>
            <w:r>
              <w:t xml:space="preserve"> </w:t>
            </w:r>
            <w:r>
              <w:t xml:space="preserve">Decision makers can then see when an analysis, like the BMI comparison in</w:t>
            </w:r>
            <w:r>
              <w:t xml:space="preserve"> </w:t>
            </w:r>
            <w:hyperlink w:anchor="exm-bmi-target-trial">
              <w:r>
                <w:rPr>
                  <w:rStyle w:val="Hyperlink"/>
                </w:rPr>
                <w:t xml:space="preserve">Example 26</w:t>
              </w:r>
            </w:hyperlink>
            <w:r>
              <w:t xml:space="preserve">, quietly asks about an intervention nobody could carry out.</w:t>
            </w:r>
          </w:p>
          <w:p/>
        </w:tc>
      </w:tr>
    </w:tbl>
    <w:p>
      <w:pPr>
        <w:pStyle w:val="BodyText"/>
      </w:pPr>
      <w:r>
        <w:t xml:space="preserve">Experts may still disagree that ENDE interventions exist for gradual weight change, but such interventions are more plausible than instantaneous weight loss.</w:t>
      </w:r>
      <w:r>
        <w:t xml:space="preserve"> </w:t>
      </w:r>
      <w:r>
        <w:t xml:space="preserve">One course of action is to proceed as if they existed, adjusting for prognostic factors</w:t>
      </w:r>
      <w:r>
        <w:t xml:space="preserve"> </w:t>
      </w:r>
      <m:oMath>
        <m:r>
          <m:t>L</m:t>
        </m:r>
      </m:oMath>
      <w:r>
        <w:t xml:space="preserve">, while accepting that the results lack a causal interpretation and may be inadequate for decisions.</w:t>
      </w:r>
      <w:r>
        <w:t xml:space="preserve"> </w:t>
      </w:r>
      <w:r>
        <w:t xml:space="preserve">Such an analysis may still tell us something about what ENDE interventions would do were they to exist, or inspire technologies to create them.</w:t>
      </w:r>
      <w:r>
        <w:t xml:space="preserve"> </w:t>
      </w:r>
      <w:r>
        <w:t xml:space="preserve">Danaei et al. (2016) considered unknown interventions producing progressive weight loss over several years in a study of weight loss and heart disease.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note.png" id="122"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3.7: Some limits of target trial emulation</w:t>
            </w:r>
          </w:p>
        </w:tc>
      </w:tr>
      <w:tr>
        <w:trPr>
          <w:cantSplit/>
        </w:trPr>
        <w:tc>
          <w:tcPr>
            <w:tcMar>
              <w:top w:w="108" w:type="dxa"/>
              <w:bottom w:w="108" w:type="dxa"/>
            </w:tcMar>
          </w:tcPr>
          <w:p>
            <w:pPr>
              <w:pStyle w:val="BodyText"/>
            </w:pPr>
            <w:pPr>
              <w:spacing w:before="16"/>
            </w:pPr>
            <w:r>
              <w:t xml:space="preserve">“The effect of heart transplant”</w:t>
            </w:r>
            <w:r>
              <w:t xml:space="preserve"> </w:t>
            </w:r>
            <w:r>
              <w:t xml:space="preserve">can mean the average counterfactual outcome of the</w:t>
            </w:r>
            <w:r>
              <w:t xml:space="preserve"> </w:t>
            </w:r>
            <m:oMath>
              <m:r>
                <m:t>n</m:t>
              </m:r>
            </m:oMath>
            <w:r>
              <w:t xml:space="preserve"> </w:t>
            </w:r>
            <w:r>
              <w:t xml:space="preserve">eligible individuals under:</w:t>
            </w:r>
          </w:p>
          <w:p>
            <w:pPr>
              <w:pStyle w:val="Compact"/>
              <w:numPr>
                <w:ilvl w:val="0"/>
                <w:numId w:val="1024"/>
              </w:numPr>
            </w:pPr>
            <w:r>
              <w:t xml:space="preserve">an intervention in which all</w:t>
            </w:r>
            <w:r>
              <w:t xml:space="preserve"> </w:t>
            </w:r>
            <m:oMath>
              <m:r>
                <m:t>n</m:t>
              </m:r>
            </m:oMath>
            <w:r>
              <w:t xml:space="preserve"> </w:t>
            </w:r>
            <w:r>
              <w:t xml:space="preserve">individuals receive treatment concurrently;</w:t>
            </w:r>
            <w:r>
              <w:t xml:space="preserve"> </w:t>
            </w:r>
            <w:r>
              <w:t xml:space="preserve">or</w:t>
            </w:r>
          </w:p>
          <w:p>
            <w:pPr>
              <w:pStyle w:val="Compact"/>
              <w:numPr>
                <w:ilvl w:val="0"/>
                <w:numId w:val="1024"/>
              </w:numPr>
            </w:pPr>
            <w:r>
              <w:t xml:space="preserve">an intervention in which each individual</w:t>
            </w:r>
            <w:r>
              <w:t xml:space="preserve"> </w:t>
            </w:r>
            <m:oMath>
              <m:r>
                <m:t>i</m:t>
              </m:r>
            </m:oMath>
            <w:r>
              <w:t xml:space="preserve"> </w:t>
            </w:r>
            <w:r>
              <w:t xml:space="preserve">receives treatment while everyone else receives the treatment they actually received.</w:t>
            </w:r>
          </w:p>
          <w:p>
            <w:pPr>
              <w:pStyle w:val="FirstParagraph"/>
            </w:pPr>
            <w:pPr>
              <w:spacing w:after="16"/>
            </w:pPr>
            <w:r>
              <w:t xml:space="preserve">Interpretation (ii), an average of</w:t>
            </w:r>
            <w:r>
              <w:t xml:space="preserve"> </w:t>
            </w:r>
            <m:oMath>
              <m:r>
                <m:t>n</m:t>
              </m:r>
            </m:oMath>
            <w:r>
              <w:t xml:space="preserve"> </w:t>
            </w:r>
            <w:r>
              <w:t xml:space="preserve">interventions, is the one relevant to a physician and patient deciding on transplant, and the one the book uses implicitly.</w:t>
            </w:r>
            <w:r>
              <w:t xml:space="preserve"> </w:t>
            </w:r>
            <w:r>
              <w:t xml:space="preserve">Interpretation (i) is not well-defined: it does not say how the health system would be redesigned to supply the hearts and the capacity.</w:t>
            </w:r>
            <w:r>
              <w:t xml:space="preserve"> </w:t>
            </w:r>
            <w:r>
              <w:t xml:space="preserve">If that redesign were specified, current observational data would be inadequate, because they were generated under the old system (e.g., a system that transplants everyone might accept lower-quality organs).</w:t>
            </w:r>
            <w:r>
              <w:t xml:space="preserve"> </w:t>
            </w:r>
            <w:r>
              <w:t xml:space="preserve">The question is close to interference (Fine Point 1.1), but work on interference usually takes interpretation (i) to be well-defined.</w:t>
            </w:r>
            <w:r>
              <w:t xml:space="preserve"> </w:t>
            </w:r>
            <w:r>
              <w:t xml:space="preserve">So observational data may not be enough to describe what would happen if an intervention were scaled up to a whole system.</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3.2: Recursive substitution</w:t>
            </w:r>
          </w:p>
        </w:tc>
      </w:tr>
      <w:tr>
        <w:trPr>
          <w:cantSplit/>
        </w:trPr>
        <w:tc>
          <w:tcPr>
            <w:tcMar>
              <w:top w:w="108" w:type="dxa"/>
              <w:bottom w:w="108" w:type="dxa"/>
            </w:tcMar>
          </w:tcPr>
          <w:p>
            <w:pPr>
              <w:pStyle w:val="BodyText"/>
            </w:pPr>
            <w:pPr>
              <w:spacing w:before="16" w:after="16"/>
            </w:pPr>
            <w:r>
              <w:t xml:space="preserve">For chronologically ordered variables</w:t>
            </w:r>
            <w:r>
              <w:t xml:space="preserve"> </w:t>
            </w:r>
            <m:oMath>
              <m:r>
                <m:t>L</m:t>
              </m:r>
              <m:r>
                <m:rPr>
                  <m:sty m:val="p"/>
                </m:rPr>
                <m:t>,</m:t>
              </m:r>
              <m:r>
                <m:t>A</m:t>
              </m:r>
              <m:r>
                <m:rPr>
                  <m:sty m:val="p"/>
                </m:rPr>
                <m:t>,</m:t>
              </m:r>
              <m:r>
                <m:t>M</m:t>
              </m:r>
              <m:r>
                <m:rPr>
                  <m:sty m:val="p"/>
                </m:rPr>
                <m:t>,</m:t>
              </m:r>
              <m:r>
                <m:t>Y</m:t>
              </m:r>
            </m:oMath>
            <w:r>
              <w:t xml:space="preserve"> </w:t>
            </w:r>
            <w:r>
              <w:t xml:space="preserve">with well-defined interventions on</w:t>
            </w:r>
            <w:r>
              <w:t xml:space="preserve"> </w:t>
            </w:r>
            <m:oMath>
              <m:r>
                <m:t>L</m:t>
              </m:r>
              <m:r>
                <m:rPr>
                  <m:sty m:val="p"/>
                </m:rPr>
                <m:t>,</m:t>
              </m:r>
              <m:r>
                <m:t>A</m:t>
              </m:r>
              <m:r>
                <m:rPr>
                  <m:sty m:val="p"/>
                </m:rPr>
                <m:t>,</m:t>
              </m:r>
              <m:r>
                <m:t>M</m:t>
              </m:r>
            </m:oMath>
            <w:r>
              <w:t xml:space="preserve">, the</w:t>
            </w:r>
            <w:r>
              <w:t xml:space="preserve"> </w:t>
            </w:r>
            <w:r>
              <w:rPr>
                <w:b/>
                <w:bCs/>
              </w:rPr>
              <w:t xml:space="preserve">one-step-ahead counterfactuals</w:t>
            </w:r>
            <w:r>
              <w:t xml:space="preserve"> </w:t>
            </w:r>
            <w:r>
              <w:t xml:space="preserve">are</w:t>
            </w:r>
            <w:r>
              <w:t xml:space="preserve"> </w:t>
            </w:r>
            <m:oMath>
              <m:r>
                <m:t>L</m:t>
              </m:r>
              <m:r>
                <m:rPr>
                  <m:sty m:val="p"/>
                </m:rPr>
                <m:t>,</m:t>
              </m:r>
              <m:sSup>
                <m:e>
                  <m:r>
                    <m:t>A</m:t>
                  </m:r>
                </m:e>
                <m:sup>
                  <m:r>
                    <m:t>l</m:t>
                  </m:r>
                </m:sup>
              </m:sSup>
              <m:r>
                <m:rPr>
                  <m:sty m:val="p"/>
                </m:rPr>
                <m:t>,</m:t>
              </m:r>
              <m:sSup>
                <m:e>
                  <m:r>
                    <m:t>M</m:t>
                  </m:r>
                </m:e>
                <m:sup>
                  <m:r>
                    <m:t>l</m:t>
                  </m:r>
                  <m:r>
                    <m:rPr>
                      <m:sty m:val="p"/>
                    </m:rPr>
                    <m:t>,</m:t>
                  </m:r>
                  <m:r>
                    <m:t>a</m:t>
                  </m:r>
                </m:sup>
              </m:sSup>
              <m:r>
                <m:rPr>
                  <m:sty m:val="p"/>
                </m:rPr>
                <m:t>,</m:t>
              </m:r>
              <m:sSup>
                <m:e>
                  <m:r>
                    <m:t>Y</m:t>
                  </m:r>
                </m:e>
                <m:sup>
                  <m:r>
                    <m:t>l</m:t>
                  </m:r>
                  <m:r>
                    <m:rPr>
                      <m:sty m:val="p"/>
                    </m:rPr>
                    <m:t>,</m:t>
                  </m:r>
                  <m:r>
                    <m:t>a</m:t>
                  </m:r>
                  <m:r>
                    <m:rPr>
                      <m:sty m:val="p"/>
                    </m:rPr>
                    <m:t>,</m:t>
                  </m:r>
                  <m:r>
                    <m:t>m</m:t>
                  </m:r>
                </m:sup>
              </m:sSup>
            </m:oMath>
            <w:r>
              <w:t xml:space="preserve">.</w:t>
            </w:r>
            <w:r>
              <w:t xml:space="preserve"> </w:t>
            </w:r>
            <w:r>
              <w:t xml:space="preserve">All other factuals and well-defined counterfactuals are functions of them via recursive substitution, e.g.,</w:t>
            </w:r>
            <w:r>
              <w:t xml:space="preserve"> </w:t>
            </w:r>
            <m:oMath>
              <m:r>
                <m:t>A</m:t>
              </m:r>
              <m:r>
                <m:rPr>
                  <m:sty m:val="p"/>
                </m:rPr>
                <m:t>=</m:t>
              </m:r>
              <m:sSup>
                <m:e>
                  <m:r>
                    <m:t>A</m:t>
                  </m:r>
                </m:e>
                <m:sup>
                  <m:r>
                    <m:t>L</m:t>
                  </m:r>
                </m:sup>
              </m:sSup>
            </m:oMath>
            <w:r>
              <w:t xml:space="preserve">,</w:t>
            </w:r>
            <w:r>
              <w:t xml:space="preserve"> </w:t>
            </w:r>
            <m:oMath>
              <m:sSup>
                <m:e>
                  <m:r>
                    <m:t>M</m:t>
                  </m:r>
                </m:e>
                <m:sup>
                  <m:r>
                    <m:t>a</m:t>
                  </m:r>
                </m:sup>
              </m:sSup>
              <m:r>
                <m:rPr>
                  <m:sty m:val="p"/>
                </m:rPr>
                <m:t>=</m:t>
              </m:r>
              <m:sSup>
                <m:e>
                  <m:r>
                    <m:t>M</m:t>
                  </m:r>
                </m:e>
                <m:sup>
                  <m:r>
                    <m:t>L</m:t>
                  </m:r>
                  <m:r>
                    <m:rPr>
                      <m:sty m:val="p"/>
                    </m:rPr>
                    <m:t>,</m:t>
                  </m:r>
                  <m:r>
                    <m:t>a</m:t>
                  </m:r>
                </m:sup>
              </m:sSup>
            </m:oMath>
            <w:r>
              <w:t xml:space="preserve">,</w:t>
            </w:r>
            <w:r>
              <w:t xml:space="preserve"> </w:t>
            </w:r>
            <m:oMath>
              <m:sSup>
                <m:e>
                  <m:r>
                    <m:t>Y</m:t>
                  </m:r>
                </m:e>
                <m:sup>
                  <m:r>
                    <m:t>a</m:t>
                  </m:r>
                </m:sup>
              </m:sSup>
              <m:r>
                <m:rPr>
                  <m:sty m:val="p"/>
                </m:rPr>
                <m:t>=</m:t>
              </m:r>
              <m:sSup>
                <m:e>
                  <m:r>
                    <m:t>Y</m:t>
                  </m:r>
                </m:e>
                <m:sup>
                  <m:r>
                    <m:t>L</m:t>
                  </m:r>
                  <m:r>
                    <m:rPr>
                      <m:sty m:val="p"/>
                    </m:rPr>
                    <m:t>,</m:t>
                  </m:r>
                  <m:r>
                    <m:t>a</m:t>
                  </m:r>
                  <m:r>
                    <m:rPr>
                      <m:sty m:val="p"/>
                    </m:rPr>
                    <m:t>,</m:t>
                  </m:r>
                  <m:sSup>
                    <m:e>
                      <m:r>
                        <m:t>M</m:t>
                      </m:r>
                    </m:e>
                    <m:sup>
                      <m:r>
                        <m:t>a</m:t>
                      </m:r>
                    </m:sup>
                  </m:sSup>
                </m:sup>
              </m:sSup>
            </m:oMath>
            <w:r>
              <w:t xml:space="preserve">, and</w:t>
            </w:r>
            <w:r>
              <w:t xml:space="preserve"> </w:t>
            </w:r>
            <m:oMath>
              <m:r>
                <m:t>Y</m:t>
              </m:r>
              <m:r>
                <m:rPr>
                  <m:sty m:val="p"/>
                </m:rPr>
                <m:t>=</m:t>
              </m:r>
              <m:sSup>
                <m:e>
                  <m:r>
                    <m:t>Y</m:t>
                  </m:r>
                </m:e>
                <m:sup>
                  <m:r>
                    <m:t>L</m:t>
                  </m:r>
                  <m:r>
                    <m:rPr>
                      <m:sty m:val="p"/>
                    </m:rPr>
                    <m:t>,</m:t>
                  </m:r>
                  <m:r>
                    <m:t>A</m:t>
                  </m:r>
                  <m:r>
                    <m:rPr>
                      <m:sty m:val="p"/>
                    </m:rPr>
                    <m:t>,</m:t>
                  </m:r>
                  <m:r>
                    <m:t>M</m:t>
                  </m:r>
                </m:sup>
              </m:sSup>
            </m:oMath>
            <w:r>
              <w:t xml:space="preserve">.</w:t>
            </w:r>
            <w:r>
              <w:t xml:space="preserve"> </w:t>
            </w:r>
            <w:r>
              <w:t xml:space="preserve">Applied to the two transplant trials, recursive substitution shows why Trial 2’s outcome distribution is harder to transport: it changes whenever the distribution of the natural values</w:t>
            </w:r>
            <w:r>
              <w:t xml:space="preserve"> </w:t>
            </w:r>
            <m:oMath>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oMath>
            <w:r>
              <w:t xml:space="preserve"> </w:t>
            </w:r>
            <w:r>
              <w:t xml:space="preserve">differs between populations.</w:t>
            </w:r>
            <w:r>
              <w:t xml:space="preserve"> </w:t>
            </w:r>
            <w:r>
              <w:t xml:space="preserve">The argument applies equally to observational and randomized studies.</w:t>
            </w:r>
          </w:p>
          <w:p/>
        </w:tc>
      </w:tr>
    </w:tbl>
    <w:bookmarkEnd w:id="125"/>
    <w:bookmarkEnd w:id="126"/>
    <w:bookmarkStart w:id="127" w:name="summary"/>
    <w:p>
      <w:pPr>
        <w:pStyle w:val="Heading2"/>
      </w:pPr>
      <w:r>
        <w:t xml:space="preserve">7 Summary</w:t>
      </w:r>
    </w:p>
    <w:p>
      <w:r>
        <w:pict>
          <v:rect style="width:0;height:1.5pt" o:hralign="center" o:hrstd="t" o:hr="t"/>
        </w:pict>
      </w:r>
    </w:p>
    <w:p>
      <w:pPr>
        <w:pStyle w:val="FirstParagraph"/>
      </w:pPr>
      <w:ins w:id="127" w:author="PR Preview" w:date="2024-01-01T00:00:00Z">
        <w:r>
          <w:t xml:space="preserve">The identifiability conditions (</w:t>
        </w:r>
      </w:ins>
      <w:hyperlink w:anchor="def-identifiability-conditions">
        <w:r>
          <w:rPr>
            <w:rStyle w:val="Hyperlink"/>
          </w:rPr>
          <w:t xml:space="preserve">Definition 2</w:t>
        </w:r>
      </w:hyperlink>
      <w:ins w:id="127" w:author="PR Preview" w:date="2024-01-01T00:00:00Z">
        <w:r>
          <w:t xml:space="preserve">) under which an observational study can be analyzed like a conditionally randomized experiment:</w:t>
        </w:r>
      </w:ins>
    </w:p>
    <w:p>
      <w:pPr>
        <w:pStyle w:val="Compact"/>
        <w:numPr>
          <w:ilvl w:val="0"/>
          <w:numId w:val="1025"/>
        </w:numPr>
      </w:pPr>
      <w:ins w:id="128" w:author="PR Preview" w:date="2024-01-01T00:00:00Z">
        <w:r>
          <w:rPr>
            <w:b/>
            <w:bCs/>
          </w:rPr>
          <w:t xml:space="preserve">Exchangeability</w:t>
        </w:r>
      </w:ins>
      <w:ins w:id="128" w:author="PR Preview" w:date="2024-01-01T00:00:00Z">
        <w:r>
          <w:t xml:space="preserve"> </w:t>
        </w:r>
      </w:ins>
      <w:ins w:id="128" w:author="PR Preview" w:date="2024-01-01T00:00:00Z">
        <w:r>
          <w:t xml:space="preserve">(</w:t>
        </w:r>
      </w:ins>
      <w:hyperlink w:anchor="def-exchangeability-conditional">
        <w:r>
          <w:rPr>
            <w:rStyle w:val="Hyperlink"/>
          </w:rPr>
          <w:t xml:space="preserve">Definition 6</w:t>
        </w:r>
      </w:hyperlink>
      <w:ins w:id="128" w:author="PR Preview" w:date="2024-01-01T00:00:00Z">
        <w:r>
          <w:t xml:space="preserve">):</w:t>
        </w:r>
      </w:ins>
      <w:ins w:id="128" w:author="PR Preview" w:date="2024-01-01T00:00:00Z">
        <w:r>
          <w:t xml:space="preserve"> </w:t>
        </w:r>
      </w:ins>
      <m:oMath>
        <m:sSup>
          <m:e>
            <m:r>
              <m:t>Y</m:t>
            </m:r>
          </m:e>
          <m:sup>
            <m:r>
              <m:t>a</m:t>
            </m:r>
          </m:sup>
        </m:sSup>
        <m:r>
          <m:rPr>
            <m:sty m:val="p"/>
          </m:rPr>
          <m:t>⟂</m:t>
        </m:r>
        <m:r>
          <m:t>​</m:t>
        </m:r>
        <m:r>
          <m:t>​</m:t>
        </m:r>
        <m:r>
          <m:t>​</m:t>
        </m:r>
        <m:r>
          <m:rPr>
            <m:sty m:val="p"/>
          </m:rPr>
          <m:t>⟂</m:t>
        </m:r>
        <m:r>
          <m:t>A</m:t>
        </m:r>
        <m:r>
          <m:rPr>
            <m:sty m:val="p"/>
          </m:rPr>
          <m:t>∣</m:t>
        </m:r>
        <m:r>
          <m:t>L</m:t>
        </m:r>
      </m:oMath>
      <w:ins w:id="128" w:author="PR Preview" w:date="2024-01-01T00:00:00Z">
        <w:r>
          <w:t xml:space="preserve"> </w:t>
        </w:r>
      </w:ins>
      <w:ins w:id="128" w:author="PR Preview" w:date="2024-01-01T00:00:00Z">
        <w:r>
          <w:t xml:space="preserve">(untestable, so it rests on expert knowledge)</w:t>
        </w:r>
      </w:ins>
    </w:p>
    <w:p>
      <w:pPr>
        <w:pStyle w:val="Compact"/>
        <w:numPr>
          <w:ilvl w:val="0"/>
          <w:numId w:val="1025"/>
        </w:numPr>
      </w:pPr>
      <w:ins w:id="129" w:author="PR Preview" w:date="2024-01-01T00:00:00Z">
        <w:r>
          <w:rPr>
            <w:b/>
            <w:bCs/>
          </w:rPr>
          <w:t xml:space="preserve">Positivity</w:t>
        </w:r>
      </w:ins>
      <w:ins w:id="129" w:author="PR Preview" w:date="2024-01-01T00:00:00Z">
        <w:r>
          <w:t xml:space="preserve"> </w:t>
        </w:r>
      </w:ins>
      <w:ins w:id="129" w:author="PR Preview" w:date="2024-01-01T00:00:00Z">
        <w:r>
          <w:t xml:space="preserve">(</w:t>
        </w:r>
      </w:ins>
      <w:hyperlink w:anchor="def-positivity">
        <w:r>
          <w:rPr>
            <w:rStyle w:val="Hyperlink"/>
          </w:rPr>
          <w:t xml:space="preserve">Definition 7</w:t>
        </w:r>
      </w:hyperlink>
      <w:ins w:id="129" w:author="PR Preview" w:date="2024-01-01T00:00:00Z">
        <w:r>
          <w:t xml:space="preserve">):</w:t>
        </w:r>
      </w:ins>
      <w:ins w:id="129" w:author="PR Preview" w:date="2024-01-01T00:00:00Z">
        <w:r>
          <w:t xml:space="preserve"> </w:t>
        </w:r>
      </w:ins>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ins w:id="129" w:author="PR Preview" w:date="2024-01-01T00:00:00Z">
        <w:r>
          <w:t xml:space="preserve"> </w:t>
        </w:r>
      </w:ins>
      <w:ins w:id="129" w:author="PR Preview" w:date="2024-01-01T00:00:00Z">
        <w:r>
          <w:t xml:space="preserve">for all</w:t>
        </w:r>
      </w:ins>
      <w:ins w:id="129" w:author="PR Preview" w:date="2024-01-01T00:00:00Z">
        <w:r>
          <w:t xml:space="preserve"> </w:t>
        </w:r>
      </w:ins>
      <m:oMath>
        <m:r>
          <m:t>a</m:t>
        </m:r>
      </m:oMath>
      <w:ins w:id="129" w:author="PR Preview" w:date="2024-01-01T00:00:00Z">
        <w:r>
          <w:t xml:space="preserve"> </w:t>
        </w:r>
      </w:ins>
      <w:ins w:id="129" w:author="PR Preview" w:date="2024-01-01T00:00:00Z">
        <w:r>
          <w:t xml:space="preserve">in the contrast and all</w:t>
        </w:r>
      </w:ins>
      <w:ins w:id="129" w:author="PR Preview" w:date="2024-01-01T00:00:00Z">
        <w:r>
          <w:t xml:space="preserve"> </w:t>
        </w:r>
      </w:ins>
      <m:oMath>
        <m:r>
          <m:t>l</m:t>
        </m:r>
      </m:oMath>
      <w:ins w:id="129" w:author="PR Preview" w:date="2024-01-01T00:00:00Z">
        <w:r>
          <w:t xml:space="preserve"> </w:t>
        </w:r>
      </w:ins>
      <w:ins w:id="129" w:author="PR Preview" w:date="2024-01-01T00:00:00Z">
        <w:r>
          <w:t xml:space="preserve">with</w:t>
        </w:r>
      </w:ins>
      <w:ins w:id="129" w:author="PR Preview" w:date="2024-01-01T00:00:00Z">
        <w:r>
          <w:t xml:space="preserve"> </w:t>
        </w:r>
      </w:ins>
      <m:oMath>
        <m:r>
          <m:rPr>
            <m:sty m:val="p"/>
          </m:rPr>
          <m:t>Pr</m:t>
        </m:r>
        <m:r>
          <m:rPr>
            <m:sty m:val="p"/>
          </m:rPr>
          <m:t>[</m:t>
        </m:r>
        <m:r>
          <m:t>L</m:t>
        </m:r>
        <m:r>
          <m:rPr>
            <m:sty m:val="p"/>
          </m:rPr>
          <m:t>=</m:t>
        </m:r>
        <m:r>
          <m:t>l</m:t>
        </m:r>
        <m:r>
          <m:rPr>
            <m:sty m:val="p"/>
          </m:rPr>
          <m:t>]</m:t>
        </m:r>
        <m:r>
          <m:rPr>
            <m:sty m:val="p"/>
          </m:rPr>
          <m:t>≠</m:t>
        </m:r>
        <m:r>
          <m:t>0</m:t>
        </m:r>
      </m:oMath>
      <w:ins w:id="129" w:author="PR Preview" w:date="2024-01-01T00:00:00Z">
        <w:r>
          <w:t xml:space="preserve"> </w:t>
        </w:r>
      </w:ins>
      <w:ins w:id="129" w:author="PR Preview" w:date="2024-01-01T00:00:00Z">
        <w:r>
          <w:t xml:space="preserve">(sometimes checkable)</w:t>
        </w:r>
      </w:ins>
    </w:p>
    <w:p>
      <w:pPr>
        <w:pStyle w:val="Compact"/>
        <w:numPr>
          <w:ilvl w:val="0"/>
          <w:numId w:val="1025"/>
        </w:numPr>
      </w:pPr>
      <w:ins w:id="130" w:author="PR Preview" w:date="2024-01-01T00:00:00Z">
        <w:r>
          <w:rPr>
            <w:b/>
            <w:bCs/>
          </w:rPr>
          <w:t xml:space="preserve">Consistency</w:t>
        </w:r>
      </w:ins>
      <w:ins w:id="130" w:author="PR Preview" w:date="2024-01-01T00:00:00Z">
        <w:r>
          <w:t xml:space="preserve"> </w:t>
        </w:r>
      </w:ins>
      <w:ins w:id="130" w:author="PR Preview" w:date="2024-01-01T00:00:00Z">
        <w:r>
          <w:t xml:space="preserve">(</w:t>
        </w:r>
      </w:ins>
      <w:hyperlink w:anchor="def-consistency">
        <w:r>
          <w:rPr>
            <w:rStyle w:val="Hyperlink"/>
          </w:rPr>
          <w:t xml:space="preserve">Definition 8</w:t>
        </w:r>
      </w:hyperlink>
      <w:ins w:id="130" w:author="PR Preview" w:date="2024-01-01T00:00:00Z">
        <w:r>
          <w:t xml:space="preserve">):</w:t>
        </w:r>
      </w:ins>
      <w:ins w:id="130" w:author="PR Preview" w:date="2024-01-01T00:00:00Z">
        <w:r>
          <w:t xml:space="preserve"> </w:t>
        </w:r>
      </w:ins>
      <m:oMath>
        <m:r>
          <m:t>Y</m:t>
        </m:r>
        <m:r>
          <m:rPr>
            <m:sty m:val="p"/>
          </m:rPr>
          <m:t>=</m:t>
        </m:r>
        <m:sSup>
          <m:e>
            <m:r>
              <m:t>Y</m:t>
            </m:r>
          </m:e>
          <m:sup>
            <m:r>
              <m:t>A</m:t>
            </m:r>
          </m:sup>
        </m:sSup>
      </m:oMath>
      <w:ins w:id="130" w:author="PR Preview" w:date="2024-01-01T00:00:00Z">
        <w:r>
          <w:t xml:space="preserve">, which requires (i) sufficiently well-defined interventions and (ii) a link between those interventions and the observed data</w:t>
        </w:r>
      </w:ins>
    </w:p>
    <w:p>
      <w:pPr>
        <w:pStyle w:val="FirstParagraph"/>
      </w:pPr>
      <w:ins w:id="131" w:author="PR Preview" w:date="2024-01-01T00:00:00Z">
        <w:r>
          <w:t xml:space="preserve">Specifying the</w:t>
        </w:r>
      </w:ins>
      <w:ins w:id="131" w:author="PR Preview" w:date="2024-01-01T00:00:00Z">
        <w:r>
          <w:t xml:space="preserve"> </w:t>
        </w:r>
      </w:ins>
      <w:ins w:id="131" w:author="PR Preview" w:date="2024-01-01T00:00:00Z">
        <w:r>
          <w:rPr>
            <w:b/>
            <w:bCs/>
          </w:rPr>
          <w:t xml:space="preserve">target trial</w:t>
        </w:r>
      </w:ins>
      <w:ins w:id="131" w:author="PR Preview" w:date="2024-01-01T00:00:00Z">
        <w:r>
          <w:t xml:space="preserve"> </w:t>
        </w:r>
      </w:ins>
      <w:ins w:id="131" w:author="PR Preview" w:date="2024-01-01T00:00:00Z">
        <w:r>
          <w:t xml:space="preserve">(</w:t>
        </w:r>
      </w:ins>
      <w:hyperlink w:anchor="def-target-trial">
        <w:r>
          <w:rPr>
            <w:rStyle w:val="Hyperlink"/>
          </w:rPr>
          <w:t xml:space="preserve">Definition 17</w:t>
        </w:r>
      </w:hyperlink>
      <w:ins w:id="131" w:author="PR Preview" w:date="2024-01-01T00:00:00Z">
        <w:r>
          <w:t xml:space="preserve">) makes the causal question, and what the data must supply to emulate it, explicit.</w:t>
        </w:r>
      </w:ins>
      <w:ins w:id="131" w:author="PR Preview" w:date="2024-01-01T00:00:00Z">
        <w:r>
          <w:t xml:space="preserve"> </w:t>
        </w:r>
      </w:ins>
      <w:ins w:id="131" w:author="PR Preview" w:date="2024-01-01T00:00:00Z">
        <w:r>
          <w:t xml:space="preserve">For non-intervention variables, the target trial randomizes an ENDE intervention</w:t>
        </w:r>
      </w:ins>
      <w:ins w:id="131" w:author="PR Preview" w:date="2024-01-01T00:00:00Z">
        <w:r>
          <w:t xml:space="preserve"> </w:t>
        </w:r>
      </w:ins>
      <m:oMath>
        <m:r>
          <m:t>X</m:t>
        </m:r>
      </m:oMath>
      <w:ins w:id="131" w:author="PR Preview" w:date="2024-01-01T00:00:00Z">
        <w:r>
          <w:t xml:space="preserve"> </w:t>
        </w:r>
      </w:ins>
      <w:ins w:id="131" w:author="PR Preview" w:date="2024-01-01T00:00:00Z">
        <w:r>
          <w:t xml:space="preserve">(</w:t>
        </w:r>
      </w:ins>
      <w:hyperlink w:anchor="def-ende">
        <w:r>
          <w:rPr>
            <w:rStyle w:val="Hyperlink"/>
          </w:rPr>
          <w:t xml:space="preserve">Definition 13</w:t>
        </w:r>
      </w:hyperlink>
      <w:ins w:id="131" w:author="PR Preview" w:date="2024-01-01T00:00:00Z">
        <w:r>
          <w:t xml:space="preserve">).</w:t>
        </w:r>
      </w:ins>
    </w:p>
    <w:p>
      <w:pPr>
        <w:pStyle w:val="BodyText"/>
      </w:pPr>
      <w:r>
        <w:rPr>
          <w:b/>
          <w:bCs/>
        </w:rPr>
        <w:t xml:space="preserve">Looking ahead</w:t>
      </w:r>
      <w:r>
        <w:t xml:space="preserve">:</w:t>
      </w:r>
    </w:p>
    <w:p>
      <w:pPr>
        <w:pStyle w:val="Compact"/>
        <w:numPr>
          <w:ilvl w:val="0"/>
          <w:numId w:val="1026"/>
        </w:numPr>
      </w:pPr>
      <w:r>
        <w:t xml:space="preserve">Chapter 4 discusses effect modification and the dependence of causal effects on the population</w:t>
      </w:r>
    </w:p>
    <w:p>
      <w:pPr>
        <w:pStyle w:val="Compact"/>
        <w:numPr>
          <w:ilvl w:val="0"/>
          <w:numId w:val="1026"/>
        </w:numPr>
      </w:pPr>
      <w:r>
        <w:t xml:space="preserve">Chapter 6 introduces causal diagrams;</w:t>
      </w:r>
      <w:r>
        <w:t xml:space="preserve"> </w:t>
      </w:r>
      <w:r>
        <w:t xml:space="preserve">Chapters 7-9 cover confounding, selection bias, and measurement bias</w:t>
      </w:r>
    </w:p>
    <w:p>
      <w:pPr>
        <w:pStyle w:val="Compact"/>
        <w:numPr>
          <w:ilvl w:val="0"/>
          <w:numId w:val="1026"/>
        </w:numPr>
      </w:pPr>
      <w:r>
        <w:t xml:space="preserve">Chapter 16 describes instrumental variable methods, which rely on different identifiability conditions</w:t>
      </w:r>
    </w:p>
    <w:p>
      <w:pPr>
        <w:pStyle w:val="Compact"/>
        <w:numPr>
          <w:ilvl w:val="0"/>
          <w:numId w:val="1026"/>
        </w:numPr>
      </w:pPr>
      <w:r>
        <w:t xml:space="preserve">Chapter 22 returns to target trial emulation</w:t>
      </w:r>
    </w:p>
    <w:bookmarkEnd w:id="127"/>
    <w:bookmarkStart w:id="131" w:name="references"/>
    <w:p>
      <w:pPr>
        <w:pStyle w:val="Heading2"/>
      </w:pPr>
      <w:r>
        <w:t xml:space="preserve">8 References</w:t>
      </w:r>
    </w:p>
    <w:p>
      <w:r>
        <w:pict>
          <v:rect style="width:0;height:1.5pt" o:hralign="center" o:hrstd="t" o:hr="t"/>
        </w:pict>
      </w:r>
    </w:p>
    <w:bookmarkStart w:id="130" w:name="refs"/>
    <w:bookmarkStart w:id="129"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128">
        <w:r>
          <w:rPr>
            <w:rStyle w:val="Hyperlink"/>
          </w:rPr>
          <w:t xml:space="preserve">https://miguelhernan.org/whatifbook</w:t>
        </w:r>
      </w:hyperlink>
      <w:r>
        <w:t xml:space="preserve">.</w:t>
      </w:r>
    </w:p>
    <w:bookmarkEnd w:id="129"/>
    <w:bookmarkEnd w:id="130"/>
    <w:bookmarkEnd w:id="1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 Type="http://schemas.openxmlformats.org/officeDocument/2006/relationships/image" Target="media/rId14.png"/><Relationship Id="rId24" Type="http://schemas.openxmlformats.org/officeDocument/2006/relationships/image" Target="media/rId24.png"/><Relationship Id="rId41" Type="http://schemas.openxmlformats.org/officeDocument/2006/relationships/image" Target="media/rId41.png"/><Relationship Id="rId75" Type="http://schemas.openxmlformats.org/officeDocument/2006/relationships/image" Target="media/rId75.png"/><Relationship Id="rId128"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128"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2026-10-09T12:45:07Z</dcterms:created>
  <dcterms:modified xsi:type="dcterms:W3CDTF">2026-10-09T12:45:07Z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