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9" w:name="exm-pedestrian-consent"/>
          <w:p>
            <w:pPr>
              <w:pStyle w:val="BodyText"/>
            </w:pPr>
            <w:r>
              <w:rPr>
                <w:b/>
                <w:bCs/>
              </w:rPr>
              <w:t xml:space="preserve">Example 1 (Looking up at the sky, with consent)</w:t>
            </w:r>
            <w:r>
              <w:t xml:space="preserve"> </w:t>
            </w:r>
            <w:r>
              <w:t xml:space="preserve">The chapter opens with a randomized experiment: an investigator randomly looks up at the sky in front of some pedestrians and records whether they look up too.</w:t>
            </w:r>
            <w:r>
              <w:t xml:space="preserve"> </w:t>
            </w:r>
            <w:r>
              <w:t xml:space="preserve">Randomization rules out confounding.</w:t>
            </w:r>
            <w:r>
              <w:t xml:space="preserve"> </w:t>
            </w:r>
            <w:r>
              <w:t xml:space="preserve">But only pedestrians who later consented to the use of their data were analyzed, and two kinds of pedestrians were less likely to consent: shy ones (who are also less likely to look up) and ones in front of whom the investigator looked up (who felt tricked).</w:t>
            </w:r>
            <w:r>
              <w:t xml:space="preserve"> </w:t>
            </w:r>
            <w:r>
              <w:t xml:space="preserve">Among the consenting pedestrians, those in front of whom the investigator looked up therefore tend to be less shy, and so more likely to look up.</w:t>
            </w:r>
            <w:r>
              <w:t xml:space="preserve"> </w:t>
            </w:r>
            <w:r>
              <w:t xml:space="preserve">The selection process alone produces an association between the investigator’s looking up and the pedestrians’ looking up, whether or not there is any causal effect.</w:t>
            </w:r>
          </w:p>
          <w:bookmarkEnd w:id="9"/>
        </w:tc>
      </w:tr>
    </w:tbl>
    <w:p>
      <w:pPr>
        <w:pStyle w:val="BodyText"/>
      </w:pPr>
      <w:ins w:id="1" w:author="PR Preview" w:date="2024-01-01T00:00:00Z">
        <w:r>
          <w:t xml:space="preserve">The pedestrian example shows an association created by the process that selects individuals into the analysis.</w:t>
        </w:r>
      </w:ins>
      <w:ins w:id="1" w:author="PR Preview" w:date="2024-01-01T00:00:00Z">
        <w:r>
          <w:t xml:space="preserve"> </w:t>
        </w:r>
      </w:ins>
      <w:ins w:id="1" w:author="PR Preview" w:date="2024-01-01T00:00:00Z">
        <w:r>
          <w:t xml:space="preserve">Such associations are the subject of this chapter.</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0" w:name="def-selection-bias"/>
          <w:p>
            <w:pPr>
              <w:pStyle w:val="BodyText"/>
            </w:pPr>
            <w:r>
              <w:rPr>
                <w:b/>
                <w:bCs/>
              </w:rPr>
              <w:t xml:space="preserve">Definition 1 (Selection Bias)</w:t>
            </w:r>
            <w:r>
              <w:t xml:space="preserve"> </w:t>
            </w:r>
            <w:r>
              <w:rPr>
                <w:b/>
                <w:bCs/>
              </w:rPr>
              <w:t xml:space="preserve">Selection bias</w:t>
            </w:r>
            <w:r>
              <w:t xml:space="preserve"> </w:t>
            </w:r>
            <w:r>
              <w:t xml:space="preserve">is any bias produced by conditioning on a variable that is affected by two others,</w:t>
            </w:r>
            <w:r>
              <w:t xml:space="preserve"> </w:t>
            </w:r>
            <w:r>
              <w:t xml:space="preserve">where the first of those two is the treatment or one of its causes,</w:t>
            </w:r>
            <w:r>
              <w:t xml:space="preserve"> </w:t>
            </w:r>
            <w:r>
              <w:t xml:space="preserve">and the second is the outcome or one of its causes</w:t>
            </w:r>
            <w:r>
              <w:t xml:space="preserve"> </w:t>
            </w:r>
            <w:r>
              <w:t xml:space="preserve">(Hernán and Robins 2020, 111)</w:t>
            </w:r>
            <w:r>
              <w:t xml:space="preserve">.</w:t>
            </w:r>
          </w:p>
          <w:bookmarkEnd w:id="10"/>
        </w:tc>
      </w:tr>
    </w:tbl>
    <w:p>
      <w:pPr>
        <w:pStyle w:val="BodyText"/>
      </w:pPr>
      <w:ins w:id="2" w:author="PR Preview" w:date="2024-01-01T00:00:00Z">
        <w:r>
          <w:t xml:space="preserve">A margin note in the book, crediting Hernán, Hernández-Díaz, and Robins (2004), widens the definition:</w:t>
        </w:r>
      </w:ins>
      <w:ins w:id="2" w:author="PR Preview" w:date="2024-01-01T00:00:00Z">
        <w:r>
          <w:t xml:space="preserve"> </w:t>
        </w:r>
      </w:ins>
      <w:ins w:id="2" w:author="PR Preview" w:date="2024-01-01T00:00:00Z">
        <w:r>
          <w:t xml:space="preserve">the two variables whose common effect is conditioned on need only be associated with treatment and with outcome, respectively,</w:t>
        </w:r>
      </w:ins>
      <w:ins w:id="2" w:author="PR Preview" w:date="2024-01-01T00:00:00Z">
        <w:r>
          <w:t xml:space="preserve"> </w:t>
        </w:r>
      </w:ins>
      <w:ins w:id="2" w:author="PR Preview" w:date="2024-01-01T00:00:00Z">
        <w:r>
          <w:t xml:space="preserve">rather than being treatment (or one of its causes) and outcome (or one of its causes)</w:t>
        </w:r>
      </w:ins>
      <w:ins w:id="2" w:author="PR Preview" w:date="2024-01-01T00:00:00Z">
        <w:r>
          <w:t xml:space="preserve"> </w:t>
        </w:r>
      </w:ins>
      <w:ins w:id="2" w:author="PR Preview" w:date="2024-01-01T00:00:00Z">
        <w:r>
          <w:t xml:space="preserve">(Hernán and Robins 2020, 111)</w:t>
        </w:r>
      </w:ins>
      <w:ins w:id="2" w:author="PR Preview" w:date="2024-01-01T00:00:00Z">
        <w:r>
          <w:t xml:space="preserve">.</w:t>
        </w:r>
      </w:ins>
      <w:ins w:id="2" w:author="PR Preview" w:date="2024-01-01T00:00:00Z">
        <w:r>
          <w:t xml:space="preserve"> </w:t>
        </w:r>
      </w:ins>
      <w:ins w:id="2" w:author="PR Preview" w:date="2024-01-01T00:00:00Z">
        <w:r>
          <w:t xml:space="preserve">Conditioning on a descendant of such a collider has the same effect.</w:t>
        </w:r>
      </w:ins>
      <w:ins w:id="2" w:author="PR Preview" w:date="2024-01-01T00:00:00Z">
        <w:r>
          <w:t xml:space="preserve"> </w:t>
        </w:r>
      </w:ins>
      <w:ins w:id="2" w:author="PR Preview" w:date="2024-01-01T00:00:00Z">
        <w:r>
          <w:t xml:space="preserve">In the pedestrian example, consent is a common effect of the investigator’s looking up (the treatment) and of shyness (a cause of the outcome).</w:t>
        </w:r>
      </w:ins>
    </w:p>
    <w:p>
      <w:pPr>
        <w:pStyle w:val="BodyText"/>
      </w:pPr>
      <w:ins w:id="3" w:author="PR Preview" w:date="2024-01-01T00:00:00Z">
        <w:r>
          <w:t xml:space="preserve">Selection bias needs no shared cause of treatment and outcome,</w:t>
        </w:r>
      </w:ins>
      <w:ins w:id="3" w:author="PR Preview" w:date="2024-01-01T00:00:00Z">
        <w:r>
          <w:t xml:space="preserve"> </w:t>
        </w:r>
      </w:ins>
      <w:ins w:id="3" w:author="PR Preview" w:date="2024-01-01T00:00:00Z">
        <w:r>
          <w:t xml:space="preserve">which sets it apart from confounding,</w:t>
        </w:r>
      </w:ins>
      <w:ins w:id="3" w:author="PR Preview" w:date="2024-01-01T00:00:00Z">
        <w:r>
          <w:t xml:space="preserve"> </w:t>
        </w:r>
      </w:ins>
      <w:ins w:id="3" w:author="PR Preview" w:date="2024-01-01T00:00:00Z">
        <w:r>
          <w:t xml:space="preserve">and randomization does not protect against it,</w:t>
        </w:r>
      </w:ins>
      <w:ins w:id="3" w:author="PR Preview" w:date="2024-01-01T00:00:00Z">
        <w:r>
          <w:t xml:space="preserve"> </w:t>
        </w:r>
      </w:ins>
      <w:ins w:id="3" w:author="PR Preview" w:date="2024-01-01T00:00:00Z">
        <w:r>
          <w:t xml:space="preserve">so observational studies and randomized experiments are both exposed.</w:t>
        </w:r>
      </w:ins>
      <w:ins w:id="3" w:author="PR Preview" w:date="2024-01-01T00:00:00Z">
        <w:r>
          <w:t xml:space="preserve"> </w:t>
        </w:r>
      </w:ins>
      <w:ins w:id="3" w:author="PR Preview" w:date="2024-01-01T00:00:00Z">
        <w:r>
          <w:t xml:space="preserve">What it does share with confounding is the underlying failure:</w:t>
        </w:r>
      </w:ins>
      <w:ins w:id="3" w:author="PR Preview" w:date="2024-01-01T00:00:00Z">
        <w:r>
          <w:t xml:space="preserve"> </w:t>
        </w:r>
      </w:ins>
      <w:ins w:id="3" w:author="PR Preview" w:date="2024-01-01T00:00:00Z">
        <w:r>
          <w:t xml:space="preserve">the treated and the untreated are not exchangeable.</w:t>
        </w:r>
      </w:ins>
      <w:ins w:id="3" w:author="PR Preview" w:date="2024-01-01T00:00:00Z">
        <w:r>
          <w:t xml:space="preserve"> </w:t>
        </w:r>
      </w:ins>
      <w:ins w:id="3" w:author="PR Preview" w:date="2024-01-01T00:00:00Z">
        <w:r>
          <w:t xml:space="preserve">The chapter defines selection bias and reviews methods to adjust for it.</w:t>
        </w:r>
      </w:ins>
    </w:p>
    <w:p>
      <w:pPr>
        <w:pStyle w:val="BodyText"/>
      </w:pPr>
      <w:r>
        <w:t xml:space="preserve">This chapter is based on</w:t>
      </w:r>
      <w:r>
        <w:t xml:space="preserve"> </w:t>
      </w:r>
      <w:r>
        <w:t xml:space="preserve">Hernán and Robins (2020, chap. 8, pp. 109-123)</w:t>
      </w:r>
      <w:r>
        <w:t xml:space="preserve">.</w:t>
      </w:r>
    </w:p>
    <w:bookmarkStart w:id="23" w:name="Xd45489450a20d9e5b8541562336f806b096f44a"/>
    <w:p>
      <w:pPr>
        <w:pStyle w:val="Heading2"/>
      </w:pPr>
      <w:r>
        <w:t xml:space="preserve">1 8.1 The Structure of Selection Bias (pp. 109-110)</w:t>
      </w:r>
    </w:p>
    <w:p>
      <w:r>
        <w:pict>
          <v:rect style="width:0;height:1.5pt" o:hralign="center" o:hrstd="t" o:hr="t"/>
        </w:pict>
      </w:r>
    </w:p>
    <w:p>
      <w:pPr>
        <w:pStyle w:val="FirstParagraph"/>
      </w:pPr>
      <w:ins w:id="7" w:author="PR Preview" w:date="2024-01-01T00:00:00Z">
        <w:r>
          <w:t xml:space="preserve">“Selection bias”</w:t>
        </w:r>
      </w:ins>
      <w:ins w:id="7" w:author="PR Preview" w:date="2024-01-01T00:00:00Z">
        <w:r>
          <w:t xml:space="preserve"> </w:t>
        </w:r>
      </w:ins>
      <w:ins w:id="7" w:author="PR Preview" w:date="2024-01-01T00:00:00Z">
        <w:r>
          <w:t xml:space="preserve">covers various biases that arise from how individuals are selected into the analysis.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2" w:name="def-selection-bias-under-null"/>
          <w:p>
            <w:pPr>
              <w:pStyle w:val="BodyText"/>
            </w:pPr>
            <w:r>
              <w:rPr>
                <w:b/>
                <w:bCs/>
              </w:rPr>
              <w:t xml:space="preserve">Definition 2 (Selection bias under the null)</w:t>
            </w:r>
            <w:r>
              <w:t xml:space="preserve"> </w:t>
            </w:r>
            <w:r>
              <w:rPr>
                <w:b/>
                <w:bCs/>
              </w:rPr>
              <w:t xml:space="preserve">Selection bias under the null</w:t>
            </w:r>
            <w:r>
              <w:t xml:space="preserve"> </w:t>
            </w:r>
            <w:r>
              <w:t xml:space="preserve">is selection bias (</w:t>
            </w:r>
            <w:hyperlink w:anchor="def-selection-bias">
              <w:r>
                <w:rPr>
                  <w:rStyle w:val="Hyperlink"/>
                </w:rPr>
                <w:t xml:space="preserve">Definition 1</w:t>
              </w:r>
            </w:hyperlink>
            <w:r>
              <w:t xml:space="preserve">) that would arise even if treatment had no effect on the outcome (</w:t>
            </w:r>
            <w:hyperlink r:id="rId11">
              <w:r>
                <w:rPr>
                  <w:rStyle w:val="Hyperlink"/>
                </w:rPr>
                <w:t xml:space="preserve">Section 6.5</w:t>
              </w:r>
            </w:hyperlink>
            <w:r>
              <w:t xml:space="preserve">).</w:t>
            </w:r>
          </w:p>
          <w:bookmarkEnd w:id="12"/>
        </w:tc>
      </w:tr>
    </w:tbl>
    <w:p>
      <w:pPr>
        <w:pStyle w:val="BodyText"/>
      </w:pPr>
      <w:ins w:id="8" w:author="PR Preview" w:date="2024-01-01T00:00:00Z">
        <w:r>
          <w:t xml:space="preserve">The chapter focuses on selection bias under the null (</w:t>
        </w:r>
      </w:ins>
      <w:hyperlink w:anchor="def-selection-bias-under-null">
        <w:r>
          <w:rPr>
            <w:rStyle w:val="Hyperlink"/>
          </w:rPr>
          <w:t xml:space="preserve">Definition 2</w:t>
        </w:r>
      </w:hyperlink>
      <w:ins w:id="8" w:author="PR Preview" w:date="2024-01-01T00:00:00Z">
        <w:r>
          <w:t xml:space="preserve">).</w:t>
        </w:r>
      </w:ins>
    </w:p>
    <w:p>
      <w:pPr>
        <w:pStyle w:val="BodyText"/>
      </w:pPr>
      <w:ins w:id="9" w:author="PR Preview" w:date="2024-01-01T00:00:00Z">
        <w:r>
          <w:t xml:space="preserve">Causal diagrams make the structure of selection bias explicit.</w:t>
        </w:r>
      </w:ins>
    </w:p>
    <w:p>
      <w:r>
        <w:pict>
          <v:rect style="width:0;height:1.5pt" o:hralign="center" o:hrstd="t" o:hr="t"/>
        </w:pict>
      </w:r>
    </w:p>
    <w:bookmarkStart w:id="14" w:name="X33ca93bcc71e85d246154be9729f5a5e87fe326"/>
    <w:p>
      <w:pPr>
        <w:pStyle w:val="Heading3"/>
      </w:pPr>
      <w:r>
        <w:t xml:space="preserve">1.1 Figure 8.1: Folic Acid and Cardiac Malformations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3" w:name="exm-folic-acid-selection-bias"/>
          <w:p>
            <w:pPr>
              <w:pStyle w:val="BodyText"/>
            </w:pPr>
            <w:r>
              <w:rPr>
                <w:b/>
                <w:bCs/>
              </w:rPr>
              <w:t xml:space="preserve">Example 2 (Folic acid and cardiac malformations)</w:t>
            </w:r>
            <w:r>
              <w:t xml:space="preserve"> </w:t>
            </w:r>
            <w:r>
              <w:t xml:space="preserve">Figure 8.1 depicts a study of folic acid supplements</w:t>
            </w:r>
            <w:r>
              <w:t xml:space="preserve"> </w:t>
            </w:r>
            <m:oMath>
              <m:r>
                <m:t>A</m:t>
              </m:r>
            </m:oMath>
            <w:r>
              <w:t xml:space="preserve">, given to pregnant women shortly after conception, and the fetus’s risk of a cardiac malformation</w:t>
            </w:r>
            <w:r>
              <w:t xml:space="preserve"> </w:t>
            </w:r>
            <m:oMath>
              <m:r>
                <m:t>Y</m:t>
              </m:r>
            </m:oMath>
            <w:r>
              <w:t xml:space="preserve"> </w:t>
            </w:r>
            <w:r>
              <w:t xml:space="preserve">(1: yes, 0: no) during the first two months of pregnancy.</w:t>
            </w:r>
            <w:r>
              <w:t xml:space="preserve"> </w:t>
            </w:r>
            <w:r>
              <w:t xml:space="preserve">The variable</w:t>
            </w:r>
            <w:r>
              <w:t xml:space="preserve"> </w:t>
            </w:r>
            <m:oMath>
              <m:r>
                <m:t>C</m:t>
              </m:r>
            </m:oMath>
            <w:r>
              <w:t xml:space="preserve"> </w:t>
            </w:r>
            <w:r>
              <w:t xml:space="preserve">is death before birth:</w:t>
            </w:r>
          </w:p>
          <w:p>
            <w:pPr>
              <w:pStyle w:val="Compact"/>
              <w:numPr>
                <w:ilvl w:val="0"/>
                <w:numId w:val="1001"/>
              </w:numPr>
            </w:pPr>
            <w:r>
              <w:t xml:space="preserve">a cardiac malformation increases mortality (</w:t>
            </w:r>
            <m:oMath>
              <m:r>
                <m:t>Y</m:t>
              </m:r>
              <m:r>
                <m:rPr>
                  <m:sty m:val="p"/>
                </m:rPr>
                <m:t>→</m:t>
              </m:r>
              <m:r>
                <m:t>C</m:t>
              </m:r>
            </m:oMath>
            <w:r>
              <w:t xml:space="preserve">);</w:t>
            </w:r>
          </w:p>
          <w:p>
            <w:pPr>
              <w:pStyle w:val="Compact"/>
              <w:numPr>
                <w:ilvl w:val="0"/>
                <w:numId w:val="1001"/>
              </w:numPr>
            </w:pPr>
            <w:r>
              <w:t xml:space="preserve">folic acid lowers mortality by preventing non-cardiac malformations (</w:t>
            </w:r>
            <m:oMath>
              <m:r>
                <m:t>A</m:t>
              </m:r>
              <m:r>
                <m:rPr>
                  <m:sty m:val="p"/>
                </m:rPr>
                <m:t>→</m:t>
              </m:r>
              <m:r>
                <m:t>C</m:t>
              </m:r>
            </m:oMath>
            <w:r>
              <w:t xml:space="preserve">);</w:t>
            </w:r>
          </w:p>
          <w:p>
            <w:pPr>
              <w:pStyle w:val="Compact"/>
              <w:numPr>
                <w:ilvl w:val="0"/>
                <w:numId w:val="1001"/>
              </w:numPr>
            </w:pPr>
            <w:r>
              <w:t xml:space="preserve">the study includes only fetuses who survived to birth, i.e., it conditions on</w:t>
            </w:r>
            <w:r>
              <w:t xml:space="preserve"> </w:t>
            </w:r>
            <m:oMath>
              <m:r>
                <m:t>C</m:t>
              </m:r>
              <m:r>
                <m:rPr>
                  <m:sty m:val="p"/>
                </m:rPr>
                <m:t>=</m:t>
              </m:r>
              <m:r>
                <m:t>0</m:t>
              </m:r>
            </m:oMath>
            <w:r>
              <w:t xml:space="preserve"> </w:t>
            </w:r>
            <w:r>
              <w:t xml:space="preserve">(the box around</w:t>
            </w:r>
            <w:r>
              <w:t xml:space="preserve"> </w:t>
            </w:r>
            <m:oMath>
              <m:r>
                <m:t>C</m:t>
              </m:r>
            </m:oMath>
            <w:r>
              <w:t xml:space="preserve">).</w:t>
            </w:r>
          </w:p>
          <w:p>
            <w:pPr>
              <w:pStyle w:val="FirstParagraph"/>
            </w:pPr>
            <m:oMathPara>
              <m:oMathParaPr>
                <m:jc m:val="center"/>
              </m:oMathParaPr>
              <m:oMath>
                <m:r>
                  <m:t>A</m:t>
                </m:r>
                <m:r>
                  <m:rPr>
                    <m:sty m:val="p"/>
                  </m:rPr>
                  <m:t>→</m:t>
                </m:r>
                <m:r>
                  <m:t>Y</m:t>
                </m:r>
                <m:r>
                  <m:rPr>
                    <m:sty m:val="p"/>
                  </m:rPr>
                  <m:t>,</m:t>
                </m:r>
                <m:r>
                  <m:t> </m:t>
                </m:r>
                <m:r>
                  <m:t>A</m:t>
                </m:r>
                <m:r>
                  <m:rPr>
                    <m:sty m:val="p"/>
                  </m:rPr>
                  <m:t>→</m:t>
                </m:r>
                <m:r>
                  <m:t>C</m:t>
                </m:r>
                <m:r>
                  <m:rPr>
                    <m:sty m:val="p"/>
                  </m:rPr>
                  <m:t>←</m:t>
                </m:r>
                <m:r>
                  <m:t>Y</m:t>
                </m:r>
              </m:oMath>
            </m:oMathPara>
          </w:p>
          <w:p>
            <w:pPr>
              <w:pStyle w:val="FirstParagraph"/>
            </w:pPr>
            <w:r>
              <w:t xml:space="preserve">The diagram shows two sources of association between treatment and outcome:</w:t>
            </w:r>
          </w:p>
          <w:p>
            <w:pPr>
              <w:pStyle w:val="Compact"/>
              <w:numPr>
                <w:ilvl w:val="0"/>
                <w:numId w:val="1002"/>
              </w:numPr>
            </w:pPr>
            <w:r>
              <w:t xml:space="preserve">The open path</w:t>
            </w:r>
            <w:r>
              <w:t xml:space="preserve"> </w:t>
            </w:r>
            <m:oMath>
              <m:r>
                <m:t>A</m:t>
              </m:r>
              <m:r>
                <m:rPr>
                  <m:sty m:val="p"/>
                </m:rPr>
                <m:t>→</m:t>
              </m:r>
              <m:r>
                <m:t>Y</m:t>
              </m:r>
            </m:oMath>
            <w:r>
              <w:t xml:space="preserve">, the causal effect of</w:t>
            </w:r>
            <w:r>
              <w:t xml:space="preserve"> </w:t>
            </w:r>
            <m:oMath>
              <m:r>
                <m:t>A</m:t>
              </m:r>
            </m:oMath>
            <w:r>
              <w:t xml:space="preserve"> </w:t>
            </w:r>
            <w:r>
              <w:t xml:space="preserve">on</w:t>
            </w:r>
            <w:r>
              <w:t xml:space="preserve"> </w:t>
            </w:r>
            <m:oMath>
              <m:r>
                <m:t>Y</m:t>
              </m:r>
            </m:oMath>
            <w:r>
              <w:t xml:space="preserve">.</w:t>
            </w:r>
          </w:p>
          <w:p>
            <w:pPr>
              <w:pStyle w:val="Compact"/>
              <w:numPr>
                <w:ilvl w:val="0"/>
                <w:numId w:val="1002"/>
              </w:numPr>
            </w:pPr>
            <w:r>
              <w:t xml:space="preserve">The path</w:t>
            </w:r>
            <w:r>
              <w:t xml:space="preserve"> </w:t>
            </w:r>
            <m:oMath>
              <m:r>
                <m:t>A</m:t>
              </m:r>
              <m:r>
                <m:rPr>
                  <m:sty m:val="p"/>
                </m:rPr>
                <m:t>→</m:t>
              </m:r>
              <m:r>
                <m:t>C</m:t>
              </m:r>
              <m:r>
                <m:rPr>
                  <m:sty m:val="p"/>
                </m:rPr>
                <m:t>←</m:t>
              </m:r>
              <m:r>
                <m:t>Y</m:t>
              </m:r>
            </m:oMath>
            <w:r>
              <w:t xml:space="preserve">, which is opened by conditioning on the common effect</w:t>
            </w:r>
            <w:r>
              <w:t xml:space="preserve"> </w:t>
            </w:r>
            <m:oMath>
              <m:r>
                <m:t>C</m:t>
              </m:r>
            </m:oMath>
            <w:r>
              <w:t xml:space="preserve">.</w:t>
            </w:r>
          </w:p>
          <w:p>
            <w:pPr>
              <w:pStyle w:val="FirstParagraph"/>
            </w:pPr>
            <w:r>
              <w:t xml:space="preserve">The association induced through the second path is</w:t>
            </w:r>
            <w:r>
              <w:t xml:space="preserve"> </w:t>
            </w:r>
            <w:r>
              <w:rPr>
                <w:b/>
                <w:bCs/>
              </w:rPr>
              <w:t xml:space="preserve">selection bias due to conditioning on</w:t>
            </w:r>
            <w:r>
              <w:rPr>
                <w:b/>
                <w:bCs/>
              </w:rPr>
              <w:t xml:space="preserve"> </w:t>
            </w:r>
            <m:oMath>
              <m:r>
                <m:t>C</m:t>
              </m:r>
            </m:oMath>
            <w:r>
              <w:t xml:space="preserve"> </w:t>
            </w:r>
            <w:r>
              <w:t xml:space="preserve">(</w:t>
            </w:r>
            <w:hyperlink w:anchor="def-selection-bias">
              <w:r>
                <w:rPr>
                  <w:rStyle w:val="Hyperlink"/>
                </w:rPr>
                <w:t xml:space="preserve">Definition 1</w:t>
              </w:r>
            </w:hyperlink>
            <w:r>
              <w:t xml:space="preserve">).</w:t>
            </w:r>
            <w:r>
              <w:t xml:space="preserve"> </w:t>
            </w:r>
            <w:r>
              <w:t xml:space="preserve">Because of it,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oMath>
            <w:r>
              <w:t xml:space="preserve"> </w:t>
            </w:r>
            <w:r>
              <w:t xml:space="preserve">generically (that is, for all parameter values outside a measure-zero set of special cases)</w:t>
            </w:r>
            <w:r>
              <w:t xml:space="preserve"> </w:t>
            </w:r>
            <w:r>
              <w:t xml:space="preserve">does not equal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w:t>
            </w:r>
            <w:r>
              <w:t xml:space="preserve"> </w:t>
            </w:r>
            <w:r>
              <w:t xml:space="preserve">Without conditioning on the collider</w:t>
            </w:r>
            <w:r>
              <w:t xml:space="preserve"> </w:t>
            </w:r>
            <m:oMath>
              <m:r>
                <m:t>C</m:t>
              </m:r>
            </m:oMath>
            <w:r>
              <w:t xml:space="preserve">, the only open path would be</w:t>
            </w:r>
            <w:r>
              <w:t xml:space="preserve"> </w:t>
            </w:r>
            <m:oMath>
              <m:r>
                <m:t>A</m:t>
              </m:r>
              <m:r>
                <m:rPr>
                  <m:sty m:val="p"/>
                </m:rPr>
                <m:t>→</m:t>
              </m:r>
              <m:r>
                <m:t>Y</m:t>
              </m:r>
            </m:oMath>
            <w:r>
              <w:t xml:space="preserve">, and the associational risk ratio</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would equal the causal risk ratio.</w:t>
            </w:r>
          </w:p>
          <w:bookmarkEnd w:id="13"/>
        </w:tc>
      </w:tr>
    </w:tbl>
    <w:p>
      <w:pPr>
        <w:pStyle w:val="BodyText"/>
      </w:pPr>
      <w:r>
        <w:t xml:space="preserve">The book credits Pearl (1995) and Spirtes et al. (2000) with first using causal diagrams to describe bias from the selection of individuals</w:t>
      </w:r>
      <w:r>
        <w:t xml:space="preserve"> </w:t>
      </w:r>
      <w:r>
        <w:t xml:space="preserve">(Hernán and Robins 2020, 109)</w:t>
      </w:r>
      <w:r>
        <w:t xml:space="preserve">.</w:t>
      </w:r>
    </w:p>
    <w:p>
      <w:r>
        <w:pict>
          <v:rect style="width:0;height:1.5pt" o:hralign="center" o:hrstd="t" o:hr="t"/>
        </w:pict>
      </w:r>
    </w:p>
    <w:bookmarkEnd w:id="14"/>
    <w:bookmarkStart w:id="16" w:name="X9ba43169b700c66775cd3e3110b31c0160769f0"/>
    <w:p>
      <w:pPr>
        <w:pStyle w:val="Heading3"/>
      </w:pPr>
      <w:r>
        <w:t xml:space="preserve">1.2 Figure 8.2: Conditioning on a Descendant of the Collider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5" w:name="exm-parental-grief"/>
          <w:p>
            <w:pPr>
              <w:pStyle w:val="BodyText"/>
            </w:pPr>
            <w:r>
              <w:rPr>
                <w:b/>
                <w:bCs/>
              </w:rPr>
              <w:t xml:space="preserve">Example 3 (Conditioning on parental grief)</w:t>
            </w:r>
            <w:r>
              <w:t xml:space="preserve"> </w:t>
            </w:r>
            <w:r>
              <w:t xml:space="preserve">Figure 8.2 adds a node</w:t>
            </w:r>
            <w:r>
              <w:t xml:space="preserve"> </w:t>
            </w:r>
            <m:oMath>
              <m:r>
                <m:t>S</m:t>
              </m:r>
            </m:oMath>
            <w:r>
              <w:t xml:space="preserve">, parental grief (1: yes, 0: no), which is affected by vital status at birth (</w:t>
            </w:r>
            <m:oMath>
              <m:r>
                <m:t>C</m:t>
              </m:r>
              <m:r>
                <m:rPr>
                  <m:sty m:val="p"/>
                </m:rPr>
                <m:t>→</m:t>
              </m:r>
              <m:r>
                <m:t>S</m:t>
              </m:r>
            </m:oMath>
            <w:r>
              <w:t xml:space="preserve">).</w:t>
            </w:r>
            <w:r>
              <w:t xml:space="preserve"> </w:t>
            </w:r>
            <w:r>
              <w:t xml:space="preserve">If only nongrieving parents (</w:t>
            </w:r>
            <m:oMath>
              <m:r>
                <m:t>S</m:t>
              </m:r>
              <m:r>
                <m:rPr>
                  <m:sty m:val="p"/>
                </m:rPr>
                <m:t>=</m:t>
              </m:r>
              <m:r>
                <m:t>0</m:t>
              </m:r>
            </m:oMath>
            <w:r>
              <w:t xml:space="preserve">) agreed to participate, the analysis conditions on</w:t>
            </w:r>
            <w:r>
              <w:t xml:space="preserve"> </w:t>
            </w:r>
            <m:oMath>
              <m:r>
                <m:t>S</m:t>
              </m:r>
              <m:r>
                <m:rPr>
                  <m:sty m:val="p"/>
                </m:rPr>
                <m:t>=</m:t>
              </m:r>
              <m:r>
                <m:t>0</m:t>
              </m:r>
            </m:oMath>
            <w:r>
              <w:t xml:space="preserve">.</w:t>
            </w:r>
            <w:r>
              <w:t xml:space="preserve"> </w:t>
            </w:r>
            <w:r>
              <w:t xml:space="preserve">As shown in Chapter 6, conditioning on a variable affected by the collider</w:t>
            </w:r>
            <w:r>
              <w:t xml:space="preserve"> </w:t>
            </w:r>
            <m:oMath>
              <m:r>
                <m:t>C</m:t>
              </m:r>
            </m:oMath>
            <w:r>
              <w:t xml:space="preserve"> </w:t>
            </w:r>
            <w:r>
              <w:t xml:space="preserve">also opens the path</w:t>
            </w:r>
            <w:r>
              <w:t xml:space="preserve"> </w:t>
            </w:r>
            <m:oMath>
              <m:r>
                <m:t>A</m:t>
              </m:r>
              <m:r>
                <m:rPr>
                  <m:sty m:val="p"/>
                </m:rPr>
                <m:t>→</m:t>
              </m:r>
              <m:r>
                <m:t>C</m:t>
              </m:r>
              <m:r>
                <m:rPr>
                  <m:sty m:val="p"/>
                </m:rPr>
                <m:t>←</m:t>
              </m:r>
              <m:r>
                <m:t>Y</m:t>
              </m:r>
            </m:oMath>
            <w:r>
              <w:t xml:space="preserve">.</w:t>
            </w:r>
          </w:p>
          <w:p>
            <w:pPr>
              <w:pStyle w:val="BodyText"/>
            </w:pPr>
            <w:r>
              <w:t xml:space="preserve">In both Figures 8.1 and 8.2 the bias comes from conditioning on a common effect of treatment and outcome (</w:t>
            </w:r>
            <m:oMath>
              <m:r>
                <m:t>C</m:t>
              </m:r>
            </m:oMath>
            <w:r>
              <w:t xml:space="preserve"> </w:t>
            </w:r>
            <w:r>
              <w:t xml:space="preserve">or</w:t>
            </w:r>
            <w:r>
              <w:t xml:space="preserve"> </w:t>
            </w:r>
            <m:oMath>
              <m:r>
                <m:t>S</m:t>
              </m:r>
            </m:oMath>
            <w:r>
              <w:t xml:space="preserve">).</w:t>
            </w:r>
            <w:r>
              <w:t xml:space="preserve"> </w:t>
            </w:r>
            <w:r>
              <w:t xml:space="preserve">Generically (for all but special parameter values), it is present whether or not there is an arrow</w:t>
            </w:r>
            <w:r>
              <w:t xml:space="preserve"> </w:t>
            </w:r>
            <m:oMath>
              <m:r>
                <m:t>A</m:t>
              </m:r>
              <m:r>
                <m:rPr>
                  <m:sty m:val="p"/>
                </m:rPr>
                <m:t>→</m:t>
              </m:r>
              <m:r>
                <m:t>Y</m:t>
              </m:r>
            </m:oMath>
            <w:r>
              <w:t xml:space="preserve">:</w:t>
            </w:r>
            <w:r>
              <w:t xml:space="preserve"> </w:t>
            </w:r>
            <w:r>
              <w:t xml:space="preserve">it is selection bias under the null (</w:t>
            </w:r>
            <w:hyperlink w:anchor="def-selection-bias-under-null">
              <w:r>
                <w:rPr>
                  <w:rStyle w:val="Hyperlink"/>
                </w:rPr>
                <w:t xml:space="preserve">Definition 2</w:t>
              </w:r>
            </w:hyperlink>
            <w:r>
              <w:t xml:space="preserve">).</w:t>
            </w:r>
          </w:p>
          <w:bookmarkEnd w:id="15"/>
        </w:tc>
      </w:tr>
    </w:tbl>
    <w:p>
      <w:pPr>
        <w:pStyle w:val="BodyText"/>
      </w:pPr>
      <w:ins w:id="15" w:author="PR Preview" w:date="2024-01-01T00:00:00Z">
        <w:r>
          <w:t xml:space="preserve">A structure that produces bias under the null also produces bias when the treatment has a non-null effect.</w:t>
        </w:r>
      </w:ins>
      <w:ins w:id="15" w:author="PR Preview" w:date="2024-01-01T00:00:00Z">
        <w:r>
          <w:t xml:space="preserve"> </w:t>
        </w:r>
      </w:ins>
      <w:ins w:id="15" w:author="PR Preview" w:date="2024-01-01T00:00:00Z">
        <w:r>
          <w:t xml:space="preserve">Confounding (common causes of treatment and outcome) and selection bias (conditioning on common effects of treatment and outcome) are both biases under the null.</w:t>
        </w:r>
      </w:ins>
    </w:p>
    <w:p>
      <w:r>
        <w:pict>
          <v:rect style="width:0;height:1.5pt" o:hralign="center" o:hrstd="t" o:hr="t"/>
        </w:pict>
      </w:r>
    </w:p>
    <w:bookmarkEnd w:id="16"/>
    <w:bookmarkStart w:id="22" w:name="X4f5aa9f99d8adf366393f578cfa07415a38a5fa"/>
    <w:p>
      <w:pPr>
        <w:pStyle w:val="Heading3"/>
      </w:pPr>
      <w:r>
        <w:t xml:space="preserve">1.3 Figures 8.3-8.6: Differential Loss to Follow-Up</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7" w:name="exm-differential-loss-to-follow-up"/>
          <w:p>
            <w:pPr>
              <w:pStyle w:val="BodyText"/>
            </w:pPr>
            <w:r>
              <w:rPr>
                <w:b/>
                <w:bCs/>
              </w:rPr>
              <w:t xml:space="preserve">Example 4 (Differential loss to follow-up in an HIV study)</w:t>
            </w:r>
            <w:r>
              <w:t xml:space="preserve"> </w:t>
            </w:r>
            <w:r>
              <w:t xml:space="preserve">Figure 8.3 depicts a follow-up study of individuals with HIV infection, estimating the effect of an antiretroviral treatment</w:t>
            </w:r>
            <w:r>
              <w:t xml:space="preserve"> </w:t>
            </w:r>
            <m:oMath>
              <m:r>
                <m:t>A</m:t>
              </m:r>
            </m:oMath>
            <w:r>
              <w:t xml:space="preserve"> </w:t>
            </w:r>
            <w:r>
              <w:t xml:space="preserve">on 3-year risk of death</w:t>
            </w:r>
            <w:r>
              <w:t xml:space="preserve"> </w:t>
            </w:r>
            <m:oMath>
              <m:r>
                <m:t>Y</m:t>
              </m:r>
            </m:oMath>
            <w:r>
              <w:t xml:space="preserve">.</w:t>
            </w:r>
            <w:r>
              <w:t xml:space="preserve"> </w:t>
            </w:r>
            <w:r>
              <w:t xml:space="preserve">The diagram has no arrow</w:t>
            </w:r>
            <w:r>
              <w:t xml:space="preserve"> </w:t>
            </w:r>
            <m:oMath>
              <m:r>
                <m:t>A</m:t>
              </m:r>
              <m:r>
                <m:rPr>
                  <m:sty m:val="p"/>
                </m:rPr>
                <m:t>→</m:t>
              </m:r>
              <m:r>
                <m:t>Y</m:t>
              </m:r>
            </m:oMath>
            <w:r>
              <w:t xml:space="preserve">: we assume the null of no treatment effect.</w:t>
            </w:r>
          </w:p>
          <w:p>
            <w:pPr>
              <w:pStyle w:val="Compact"/>
              <w:numPr>
                <w:ilvl w:val="0"/>
                <w:numId w:val="1003"/>
              </w:numPr>
            </w:pPr>
            <m:oMath>
              <m:r>
                <m:t>U</m:t>
              </m:r>
            </m:oMath>
            <w:r>
              <w:t xml:space="preserve"> </w:t>
            </w:r>
            <w:r>
              <w:t xml:space="preserve">(unmeasured): high level of immunosuppression (1: yes, 0: no);</w:t>
            </w:r>
            <w:r>
              <w:t xml:space="preserve"> </w:t>
            </w:r>
            <m:oMath>
              <m:r>
                <m:t>U</m:t>
              </m:r>
              <m:r>
                <m:rPr>
                  <m:sty m:val="p"/>
                </m:rPr>
                <m:t>=</m:t>
              </m:r>
              <m:r>
                <m:t>1</m:t>
              </m:r>
            </m:oMath>
            <w:r>
              <w:t xml:space="preserve"> </w:t>
            </w:r>
            <w:r>
              <w:t xml:space="preserve">raises the risk of death.</w:t>
            </w:r>
          </w:p>
          <w:p>
            <w:pPr>
              <w:pStyle w:val="Compact"/>
              <w:numPr>
                <w:ilvl w:val="0"/>
                <w:numId w:val="1003"/>
              </w:numPr>
            </w:pPr>
            <m:oMath>
              <m:r>
                <m:t>C</m:t>
              </m:r>
            </m:oMath>
            <w:r>
              <w:t xml:space="preserve">: censoring, i.e., dropout or other loss to follow-up (</w:t>
            </w:r>
            <m:oMath>
              <m:r>
                <m:t>C</m:t>
              </m:r>
              <m:r>
                <m:rPr>
                  <m:sty m:val="p"/>
                </m:rPr>
                <m:t>=</m:t>
              </m:r>
              <m:r>
                <m:t>1</m:t>
              </m:r>
            </m:oMath>
            <w:r>
              <w:t xml:space="preserve">).</w:t>
            </w:r>
            <w:r>
              <w:t xml:space="preserve"> </w:t>
            </w:r>
            <w:r>
              <w:t xml:space="preserve">Sicker individuals (</w:t>
            </w:r>
            <m:oMath>
              <m:r>
                <m:t>U</m:t>
              </m:r>
              <m:r>
                <m:rPr>
                  <m:sty m:val="p"/>
                </m:rPr>
                <m:t>=</m:t>
              </m:r>
              <m:r>
                <m:t>1</m:t>
              </m:r>
            </m:oMath>
            <w:r>
              <w:t xml:space="preserve">) are more likely to be censored.</w:t>
            </w:r>
          </w:p>
          <w:p>
            <w:pPr>
              <w:pStyle w:val="Compact"/>
              <w:numPr>
                <w:ilvl w:val="0"/>
                <w:numId w:val="1003"/>
              </w:numPr>
            </w:pPr>
            <m:oMath>
              <m:r>
                <m:t>L</m:t>
              </m:r>
            </m:oMath>
            <w:r>
              <w:t xml:space="preserve">: symptoms (fever, weight loss, diarrhea, …), CD4 count, and viral load, which mediate the effect of</w:t>
            </w:r>
            <w:r>
              <w:t xml:space="preserve"> </w:t>
            </w:r>
            <m:oMath>
              <m:r>
                <m:t>U</m:t>
              </m:r>
            </m:oMath>
            <w:r>
              <w:t xml:space="preserve"> </w:t>
            </w:r>
            <w:r>
              <w:t xml:space="preserve">on</w:t>
            </w:r>
            <w:r>
              <w:t xml:space="preserve"> </w:t>
            </w:r>
            <m:oMath>
              <m:r>
                <m:t>C</m:t>
              </m:r>
            </m:oMath>
            <w:r>
              <w:t xml:space="preserve">.</w:t>
            </w:r>
            <w:r>
              <w:t xml:space="preserve"> </w:t>
            </w:r>
            <m:oMath>
              <m:r>
                <m:t>L</m:t>
              </m:r>
            </m:oMath>
            <w:r>
              <w:t xml:space="preserve"> </w:t>
            </w:r>
            <w:r>
              <w:t xml:space="preserve">is treated as unmeasured here.</w:t>
            </w:r>
          </w:p>
          <w:p>
            <w:pPr>
              <w:pStyle w:val="Compact"/>
              <w:numPr>
                <w:ilvl w:val="0"/>
                <w:numId w:val="1003"/>
              </w:numPr>
            </w:pPr>
            <m:oMath>
              <m:r>
                <m:t>A</m:t>
              </m:r>
              <m:r>
                <m:rPr>
                  <m:sty m:val="p"/>
                </m:rPr>
                <m:t>→</m:t>
              </m:r>
              <m:r>
                <m:t>C</m:t>
              </m:r>
            </m:oMath>
            <w:r>
              <w:t xml:space="preserve">: treated individuals have more side effects, which can lead them to drop out.</w:t>
            </w:r>
          </w:p>
          <w:p>
            <w:pPr>
              <w:pStyle w:val="Compact"/>
              <w:numPr>
                <w:ilvl w:val="0"/>
                <w:numId w:val="1003"/>
              </w:numPr>
            </w:pPr>
            <w:r>
              <w:t xml:space="preserve">The square around</w:t>
            </w:r>
            <w:r>
              <w:t xml:space="preserve"> </w:t>
            </w:r>
            <m:oMath>
              <m:r>
                <m:t>C</m:t>
              </m:r>
            </m:oMath>
            <w:r>
              <w:t xml:space="preserve">: only uncensored individuals (</w:t>
            </w:r>
            <m:oMath>
              <m:r>
                <m:t>C</m:t>
              </m:r>
              <m:r>
                <m:rPr>
                  <m:sty m:val="p"/>
                </m:rPr>
                <m:t>=</m:t>
              </m:r>
              <m:r>
                <m:t>0</m:t>
              </m:r>
            </m:oMath>
            <w:r>
              <w:t xml:space="preserve">) can have</w:t>
            </w:r>
            <w:r>
              <w:t xml:space="preserve"> </w:t>
            </w:r>
            <m:oMath>
              <m:r>
                <m:t>Y</m:t>
              </m:r>
            </m:oMath>
            <w:r>
              <w:t xml:space="preserve"> </w:t>
            </w:r>
            <w:r>
              <w:t xml:space="preserve">ascertained, so the analysis is restricted to them.</w:t>
            </w:r>
          </w:p>
          <w:p>
            <w:pPr>
              <w:pStyle w:val="FirstParagraph"/>
            </w:pPr>
            <w:r>
              <w:t xml:space="preserve">By d-separation, conditioning on the collider</w:t>
            </w:r>
            <w:r>
              <w:t xml:space="preserve"> </w:t>
            </w:r>
            <m:oMath>
              <m:r>
                <m:t>C</m:t>
              </m:r>
            </m:oMath>
            <w:r>
              <w:t xml:space="preserve"> </w:t>
            </w:r>
            <w:r>
              <w:t xml:space="preserve">opens the path</w:t>
            </w:r>
          </w:p>
          <w:p>
            <w:pPr>
              <w:pStyle w:val="BodyText"/>
            </w:pPr>
            <m:oMathPara>
              <m:oMathParaPr>
                <m:jc m:val="center"/>
              </m:oMathParaPr>
              <m:oMath>
                <m:r>
                  <m:t>A</m:t>
                </m:r>
                <m:r>
                  <m:rPr>
                    <m:sty m:val="p"/>
                  </m:rPr>
                  <m:t>→</m:t>
                </m:r>
                <m:r>
                  <m:t>C</m:t>
                </m:r>
                <m:r>
                  <m:rPr>
                    <m:sty m:val="p"/>
                  </m:rPr>
                  <m:t>←</m:t>
                </m:r>
                <m:r>
                  <m:t>L</m:t>
                </m:r>
                <m:r>
                  <m:rPr>
                    <m:sty m:val="p"/>
                  </m:rPr>
                  <m:t>←</m:t>
                </m:r>
                <m:r>
                  <m:t>U</m:t>
                </m:r>
                <m:r>
                  <m:rPr>
                    <m:sty m:val="p"/>
                  </m:rPr>
                  <m:t>→</m:t>
                </m:r>
                <m:r>
                  <m:t>Y</m:t>
                </m:r>
                <m:r>
                  <m:rPr>
                    <m:sty m:val="p"/>
                  </m:rPr>
                  <m:t>,</m:t>
                </m:r>
              </m:oMath>
            </m:oMathPara>
          </w:p>
          <w:p>
            <w:pPr>
              <w:pStyle w:val="FirstParagraph"/>
            </w:pPr>
            <w:r>
              <w:t xml:space="preserve">so, under the null (no arrow</w:t>
            </w:r>
            <w:r>
              <w:t xml:space="preserve"> </w:t>
            </w:r>
            <m:oMath>
              <m:r>
                <m:t>A</m:t>
              </m:r>
              <m:r>
                <m:rPr>
                  <m:sty m:val="p"/>
                </m:rPr>
                <m:t>→</m:t>
              </m:r>
              <m:r>
                <m:t>Y</m:t>
              </m:r>
            </m:oMath>
            <w:r>
              <w:t xml:space="preserve">), the associational risk ratio generically (for all but special parameter values) differs from 1, the causal value.</w:t>
            </w:r>
          </w:p>
          <w:bookmarkEnd w:id="17"/>
        </w:tc>
      </w:tr>
    </w:tbl>
    <w:p>
      <w:pPr>
        <w:pStyle w:val="BodyText"/>
      </w:pPr>
      <w:ins w:id="18" w:author="PR Preview" w:date="2024-01-01T00:00:00Z">
        <w:r>
          <w:t xml:space="preserve">Figure 8.3 is a transformation of Figure 8.1: the association between</w:t>
        </w:r>
      </w:ins>
      <w:ins w:id="18" w:author="PR Preview" w:date="2024-01-01T00:00:00Z">
        <w:r>
          <w:t xml:space="preserve"> </w:t>
        </w:r>
      </w:ins>
      <m:oMath>
        <m:r>
          <m:t>C</m:t>
        </m:r>
      </m:oMath>
      <w:ins w:id="18" w:author="PR Preview" w:date="2024-01-01T00:00:00Z">
        <w:r>
          <w:t xml:space="preserve"> </w:t>
        </w:r>
      </w:ins>
      <w:ins w:id="18" w:author="PR Preview" w:date="2024-01-01T00:00:00Z">
        <w:r>
          <w:t xml:space="preserve">and</w:t>
        </w:r>
      </w:ins>
      <w:ins w:id="18" w:author="PR Preview" w:date="2024-01-01T00:00:00Z">
        <w:r>
          <w:t xml:space="preserve"> </w:t>
        </w:r>
      </w:ins>
      <m:oMath>
        <m:r>
          <m:t>Y</m:t>
        </m:r>
      </m:oMath>
      <w:ins w:id="18" w:author="PR Preview" w:date="2024-01-01T00:00:00Z">
        <w:r>
          <w:t xml:space="preserve"> </w:t>
        </w:r>
      </w:ins>
      <w:ins w:id="18" w:author="PR Preview" w:date="2024-01-01T00:00:00Z">
        <w:r>
          <w:t xml:space="preserve">that came from the direct arrow</w:t>
        </w:r>
      </w:ins>
      <w:ins w:id="18" w:author="PR Preview" w:date="2024-01-01T00:00:00Z">
        <w:r>
          <w:t xml:space="preserve"> </w:t>
        </w:r>
      </w:ins>
      <m:oMath>
        <m:r>
          <m:t>Y</m:t>
        </m:r>
        <m:r>
          <m:rPr>
            <m:sty m:val="p"/>
          </m:rPr>
          <m:t>→</m:t>
        </m:r>
        <m:r>
          <m:t>C</m:t>
        </m:r>
      </m:oMath>
      <w:ins w:id="18" w:author="PR Preview" w:date="2024-01-01T00:00:00Z">
        <w:r>
          <w:t xml:space="preserve"> </w:t>
        </w:r>
      </w:ins>
      <w:ins w:id="18" w:author="PR Preview" w:date="2024-01-01T00:00:00Z">
        <w:r>
          <w:t xml:space="preserve">now comes from a common cause</w:t>
        </w:r>
      </w:ins>
      <w:ins w:id="18" w:author="PR Preview" w:date="2024-01-01T00:00:00Z">
        <w:r>
          <w:t xml:space="preserve"> </w:t>
        </w:r>
      </w:ins>
      <m:oMath>
        <m:r>
          <m:t>U</m:t>
        </m:r>
      </m:oMath>
      <w:ins w:id="18" w:author="PR Preview" w:date="2024-01-01T00:00:00Z">
        <w:r>
          <w:t xml:space="preserve"> </w:t>
        </w:r>
      </w:ins>
      <w:ins w:id="18" w:author="PR Preview" w:date="2024-01-01T00:00:00Z">
        <w:r>
          <w:t xml:space="preserve">of</w:t>
        </w:r>
      </w:ins>
      <w:ins w:id="18" w:author="PR Preview" w:date="2024-01-01T00:00:00Z">
        <w:r>
          <w:t xml:space="preserve"> </w:t>
        </w:r>
      </w:ins>
      <m:oMath>
        <m:r>
          <m:t>Y</m:t>
        </m:r>
      </m:oMath>
      <w:ins w:id="18" w:author="PR Preview" w:date="2024-01-01T00:00:00Z">
        <w:r>
          <w:t xml:space="preserve"> </w:t>
        </w:r>
      </w:ins>
      <w:ins w:id="18" w:author="PR Preview" w:date="2024-01-01T00:00:00Z">
        <w:r>
          <w:t xml:space="preserve">and</w:t>
        </w:r>
      </w:ins>
      <w:ins w:id="18" w:author="PR Preview" w:date="2024-01-01T00:00:00Z">
        <w:r>
          <w:t xml:space="preserve"> </w:t>
        </w:r>
      </w:ins>
      <m:oMath>
        <m:r>
          <m:t>C</m:t>
        </m:r>
      </m:oMath>
      <w:ins w:id="18" w:author="PR Preview" w:date="2024-01-01T00:00:00Z">
        <w:r>
          <w:t xml:space="prese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9" w:name="rem-direction-loss-to-follow-up-bias"/>
          <w:p>
            <w:pPr>
              <w:pStyle w:val="BodyText"/>
            </w:pPr>
            <w:r>
              <w:rPr>
                <w:i/>
                <w:iCs/>
              </w:rPr>
              <w:t xml:space="preserve">Remark 1</w:t>
            </w:r>
            <w:r>
              <w:t xml:space="preserve"> (Direction of the bias from loss to follow-up). </w:t>
            </w:r>
            <w:r>
              <w:t xml:space="preserve">Intuition for one possible direction: side effects of treatment push treated individuals toward dropping out.</w:t>
            </w:r>
            <w:r>
              <w:t xml:space="preserve"> </w:t>
            </w:r>
            <w:r>
              <w:t xml:space="preserve">A treated individual who stayed in the study (</w:t>
            </w:r>
            <m:oMath>
              <m:r>
                <m:t>C</m:t>
              </m:r>
              <m:r>
                <m:rPr>
                  <m:sty m:val="p"/>
                </m:rPr>
                <m:t>=</m:t>
              </m:r>
              <m:r>
                <m:t>0</m:t>
              </m:r>
            </m:oMath>
            <w:r>
              <w:t xml:space="preserve">) stayed despite that push,</w:t>
            </w:r>
            <w:r>
              <w:t xml:space="preserve"> </w:t>
            </w:r>
            <w:r>
              <w:t xml:space="preserve">which makes it less likely that they also had another cause of dropout, such as</w:t>
            </w:r>
            <w:r>
              <w:t xml:space="preserve"> </w:t>
            </w:r>
            <m:oMath>
              <m:r>
                <m:t>U</m:t>
              </m:r>
              <m:r>
                <m:rPr>
                  <m:sty m:val="p"/>
                </m:rPr>
                <m:t>=</m:t>
              </m:r>
              <m:r>
                <m:t>1</m:t>
              </m:r>
            </m:oMath>
            <w:r>
              <w:t xml:space="preserve">.</w:t>
            </w:r>
            <w:r>
              <w:t xml:space="preserve"> </w:t>
            </w:r>
            <w:r>
              <w:t xml:space="preserve">So among those who stayed, the treated may carry</w:t>
            </w:r>
            <w:r>
              <w:t xml:space="preserve"> </w:t>
            </w:r>
            <m:oMath>
              <m:r>
                <m:t>U</m:t>
              </m:r>
              <m:r>
                <m:rPr>
                  <m:sty m:val="p"/>
                </m:rPr>
                <m:t>=</m:t>
              </m:r>
              <m:r>
                <m:t>1</m:t>
              </m:r>
            </m:oMath>
            <w:r>
              <w:t xml:space="preserve"> </w:t>
            </w:r>
            <w:r>
              <w:t xml:space="preserve">less often than the untreated.</w:t>
            </w:r>
            <w:r>
              <w:t xml:space="preserve"> </w:t>
            </w:r>
            <w:r>
              <w:t xml:space="preserve">That intuition suggests that</w:t>
            </w:r>
            <w:r>
              <w:t xml:space="preserve"> </w:t>
            </w:r>
            <m:oMath>
              <m:r>
                <m:t>A</m:t>
              </m:r>
            </m:oMath>
            <w:r>
              <w:t xml:space="preserve"> </w:t>
            </w:r>
            <w:r>
              <w:t xml:space="preserve">and</w:t>
            </w:r>
            <w:r>
              <w:t xml:space="preserve"> </w:t>
            </w:r>
            <m:oMath>
              <m:r>
                <m:t>U</m:t>
              </m:r>
            </m:oMath>
            <w:r>
              <w:t xml:space="preserve"> </w:t>
            </w:r>
            <w:r>
              <w:t xml:space="preserve">are inversely associated among the uncensored,</w:t>
            </w:r>
            <w:r>
              <w:t xml:space="preserve"> </w:t>
            </w:r>
            <w:r>
              <w:t xml:space="preserve">and so, because</w:t>
            </w:r>
            <w:r>
              <w:t xml:space="preserve"> </w:t>
            </w:r>
            <m:oMath>
              <m:r>
                <m:t>U</m:t>
              </m:r>
            </m:oMath>
            <w:r>
              <w:t xml:space="preserve"> </w:t>
            </w:r>
            <w:r>
              <w:t xml:space="preserve">is positively associated with death</w:t>
            </w:r>
            <w:r>
              <w:t xml:space="preserve"> </w:t>
            </w:r>
            <m:oMath>
              <m:r>
                <m:t>Y</m:t>
              </m:r>
            </m:oMath>
            <w:r>
              <w:t xml:space="preserve">,</w:t>
            </w:r>
            <w:r>
              <w:t xml:space="preserve"> </w:t>
            </w:r>
            <w:r>
              <w:t xml:space="preserve">that restricting to the uncensored induces an inverse association between</w:t>
            </w:r>
            <w:r>
              <w:t xml:space="preserve"> </w:t>
            </w:r>
            <m:oMath>
              <m:r>
                <m:t>A</m:t>
              </m:r>
            </m:oMath>
            <w:r>
              <w:t xml:space="preserve"> </w:t>
            </w:r>
            <w:r>
              <w:t xml:space="preserve">and</w:t>
            </w:r>
            <w:r>
              <w:t xml:space="preserve"> </w:t>
            </w:r>
            <m:oMath>
              <m:r>
                <m:t>Y</m:t>
              </m:r>
            </m:oMath>
            <w:r>
              <w:t xml:space="preserve">.</w:t>
            </w:r>
          </w:p>
          <w:p>
            <w:pPr>
              <w:pStyle w:val="BodyText"/>
            </w:pPr>
            <w:r>
              <w:t xml:space="preserve">The diagram alone does not fix this sign.</w:t>
            </w:r>
            <w:r>
              <w:t xml:space="preserve"> </w:t>
            </w:r>
            <w:hyperlink r:id="rId18">
              <w:r>
                <w:rPr>
                  <w:rStyle w:val="Hyperlink"/>
                </w:rPr>
                <w:t xml:space="preserve">Faithfulness</w:t>
              </w:r>
            </w:hyperlink>
            <w:r>
              <w:t xml:space="preserve"> </w:t>
            </w:r>
            <w:r>
              <w:t xml:space="preserve">says only that</w:t>
            </w:r>
            <w:r>
              <w:t xml:space="preserve"> </w:t>
            </w:r>
            <m:oMath>
              <m:r>
                <m:t>A</m:t>
              </m:r>
            </m:oMath>
            <w:r>
              <w:t xml:space="preserve"> </w:t>
            </w:r>
            <w:r>
              <w:t xml:space="preserve">and</w:t>
            </w:r>
            <w:r>
              <w:t xml:space="preserve"> </w:t>
            </w:r>
            <m:oMath>
              <m:r>
                <m:t>U</m:t>
              </m:r>
            </m:oMath>
            <w:r>
              <w:t xml:space="preserve"> </w:t>
            </w:r>
            <w:r>
              <w:t xml:space="preserve">are dependent in at least one level of</w:t>
            </w:r>
            <w:r>
              <w:t xml:space="preserve"> </w:t>
            </w:r>
            <m:oMath>
              <m:r>
                <m:t>C</m:t>
              </m:r>
            </m:oMath>
            <w:r>
              <w:t xml:space="preserve">;</w:t>
            </w:r>
            <w:r>
              <w:t xml:space="preserve"> </w:t>
            </w:r>
            <w:r>
              <w:t xml:space="preserve">it says nothing about a single stratum such as</w:t>
            </w:r>
            <w:r>
              <w:t xml:space="preserve"> </w:t>
            </w:r>
            <m:oMath>
              <m:r>
                <m:t>C</m:t>
              </m:r>
              <m:r>
                <m:rPr>
                  <m:sty m:val="p"/>
                </m:rPr>
                <m:t>=</m:t>
              </m:r>
              <m:r>
                <m:t>0</m:t>
              </m:r>
            </m:oMath>
            <w:r>
              <w:t xml:space="preserve">.</w:t>
            </w:r>
            <w:r>
              <w:t xml:space="preserve"> </w:t>
            </w:r>
            <w:r>
              <w:t xml:space="preserve">The sign, and even whether the uncensored stratum carries any association,</w:t>
            </w:r>
            <w:r>
              <w:t xml:space="preserve"> </w:t>
            </w:r>
            <w:r>
              <w:t xml:space="preserve">depends on how</w:t>
            </w:r>
            <w:r>
              <w:t xml:space="preserve"> </w:t>
            </w:r>
            <m:oMath>
              <m:r>
                <m:t>A</m:t>
              </m:r>
            </m:oMath>
            <w:r>
              <w:t xml:space="preserve"> </w:t>
            </w:r>
            <w:r>
              <w:t xml:space="preserve">and</w:t>
            </w:r>
            <w:r>
              <w:t xml:space="preserve"> </w:t>
            </w:r>
            <m:oMath>
              <m:r>
                <m:t>U</m:t>
              </m:r>
            </m:oMath>
            <w:r>
              <w:t xml:space="preserve"> </w:t>
            </w:r>
            <w:r>
              <w:t xml:space="preserve">act together on dropout.</w:t>
            </w:r>
            <w:r>
              <w:t xml:space="preserve"> </w:t>
            </w:r>
            <w:r>
              <w:t xml:space="preserve">For instance, if</w:t>
            </w:r>
            <w:r>
              <w:t xml:space="preserve"> </w:t>
            </w:r>
            <m:oMath>
              <m:r>
                <m:rPr>
                  <m:sty m:val="p"/>
                </m:rPr>
                <m:t>Pr</m:t>
              </m:r>
              <m:r>
                <m:rPr>
                  <m:sty m:val="p"/>
                </m:rPr>
                <m:t>[</m:t>
              </m:r>
              <m:r>
                <m:t>C</m:t>
              </m:r>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the uncensored.</w:t>
            </w:r>
          </w:p>
          <w:bookmarkEnd w:id="1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0" w:name="def-m-bias"/>
          <w:p>
            <w:pPr>
              <w:pStyle w:val="BodyText"/>
            </w:pPr>
            <w:r>
              <w:rPr>
                <w:b/>
                <w:bCs/>
              </w:rPr>
              <w:t xml:space="preserve">Definition 3 (M-bias)</w:t>
            </w:r>
            <w:r>
              <w:t xml:space="preserve"> </w:t>
            </w:r>
            <w:r>
              <w:rPr>
                <w:b/>
                <w:bCs/>
              </w:rPr>
              <w:t xml:space="preserve">M-bias</w:t>
            </w:r>
            <w:r>
              <w:t xml:space="preserve"> </w:t>
            </w:r>
            <w:r>
              <w:t xml:space="preserve">is selection bias that comes from conditioning on a common effect of a cause of treatment and a cause of the outcome,</w:t>
            </w:r>
            <w:r>
              <w:t xml:space="preserve"> </w:t>
            </w:r>
            <w:r>
              <w:t xml:space="preserve">or on a descendant of such a common effect</w:t>
            </w:r>
            <w:r>
              <w:t xml:space="preserve"> </w:t>
            </w:r>
            <w:r>
              <w:t xml:space="preserve">(Hernán and Robins 2020, 97 and 111)</w:t>
            </w:r>
            <w:r>
              <w:t xml:space="preserve">.</w:t>
            </w:r>
          </w:p>
          <w:bookmarkEnd w:id="20"/>
        </w:tc>
      </w:tr>
    </w:tbl>
    <w:p>
      <w:pPr>
        <w:pStyle w:val="BodyText"/>
      </w:pPr>
      <w:ins w:id="20" w:author="PR Preview" w:date="2024-01-01T00:00:00Z">
        <w:r>
          <w:t xml:space="preserve">The name refers to the M shape of the diagram when the two causes are drawn on top.</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1" w:name="exm-loss-to-follow-up-variants"/>
          <w:p>
            <w:pPr>
              <w:pStyle w:val="BodyText"/>
            </w:pPr>
            <w:r>
              <w:rPr>
                <w:b/>
                <w:bCs/>
              </w:rPr>
              <w:t xml:space="preserve">Example 5 (Further structures of differential loss to follow-up)</w:t>
            </w:r>
            <w:r>
              <w:t xml:space="preserve"> </w:t>
            </w:r>
            <w:r>
              <w:t xml:space="preserve">Figure 8.3 is an example of selection bias from conditioning on</w:t>
            </w:r>
            <w:r>
              <w:t xml:space="preserve"> </w:t>
            </w:r>
            <m:oMath>
              <m:r>
                <m:t>C</m:t>
              </m:r>
            </m:oMath>
            <w:r>
              <w:t xml:space="preserve">, a common effect of treatment</w:t>
            </w:r>
            <w:r>
              <w:t xml:space="preserve"> </w:t>
            </w:r>
            <m:oMath>
              <m:r>
                <m:t>A</m:t>
              </m:r>
            </m:oMath>
            <w:r>
              <w:t xml:space="preserve"> </w:t>
            </w:r>
            <w:r>
              <w:t xml:space="preserve">and of a cause</w:t>
            </w:r>
            <w:r>
              <w:t xml:space="preserve"> </w:t>
            </w:r>
            <m:oMath>
              <m:r>
                <m:t>U</m:t>
              </m:r>
            </m:oMath>
            <w:r>
              <w:t xml:space="preserve"> </w:t>
            </w:r>
            <w:r>
              <w:t xml:space="preserve">of the outcome, rather than a common effect of treatment and outcome themselves.</w:t>
            </w:r>
            <w:r>
              <w:t xml:space="preserve"> </w:t>
            </w:r>
            <w:r>
              <w:t xml:space="preserve">Three further structures lead to the same kind of bias through differential loss to follow-up:</w:t>
            </w:r>
          </w:p>
          <w:p>
            <w:pPr>
              <w:pStyle w:val="Compact"/>
              <w:numPr>
                <w:ilvl w:val="0"/>
                <w:numId w:val="1004"/>
              </w:numPr>
            </w:pPr>
            <w:r>
              <w:rPr>
                <w:b/>
                <w:bCs/>
              </w:rPr>
              <w:t xml:space="preserve">Figure 8.4</w:t>
            </w:r>
            <w:r>
              <w:t xml:space="preserve">: prior treatment</w:t>
            </w:r>
            <w:r>
              <w:t xml:space="preserve"> </w:t>
            </w:r>
            <m:oMath>
              <m:r>
                <m:t>A</m:t>
              </m:r>
            </m:oMath>
            <w:r>
              <w:t xml:space="preserve"> </w:t>
            </w:r>
            <w:r>
              <w:t xml:space="preserve">directly affects symptoms</w:t>
            </w:r>
            <w:r>
              <w:t xml:space="preserve"> </w:t>
            </w:r>
            <m:oMath>
              <m:r>
                <m:t>L</m:t>
              </m:r>
            </m:oMath>
            <w:r>
              <w:t xml:space="preserve">.</w:t>
            </w:r>
            <w:r>
              <w:t xml:space="preserve"> </w:t>
            </w:r>
            <w:r>
              <w:t xml:space="preserve">Restricting to the uncensored again conditions on a common effect</w:t>
            </w:r>
            <w:r>
              <w:t xml:space="preserve"> </w:t>
            </w:r>
            <m:oMath>
              <m:r>
                <m:t>C</m:t>
              </m:r>
            </m:oMath>
            <w:r>
              <w:t xml:space="preserve"> </w:t>
            </w:r>
            <w:r>
              <w:t xml:space="preserve">of</w:t>
            </w:r>
            <w:r>
              <w:t xml:space="preserve"> </w:t>
            </w:r>
            <m:oMath>
              <m:r>
                <m:t>A</m:t>
              </m:r>
            </m:oMath>
            <w:r>
              <w:t xml:space="preserve"> </w:t>
            </w:r>
            <w:r>
              <w:t xml:space="preserve">and</w:t>
            </w:r>
            <w:r>
              <w:t xml:space="preserve"> </w:t>
            </w:r>
            <m:oMath>
              <m:r>
                <m:t>U</m:t>
              </m:r>
            </m:oMath>
            <w:r>
              <w:t xml:space="preserve">.</w:t>
            </w:r>
          </w:p>
          <w:p>
            <w:pPr>
              <w:pStyle w:val="Compact"/>
              <w:numPr>
                <w:ilvl w:val="0"/>
                <w:numId w:val="1004"/>
              </w:numPr>
            </w:pPr>
            <w:r>
              <w:rPr>
                <w:b/>
                <w:bCs/>
              </w:rPr>
              <w:t xml:space="preserve">Figures 8.5 and 8.6</w:t>
            </w:r>
            <w:r>
              <w:t xml:space="preserve">: variations of Figures 8.3 and 8.4 with an unmeasured common cause</w:t>
            </w:r>
            <w:r>
              <w:t xml:space="preserve"> </w:t>
            </w:r>
            <m:oMath>
              <m:r>
                <m:t>W</m:t>
              </m:r>
            </m:oMath>
            <w:r>
              <w:t xml:space="preserve"> </w:t>
            </w:r>
            <w:r>
              <w:t xml:space="preserve">of treatment and another variable.</w:t>
            </w:r>
            <w:r>
              <w:t xml:space="preserve"> </w:t>
            </w:r>
            <m:oMath>
              <m:r>
                <m:t>W</m:t>
              </m:r>
            </m:oMath>
            <w:r>
              <w:t xml:space="preserve"> </w:t>
            </w:r>
            <w:r>
              <w:t xml:space="preserve">stands for lifestyle, personality, or educational factors that affect treatment (</w:t>
            </w:r>
            <m:oMath>
              <m:r>
                <m:t>W</m:t>
              </m:r>
              <m:r>
                <m:rPr>
                  <m:sty m:val="p"/>
                </m:rPr>
                <m:t>→</m:t>
              </m:r>
              <m:r>
                <m:t>A</m:t>
              </m:r>
            </m:oMath>
            <w:r>
              <w:t xml:space="preserve">) and either attitudes toward attending study visits (</w:t>
            </w:r>
            <m:oMath>
              <m:r>
                <m:t>W</m:t>
              </m:r>
              <m:r>
                <m:rPr>
                  <m:sty m:val="p"/>
                </m:rPr>
                <m:t>→</m:t>
              </m:r>
              <m:r>
                <m:t>C</m:t>
              </m:r>
            </m:oMath>
            <w:r>
              <w:t xml:space="preserve">, Figure 8.5) or the threshold for reporting symptoms (</w:t>
            </w:r>
            <m:oMath>
              <m:r>
                <m:t>W</m:t>
              </m:r>
              <m:r>
                <m:rPr>
                  <m:sty m:val="p"/>
                </m:rPr>
                <m:t>→</m:t>
              </m:r>
              <m:r>
                <m:t>L</m:t>
              </m:r>
            </m:oMath>
            <w:r>
              <w:t xml:space="preserve">, Figure 8.6).</w:t>
            </w:r>
            <w:r>
              <w:t xml:space="preserve"> </w:t>
            </w:r>
            <w:r>
              <w:t xml:space="preserve">The book notes that Figures 8.5 and 8.6 are examples of M-bias (</w:t>
            </w:r>
            <w:hyperlink w:anchor="def-m-bias">
              <w:r>
                <w:rPr>
                  <w:rStyle w:val="Hyperlink"/>
                </w:rPr>
                <w:t xml:space="preserve">Definition 3</w:t>
              </w:r>
            </w:hyperlink>
            <w:r>
              <w:t xml:space="preserve">),</w:t>
            </w:r>
            <w:r>
              <w:t xml:space="preserve"> </w:t>
            </w:r>
            <w:r>
              <w:t xml:space="preserve">with</w:t>
            </w:r>
            <w:r>
              <w:t xml:space="preserve"> </w:t>
            </w:r>
            <m:oMath>
              <m:r>
                <m:t>W</m:t>
              </m:r>
            </m:oMath>
            <w:r>
              <w:t xml:space="preserve"> </w:t>
            </w:r>
            <w:r>
              <w:t xml:space="preserve">as the cause of treatment and</w:t>
            </w:r>
            <w:r>
              <w:t xml:space="preserve"> </w:t>
            </w:r>
            <m:oMath>
              <m:r>
                <m:t>U</m:t>
              </m:r>
            </m:oMath>
            <w:r>
              <w:t xml:space="preserve"> </w:t>
            </w:r>
            <w:r>
              <w:t xml:space="preserve">as the cause of the outcome.</w:t>
            </w:r>
          </w:p>
          <w:bookmarkEnd w:id="21"/>
        </w:tc>
      </w:tr>
    </w:tbl>
    <w:p>
      <w:pPr>
        <w:pStyle w:val="FirstParagraph"/>
      </w:pPr>
      <w:ins w:id="21" w:author="PR Preview" w:date="2024-01-01T00:00:00Z">
        <w:r>
          <w:t xml:space="preserve">In all of Figures 8.1-8.6, the bias results from selection on a collider, so each is selection bias in the sense of</w:t>
        </w:r>
      </w:ins>
      <w:ins w:id="21" w:author="PR Preview" w:date="2024-01-01T00:00:00Z">
        <w:r>
          <w:t xml:space="preserve"> </w:t>
        </w:r>
      </w:ins>
      <w:hyperlink w:anchor="def-selection-bias">
        <w:r>
          <w:rPr>
            <w:rStyle w:val="Hyperlink"/>
          </w:rPr>
          <w:t xml:space="preserve">Definition 1</w:t>
        </w:r>
      </w:hyperlink>
      <w:ins w:id="21" w:author="PR Preview" w:date="2024-01-01T00:00:00Z">
        <w:r>
          <w:t xml:space="preserve">.</w:t>
        </w:r>
      </w:ins>
      <w:ins w:id="21" w:author="PR Preview" w:date="2024-01-01T00:00:00Z">
        <w:r>
          <w:t xml:space="preserve"> </w:t>
        </w:r>
      </w:ins>
      <w:ins w:id="21" w:author="PR Preview" w:date="2024-01-01T00:00:00Z">
        <w:r>
          <w:t xml:space="preserve">Figures 8.3-8.6 thus show that selection bias under the null (</w:t>
        </w:r>
      </w:ins>
      <w:hyperlink w:anchor="def-selection-bias-under-null">
        <w:r>
          <w:rPr>
            <w:rStyle w:val="Hyperlink"/>
          </w:rPr>
          <w:t xml:space="preserve">Definition 2</w:t>
        </w:r>
      </w:hyperlink>
      <w:ins w:id="21" w:author="PR Preview" w:date="2024-01-01T00:00:00Z">
        <w:r>
          <w:t xml:space="preserve">) can arise from more than conditioning on a common effect of treatment and outcome.</w:t>
        </w:r>
      </w:ins>
    </w:p>
    <w:bookmarkEnd w:id="22"/>
    <w:bookmarkEnd w:id="23"/>
    <w:bookmarkStart w:id="34" w:name="examples-of-selection-bias-pp.-111-112"/>
    <w:p>
      <w:pPr>
        <w:pStyle w:val="Heading2"/>
      </w:pPr>
      <w:r>
        <w:t xml:space="preserve">2 8.2 Examples of Selection Bias (pp. 111-112)</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4" w:name="exm-familiar-selection-biases"/>
          <w:p>
            <w:pPr>
              <w:pStyle w:val="BodyText"/>
            </w:pPr>
            <w:r>
              <w:rPr>
                <w:b/>
                <w:bCs/>
              </w:rPr>
              <w:t xml:space="preserve">Example 6 (Familiar biases with the structure of selection bias)</w:t>
            </w:r>
            <w:r>
              <w:t xml:space="preserve"> </w:t>
            </w:r>
            <w:r>
              <w:t xml:space="preserve">The structures in Figures 8.3-8.6 describe many familiar biases:</w:t>
            </w:r>
          </w:p>
          <w:p>
            <w:pPr>
              <w:pStyle w:val="Compact"/>
              <w:numPr>
                <w:ilvl w:val="0"/>
                <w:numId w:val="1005"/>
              </w:numPr>
            </w:pPr>
            <w:r>
              <w:rPr>
                <w:b/>
                <w:bCs/>
              </w:rPr>
              <w:t xml:space="preserve">Differential loss to follow-up</w:t>
            </w:r>
            <w:r>
              <w:t xml:space="preserve">, also called</w:t>
            </w:r>
            <w:r>
              <w:t xml:space="preserve"> </w:t>
            </w:r>
            <w:r>
              <w:rPr>
                <w:b/>
                <w:bCs/>
              </w:rPr>
              <w:t xml:space="preserve">bias due to informative censoring</w:t>
            </w:r>
            <w:r>
              <w:t xml:space="preserve">: exactly the bias of Section 8.1.</w:t>
            </w:r>
          </w:p>
          <w:p>
            <w:pPr>
              <w:pStyle w:val="Compact"/>
              <w:numPr>
                <w:ilvl w:val="0"/>
                <w:numId w:val="1005"/>
              </w:numPr>
            </w:pPr>
            <w:r>
              <w:rPr>
                <w:b/>
                <w:bCs/>
              </w:rPr>
              <w:t xml:space="preserve">Missing data bias, nonresponse bias</w:t>
            </w:r>
            <w:r>
              <w:t xml:space="preserve">:</w:t>
            </w:r>
            <w:r>
              <w:t xml:space="preserve"> </w:t>
            </w:r>
            <m:oMath>
              <m:r>
                <m:t>C</m:t>
              </m:r>
            </m:oMath>
            <w:r>
              <w:t xml:space="preserve"> </w:t>
            </w:r>
            <w:r>
              <w:t xml:space="preserve">can indicate missing outcome data for any reason, such as reluctance to provide information or missed study visits.</w:t>
            </w:r>
            <w:r>
              <w:t xml:space="preserve"> </w:t>
            </w:r>
            <w:r>
              <w:t xml:space="preserve">Restricting to complete cases (</w:t>
            </w:r>
            <m:oMath>
              <m:r>
                <m:t>C</m:t>
              </m:r>
              <m:r>
                <m:rPr>
                  <m:sty m:val="p"/>
                </m:rPr>
                <m:t>=</m:t>
              </m:r>
              <m:r>
                <m:t>0</m:t>
              </m:r>
            </m:oMath>
            <w:r>
              <w:t xml:space="preserve">) may result in bias, whatever the reason the data are missing.</w:t>
            </w:r>
          </w:p>
          <w:p>
            <w:pPr>
              <w:pStyle w:val="Compact"/>
              <w:numPr>
                <w:ilvl w:val="0"/>
                <w:numId w:val="1005"/>
              </w:numPr>
            </w:pPr>
            <w:r>
              <w:rPr>
                <w:b/>
                <w:bCs/>
              </w:rPr>
              <w:t xml:space="preserve">Healthy worker bias</w:t>
            </w:r>
            <w:r>
              <w:t xml:space="preserve">: in a cohort of factory workers,</w:t>
            </w:r>
            <w:r>
              <w:t xml:space="preserve"> </w:t>
            </w:r>
            <m:oMath>
              <m:r>
                <m:t>A</m:t>
              </m:r>
            </m:oMath>
            <w:r>
              <w:t xml:space="preserve"> </w:t>
            </w:r>
            <w:r>
              <w:t xml:space="preserve">is an occupational exposure (e.g., a chemical),</w:t>
            </w:r>
            <w:r>
              <w:t xml:space="preserve"> </w:t>
            </w:r>
            <m:oMath>
              <m:r>
                <m:t>Y</m:t>
              </m:r>
            </m:oMath>
            <w:r>
              <w:t xml:space="preserve"> </w:t>
            </w:r>
            <w:r>
              <w:t xml:space="preserve">is death,</w:t>
            </w:r>
            <w:r>
              <w:t xml:space="preserve"> </w:t>
            </w:r>
            <m:oMath>
              <m:r>
                <m:t>U</m:t>
              </m:r>
            </m:oMath>
            <w:r>
              <w:t xml:space="preserve"> </w:t>
            </w:r>
            <w:r>
              <w:t xml:space="preserve">is unmeasured true health status, and</w:t>
            </w:r>
            <w:r>
              <w:t xml:space="preserve"> </w:t>
            </w:r>
            <m:oMath>
              <m:r>
                <m:t>C</m:t>
              </m:r>
            </m:oMath>
            <w:r>
              <w:t xml:space="preserve"> </w:t>
            </w:r>
            <w:r>
              <w:t xml:space="preserve">is being at work (1: no, 0: yes) when the outcome is ascertained;</w:t>
            </w:r>
            <w:r>
              <w:t xml:space="preserve"> </w:t>
            </w:r>
            <m:oMath>
              <m:r>
                <m:t>L</m:t>
              </m:r>
            </m:oMath>
            <w:r>
              <w:t xml:space="preserve"> </w:t>
            </w:r>
            <w:r>
              <w:t xml:space="preserve">could be blood tests and a physical exam.</w:t>
            </w:r>
            <w:r>
              <w:t xml:space="preserve"> </w:t>
            </w:r>
            <w:r>
              <w:t xml:space="preserve">The exposure lowers the chance of remaining at work either directly (e.g., disabling asthma;</w:t>
            </w:r>
            <w:r>
              <w:t xml:space="preserve"> </w:t>
            </w:r>
            <w:r>
              <w:t xml:space="preserve">Figures 8.3 and 8.4) or through a common cause</w:t>
            </w:r>
            <w:r>
              <w:t xml:space="preserve"> </w:t>
            </w:r>
            <m:oMath>
              <m:r>
                <m:t>W</m:t>
              </m:r>
            </m:oMath>
            <w:r>
              <w:t xml:space="preserve"> </w:t>
            </w:r>
            <w:r>
              <w:t xml:space="preserve">(e.g., exposed jobs are eliminated and their workers laid off;</w:t>
            </w:r>
            <w:r>
              <w:t xml:space="preserve"> </w:t>
            </w:r>
            <w:r>
              <w:t xml:space="preserve">Figures 8.5 and 8.6).</w:t>
            </w:r>
          </w:p>
          <w:p>
            <w:pPr>
              <w:pStyle w:val="Compact"/>
              <w:numPr>
                <w:ilvl w:val="0"/>
                <w:numId w:val="1005"/>
              </w:numPr>
            </w:pPr>
            <w:r>
              <w:rPr>
                <w:b/>
                <w:bCs/>
              </w:rPr>
              <w:t xml:space="preserve">Self-selection bias, volunteer bias</w:t>
            </w:r>
            <w:r>
              <w:t xml:space="preserve">:</w:t>
            </w:r>
            <w:r>
              <w:t xml:space="preserve"> </w:t>
            </w:r>
            <m:oMath>
              <m:r>
                <m:t>C</m:t>
              </m:r>
            </m:oMath>
            <w:r>
              <w:t xml:space="preserve"> </w:t>
            </w:r>
            <w:r>
              <w:t xml:space="preserve">is agreement to participate (1: no, 0: yes),</w:t>
            </w:r>
            <w:r>
              <w:t xml:space="preserve"> </w:t>
            </w:r>
            <m:oMath>
              <m:r>
                <m:t>A</m:t>
              </m:r>
            </m:oMath>
            <w:r>
              <w:t xml:space="preserve"> </w:t>
            </w:r>
            <w:r>
              <w:t xml:space="preserve">is cigarette smoking,</w:t>
            </w:r>
            <w:r>
              <w:t xml:space="preserve"> </w:t>
            </w:r>
            <m:oMath>
              <m:r>
                <m:t>Y</m:t>
              </m:r>
            </m:oMath>
            <w:r>
              <w:t xml:space="preserve"> </w:t>
            </w:r>
            <w:r>
              <w:t xml:space="preserve">is coronary heart disease,</w:t>
            </w:r>
            <w:r>
              <w:t xml:space="preserve"> </w:t>
            </w:r>
            <m:oMath>
              <m:r>
                <m:t>U</m:t>
              </m:r>
            </m:oMath>
            <w:r>
              <w:t xml:space="preserve"> </w:t>
            </w:r>
            <w:r>
              <w:t xml:space="preserve">is family history of heart disease,</w:t>
            </w:r>
            <w:r>
              <w:t xml:space="preserve"> </w:t>
            </w:r>
            <m:oMath>
              <m:r>
                <m:t>W</m:t>
              </m:r>
            </m:oMath>
            <w:r>
              <w:t xml:space="preserve"> </w:t>
            </w:r>
            <w:r>
              <w:t xml:space="preserve">is healthy lifestyle, and</w:t>
            </w:r>
            <w:r>
              <w:t xml:space="preserve"> </w:t>
            </w:r>
            <m:oMath>
              <m:r>
                <m:t>L</m:t>
              </m:r>
            </m:oMath>
            <w:r>
              <w:t xml:space="preserve"> </w:t>
            </w:r>
            <w:r>
              <w:t xml:space="preserve">is a mediator between</w:t>
            </w:r>
            <w:r>
              <w:t xml:space="preserve"> </w:t>
            </w:r>
            <m:oMath>
              <m:r>
                <m:t>U</m:t>
              </m:r>
            </m:oMath>
            <w:r>
              <w:t xml:space="preserve"> </w:t>
            </w:r>
            <w:r>
              <w:t xml:space="preserve">and</w:t>
            </w:r>
            <w:r>
              <w:t xml:space="preserve"> </w:t>
            </w:r>
            <m:oMath>
              <m:r>
                <m:t>C</m:t>
              </m:r>
            </m:oMath>
            <w:r>
              <w:t xml:space="preserve"> </w:t>
            </w:r>
            <w:r>
              <w:t xml:space="preserve">such as awareness of heart disease.</w:t>
            </w:r>
            <w:r>
              <w:t xml:space="preserve"> </w:t>
            </w:r>
            <w:r>
              <w:t xml:space="preserve">Restricting to volunteers (</w:t>
            </w:r>
            <m:oMath>
              <m:r>
                <m:t>C</m:t>
              </m:r>
              <m:r>
                <m:rPr>
                  <m:sty m:val="p"/>
                </m:rPr>
                <m:t>=</m:t>
              </m:r>
              <m:r>
                <m:t>0</m:t>
              </m:r>
            </m:oMath>
            <w:r>
              <w:t xml:space="preserve">) may introduce bias.</w:t>
            </w:r>
          </w:p>
          <w:p>
            <w:pPr>
              <w:pStyle w:val="Compact"/>
              <w:numPr>
                <w:ilvl w:val="0"/>
                <w:numId w:val="1005"/>
              </w:numPr>
            </w:pPr>
            <w:r>
              <w:rPr>
                <w:b/>
                <w:bCs/>
              </w:rPr>
              <w:t xml:space="preserve">Selection affected by treatment received before study entry</w:t>
            </w:r>
            <w:r>
              <w:t xml:space="preserve">:</w:t>
            </w:r>
            <w:r>
              <w:t xml:space="preserve"> </w:t>
            </w:r>
            <m:oMath>
              <m:r>
                <m:t>C</m:t>
              </m:r>
            </m:oMath>
            <w:r>
              <w:t xml:space="preserve"> </w:t>
            </w:r>
            <w:r>
              <w:t xml:space="preserve">is selection into the study (1: no, 0: yes), and treatment</w:t>
            </w:r>
            <w:r>
              <w:t xml:space="preserve"> </w:t>
            </w:r>
            <m:oMath>
              <m:r>
                <m:t>A</m:t>
              </m:r>
            </m:oMath>
            <w:r>
              <w:t xml:space="preserve"> </w:t>
            </w:r>
            <w:r>
              <w:t xml:space="preserve">happened before the study started.</w:t>
            </w:r>
            <w:r>
              <w:t xml:space="preserve"> </w:t>
            </w:r>
            <w:r>
              <w:t xml:space="preserve">If</w:t>
            </w:r>
            <w:r>
              <w:t xml:space="preserve"> </w:t>
            </w:r>
            <m:oMath>
              <m:r>
                <m:t>A</m:t>
              </m:r>
            </m:oMath>
            <w:r>
              <w:t xml:space="preserve"> </w:t>
            </w:r>
            <w:r>
              <w:t xml:space="preserve">affects selection, bias is expected.</w:t>
            </w:r>
            <w:r>
              <w:t xml:space="preserve"> </w:t>
            </w:r>
            <w:r>
              <w:t xml:space="preserve">This generalizes self-selection bias and can arise whenever the treatment, or part of it, precedes the study, for example lifetime exposure to some factor in a study that recruits 50-year-olds.</w:t>
            </w:r>
            <w:r>
              <w:t xml:space="preserve"> </w:t>
            </w:r>
            <w:r>
              <w:t xml:space="preserve">Such studies may also have unmeasured confounding for the pre-study part of treatment if confounders were only measured during the study.</w:t>
            </w:r>
          </w:p>
          <w:bookmarkEnd w:id="24"/>
        </w:tc>
      </w:tr>
    </w:tbl>
    <w:p>
      <w:pPr>
        <w:pStyle w:val="FirstParagraph"/>
      </w:pPr>
      <w:r>
        <w:t xml:space="preserve">The book attributes the structure of self-selection bias to Berkson (1955), and the use of causal diagrams for bias from pre-study treatments affecting selection to Robins, Hernán, and Rotnitzky (2007).</w:t>
      </w:r>
      <w:r>
        <w:t xml:space="preserve"> </w:t>
      </w:r>
      <w:r>
        <w:t xml:space="preserve">Causal diagrams have also characterized biases from attempts to eliminate ascertainment bias (Robins 2001), from estimating direct effects (Cole and Hernán 2002), and from conventional adjustment for variables affected by earlier treatment (Part III)</w:t>
      </w:r>
      <w:r>
        <w:t xml:space="preserve"> </w:t>
      </w:r>
      <w:r>
        <w:t xml:space="preserve">(Hernán and Robins 2020, 112–13)</w:t>
      </w:r>
      <w:r>
        <w:t xml:space="preserve">.</w:t>
      </w:r>
    </w:p>
    <w:p>
      <w:r>
        <w:pict>
          <v:rect style="width:0;height:1.5pt" o:hralign="center" o:hrstd="t" o:hr="t"/>
        </w:pict>
      </w:r>
    </w:p>
    <w:bookmarkStart w:id="33" w:name="X1d37b40d8379b18d756d9d1e6cf311e51997f05"/>
    <w:p>
      <w:pPr>
        <w:pStyle w:val="Heading3"/>
      </w:pPr>
      <w:r>
        <w:t xml:space="preserve">2.1 Selection Bias in Randomized and Observational, Prospective and Retrospective Studies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rem-selection-bias-study-designs"/>
          <w:p>
            <w:pPr>
              <w:pStyle w:val="BodyText"/>
            </w:pPr>
            <w:r>
              <w:rPr>
                <w:i/>
                <w:iCs/>
              </w:rPr>
              <w:t xml:space="preserve">Remark 2</w:t>
            </w:r>
            <w:r>
              <w:t xml:space="preserve"> (Selection bias across study designs). </w:t>
            </w:r>
            <w:r>
              <w:t xml:space="preserve">These examples show that selection bias (</w:t>
            </w:r>
            <w:hyperlink w:anchor="def-selection-bias">
              <w:r>
                <w:rPr>
                  <w:rStyle w:val="Hyperlink"/>
                </w:rPr>
                <w:t xml:space="preserve">Definition 1</w:t>
              </w:r>
            </w:hyperlink>
            <w:r>
              <w:t xml:space="preserve">) can occur:</w:t>
            </w:r>
          </w:p>
          <w:p>
            <w:pPr>
              <w:pStyle w:val="Compact"/>
              <w:numPr>
                <w:ilvl w:val="0"/>
                <w:numId w:val="1006"/>
              </w:numPr>
            </w:pPr>
            <w:r>
              <w:t xml:space="preserve">in</w:t>
            </w:r>
            <w:r>
              <w:t xml:space="preserve"> </w:t>
            </w:r>
            <w:r>
              <w:rPr>
                <w:b/>
                <w:bCs/>
              </w:rPr>
              <w:t xml:space="preserve">retrospective</w:t>
            </w:r>
            <w:r>
              <w:t xml:space="preserve"> </w:t>
            </w:r>
            <w:r>
              <w:t xml:space="preserve">studies (treatment data collected after the outcome) and in</w:t>
            </w:r>
            <w:r>
              <w:t xml:space="preserve"> </w:t>
            </w:r>
            <w:r>
              <w:rPr>
                <w:b/>
                <w:bCs/>
              </w:rPr>
              <w:t xml:space="preserve">prospective</w:t>
            </w:r>
            <w:r>
              <w:t xml:space="preserve"> </w:t>
            </w:r>
            <w:r>
              <w:t xml:space="preserve">studies (treatment data collected before the outcome);</w:t>
            </w:r>
          </w:p>
          <w:p>
            <w:pPr>
              <w:pStyle w:val="Compact"/>
              <w:numPr>
                <w:ilvl w:val="0"/>
                <w:numId w:val="1006"/>
              </w:numPr>
            </w:pPr>
            <w:r>
              <w:t xml:space="preserve">in</w:t>
            </w:r>
            <w:r>
              <w:t xml:space="preserve"> </w:t>
            </w:r>
            <w:r>
              <w:rPr>
                <w:b/>
                <w:bCs/>
              </w:rPr>
              <w:t xml:space="preserve">observational studies</w:t>
            </w:r>
            <w:r>
              <w:t xml:space="preserve"> </w:t>
            </w:r>
            <w:r>
              <w:t xml:space="preserve">and in</w:t>
            </w:r>
            <w:r>
              <w:t xml:space="preserve"> </w:t>
            </w:r>
            <w:r>
              <w:rPr>
                <w:b/>
                <w:bCs/>
              </w:rPr>
              <w:t xml:space="preserve">randomized experiments</w:t>
            </w:r>
            <w:r>
              <w:t xml:space="preserve">.</w:t>
            </w:r>
          </w:p>
          <w:p>
            <w:pPr>
              <w:pStyle w:val="FirstParagraph"/>
            </w:pPr>
            <w:r>
              <w:t xml:space="preserve">Figures 8.3 and 8.4 have no common causes of</w:t>
            </w:r>
            <w:r>
              <w:t xml:space="preserve"> </w:t>
            </w:r>
            <m:oMath>
              <m:r>
                <m:t>A</m:t>
              </m:r>
            </m:oMath>
            <w:r>
              <w:t xml:space="preserve"> </w:t>
            </w:r>
            <w:r>
              <w:t xml:space="preserve">and any other variable, so they can depict a randomized trial.</w:t>
            </w:r>
            <w:r>
              <w:t xml:space="preserve"> </w:t>
            </w:r>
            <w:r>
              <w:t xml:space="preserve">Participants in a trial can be lost to follow-up before</w:t>
            </w:r>
            <w:r>
              <w:t xml:space="preserve"> </w:t>
            </w:r>
            <m:oMath>
              <m:r>
                <m:t>Y</m:t>
              </m:r>
            </m:oMath>
            <w:r>
              <w:t xml:space="preserve"> </w:t>
            </w:r>
            <w:r>
              <w:t xml:space="preserve">is ascertained.</w:t>
            </w:r>
            <w:r>
              <w:t xml:space="preserve"> </w:t>
            </w:r>
            <w:r>
              <w:t xml:space="preserve">Then</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oMath>
            <w:r>
              <w:t xml:space="preserve"> </w:t>
            </w:r>
            <w:r>
              <w:t xml:space="preserve">cannot be computed, only</w:t>
            </w:r>
            <w:r>
              <w:t xml:space="preserve"> </w:t>
            </w:r>
            <m:oMath>
              <m:r>
                <m:rPr>
                  <m:sty m:val="p"/>
                </m:rPr>
                <m:t>Pr</m:t>
              </m:r>
              <m:r>
                <m:rPr>
                  <m:sty m:val="p"/>
                </m:rPr>
                <m:t>[</m:t>
              </m:r>
              <m:r>
                <m:t>Y</m:t>
              </m:r>
              <m:r>
                <m:rPr>
                  <m:sty m:val="p"/>
                </m:rPr>
                <m:t>=</m:t>
              </m:r>
              <m:r>
                <m:t>1</m:t>
              </m:r>
              <m:r>
                <m:rPr>
                  <m:sty m:val="p"/>
                </m:rPr>
                <m:t>∣</m:t>
              </m:r>
              <m:r>
                <m:t>A</m:t>
              </m:r>
              <m:r>
                <m:rPr>
                  <m:sty m:val="p"/>
                </m:rPr>
                <m:t>=</m:t>
              </m:r>
              <m:r>
                <m:t>a</m:t>
              </m:r>
              <m:r>
                <m:rPr>
                  <m:sty m:val="p"/>
                </m:rPr>
                <m:t>,</m:t>
              </m:r>
              <m:r>
                <m:t>C</m:t>
              </m:r>
              <m:r>
                <m:rPr>
                  <m:sty m:val="p"/>
                </m:rPr>
                <m:t>=</m:t>
              </m:r>
              <m:r>
                <m:t>0</m:t>
              </m:r>
              <m:r>
                <m:rPr>
                  <m:sty m:val="p"/>
                </m:rPr>
                <m:t>]</m:t>
              </m:r>
            </m:oMath>
            <w:r>
              <w:t xml:space="preserve">, and the uncensored may not be exchangeable with those who were lost.</w:t>
            </w:r>
          </w:p>
          <w:bookmarkEnd w:id="25"/>
        </w:tc>
      </w:tr>
    </w:tbl>
    <w:p>
      <w:pPr>
        <w:pStyle w:val="BodyText"/>
      </w:pPr>
      <w:ins w:id="27" w:author="PR Preview" w:date="2024-01-01T00:00:00Z">
        <w:r>
          <w:t xml:space="preserve"> </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27" name="Picture"/>
                  <a:graphic>
                    <a:graphicData uri="http://schemas.openxmlformats.org/drawingml/2006/picture">
                      <pic:pic>
                        <pic:nvPicPr>
                          <pic:cNvPr descr="/opt/quarto/share/formats/docx/warning.png" id="2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Randomization Does Not Prevent Selection Bias</w:t>
            </w:r>
          </w:p>
        </w:tc>
      </w:tr>
      <w:tr>
        <w:trPr>
          <w:cantSplit/>
        </w:trPr>
        <w:tc>
          <w:tcPr>
            <w:tcMar>
              <w:top w:w="108" w:type="dxa"/>
              <w:bottom w:w="108" w:type="dxa"/>
            </w:tcMar>
          </w:tcPr>
          <w:p>
            <w:pPr>
              <w:pStyle w:val="BodyText"/>
            </w:pPr>
            <w:pPr>
              <w:spacing w:before="16" w:after="16"/>
            </w:pPr>
            <w:r>
              <w:rPr>
                <w:b/>
                <w:bCs/>
              </w:rPr>
              <w:t xml:space="preserve">Key difference from confounding</w:t>
            </w:r>
            <w:r>
              <w:t xml:space="preserve">: randomization protects against confounding, but not against selection bias that occurs after randomization.</w:t>
            </w:r>
          </w:p>
          <w:p/>
        </w:tc>
      </w:tr>
    </w:tbl>
    <w:p>
      <w:ins w:id="28"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rem-selection-before-randomization"/>
          <w:p>
            <w:pPr>
              <w:pStyle w:val="BodyText"/>
            </w:pPr>
            <w:r>
              <w:rPr>
                <w:i/>
                <w:iCs/>
              </w:rPr>
              <w:t xml:space="preserve">Remark 3</w:t>
            </w:r>
            <w:r>
              <w:t xml:space="preserve"> (Selection before randomization). </w:t>
            </w:r>
            <w:r>
              <w:t xml:space="preserve">Selection</w:t>
            </w:r>
            <w:r>
              <w:t xml:space="preserve"> </w:t>
            </w:r>
            <w:r>
              <w:rPr>
                <w:i/>
                <w:iCs/>
              </w:rPr>
              <w:t xml:space="preserve">before</w:t>
            </w:r>
            <w:r>
              <w:t xml:space="preserve"> </w:t>
            </w:r>
            <w:r>
              <w:t xml:space="preserve">treatment assignment does not bias a randomized trial.</w:t>
            </w:r>
            <w:r>
              <w:t xml:space="preserve"> </w:t>
            </w:r>
            <w:r>
              <w:t xml:space="preserve">Only volunteers are enrolled in trials, yet trials are not subject to volunteer bias, because participants are randomized only after agreeing to participate (</w:t>
            </w:r>
            <m:oMath>
              <m:r>
                <m:t>C</m:t>
              </m:r>
              <m:r>
                <m:rPr>
                  <m:sty m:val="p"/>
                </m:rPr>
                <m:t>=</m:t>
              </m:r>
              <m:r>
                <m:t>0</m:t>
              </m:r>
            </m:oMath>
            <w:r>
              <w:t xml:space="preserve">).</w:t>
            </w:r>
            <w:r>
              <w:t xml:space="preserve"> </w:t>
            </w:r>
            <w:r>
              <w:t xml:space="preserve">None of Figures 8.3-8.6 can represent volunteer bias in a randomized trial:</w:t>
            </w:r>
          </w:p>
          <w:p>
            <w:pPr>
              <w:pStyle w:val="Compact"/>
              <w:numPr>
                <w:ilvl w:val="0"/>
                <w:numId w:val="1007"/>
              </w:numPr>
            </w:pPr>
            <w:r>
              <w:t xml:space="preserve">Figures 8.3 and 8.4 are ruled out because treatment cannot cause agreement to participate.</w:t>
            </w:r>
          </w:p>
          <w:p>
            <w:pPr>
              <w:pStyle w:val="Compact"/>
              <w:numPr>
                <w:ilvl w:val="0"/>
                <w:numId w:val="1007"/>
              </w:numPr>
            </w:pPr>
            <w:r>
              <w:t xml:space="preserve">Figures 8.5 and 8.6 are ruled out because random assignment leaves no common cause of treatment and any other variable.</w:t>
            </w:r>
          </w:p>
          <w:bookmarkEnd w:id="29"/>
        </w:tc>
      </w:tr>
    </w:tbl>
    <w:p>
      <w:pPr>
        <w:pStyle w:val="FirstParagraph"/>
      </w:pPr>
      <w:ins w:id="29"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1" name="Picture"/>
                  <a:graphic>
                    <a:graphicData uri="http://schemas.openxmlformats.org/drawingml/2006/picture">
                      <pic:pic>
                        <pic:nvPicPr>
                          <pic:cNvPr descr="/opt/quarto/share/formats/docx/note.png" id="3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8.1: Selection Bias in Case-Control Studies</w:t>
            </w:r>
          </w:p>
        </w:tc>
      </w:tr>
      <w:tr>
        <w:trPr>
          <w:cantSplit/>
        </w:trPr>
        <w:tc>
          <w:tcPr>
            <w:tcMar>
              <w:top w:w="108" w:type="dxa"/>
              <w:bottom w:w="108" w:type="dxa"/>
            </w:tcMar>
          </w:tcPr>
          <w:p>
            <w:pPr>
              <w:pStyle w:val="BodyText"/>
            </w:pPr>
            <w:pPr>
              <w:spacing w:before="16"/>
            </w:pPr>
            <w:r>
              <w:t xml:space="preserve">Figure 8.1 can represent selection bias in a case-control study.</w:t>
            </w:r>
            <w:r>
              <w:t xml:space="preserve"> </w:t>
            </w:r>
            <w:r>
              <w:t xml:space="preserve">An investigator wants the effect of postmenopausal estrogen treatment</w:t>
            </w:r>
            <w:r>
              <w:t xml:space="preserve"> </w:t>
            </w:r>
            <m:oMath>
              <m:r>
                <m:t>A</m:t>
              </m:r>
            </m:oMath>
            <w:r>
              <w:t xml:space="preserve"> </w:t>
            </w:r>
            <w:r>
              <w:t xml:space="preserve">on coronary heart disease</w:t>
            </w:r>
            <w:r>
              <w:t xml:space="preserve"> </w:t>
            </w:r>
            <m:oMath>
              <m:r>
                <m:t>Y</m:t>
              </m:r>
            </m:oMath>
            <w:r>
              <w:t xml:space="preserve">.</w:t>
            </w:r>
            <w:r>
              <w:t xml:space="preserve"> </w:t>
            </w:r>
            <m:oMath>
              <m:r>
                <m:t>C</m:t>
              </m:r>
            </m:oMath>
            <w:r>
              <w:t xml:space="preserve"> </w:t>
            </w:r>
            <w:r>
              <w:t xml:space="preserve">indicates whether a woman in the underlying cohort is selected into the case-control study (1: no, 0: yes).</w:t>
            </w:r>
            <w:r>
              <w:t xml:space="preserve"> </w:t>
            </w:r>
            <w:r>
              <w:t xml:space="preserve">The arrow</w:t>
            </w:r>
            <w:r>
              <w:t xml:space="preserve"> </w:t>
            </w:r>
            <m:oMath>
              <m:r>
                <m:t>Y</m:t>
              </m:r>
              <m:r>
                <m:rPr>
                  <m:sty m:val="p"/>
                </m:rPr>
                <m:t>→</m:t>
              </m:r>
              <m:r>
                <m:t>C</m:t>
              </m:r>
            </m:oMath>
            <w:r>
              <w:t xml:space="preserve"> </w:t>
            </w:r>
            <w:r>
              <w:t xml:space="preserve">(cases are more likely to be selected than noncases) is the defining feature of a case-control design.</w:t>
            </w:r>
          </w:p>
          <w:p>
            <w:pPr>
              <w:pStyle w:val="BodyText"/>
            </w:pPr>
            <w:r>
              <w:t xml:space="preserve">Suppose controls (</w:t>
            </w:r>
            <m:oMath>
              <m:r>
                <m:t>Y</m:t>
              </m:r>
              <m:r>
                <m:rPr>
                  <m:sty m:val="p"/>
                </m:rPr>
                <m:t>=</m:t>
              </m:r>
              <m:r>
                <m:t>0</m:t>
              </m:r>
            </m:oMath>
            <w:r>
              <w:t xml:space="preserve">) are selected preferentially among women with a hip fracture.</w:t>
            </w:r>
            <w:r>
              <w:t xml:space="preserve"> </w:t>
            </w:r>
            <w:r>
              <w:t xml:space="preserve">Because estrogens protect against hip fracture, treatment now affects selection (</w:t>
            </w:r>
            <m:oMath>
              <m:r>
                <m:t>A</m:t>
              </m:r>
              <m:r>
                <m:rPr>
                  <m:sty m:val="p"/>
                </m:rPr>
                <m:t>→</m:t>
              </m:r>
              <m:r>
                <m:t>C</m:t>
              </m:r>
            </m:oMath>
            <w:r>
              <w:t xml:space="preserve">;</w:t>
            </w:r>
            <w:r>
              <w:t xml:space="preserve"> </w:t>
            </w:r>
            <w:r>
              <w:t xml:space="preserve">an intermediate node for hip fracture could be drawn but is not needed).</w:t>
            </w:r>
            <w:r>
              <w:t xml:space="preserve"> </w:t>
            </w:r>
            <w:r>
              <w:t xml:space="preserve">The odds ratio in a case-control study is by definition conditional on selection (</w:t>
            </w:r>
            <m:oMath>
              <m:r>
                <m:t>C</m:t>
              </m:r>
              <m:r>
                <m:rPr>
                  <m:sty m:val="p"/>
                </m:rPr>
                <m:t>=</m:t>
              </m:r>
              <m:r>
                <m:t>0</m:t>
              </m:r>
            </m:oMath>
            <w:r>
              <w:t xml:space="preserve">), so this</w:t>
            </w:r>
            <w:r>
              <w:t xml:space="preserve"> </w:t>
            </w:r>
            <w:r>
              <w:t xml:space="preserve">“inappropriate control selection”</w:t>
            </w:r>
            <w:r>
              <w:t xml:space="preserve"> </w:t>
            </w:r>
            <w:r>
              <w:t xml:space="preserve">conditions on a common effect of treatment and outcome.</w:t>
            </w:r>
          </w:p>
          <w:p>
            <w:pPr>
              <w:pStyle w:val="BodyText"/>
            </w:pPr>
            <w:r>
              <w:t xml:space="preserve">Heuristically: among the selected, controls are more likely than cases to have had a hip fracture, and so less likely to have used estrogens.</w:t>
            </w:r>
            <w:r>
              <w:t xml:space="preserve"> </w:t>
            </w:r>
            <w:r>
              <w:t xml:space="preserve">Hence the</w:t>
            </w:r>
            <w:r>
              <w:t xml:space="preserve"> </w:t>
            </w:r>
            <m:oMath>
              <m:r>
                <m:t>A</m:t>
              </m:r>
            </m:oMath>
            <w:r>
              <w:t xml:space="preserve">-</w:t>
            </w:r>
            <m:oMath>
              <m:r>
                <m:t>Y</m:t>
              </m:r>
            </m:oMath>
            <w:r>
              <w:t xml:space="preserve"> </w:t>
            </w:r>
            <w:r>
              <w:t xml:space="preserve">odds ratio given</w:t>
            </w:r>
            <w:r>
              <w:t xml:space="preserve"> </w:t>
            </w:r>
            <m:oMath>
              <m:r>
                <m:t>C</m:t>
              </m:r>
              <m:r>
                <m:rPr>
                  <m:sty m:val="p"/>
                </m:rPr>
                <m:t>=</m:t>
              </m:r>
              <m:r>
                <m:t>0</m:t>
              </m:r>
            </m:oMath>
            <w:r>
              <w:t xml:space="preserve"> </w:t>
            </w:r>
            <w:r>
              <w:t xml:space="preserve">will be greater than the causal odds ratio in the population.</w:t>
            </w:r>
          </w:p>
          <w:p>
            <w:pPr>
              <w:pStyle w:val="BodyText"/>
            </w:pPr>
            <w:pPr>
              <w:spacing w:after="16"/>
            </w:pPr>
            <w:r>
              <w:t xml:space="preserve">Other selection biases in case-control studies, including some described by Berkson (1946) and incidence-prevalence bias, can be represented by Figure 8.1 or modifications of it (Hernán, Hernández-Díaz, and Robins 2004).</w:t>
            </w:r>
          </w:p>
          <w:p/>
        </w:tc>
      </w:tr>
    </w:tbl>
    <w:bookmarkEnd w:id="33"/>
    <w:bookmarkEnd w:id="34"/>
    <w:bookmarkStart w:id="48" w:name="X3e9433bde421d6d31be85b5f187cc6c137119d9"/>
    <w:p>
      <w:pPr>
        <w:pStyle w:val="Heading2"/>
      </w:pPr>
      <w:r>
        <w:t xml:space="preserve">3 8.3 Selection Bias and Confounding (pp. 113-114)</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5" w:name="rem-two-structures-nonexchangeability"/>
          <w:p>
            <w:pPr>
              <w:pStyle w:val="BodyText"/>
            </w:pPr>
            <w:r>
              <w:rPr>
                <w:i/>
                <w:iCs/>
              </w:rPr>
              <w:t xml:space="preserve">Remark 4</w:t>
            </w:r>
            <w:r>
              <w:t xml:space="preserve"> (Two structures of non-exchangeability). </w:t>
            </w:r>
            <w:r>
              <w:t xml:space="preserve">Chapters 7 and 8 describe two reasons the treated and the untreated may not be exchangeable:</w:t>
            </w:r>
          </w:p>
          <w:p>
            <w:pPr>
              <w:pStyle w:val="Compact"/>
              <w:numPr>
                <w:ilvl w:val="0"/>
                <w:numId w:val="1008"/>
              </w:numPr>
            </w:pPr>
            <w:r>
              <w:rPr>
                <w:b/>
                <w:bCs/>
              </w:rPr>
              <w:t xml:space="preserve">Common causes</w:t>
            </w:r>
            <w:r>
              <w:t xml:space="preserve"> </w:t>
            </w:r>
            <w:r>
              <w:t xml:space="preserve">of treatment and outcome:</w:t>
            </w:r>
            <w:r>
              <w:t xml:space="preserve"> </w:t>
            </w:r>
            <w:r>
              <w:rPr>
                <w:b/>
                <w:bCs/>
              </w:rPr>
              <w:t xml:space="preserve">confounding</w:t>
            </w:r>
            <w:r>
              <w:t xml:space="preserve">.</w:t>
            </w:r>
          </w:p>
          <w:p>
            <w:pPr>
              <w:pStyle w:val="Compact"/>
              <w:numPr>
                <w:ilvl w:val="0"/>
                <w:numId w:val="1008"/>
              </w:numPr>
            </w:pPr>
            <w:r>
              <w:rPr>
                <w:b/>
                <w:bCs/>
              </w:rPr>
              <w:t xml:space="preserve">Conditioning on common effects</w:t>
            </w:r>
            <w:r>
              <w:t xml:space="preserve"> </w:t>
            </w:r>
            <w:r>
              <w:t xml:space="preserve">of treatment and outcome, or of causes of them:</w:t>
            </w:r>
            <w:r>
              <w:t xml:space="preserve"> </w:t>
            </w:r>
            <w:r>
              <w:rPr>
                <w:b/>
                <w:bCs/>
              </w:rPr>
              <w:t xml:space="preserve">selection bias</w:t>
            </w:r>
            <w:r>
              <w:t xml:space="preserve"> </w:t>
            </w:r>
            <w:r>
              <w:t xml:space="preserve">(</w:t>
            </w:r>
            <w:hyperlink w:anchor="def-selection-bias">
              <w:r>
                <w:rPr>
                  <w:rStyle w:val="Hyperlink"/>
                </w:rPr>
                <w:t xml:space="preserve">Definition 1</w:t>
              </w:r>
            </w:hyperlink>
            <w:r>
              <w:t xml:space="preserve">).</w:t>
            </w:r>
          </w:p>
          <w:p>
            <w:pPr>
              <w:pStyle w:val="FirstParagraph"/>
            </w:pPr>
            <w:r>
              <w:t xml:space="preserve">This structural classification is clear-cut, though it does not always match the terminology of other disciplines.</w:t>
            </w:r>
            <w:r>
              <w:t xml:space="preserve"> </w:t>
            </w:r>
            <w:r>
              <w:t xml:space="preserve">Statisticians and econometricians often call both biases</w:t>
            </w:r>
            <w:r>
              <w:t xml:space="preserve"> </w:t>
            </w:r>
            <w:r>
              <w:t xml:space="preserve">“selection bias,”</w:t>
            </w:r>
            <w:r>
              <w:t xml:space="preserve"> </w:t>
            </w:r>
            <w:r>
              <w:t xml:space="preserve">because both arise from selection: of individuals into the analysis (structural selection bias) or into a treatment (structural confounding).</w:t>
            </w:r>
            <w:r>
              <w:t xml:space="preserve"> </w:t>
            </w:r>
            <w:r>
              <w:t xml:space="preserve">The book’s aim is not to police terminology but to stress that there are two distinct causal structures.</w:t>
            </w:r>
          </w:p>
          <w:bookmarkEnd w:id="35"/>
        </w:tc>
      </w:tr>
    </w:tbl>
    <w:p>
      <w:pPr>
        <w:pStyle w:val="BodyText"/>
      </w:pPr>
      <w:r>
        <w:t xml:space="preserve">For the same reason, social scientists often call unmeasured confounding</w:t>
      </w:r>
      <w:r>
        <w:t xml:space="preserve"> </w:t>
      </w:r>
      <w:r>
        <w:t xml:space="preserve">“selection on unobservables.”</w:t>
      </w:r>
      <w:r>
        <w:t xml:space="preserve"> </w:t>
      </w:r>
      <w:r>
        <w:t xml:space="preserve">Conditional exchangeability is also called</w:t>
      </w:r>
      <w:r>
        <w:t xml:space="preserve"> </w:t>
      </w:r>
      <w:r>
        <w:t xml:space="preserve">“weak ignorability”</w:t>
      </w:r>
      <w:r>
        <w:t xml:space="preserve"> </w:t>
      </w:r>
      <w:r>
        <w:t xml:space="preserve">or</w:t>
      </w:r>
      <w:r>
        <w:t xml:space="preserve"> </w:t>
      </w:r>
      <w:r>
        <w:t xml:space="preserve">“ignorable treatment assignment”</w:t>
      </w:r>
      <w:r>
        <w:t xml:space="preserve"> </w:t>
      </w:r>
      <w:r>
        <w:t xml:space="preserve">in statistics,</w:t>
      </w:r>
      <w:r>
        <w:t xml:space="preserve"> </w:t>
      </w:r>
      <w:r>
        <w:t xml:space="preserve">“selection on observables”</w:t>
      </w:r>
      <w:r>
        <w:t xml:space="preserve"> </w:t>
      </w:r>
      <w:r>
        <w:t xml:space="preserve">in the social sciences, and</w:t>
      </w:r>
      <w:r>
        <w:t xml:space="preserve"> </w:t>
      </w:r>
      <w:r>
        <w:t xml:space="preserve">“no omitted variable bias”</w:t>
      </w:r>
      <w:r>
        <w:t xml:space="preserve"> </w:t>
      </w:r>
      <w:r>
        <w:t xml:space="preserve">or</w:t>
      </w:r>
      <w:r>
        <w:t xml:space="preserve"> </w:t>
      </w:r>
      <w:r>
        <w:t xml:space="preserve">“exogeneity”</w:t>
      </w:r>
      <w:r>
        <w:t xml:space="preserve"> </w:t>
      </w:r>
      <w:r>
        <w:t xml:space="preserve">in econometrics</w:t>
      </w:r>
      <w:r>
        <w:t xml:space="preserve"> </w:t>
      </w:r>
      <w:r>
        <w:t xml:space="preserve">(Hernán and Robins 2020, 111–13)</w:t>
      </w:r>
      <w:r>
        <w:t xml:space="preserve">.</w:t>
      </w:r>
    </w:p>
    <w:p>
      <w:r>
        <w:pict>
          <v:rect style="width:0;height:1.5pt" o:hralign="center" o:hrstd="t" o:hr="t"/>
        </w:pict>
      </w:r>
    </w:p>
    <w:bookmarkStart w:id="39" w:name="the-firefighter-example"/>
    <w:p>
      <w:pPr>
        <w:pStyle w:val="Heading3"/>
      </w:pPr>
      <w:r>
        <w:t xml:space="preserve">3.1 The Firefighter Example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6" w:name="exm-firefighters"/>
          <w:p>
            <w:pPr>
              <w:pStyle w:val="BodyText"/>
            </w:pPr>
            <w:r>
              <w:rPr>
                <w:b/>
                <w:bCs/>
              </w:rPr>
              <w:t xml:space="preserve">Example 7 (Physical activity and heart disease among firefighters)</w:t>
            </w:r>
            <w:r>
              <w:t xml:space="preserve"> </w:t>
            </w:r>
            <w:r>
              <w:t xml:space="preserve">A study restricted to firefighters estimates the effect of physical activity</w:t>
            </w:r>
            <w:r>
              <w:t xml:space="preserve"> </w:t>
            </w:r>
            <m:oMath>
              <m:r>
                <m:t>A</m:t>
              </m:r>
            </m:oMath>
            <w:r>
              <w:t xml:space="preserve"> </w:t>
            </w:r>
            <w:r>
              <w:t xml:space="preserve">on heart disease</w:t>
            </w:r>
            <w:r>
              <w:t xml:space="preserve"> </w:t>
            </w:r>
            <m:oMath>
              <m:r>
                <m:t>Y</m:t>
              </m:r>
            </m:oMath>
            <w:r>
              <w:t xml:space="preserve"> </w:t>
            </w:r>
            <w:r>
              <w:t xml:space="preserve">(Figure 8.7).</w:t>
            </w:r>
            <w:r>
              <w:t xml:space="preserve"> </w:t>
            </w:r>
            <w:r>
              <w:t xml:space="preserve">Assume, unknown to the investigators, that</w:t>
            </w:r>
            <w:r>
              <w:t xml:space="preserve"> </w:t>
            </w:r>
            <m:oMath>
              <m:r>
                <m:t>A</m:t>
              </m:r>
            </m:oMath>
            <w:r>
              <w:t xml:space="preserve"> </w:t>
            </w:r>
            <w:r>
              <w:t xml:space="preserve">does not cause</w:t>
            </w:r>
            <w:r>
              <w:t xml:space="preserve"> </w:t>
            </w:r>
            <m:oMath>
              <m:r>
                <m:t>Y</m:t>
              </m:r>
            </m:oMath>
            <w:r>
              <w:t xml:space="preserve">.</w:t>
            </w:r>
          </w:p>
          <w:p>
            <w:pPr>
              <w:pStyle w:val="Compact"/>
              <w:numPr>
                <w:ilvl w:val="0"/>
                <w:numId w:val="1009"/>
              </w:numPr>
            </w:pPr>
            <w:r>
              <w:t xml:space="preserve">Parental socioeconomic status</w:t>
            </w:r>
            <w:r>
              <w:t xml:space="preserve"> </w:t>
            </w:r>
            <m:oMath>
              <m:r>
                <m:t>L</m:t>
              </m:r>
            </m:oMath>
            <w:r>
              <w:t xml:space="preserve"> </w:t>
            </w:r>
            <w:r>
              <w:t xml:space="preserve">affects becoming a firefighter</w:t>
            </w:r>
            <w:r>
              <w:t xml:space="preserve"> </w:t>
            </w:r>
            <m:oMath>
              <m:r>
                <m:t>C</m:t>
              </m:r>
            </m:oMath>
            <w:r>
              <w:t xml:space="preserve"> </w:t>
            </w:r>
            <w:r>
              <w:t xml:space="preserve">and, through childhood diet, heart disease</w:t>
            </w:r>
            <w:r>
              <w:t xml:space="preserve"> </w:t>
            </w:r>
            <m:oMath>
              <m:r>
                <m:t>Y</m:t>
              </m:r>
            </m:oMath>
            <w:r>
              <w:t xml:space="preserve">.</w:t>
            </w:r>
          </w:p>
          <w:p>
            <w:pPr>
              <w:pStyle w:val="Compact"/>
              <w:numPr>
                <w:ilvl w:val="0"/>
                <w:numId w:val="1009"/>
              </w:numPr>
            </w:pPr>
            <w:r>
              <w:t xml:space="preserve">An unmeasured attraction to physical activities</w:t>
            </w:r>
            <w:r>
              <w:t xml:space="preserve"> </w:t>
            </w:r>
            <m:oMath>
              <m:r>
                <m:t>U</m:t>
              </m:r>
            </m:oMath>
            <w:r>
              <w:t xml:space="preserve"> </w:t>
            </w:r>
            <w:r>
              <w:t xml:space="preserve">affects becoming a firefighter and being physically active</w:t>
            </w:r>
            <w:r>
              <w:t xml:space="preserve"> </w:t>
            </w:r>
            <m:oMath>
              <m:r>
                <m:t>A</m:t>
              </m:r>
            </m:oMath>
            <w:r>
              <w:t xml:space="preserve">.</w:t>
            </w:r>
          </w:p>
          <w:p>
            <w:pPr>
              <w:pStyle w:val="Compact"/>
              <w:numPr>
                <w:ilvl w:val="0"/>
                <w:numId w:val="1009"/>
              </w:numPr>
            </w:pPr>
            <m:oMath>
              <m:r>
                <m:t>U</m:t>
              </m:r>
            </m:oMath>
            <w:r>
              <w:t xml:space="preserve"> </w:t>
            </w:r>
            <w:r>
              <w:t xml:space="preserve">does not affect</w:t>
            </w:r>
            <w:r>
              <w:t xml:space="preserve"> </w:t>
            </w:r>
            <m:oMath>
              <m:r>
                <m:t>Y</m:t>
              </m:r>
            </m:oMath>
            <w:r>
              <w:t xml:space="preserve">, and</w:t>
            </w:r>
            <w:r>
              <w:t xml:space="preserve"> </w:t>
            </w:r>
            <m:oMath>
              <m:r>
                <m:t>L</m:t>
              </m:r>
            </m:oMath>
            <w:r>
              <w:t xml:space="preserve"> </w:t>
            </w:r>
            <w:r>
              <w:t xml:space="preserve">does not affect</w:t>
            </w:r>
            <w:r>
              <w:t xml:space="preserve"> </w:t>
            </w:r>
            <m:oMath>
              <m:r>
                <m:t>A</m:t>
              </m:r>
            </m:oMath>
            <w:r>
              <w:t xml:space="preserve">.</w:t>
            </w:r>
          </w:p>
          <w:p>
            <w:pPr>
              <w:pStyle w:val="FirstParagraph"/>
            </w:pPr>
            <w:r>
              <w:t xml:space="preserve">There is no confounding:</w:t>
            </w:r>
            <w:r>
              <w:t xml:space="preserve"> </w:t>
            </w:r>
            <m:oMath>
              <m:r>
                <m:t>A</m:t>
              </m:r>
            </m:oMath>
            <w:r>
              <w:t xml:space="preserve"> </w:t>
            </w:r>
            <w:r>
              <w:t xml:space="preserve">and</w:t>
            </w:r>
            <w:r>
              <w:t xml:space="preserve"> </w:t>
            </w:r>
            <m:oMath>
              <m:r>
                <m:t>Y</m:t>
              </m:r>
            </m:oMath>
            <w:r>
              <w:t xml:space="preserve"> </w:t>
            </w:r>
            <w:r>
              <w:t xml:space="preserve">have no common cause, so in the full population</w:t>
            </w:r>
            <w:r>
              <w:t xml:space="preserve"> </w:t>
            </w:r>
            <m:oMath>
              <m:r>
                <m:rPr>
                  <m:sty m:val="p"/>
                </m:rPr>
                <m:t>Pr</m:t>
              </m:r>
              <m:r>
                <m:rPr>
                  <m:sty m:val="p"/>
                </m:rPr>
                <m:t>[</m:t>
              </m:r>
              <m:r>
                <m:t>Y</m:t>
              </m:r>
              <m:r>
                <m:rPr>
                  <m:sty m:val="p"/>
                </m:rPr>
                <m:t>=</m:t>
              </m:r>
              <m:r>
                <m:t>1</m:t>
              </m:r>
              <m:r>
                <m:rPr>
                  <m:sty m:val="p"/>
                </m:rPr>
                <m:t>∣</m:t>
              </m:r>
              <m:r>
                <m:t>A</m:t>
              </m:r>
              <m:r>
                <m:rPr>
                  <m:sty m:val="p"/>
                </m:rPr>
                <m:t>=</m:t>
              </m:r>
              <m:r>
                <m:t>1</m:t>
              </m:r>
              <m:r>
                <m:rPr>
                  <m:sty m:val="p"/>
                </m:rPr>
                <m:t>]</m:t>
              </m:r>
              <m:r>
                <m:rPr>
                  <m:sty m:val="p"/>
                </m:rPr>
                <m:t>/</m:t>
              </m:r>
              <m:r>
                <m:rPr>
                  <m:sty m:val="p"/>
                </m:rPr>
                <m:t>Pr</m:t>
              </m:r>
              <m:r>
                <m:rPr>
                  <m:sty m:val="p"/>
                </m:rPr>
                <m:t>[</m:t>
              </m:r>
              <m:r>
                <m:t>Y</m:t>
              </m:r>
              <m:r>
                <m:rPr>
                  <m:sty m:val="p"/>
                </m:rPr>
                <m:t>=</m:t>
              </m:r>
              <m:r>
                <m:t>1</m:t>
              </m:r>
              <m:r>
                <m:rPr>
                  <m:sty m:val="p"/>
                </m:rPr>
                <m:t>∣</m:t>
              </m:r>
              <m:r>
                <m:t>A</m:t>
              </m:r>
              <m:r>
                <m:rPr>
                  <m:sty m:val="p"/>
                </m:rPr>
                <m:t>=</m:t>
              </m:r>
              <m:r>
                <m:t>0</m:t>
              </m:r>
              <m:r>
                <m:rPr>
                  <m:sty m:val="p"/>
                </m:rPr>
                <m:t>]</m:t>
              </m:r>
            </m:oMath>
            <w:r>
              <w:t xml:space="preserve"> </w:t>
            </w:r>
            <w:r>
              <w:t xml:space="preserve">is expected to equal</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r>
                <m:rPr>
                  <m:sty m:val="p"/>
                </m:rPr>
                <m:t>=</m:t>
              </m:r>
              <m:r>
                <m:t>1</m:t>
              </m:r>
            </m:oMath>
            <w:r>
              <w:t xml:space="preserve">.</w:t>
            </w:r>
            <w:r>
              <w:t xml:space="preserve"> </w:t>
            </w:r>
            <w:r>
              <w:t xml:space="preserve">Among firefighters (</w:t>
            </w:r>
            <m:oMath>
              <m:r>
                <m:t>C</m:t>
              </m:r>
              <m:r>
                <m:rPr>
                  <m:sty m:val="p"/>
                </m:rPr>
                <m:t>=</m:t>
              </m:r>
              <m:r>
                <m:t>0</m:t>
              </m:r>
            </m:oMath>
            <w:r>
              <w:t xml:space="preserve">), however, the two ratios generically (for all but special parameter values) differ:</w:t>
            </w:r>
            <w:r>
              <w:t xml:space="preserve"> </w:t>
            </w:r>
            <w:r>
              <w:t xml:space="preserve">conditioning on</w:t>
            </w:r>
            <w:r>
              <w:t xml:space="preserve"> </w:t>
            </w:r>
            <m:oMath>
              <m:r>
                <m:t>C</m:t>
              </m:r>
            </m:oMath>
            <w:r>
              <w:t xml:space="preserve">, a common effect of causes of treatment (</w:t>
            </w:r>
            <m:oMath>
              <m:r>
                <m:t>U</m:t>
              </m:r>
            </m:oMath>
            <w:r>
              <w:t xml:space="preserve">) and of outcome (</w:t>
            </w:r>
            <m:oMath>
              <m:r>
                <m:t>L</m:t>
              </m:r>
            </m:oMath>
            <w:r>
              <w:t xml:space="preserve">),</w:t>
            </w:r>
            <w:r>
              <w:t xml:space="preserve"> </w:t>
            </w:r>
            <w:r>
              <w:t xml:space="preserve">opens</w:t>
            </w:r>
            <w:r>
              <w:t xml:space="preserve"> </w:t>
            </w:r>
            <m:oMath>
              <m:r>
                <m:t>A</m:t>
              </m:r>
              <m:r>
                <m:rPr>
                  <m:sty m:val="p"/>
                </m:rPr>
                <m:t>←</m:t>
              </m:r>
              <m:r>
                <m:t>U</m:t>
              </m:r>
              <m:r>
                <m:rPr>
                  <m:sty m:val="p"/>
                </m:rPr>
                <m:t>→</m:t>
              </m:r>
              <m:r>
                <m:t>C</m:t>
              </m:r>
              <m:r>
                <m:rPr>
                  <m:sty m:val="p"/>
                </m:rPr>
                <m:t>←</m:t>
              </m:r>
              <m:r>
                <m:t>L</m:t>
              </m:r>
              <m:r>
                <m:rPr>
                  <m:sty m:val="p"/>
                </m:rPr>
                <m:t>→</m:t>
              </m:r>
              <m:r>
                <m:t>Y</m:t>
              </m:r>
            </m:oMath>
            <w:r>
              <w:t xml:space="preserve">.</w:t>
            </w:r>
          </w:p>
          <w:bookmarkEnd w:id="36"/>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38" w:name="rem-structural-classification-advantages"/>
          <w:p>
            <w:pPr>
              <w:pStyle w:val="BodyText"/>
            </w:pPr>
            <w:r>
              <w:rPr>
                <w:i/>
                <w:iCs/>
              </w:rPr>
              <w:t xml:space="preserve">Remark 5</w:t>
            </w:r>
            <w:r>
              <w:t xml:space="preserve"> (Why classify biases by structure). </w:t>
            </w:r>
            <w:r>
              <w:t xml:space="preserve">For the investigators the label is moot: either way they must adjust for</w:t>
            </w:r>
            <w:r>
              <w:t xml:space="preserve"> </w:t>
            </w:r>
            <m:oMath>
              <m:r>
                <m:t>L</m:t>
              </m:r>
            </m:oMath>
            <w:r>
              <w:t xml:space="preserve"> </w:t>
            </w:r>
            <w:r>
              <w:t xml:space="preserve">to make treated and untreated firefighters comparable.</w:t>
            </w:r>
            <w:r>
              <w:t xml:space="preserve"> </w:t>
            </w:r>
            <w:r>
              <w:t xml:space="preserve">For this reason many epidemiologists call any variable that needs adjustment a</w:t>
            </w:r>
            <w:r>
              <w:t xml:space="preserve"> </w:t>
            </w:r>
            <w:r>
              <w:t xml:space="preserve">“confounder,”</w:t>
            </w:r>
            <w:r>
              <w:t xml:space="preserve"> </w:t>
            </w:r>
            <w:r>
              <w:t xml:space="preserve">whatever the structure.</w:t>
            </w:r>
          </w:p>
          <w:p>
            <w:pPr>
              <w:pStyle w:val="BodyText"/>
            </w:pPr>
            <w:r>
              <w:t xml:space="preserve">Advantages of the structural classification anyway:</w:t>
            </w:r>
          </w:p>
          <w:p>
            <w:pPr>
              <w:pStyle w:val="Compact"/>
              <w:numPr>
                <w:ilvl w:val="0"/>
                <w:numId w:val="1010"/>
              </w:numPr>
            </w:pPr>
            <w:r>
              <w:t xml:space="preserve">The structure guides the choice of method.</w:t>
            </w:r>
            <w:r>
              <w:t xml:space="preserve"> </w:t>
            </w:r>
            <w:r>
              <w:t xml:space="preserve">With time-varying treatments it reveals when stratification-based adjustment for confounding would introduce selection bias,</w:t>
            </w:r>
            <w:r>
              <w:t xml:space="preserve"> </w:t>
            </w:r>
            <w:r>
              <w:t xml:space="preserve">so that g-methods are needed (Part III).</w:t>
            </w:r>
          </w:p>
          <w:p>
            <w:pPr>
              <w:pStyle w:val="Compact"/>
              <w:numPr>
                <w:ilvl w:val="0"/>
                <w:numId w:val="1010"/>
              </w:numPr>
            </w:pPr>
            <w:r>
              <w:t xml:space="preserve">It can inform design even when it does not change the analysis.</w:t>
            </w:r>
            <w:r>
              <w:t xml:space="preserve"> </w:t>
            </w:r>
            <w:r>
              <w:t xml:space="preserve">Investigators restricting to firefighters should collect joint risk factors for</w:t>
            </w:r>
            <w:r>
              <w:t xml:space="preserve"> </w:t>
            </w:r>
            <m:oMath>
              <m:r>
                <m:t>Y</m:t>
              </m:r>
            </m:oMath>
            <w:r>
              <w:t xml:space="preserve"> </w:t>
            </w:r>
            <w:r>
              <w:t xml:space="preserve">and</w:t>
            </w:r>
            <w:r>
              <w:t xml:space="preserve"> </w:t>
            </w:r>
            <m:oMath>
              <m:r>
                <m:t>C</m:t>
              </m:r>
            </m:oMath>
            <w:r>
              <w:t xml:space="preserve">,</w:t>
            </w:r>
            <w:r>
              <w:t xml:space="preserve"> </w:t>
            </w:r>
            <w:r>
              <w:t xml:space="preserve">as in the first example of</w:t>
            </w:r>
            <w:r>
              <w:t xml:space="preserve"> </w:t>
            </w:r>
            <w:hyperlink r:id="rId37">
              <w:r>
                <w:rPr>
                  <w:rStyle w:val="Hyperlink"/>
                </w:rPr>
                <w:t xml:space="preserve">Section 7.1</w:t>
              </w:r>
            </w:hyperlink>
            <w:r>
              <w:t xml:space="preserve">.</w:t>
            </w:r>
          </w:p>
          <w:p>
            <w:pPr>
              <w:pStyle w:val="Compact"/>
              <w:numPr>
                <w:ilvl w:val="0"/>
                <w:numId w:val="1010"/>
              </w:numPr>
            </w:pPr>
            <w:r>
              <w:t xml:space="preserve">Selection on pre-treatment variables (like being a firefighter) explains why a variable such as</w:t>
            </w:r>
            <w:r>
              <w:t xml:space="preserve"> </w:t>
            </w:r>
            <m:oMath>
              <m:r>
                <m:t>L</m:t>
              </m:r>
            </m:oMath>
            <w:r>
              <w:t xml:space="preserve"> </w:t>
            </w:r>
            <w:r>
              <w:t xml:space="preserve">can act as a</w:t>
            </w:r>
            <w:r>
              <w:t xml:space="preserve"> </w:t>
            </w:r>
            <w:r>
              <w:t xml:space="preserve">“confounder”</w:t>
            </w:r>
            <w:r>
              <w:t xml:space="preserve"> </w:t>
            </w:r>
            <w:r>
              <w:t xml:space="preserve">in some studies but not in others,</w:t>
            </w:r>
            <w:r>
              <w:t xml:space="preserve"> </w:t>
            </w:r>
            <w:r>
              <w:t xml:space="preserve">e.g., studies not restricted to firefighters.</w:t>
            </w:r>
          </w:p>
          <w:p>
            <w:pPr>
              <w:pStyle w:val="Compact"/>
              <w:numPr>
                <w:ilvl w:val="0"/>
                <w:numId w:val="1010"/>
              </w:numPr>
            </w:pPr>
            <w:r>
              <w:t xml:space="preserve">Causal diagrams improve communication and reduce misunderstandings.</w:t>
            </w:r>
          </w:p>
          <w:bookmarkEnd w:id="38"/>
        </w:tc>
      </w:tr>
    </w:tbl>
    <w:p>
      <w:pPr>
        <w:pStyle w:val="FirstParagraph"/>
      </w:pPr>
      <w:r>
        <w:t xml:space="preserve">The book’s margin uses Simpson’s paradox as an example of a paradox that results from ignoring the difference between common causes and common effects;</w:t>
      </w:r>
      <w:r>
        <w:t xml:space="preserve"> </w:t>
      </w:r>
      <w:r>
        <w:t xml:space="preserve">Blyth (1972) misread Simpson’s (1951) example as an extreme case of confounding (see Hernán, Clayton, and Keiding 2011).</w:t>
      </w:r>
    </w:p>
    <w:p>
      <w:r>
        <w:pict>
          <v:rect style="width:0;height:1.5pt" o:hralign="center" o:hrstd="t" o:hr="t"/>
        </w:pict>
      </w:r>
    </w:p>
    <w:bookmarkEnd w:id="39"/>
    <w:bookmarkStart w:id="47" w:name="healthy-worker-bias-revisited"/>
    <w:p>
      <w:pPr>
        <w:pStyle w:val="Heading3"/>
      </w:pPr>
      <w:r>
        <w:t xml:space="preserve">3.2 Healthy Worker Bias Revisited</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0" w:name="exm-healthy-worker-bias-two-structures"/>
          <w:p>
            <w:pPr>
              <w:pStyle w:val="BodyText"/>
            </w:pPr>
            <w:r>
              <w:rPr>
                <w:b/>
                <w:bCs/>
              </w:rPr>
              <w:t xml:space="preserve">Example 8 (Two biases called healthy worker bias)</w:t>
            </w:r>
            <w:r>
              <w:t xml:space="preserve"> </w:t>
            </w:r>
            <w:r>
              <w:t xml:space="preserve">The term</w:t>
            </w:r>
            <w:r>
              <w:t xml:space="preserve"> </w:t>
            </w:r>
            <w:r>
              <w:t xml:space="preserve">“healthy worker bias”</w:t>
            </w:r>
            <w:r>
              <w:t xml:space="preserve"> </w:t>
            </w:r>
            <w:r>
              <w:t xml:space="preserve">names two structurally different biases:</w:t>
            </w:r>
          </w:p>
          <w:p>
            <w:pPr>
              <w:pStyle w:val="Compact"/>
              <w:numPr>
                <w:ilvl w:val="0"/>
                <w:numId w:val="1011"/>
              </w:numPr>
            </w:pPr>
            <w:r>
              <w:t xml:space="preserve">The bias of Section 8.2: conditioning on being at work</w:t>
            </w:r>
            <w:r>
              <w:t xml:space="preserve"> </w:t>
            </w:r>
            <m:oMath>
              <m:r>
                <m:t>C</m:t>
              </m:r>
            </m:oMath>
            <w:r>
              <w:t xml:space="preserve">, a common effect of (a cause of) treatment and (a cause of) outcome.</w:t>
            </w:r>
            <w:r>
              <w:t xml:space="preserve"> </w:t>
            </w:r>
            <w:r>
              <w:t xml:space="preserve">This is</w:t>
            </w:r>
            <w:r>
              <w:t xml:space="preserve"> </w:t>
            </w:r>
            <w:r>
              <w:rPr>
                <w:b/>
                <w:bCs/>
              </w:rPr>
              <w:t xml:space="preserve">selection bias</w:t>
            </w:r>
            <w:r>
              <w:t xml:space="preserve"> </w:t>
            </w:r>
            <w:r>
              <w:t xml:space="preserve">(Figures 8.3-8.6).</w:t>
            </w:r>
          </w:p>
          <w:p>
            <w:pPr>
              <w:pStyle w:val="Compact"/>
              <w:numPr>
                <w:ilvl w:val="0"/>
                <w:numId w:val="1011"/>
              </w:numPr>
            </w:pPr>
            <w:r>
              <w:t xml:space="preserve">The bias from comparing the risk in a group of workers with the risk in the general population.</w:t>
            </w:r>
            <w:r>
              <w:t xml:space="preserve"> </w:t>
            </w:r>
            <w:r>
              <w:t xml:space="preserve">With</w:t>
            </w:r>
            <w:r>
              <w:t xml:space="preserve"> </w:t>
            </w:r>
            <m:oMath>
              <m:r>
                <m:t>L</m:t>
              </m:r>
            </m:oMath>
            <w:r>
              <w:t xml:space="preserve"> </w:t>
            </w:r>
            <w:r>
              <w:t xml:space="preserve">= health status,</w:t>
            </w:r>
            <w:r>
              <w:t xml:space="preserve"> </w:t>
            </w:r>
            <m:oMath>
              <m:r>
                <m:t>A</m:t>
              </m:r>
            </m:oMath>
            <w:r>
              <w:t xml:space="preserve"> </w:t>
            </w:r>
            <w:r>
              <w:t xml:space="preserve">= membership in the group of workers, and</w:t>
            </w:r>
            <w:r>
              <w:t xml:space="preserve"> </w:t>
            </w:r>
            <m:oMath>
              <m:r>
                <m:t>Y</m:t>
              </m:r>
            </m:oMath>
            <w:r>
              <w:t xml:space="preserve"> </w:t>
            </w:r>
            <w:r>
              <w:t xml:space="preserve">= outcome, health affects both job type and the outcome (</w:t>
            </w:r>
            <m:oMath>
              <m:r>
                <m:t>A</m:t>
              </m:r>
              <m:r>
                <m:rPr>
                  <m:sty m:val="p"/>
                </m:rPr>
                <m:t>←</m:t>
              </m:r>
              <m:r>
                <m:t>L</m:t>
              </m:r>
              <m:r>
                <m:rPr>
                  <m:sty m:val="p"/>
                </m:rPr>
                <m:t>→</m:t>
              </m:r>
              <m:r>
                <m:t>Y</m:t>
              </m:r>
            </m:oMath>
            <w:r>
              <w:t xml:space="preserve">, as in Figure 7.1).</w:t>
            </w:r>
            <w:r>
              <w:t xml:space="preserve"> </w:t>
            </w:r>
            <w:r>
              <w:t xml:space="preserve">This is</w:t>
            </w:r>
            <w:r>
              <w:t xml:space="preserve"> </w:t>
            </w:r>
            <w:r>
              <w:rPr>
                <w:b/>
                <w:bCs/>
              </w:rPr>
              <w:t xml:space="preserve">confounding</w:t>
            </w:r>
            <w:r>
              <w:t xml:space="preserve">.</w:t>
            </w:r>
          </w:p>
          <w:p>
            <w:pPr>
              <w:pStyle w:val="FirstParagraph"/>
            </w:pPr>
            <w:r>
              <w:t xml:space="preserve">Drawing the causal diagram removes the confusion that comes from using one name for two sources of non-exchangeability.</w:t>
            </w:r>
          </w:p>
          <w:bookmarkEnd w:id="40"/>
        </w:tc>
      </w:tr>
    </w:tbl>
    <w:p>
      <w:pPr>
        <w:pStyle w:val="BodyText"/>
      </w:pPr>
      <w:ins w:id="39"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1" name="Picture"/>
                  <a:graphic>
                    <a:graphicData uri="http://schemas.openxmlformats.org/drawingml/2006/picture">
                      <pic:pic>
                        <pic:nvPicPr>
                          <pic:cNvPr descr="/opt/quarto/share/formats/docx/note.png" id="42"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Selection Bias Is Not All or Nothing</w:t>
            </w:r>
          </w:p>
        </w:tc>
      </w:tr>
      <w:tr>
        <w:trPr>
          <w:cantSplit/>
        </w:trPr>
        <w:tc>
          <w:tcPr>
            <w:tcMar>
              <w:top w:w="108" w:type="dxa"/>
              <w:bottom w:w="108" w:type="dxa"/>
            </w:tcMar>
          </w:tcPr>
          <w:p>
            <w:pPr>
              <w:pStyle w:val="BodyText"/>
            </w:pPr>
            <w:pPr>
              <w:spacing w:before="16" w:after="16"/>
            </w:pPr>
            <w:r>
              <w:t xml:space="preserve">The structural analysis of Sections 8.1-8.3 ignores the magnitude and direction of the bias.</w:t>
            </w:r>
            <w:r>
              <w:t xml:space="preserve"> </w:t>
            </w:r>
            <w:r>
              <w:t xml:space="preserve">A noncausal path opened by conditioning on a collider may be weak and induce little bias;</w:t>
            </w:r>
            <w:r>
              <w:t xml:space="preserve"> </w:t>
            </w:r>
            <w:r>
              <w:t xml:space="preserve">selection bias is not an</w:t>
            </w:r>
            <w:r>
              <w:t xml:space="preserve"> </w:t>
            </w:r>
            <w:r>
              <w:t xml:space="preserve">“all or nothing”</w:t>
            </w:r>
            <w:r>
              <w:t xml:space="preserve"> </w:t>
            </w:r>
            <w:r>
              <w:t xml:space="preserve">issue.</w:t>
            </w:r>
          </w:p>
          <w:p/>
        </w:tc>
      </w:tr>
    </w:tbl>
    <w:p>
      <w:ins w:id="40"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3" w:name="def-frailty"/>
          <w:p>
            <w:pPr>
              <w:pStyle w:val="BodyText"/>
            </w:pPr>
            <w:r>
              <w:rPr>
                <w:b/>
                <w:bCs/>
              </w:rPr>
              <w:t xml:space="preserve">Definition 4 (Frailty)</w:t>
            </w:r>
            <w:r>
              <w:t xml:space="preserve"> </w:t>
            </w:r>
            <w:r>
              <w:t xml:space="preserve">A</w:t>
            </w:r>
            <w:r>
              <w:t xml:space="preserve"> </w:t>
            </w:r>
            <w:r>
              <w:rPr>
                <w:b/>
                <w:bCs/>
              </w:rPr>
              <w:t xml:space="preserve">frailty</w:t>
            </w:r>
            <w:r>
              <w:t xml:space="preserve"> </w:t>
            </w:r>
            <w:r>
              <w:t xml:space="preserve">is an unmeasured cause of the outcome, often of death, that is marginally independent of treatment</w:t>
            </w:r>
            <w:r>
              <w:t xml:space="preserve"> </w:t>
            </w:r>
            <w:r>
              <w:t xml:space="preserve">(Hernán and Robins 2020, 114)</w:t>
            </w:r>
            <w:r>
              <w:t xml:space="preserve">.</w:t>
            </w:r>
          </w:p>
          <w:bookmarkEnd w:id="43"/>
        </w:tc>
      </w:tr>
    </w:tbl>
    <w:p>
      <w:pPr>
        <w:pStyle w:val="BodyText"/>
      </w:pPr>
      <w:ins w:id="4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44" w:name="def-noncollapsibility"/>
          <w:p>
            <w:pPr>
              <w:pStyle w:val="BodyText"/>
            </w:pPr>
            <w:r>
              <w:rPr>
                <w:b/>
                <w:bCs/>
              </w:rPr>
              <w:t xml:space="preserve">Definition 5 (Noncollapsibility)</w:t>
            </w:r>
            <w:r>
              <w:t xml:space="preserve"> </w:t>
            </w:r>
            <w:r>
              <w:t xml:space="preserve">An effect measure is</w:t>
            </w:r>
            <w:r>
              <w:t xml:space="preserve"> </w:t>
            </w:r>
            <w:r>
              <w:rPr>
                <w:b/>
                <w:bCs/>
              </w:rPr>
              <w:t xml:space="preserve">noncollapsible</w:t>
            </w:r>
            <w:r>
              <w:t xml:space="preserve"> </w:t>
            </w:r>
            <w:r>
              <w:t xml:space="preserve">with respect to a covariate when its value in the whole population is not a weighted average of its values within the strata of that covariate;</w:t>
            </w:r>
            <w:r>
              <w:t xml:space="preserve"> </w:t>
            </w:r>
            <w:r>
              <w:t xml:space="preserve">this property is called</w:t>
            </w:r>
            <w:r>
              <w:t xml:space="preserve"> </w:t>
            </w:r>
            <w:r>
              <w:rPr>
                <w:b/>
                <w:bCs/>
              </w:rPr>
              <w:t xml:space="preserve">noncollapsibility</w:t>
            </w:r>
            <w:r>
              <w:t xml:space="preserve">.</w:t>
            </w:r>
          </w:p>
          <w:bookmarkEnd w:id="44"/>
        </w:tc>
      </w:tr>
    </w:tbl>
    <w:p>
      <w:pPr>
        <w:pStyle w:val="BodyText"/>
      </w:pPr>
      <w:ins w:id="42"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45" name="Picture"/>
                  <a:graphic>
                    <a:graphicData uri="http://schemas.openxmlformats.org/drawingml/2006/picture">
                      <pic:pic>
                        <pic:nvPicPr>
                          <pic:cNvPr descr="/opt/quarto/share/formats/docx/note.png" id="46"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8.1: The Built-in Selection Bias of Hazard Ratios</w:t>
            </w:r>
          </w:p>
        </w:tc>
      </w:tr>
      <w:tr>
        <w:trPr>
          <w:cantSplit/>
        </w:trPr>
        <w:tc>
          <w:tcPr>
            <w:tcMar>
              <w:top w:w="108" w:type="dxa"/>
              <w:bottom w:w="108" w:type="dxa"/>
            </w:tcMar>
          </w:tcPr>
          <w:p>
            <w:pPr>
              <w:pStyle w:val="BodyText"/>
            </w:pPr>
            <w:pPr>
              <w:spacing w:before="16"/>
            </w:pPr>
            <w:r>
              <w:t xml:space="preserve">Figure 8.8 describes a randomized experiment of heart transplant</w:t>
            </w:r>
            <w:r>
              <w:t xml:space="preserve"> </w:t>
            </w:r>
            <m:oMath>
              <m:r>
                <m:t>A</m:t>
              </m:r>
            </m:oMath>
            <w:r>
              <w:t xml:space="preserve"> </w:t>
            </w:r>
            <w:r>
              <w:t xml:space="preserve">and death at times 1 (</w:t>
            </w:r>
            <m:oMath>
              <m:sSub>
                <m:e>
                  <m:r>
                    <m:t>Y</m:t>
                  </m:r>
                </m:e>
                <m:sub>
                  <m:r>
                    <m:t>1</m:t>
                  </m:r>
                </m:sub>
              </m:sSub>
            </m:oMath>
            <w:r>
              <w:t xml:space="preserve">) and 2 (</w:t>
            </w:r>
            <m:oMath>
              <m:sSub>
                <m:e>
                  <m:r>
                    <m:t>Y</m:t>
                  </m:r>
                </m:e>
                <m:sub>
                  <m:r>
                    <m:t>2</m:t>
                  </m:r>
                </m:sub>
              </m:sSub>
            </m:oMath>
            <w:r>
              <w:t xml:space="preserve">).</w:t>
            </w:r>
            <w:r>
              <w:t xml:space="preserve"> </w:t>
            </w:r>
            <w:r>
              <w:t xml:space="preserve">Transplant lowers the risk of death at time 1 (</w:t>
            </w:r>
            <m:oMath>
              <m:r>
                <m:t>A</m:t>
              </m:r>
              <m:r>
                <m:rPr>
                  <m:sty m:val="p"/>
                </m:rPr>
                <m:t>→</m:t>
              </m:r>
              <m:sSub>
                <m:e>
                  <m:r>
                    <m:t>Y</m:t>
                  </m:r>
                </m:e>
                <m:sub>
                  <m:r>
                    <m:t>1</m:t>
                  </m:r>
                </m:sub>
              </m:sSub>
            </m:oMath>
            <w:r>
              <w:t xml:space="preserve">) but has no direct effect on death at time 2 (no arrow</w:t>
            </w:r>
            <w:r>
              <w:t xml:space="preserve"> </w:t>
            </w:r>
            <m:oMath>
              <m:r>
                <m:t>A</m:t>
              </m:r>
              <m:r>
                <m:rPr>
                  <m:sty m:val="p"/>
                </m:rPr>
                <m:t>→</m:t>
              </m:r>
              <m:sSub>
                <m:e>
                  <m:r>
                    <m:t>Y</m:t>
                  </m:r>
                </m:e>
                <m:sub>
                  <m:r>
                    <m:t>2</m:t>
                  </m:r>
                </m:sub>
              </m:sSub>
            </m:oMath>
            <w:r>
              <w:t xml:space="preserve">).</w:t>
            </w:r>
            <w:r>
              <w:t xml:space="preserve"> </w:t>
            </w:r>
            <w:r>
              <w:t xml:space="preserve">An unmeasured haplotype</w:t>
            </w:r>
            <w:r>
              <w:t xml:space="preserve"> </w:t>
            </w:r>
            <m:oMath>
              <m:r>
                <m:t>U</m:t>
              </m:r>
            </m:oMath>
            <w:r>
              <w:t xml:space="preserve"> </w:t>
            </w:r>
            <w:r>
              <w:t xml:space="preserve">lowers the risk of death at all times.</w:t>
            </w:r>
            <w:r>
              <w:t xml:space="preserve"> </w:t>
            </w:r>
            <w:r>
              <w:t xml:space="preserve">With no confounding, the associational risk ratios</w:t>
            </w:r>
            <w:r>
              <w:t xml:space="preserve"> </w:t>
            </w:r>
            <m:oMath>
              <m:r>
                <m:rPr>
                  <m:sty m:val="p"/>
                </m:rPr>
                <m:t>Pr</m:t>
              </m:r>
              <m:r>
                <m:rPr>
                  <m:sty m:val="p"/>
                </m:rPr>
                <m:t>[</m:t>
              </m:r>
              <m:sSub>
                <m:e>
                  <m:r>
                    <m:t>Y</m:t>
                  </m:r>
                </m:e>
                <m:sub>
                  <m:r>
                    <m:t>1</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1</m:t>
                  </m:r>
                </m:sub>
              </m:sSub>
              <m:r>
                <m:rPr>
                  <m:sty m:val="p"/>
                </m:rPr>
                <m:t>=</m:t>
              </m:r>
              <m:r>
                <m:t>1</m:t>
              </m:r>
              <m:r>
                <m:rPr>
                  <m:sty m:val="p"/>
                </m:rPr>
                <m:t>∣</m:t>
              </m:r>
              <m:r>
                <m:t>A</m:t>
              </m:r>
              <m:r>
                <m:rPr>
                  <m:sty m:val="p"/>
                </m:rPr>
                <m:t>=</m:t>
              </m:r>
              <m:r>
                <m:t>0</m:t>
              </m:r>
              <m:r>
                <m:rPr>
                  <m:sty m:val="p"/>
                </m:rPr>
                <m:t>]</m:t>
              </m:r>
            </m:oMath>
            <w:r>
              <w:t xml:space="preserve"> </w:t>
            </w:r>
            <w:r>
              <w:t xml:space="preserve">and</w:t>
            </w:r>
            <w:r>
              <w:t xml:space="preserve"> </w:t>
            </w:r>
            <m:oMath>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r>
                <m:rPr>
                  <m:sty m:val="p"/>
                </m:rPr>
                <m:t>/</m:t>
              </m:r>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oMath>
            <w:r>
              <w:t xml:space="preserve"> </w:t>
            </w:r>
            <w:r>
              <w:t xml:space="preserve">are unbiased for the effects on death by times 1 and 2;</w:t>
            </w:r>
            <w:r>
              <w:t xml:space="preserve"> </w:t>
            </w:r>
            <w:r>
              <w:t xml:space="preserve">the second is less than 1 because it reflects total mortality through time 2.</w:t>
            </w:r>
          </w:p>
          <w:p>
            <w:pPr>
              <w:pStyle w:val="BodyText"/>
            </w:pPr>
            <w:r>
              <w:t xml:space="preserve">In discrete time the hazard at time 1 is just the risk at time 1, but the hazard at time 2 conditions on surviving time 1:</w:t>
            </w:r>
          </w:p>
          <w:p>
            <w:pPr>
              <w:pStyle w:val="BodyText"/>
            </w:pPr>
            <m:oMathPara>
              <m:oMathParaPr>
                <m:jc m:val="center"/>
              </m:oMathParaPr>
              <m:oMath>
                <m:f>
                  <m:fPr>
                    <m:type m:val="bar"/>
                  </m:fPr>
                  <m:num>
                    <m:r>
                      <m:rPr>
                        <m:sty m:val="p"/>
                      </m:rPr>
                      <m:t>Pr</m:t>
                    </m:r>
                    <m:r>
                      <m:rPr>
                        <m:sty m:val="p"/>
                      </m:rPr>
                      <m:t>[</m:t>
                    </m:r>
                    <m:sSub>
                      <m:e>
                        <m:r>
                          <m:t>Y</m:t>
                        </m:r>
                      </m:e>
                      <m:sub>
                        <m:r>
                          <m:t>2</m:t>
                        </m:r>
                      </m:sub>
                    </m:sSub>
                    <m:r>
                      <m:rPr>
                        <m:sty m:val="p"/>
                      </m:rPr>
                      <m:t>=</m:t>
                    </m:r>
                    <m:r>
                      <m:t>1</m:t>
                    </m:r>
                    <m:r>
                      <m:rPr>
                        <m:sty m:val="p"/>
                      </m:rPr>
                      <m:t>∣</m:t>
                    </m:r>
                    <m:r>
                      <m:t>A</m:t>
                    </m:r>
                    <m:r>
                      <m:rPr>
                        <m:sty m:val="p"/>
                      </m:rPr>
                      <m:t>=</m:t>
                    </m:r>
                    <m:r>
                      <m:t>1</m:t>
                    </m:r>
                    <m:r>
                      <m:rPr>
                        <m:sty m:val="p"/>
                      </m:rPr>
                      <m:t>,</m:t>
                    </m:r>
                    <m:sSub>
                      <m:e>
                        <m:r>
                          <m:t>Y</m:t>
                        </m:r>
                      </m:e>
                      <m:sub>
                        <m:r>
                          <m:t>1</m:t>
                        </m:r>
                      </m:sub>
                    </m:sSub>
                    <m:r>
                      <m:rPr>
                        <m:sty m:val="p"/>
                      </m:rPr>
                      <m:t>=</m:t>
                    </m:r>
                    <m:r>
                      <m:t>0</m:t>
                    </m:r>
                    <m:r>
                      <m:rPr>
                        <m:sty m:val="p"/>
                      </m:rPr>
                      <m:t>]</m:t>
                    </m:r>
                  </m:num>
                  <m:den>
                    <m:r>
                      <m:rPr>
                        <m:sty m:val="p"/>
                      </m:rPr>
                      <m:t>Pr</m:t>
                    </m:r>
                    <m:r>
                      <m:rPr>
                        <m:sty m:val="p"/>
                      </m:rPr>
                      <m:t>[</m:t>
                    </m:r>
                    <m:sSub>
                      <m:e>
                        <m:r>
                          <m:t>Y</m:t>
                        </m:r>
                      </m:e>
                      <m:sub>
                        <m:r>
                          <m:t>2</m:t>
                        </m:r>
                      </m:sub>
                    </m:sSub>
                    <m:r>
                      <m:rPr>
                        <m:sty m:val="p"/>
                      </m:rPr>
                      <m:t>=</m:t>
                    </m:r>
                    <m:r>
                      <m:t>1</m:t>
                    </m:r>
                    <m:r>
                      <m:rPr>
                        <m:sty m:val="p"/>
                      </m:rPr>
                      <m:t>∣</m:t>
                    </m:r>
                    <m:r>
                      <m:t>A</m:t>
                    </m:r>
                    <m:r>
                      <m:rPr>
                        <m:sty m:val="p"/>
                      </m:rPr>
                      <m:t>=</m:t>
                    </m:r>
                    <m:r>
                      <m:t>0</m:t>
                    </m:r>
                    <m:r>
                      <m:rPr>
                        <m:sty m:val="p"/>
                      </m:rPr>
                      <m:t>,</m:t>
                    </m:r>
                    <m:sSub>
                      <m:e>
                        <m:r>
                          <m:t>Y</m:t>
                        </m:r>
                      </m:e>
                      <m:sub>
                        <m:r>
                          <m:t>1</m:t>
                        </m:r>
                      </m:sub>
                    </m:sSub>
                    <m:r>
                      <m:rPr>
                        <m:sty m:val="p"/>
                      </m:rPr>
                      <m:t>=</m:t>
                    </m:r>
                    <m:r>
                      <m:t>0</m:t>
                    </m:r>
                    <m:r>
                      <m:rPr>
                        <m:sty m:val="p"/>
                      </m:rPr>
                      <m:t>]</m:t>
                    </m:r>
                  </m:den>
                </m:f>
                <m:r>
                  <m:rPr>
                    <m:sty m:val="p"/>
                  </m:rPr>
                  <m:t>.</m:t>
                </m:r>
              </m:oMath>
            </m:oMathPara>
          </w:p>
          <w:p>
            <w:pPr>
              <w:pStyle w:val="FirstParagraph"/>
            </w:pPr>
            <w:r>
              <w:t xml:space="preserve">Surviving time 1 carries different information in the two arms.</w:t>
            </w:r>
            <w:r>
              <w:t xml:space="preserve"> </w:t>
            </w:r>
            <w:r>
              <w:t xml:space="preserve">For an untreated survivor, survival is more informative about the protective</w:t>
            </w:r>
            <w:r>
              <w:t xml:space="preserve"> </w:t>
            </w:r>
            <m:oMath>
              <m:r>
                <m:t>U</m:t>
              </m:r>
            </m:oMath>
            <w:r>
              <w:t xml:space="preserve">,</w:t>
            </w:r>
            <w:r>
              <w:t xml:space="preserve"> </w:t>
            </w:r>
            <w:r>
              <w:t xml:space="preserve">because for a treated survivor the transplant offers a competing explanation.</w:t>
            </w:r>
            <w:r>
              <w:t xml:space="preserve"> </w:t>
            </w:r>
            <w:r>
              <w:t xml:space="preserve">That suggests</w:t>
            </w:r>
            <w:r>
              <w:t xml:space="preserve"> </w:t>
            </w:r>
            <m:oMath>
              <m:r>
                <m:t>U</m:t>
              </m:r>
            </m:oMath>
            <w:r>
              <w:t xml:space="preserve"> </w:t>
            </w:r>
            <w:r>
              <w:t xml:space="preserve">is rarer among treated survivors than among untreated survivors,</w:t>
            </w:r>
            <w:r>
              <w:t xml:space="preserve"> </w:t>
            </w:r>
            <w:r>
              <w:t xml:space="preserve">which would leave treated survivors at higher risk of death at time 2.</w:t>
            </w:r>
            <w:r>
              <w:t xml:space="preserve"> </w:t>
            </w:r>
            <w:r>
              <w:t xml:space="preserve">The diagram does not guarantee this sign:</w:t>
            </w:r>
            <w:r>
              <w:t xml:space="preserve"> </w:t>
            </w:r>
            <w:r>
              <w:t xml:space="preserve">if</w:t>
            </w:r>
            <w:r>
              <w:t xml:space="preserve"> </w:t>
            </w:r>
            <m:oMath>
              <m:r>
                <m:rPr>
                  <m:sty m:val="p"/>
                </m:rPr>
                <m:t>Pr</m:t>
              </m:r>
              <m:r>
                <m:rPr>
                  <m:sty m:val="p"/>
                </m:rPr>
                <m:t>[</m:t>
              </m:r>
              <m:sSub>
                <m:e>
                  <m:r>
                    <m:t>Y</m:t>
                  </m:r>
                </m:e>
                <m:sub>
                  <m:r>
                    <m:t>1</m:t>
                  </m:r>
                </m:sub>
              </m:sSub>
              <m:r>
                <m:rPr>
                  <m:sty m:val="p"/>
                </m:rPr>
                <m:t>=</m:t>
              </m:r>
              <m:r>
                <m:t>0</m:t>
              </m:r>
              <m:r>
                <m:rPr>
                  <m:sty m:val="p"/>
                </m:rPr>
                <m:t>∣</m:t>
              </m:r>
              <m:r>
                <m:t>A</m:t>
              </m:r>
              <m:r>
                <m:rPr>
                  <m:sty m:val="p"/>
                </m:rPr>
                <m:t>,</m:t>
              </m:r>
              <m:r>
                <m:t>U</m:t>
              </m:r>
              <m:r>
                <m:rPr>
                  <m:sty m:val="p"/>
                </m:rPr>
                <m:t>]</m:t>
              </m:r>
            </m:oMath>
            <w:r>
              <w:t xml:space="preserve"> </w:t>
            </w:r>
            <w:r>
              <w:t xml:space="preserve">is a function of</w:t>
            </w:r>
            <w:r>
              <w:t xml:space="preserve"> </w:t>
            </w:r>
            <m:oMath>
              <m:r>
                <m:t>A</m:t>
              </m:r>
            </m:oMath>
            <w:r>
              <w:t xml:space="preserve"> </w:t>
            </w:r>
            <w:r>
              <w:t xml:space="preserve">times a function of</w:t>
            </w:r>
            <w:r>
              <w:t xml:space="preserve"> </w:t>
            </w:r>
            <m:oMath>
              <m:r>
                <m:t>U</m:t>
              </m:r>
            </m:oMath>
            <w:r>
              <w:t xml:space="preserve">,</w:t>
            </w:r>
            <w:r>
              <w:t xml:space="preserve"> </w:t>
            </w:r>
            <w:r>
              <w:t xml:space="preserve">then</w:t>
            </w:r>
            <w:r>
              <w:t xml:space="preserve"> </w:t>
            </w:r>
            <m:oMath>
              <m:r>
                <m:t>A</m:t>
              </m:r>
            </m:oMath>
            <w:r>
              <w:t xml:space="preserve"> </w:t>
            </w:r>
            <w:r>
              <w:t xml:space="preserve">and</w:t>
            </w:r>
            <w:r>
              <w:t xml:space="preserve"> </w:t>
            </w:r>
            <m:oMath>
              <m:r>
                <m:t>U</m:t>
              </m:r>
            </m:oMath>
            <w:r>
              <w:t xml:space="preserve"> </w:t>
            </w:r>
            <w:r>
              <w:t xml:space="preserve">stay independent among time-1 survivors.</w:t>
            </w:r>
            <w:r>
              <w:t xml:space="preserve"> </w:t>
            </w:r>
            <w:r>
              <w:t xml:space="preserve">When the intuition does hold, the hazard ratio is below 1 at time 1 and above 1 at time 2,</w:t>
            </w:r>
            <w:r>
              <w:t xml:space="preserve"> </w:t>
            </w:r>
            <w:r>
              <w:t xml:space="preserve">so the hazards cross.</w:t>
            </w:r>
            <w:r>
              <w:t xml:space="preserve"> </w:t>
            </w:r>
            <w:r>
              <w:t xml:space="preserve">The time-2 hazard ratio is generically (for all but special parameter values) biased for the (null) direct effect,</w:t>
            </w:r>
            <w:r>
              <w:t xml:space="preserve"> </w:t>
            </w:r>
            <w:r>
              <w:t xml:space="preserve">because conditioning on</w:t>
            </w:r>
            <w:r>
              <w:t xml:space="preserve"> </w:t>
            </w:r>
            <m:oMath>
              <m:sSub>
                <m:e>
                  <m:r>
                    <m:t>Y</m:t>
                  </m:r>
                </m:e>
                <m:sub>
                  <m:r>
                    <m:t>1</m:t>
                  </m:r>
                </m:sub>
              </m:sSub>
            </m:oMath>
            <w:r>
              <w:t xml:space="preserve">, a common effect of</w:t>
            </w:r>
            <w:r>
              <w:t xml:space="preserve"> </w:t>
            </w:r>
            <m:oMath>
              <m:r>
                <m:t>A</m:t>
              </m:r>
            </m:oMath>
            <w:r>
              <w:t xml:space="preserve"> </w:t>
            </w:r>
            <w:r>
              <w:t xml:space="preserve">and</w:t>
            </w:r>
            <w:r>
              <w:t xml:space="preserve"> </w:t>
            </w:r>
            <m:oMath>
              <m:r>
                <m:t>U</m:t>
              </m:r>
            </m:oMath>
            <w:r>
              <w:t xml:space="preserve">, opens</w:t>
            </w:r>
            <w:r>
              <w:t xml:space="preserve"> </w:t>
            </w:r>
            <m:oMath>
              <m:r>
                <m:t>A</m:t>
              </m:r>
              <m:r>
                <m:rPr>
                  <m:sty m:val="p"/>
                </m:rPr>
                <m:t>→</m:t>
              </m:r>
              <m:sSub>
                <m:e>
                  <m:r>
                    <m:t>Y</m:t>
                  </m:r>
                </m:e>
                <m:sub>
                  <m:r>
                    <m:t>1</m:t>
                  </m:r>
                </m:sub>
              </m:sSub>
              <m:r>
                <m:rPr>
                  <m:sty m:val="p"/>
                </m:rPr>
                <m:t>←</m:t>
              </m:r>
              <m:r>
                <m:t>U</m:t>
              </m:r>
              <m:r>
                <m:rPr>
                  <m:sty m:val="p"/>
                </m:rPr>
                <m:t>→</m:t>
              </m:r>
              <m:sSub>
                <m:e>
                  <m:r>
                    <m:t>Y</m:t>
                  </m:r>
                </m:e>
                <m:sub>
                  <m:r>
                    <m:t>2</m:t>
                  </m:r>
                </m:sub>
              </m:sSub>
            </m:oMath>
            <w:r>
              <w:t xml:space="preserve">.</w:t>
            </w:r>
            <w:r>
              <w:t xml:space="preserve"> </w:t>
            </w:r>
            <w:r>
              <w:t xml:space="preserve">The haplotype</w:t>
            </w:r>
            <w:r>
              <w:t xml:space="preserve"> </w:t>
            </w:r>
            <m:oMath>
              <m:r>
                <m:t>U</m:t>
              </m:r>
            </m:oMath>
            <w:r>
              <w:t xml:space="preserve"> </w:t>
            </w:r>
            <w:r>
              <w:t xml:space="preserve">is a frailty (</w:t>
            </w:r>
            <w:hyperlink w:anchor="def-frailty">
              <w:r>
                <w:rPr>
                  <w:rStyle w:val="Hyperlink"/>
                </w:rPr>
                <w:t xml:space="preserve">Definition 4</w:t>
              </w:r>
            </w:hyperlink>
            <w:r>
              <w:t xml:space="preserve">).</w:t>
            </w:r>
          </w:p>
          <w:p>
            <w:pPr>
              <w:pStyle w:val="BodyText"/>
            </w:pPr>
            <w:pPr>
              <w:spacing w:after="16"/>
            </w:pPr>
            <w:r>
              <w:t xml:space="preserve">Within strata of</w:t>
            </w:r>
            <w:r>
              <w:t xml:space="preserve"> </w:t>
            </w:r>
            <m:oMath>
              <m:r>
                <m:t>U</m:t>
              </m:r>
            </m:oMath>
            <w:r>
              <w:t xml:space="preserve"> </w:t>
            </w:r>
            <w:r>
              <w:t xml:space="preserve">the hazard ratio at time 2 is 1, because conditioning on the non-collider</w:t>
            </w:r>
            <w:r>
              <w:t xml:space="preserve"> </w:t>
            </w:r>
            <m:oMath>
              <m:r>
                <m:t>U</m:t>
              </m:r>
            </m:oMath>
            <w:r>
              <w:t xml:space="preserve"> </w:t>
            </w:r>
            <w:r>
              <w:t xml:space="preserve">blocks that path.</w:t>
            </w:r>
            <w:r>
              <w:t xml:space="preserve"> </w:t>
            </w:r>
            <w:r>
              <w:t xml:space="preserve">Here</w:t>
            </w:r>
            <w:r>
              <w:t xml:space="preserve"> </w:t>
            </w:r>
            <m:oMath>
              <m:r>
                <m:t>U</m:t>
              </m:r>
            </m:oMath>
            <w:r>
              <w:t xml:space="preserve"> </w:t>
            </w:r>
            <w:r>
              <w:t xml:space="preserve">is independent of</w:t>
            </w:r>
            <w:r>
              <w:t xml:space="preserve"> </w:t>
            </w:r>
            <m:oMath>
              <m:r>
                <m:t>A</m:t>
              </m:r>
            </m:oMath>
            <w:r>
              <w:t xml:space="preserve">,</w:t>
            </w:r>
            <w:r>
              <w:t xml:space="preserve"> </w:t>
            </w:r>
            <w:r>
              <w:t xml:space="preserve">yet the time-2 hazard ratio ignoring</w:t>
            </w:r>
            <w:r>
              <w:t xml:space="preserve"> </w:t>
            </w:r>
            <m:oMath>
              <m:r>
                <m:t>U</m:t>
              </m:r>
            </m:oMath>
            <w:r>
              <w:t xml:space="preserve"> </w:t>
            </w:r>
            <w:r>
              <w:t xml:space="preserve">generically (for all but special parameter values) differs from the ratio within each level of</w:t>
            </w:r>
            <w:r>
              <w:t xml:space="preserve"> </w:t>
            </w:r>
            <m:oMath>
              <m:r>
                <m:t>U</m:t>
              </m:r>
            </m:oMath>
            <w:r>
              <w:t xml:space="preserve">.</w:t>
            </w:r>
            <w:r>
              <w:t xml:space="preserve"> </w:t>
            </w:r>
            <w:r>
              <w:t xml:space="preserve">A gap of that kind, with no confounding by</w:t>
            </w:r>
            <w:r>
              <w:t xml:space="preserve"> </w:t>
            </w:r>
            <m:oMath>
              <m:r>
                <m:t>U</m:t>
              </m:r>
            </m:oMath>
            <w:r>
              <w:t xml:space="preserve"> </w:t>
            </w:r>
            <w:r>
              <w:t xml:space="preserve">to explain it,</w:t>
            </w:r>
            <w:r>
              <w:t xml:space="preserve"> </w:t>
            </w:r>
            <w:r>
              <w:t xml:space="preserve">is the noncollapsibility (</w:t>
            </w:r>
            <w:hyperlink w:anchor="def-noncollapsibility">
              <w:r>
                <w:rPr>
                  <w:rStyle w:val="Hyperlink"/>
                </w:rPr>
                <w:t xml:space="preserve">Definition 5</w:t>
              </w:r>
            </w:hyperlink>
            <w:r>
              <w:t xml:space="preserve">) of the hazard ratio.</w:t>
            </w:r>
            <w:r>
              <w:t xml:space="preserve"> </w:t>
            </w:r>
            <w:r>
              <w:t xml:space="preserve">Since</w:t>
            </w:r>
            <w:r>
              <w:t xml:space="preserve"> </w:t>
            </w:r>
            <m:oMath>
              <m:r>
                <m:t>U</m:t>
              </m:r>
            </m:oMath>
            <w:r>
              <w:t xml:space="preserve"> </w:t>
            </w:r>
            <w:r>
              <w:t xml:space="preserve">is unobserved, the data cannot tell whether</w:t>
            </w:r>
            <w:r>
              <w:t xml:space="preserve"> </w:t>
            </w:r>
            <m:oMath>
              <m:r>
                <m:t>A</m:t>
              </m:r>
            </m:oMath>
            <w:r>
              <w:t xml:space="preserve"> </w:t>
            </w:r>
            <w:r>
              <w:t xml:space="preserve">has a direct effect on</w:t>
            </w:r>
            <w:r>
              <w:t xml:space="preserve"> </w:t>
            </w:r>
            <m:oMath>
              <m:sSub>
                <m:e>
                  <m:r>
                    <m:t>Y</m:t>
                  </m:r>
                </m:e>
                <m:sub>
                  <m:r>
                    <m:t>2</m:t>
                  </m:r>
                </m:sub>
              </m:sSub>
            </m:oMath>
            <w:r>
              <w:t xml:space="preserve"> </w:t>
            </w:r>
            <w:r>
              <w:t xml:space="preserve">(Figure 8.8 versus Figure 8.9).</w:t>
            </w:r>
            <w:r>
              <w:t xml:space="preserve"> </w:t>
            </w:r>
            <w:r>
              <w:t xml:space="preserve">This applies to observational studies and randomized experiments alike.</w:t>
            </w:r>
          </w:p>
          <w:p/>
        </w:tc>
      </w:tr>
    </w:tbl>
    <w:bookmarkEnd w:id="47"/>
    <w:bookmarkEnd w:id="48"/>
    <w:bookmarkStart w:id="55" w:name="selection-bias-and-censoring-pp.-115-116"/>
    <w:p>
      <w:pPr>
        <w:pStyle w:val="Heading2"/>
      </w:pPr>
      <w:r>
        <w:t xml:space="preserve">4 8.4 Selection Bias and Censoring (pp. 115-116)</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49" w:name="exm-wasabi-trial"/>
          <w:p>
            <w:pPr>
              <w:pStyle w:val="BodyText"/>
            </w:pPr>
            <w:r>
              <w:rPr>
                <w:b/>
                <w:bCs/>
              </w:rPr>
              <w:t xml:space="preserve">Example 9 (The wasabi trial without censoring)</w:t>
            </w:r>
            <w:r>
              <w:t xml:space="preserve"> </w:t>
            </w:r>
            <w:r>
              <w:t xml:space="preserve">A marginally randomized experiment estimates the effect of wasabi intake on one-year risk of death (</w:t>
            </w:r>
            <m:oMath>
              <m:r>
                <m:t>Y</m:t>
              </m:r>
              <m:r>
                <m:rPr>
                  <m:sty m:val="p"/>
                </m:rPr>
                <m:t>=</m:t>
              </m:r>
              <m:r>
                <m:t>1</m:t>
              </m:r>
            </m:oMath>
            <w:r>
              <w:t xml:space="preserve">).</w:t>
            </w:r>
            <w:r>
              <w:t xml:space="preserve"> </w:t>
            </w:r>
            <w:r>
              <w:t xml:space="preserve">Of 60 participants, 30 were assigned to meals with wasabi (</w:t>
            </w:r>
            <m:oMath>
              <m:r>
                <m:t>A</m:t>
              </m:r>
              <m:r>
                <m:rPr>
                  <m:sty m:val="p"/>
                </m:rPr>
                <m:t>=</m:t>
              </m:r>
              <m:r>
                <m:t>1</m:t>
              </m:r>
            </m:oMath>
            <w:r>
              <w:t xml:space="preserve">) until death or end of follow-up, and 30 to meals without wasabi (</w:t>
            </w:r>
            <m:oMath>
              <m:r>
                <m:t>A</m:t>
              </m:r>
              <m:r>
                <m:rPr>
                  <m:sty m:val="p"/>
                </m:rPr>
                <m:t>=</m:t>
              </m:r>
              <m:r>
                <m:t>0</m:t>
              </m:r>
            </m:oMath>
            <w:r>
              <w:t xml:space="preserve">).</w:t>
            </w:r>
            <w:r>
              <w:t xml:space="preserve"> </w:t>
            </w:r>
            <w:r>
              <w:t xml:space="preserve">After one year, 17 had died in each group, so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den>
                </m:f>
                <m:r>
                  <m:rPr>
                    <m:sty m:val="p"/>
                  </m:rPr>
                  <m:t>=</m:t>
                </m:r>
                <m:f>
                  <m:fPr>
                    <m:type m:val="bar"/>
                  </m:fPr>
                  <m:num>
                    <m:r>
                      <m:t>17</m:t>
                    </m:r>
                    <m:r>
                      <m:rPr>
                        <m:sty m:val="p"/>
                      </m:rPr>
                      <m:t>/</m:t>
                    </m:r>
                    <m:r>
                      <m:t>30</m:t>
                    </m:r>
                  </m:num>
                  <m:den>
                    <m:r>
                      <m:t>17</m:t>
                    </m:r>
                    <m:r>
                      <m:rPr>
                        <m:sty m:val="p"/>
                      </m:rPr>
                      <m:t>/</m:t>
                    </m:r>
                    <m:r>
                      <m:t>30</m:t>
                    </m:r>
                  </m:den>
                </m:f>
                <m:r>
                  <m:rPr>
                    <m:sty m:val="p"/>
                  </m:rPr>
                  <m:t>=</m:t>
                </m:r>
                <m:r>
                  <m:t>1</m:t>
                </m:r>
                <m:r>
                  <m:rPr>
                    <m:sty m:val="p"/>
                  </m:rPr>
                  <m:t>,</m:t>
                </m:r>
              </m:oMath>
            </m:oMathPara>
          </w:p>
          <w:p>
            <w:pPr>
              <w:pStyle w:val="FirstParagraph"/>
            </w:pPr>
            <w:r>
              <w:t xml:space="preserve">and, by randomization, the causal risk ratio</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r>
                <m:rPr>
                  <m:sty m:val="p"/>
                </m:rPr>
                <m:t>/</m:t>
              </m:r>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is also expected to be 1.</w:t>
            </w:r>
            <w:r>
              <w:t xml:space="preserve"> </w:t>
            </w:r>
            <w:r>
              <w:t xml:space="preserve">(To set aside random variability, imagine 60 million participants instead of 60.)</w:t>
            </w:r>
          </w:p>
          <w:bookmarkEnd w:id="49"/>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0" w:name="exm-wasabi-censoring"/>
          <w:p>
            <w:pPr>
              <w:pStyle w:val="BodyText"/>
            </w:pPr>
            <w:r>
              <w:rPr>
                <w:b/>
                <w:bCs/>
              </w:rPr>
              <w:t xml:space="preserve">Example 10 (The wasabi trial with censoring)</w:t>
            </w:r>
            <w:r>
              <w:t xml:space="preserve"> </w:t>
            </w:r>
            <w:r>
              <w:t xml:space="preserve">But many participants were lost to follow-up (censored,</w:t>
            </w:r>
            <w:r>
              <w:t xml:space="preserve"> </w:t>
            </w:r>
            <m:oMath>
              <m:r>
                <m:t>C</m:t>
              </m:r>
              <m:r>
                <m:rPr>
                  <m:sty m:val="p"/>
                </m:rPr>
                <m:t>=</m:t>
              </m:r>
              <m:r>
                <m:t>1</m:t>
              </m:r>
            </m:oMath>
            <w:r>
              <w:t xml:space="preserve">), more often those with heart disease at baseline (</w:t>
            </w:r>
            <m:oMath>
              <m:r>
                <m:t>L</m:t>
              </m:r>
              <m:r>
                <m:rPr>
                  <m:sty m:val="p"/>
                </m:rPr>
                <m:t>=</m:t>
              </m:r>
              <m:r>
                <m:t>1</m:t>
              </m:r>
            </m:oMath>
            <w:r>
              <w:t xml:space="preserve">) and those assigned to wasabi.</w:t>
            </w:r>
            <w:r>
              <w:t xml:space="preserve"> </w:t>
            </w:r>
            <w:r>
              <w:t xml:space="preserve">Only 9 wasabi and 22 no-wasabi participants remained uncensored, with 4 and 11 observed deaths, respectively.</w:t>
            </w:r>
            <w:r>
              <w:t xml:space="preserve"> </w:t>
            </w:r>
            <w:r>
              <w:t xml:space="preserve">Among the uncensored,</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den>
                </m:f>
                <m:r>
                  <m:rPr>
                    <m:sty m:val="p"/>
                  </m:rPr>
                  <m:t>=</m:t>
                </m:r>
                <m:f>
                  <m:fPr>
                    <m:type m:val="bar"/>
                  </m:fPr>
                  <m:num>
                    <m:r>
                      <m:t>4</m:t>
                    </m:r>
                    <m:r>
                      <m:rPr>
                        <m:sty m:val="p"/>
                      </m:rPr>
                      <m:t>/</m:t>
                    </m:r>
                    <m:r>
                      <m:t>9</m:t>
                    </m:r>
                  </m:num>
                  <m:den>
                    <m:r>
                      <m:t>11</m:t>
                    </m:r>
                    <m:r>
                      <m:rPr>
                        <m:sty m:val="p"/>
                      </m:rPr>
                      <m:t>/</m:t>
                    </m:r>
                    <m:r>
                      <m:t>22</m:t>
                    </m:r>
                  </m:den>
                </m:f>
                <m:r>
                  <m:rPr>
                    <m:sty m:val="p"/>
                  </m:rPr>
                  <m:t>=</m:t>
                </m:r>
                <m:f>
                  <m:fPr>
                    <m:type m:val="bar"/>
                  </m:fPr>
                  <m:num>
                    <m:r>
                      <m:t>0.444</m:t>
                    </m:r>
                  </m:num>
                  <m:den>
                    <m:r>
                      <m:t>0.5</m:t>
                    </m:r>
                  </m:den>
                </m:f>
                <m:r>
                  <m:rPr>
                    <m:sty m:val="p"/>
                  </m:rPr>
                  <m:t>=</m:t>
                </m:r>
                <m:r>
                  <m:t>0.89</m:t>
                </m:r>
                <m:r>
                  <m:rPr>
                    <m:sty m:val="p"/>
                  </m:rPr>
                  <m:t>.</m:t>
                </m:r>
              </m:oMath>
            </m:oMathPara>
          </w:p>
          <w:p>
            <w:pPr>
              <w:pStyle w:val="FirstParagraph"/>
            </w:pPr>
            <w:r>
              <w:t xml:space="preserve">The 0.89 among the uncensored differs from the causal risk ratio of 1: there is selection bias (</w:t>
            </w:r>
            <w:hyperlink w:anchor="def-selection-bias">
              <w:r>
                <w:rPr>
                  <w:rStyle w:val="Hyperlink"/>
                </w:rPr>
                <w:t xml:space="preserve">Definition 1</w:t>
              </w:r>
            </w:hyperlink>
            <w:r>
              <w:t xml:space="preserve">) from conditioning on the common effect</w:t>
            </w:r>
            <w:r>
              <w:t xml:space="preserve"> </w:t>
            </w:r>
            <m:oMath>
              <m:r>
                <m:t>C</m:t>
              </m:r>
            </m:oMath>
            <w:r>
              <w:t xml:space="preserve">.</w:t>
            </w:r>
          </w:p>
          <w:bookmarkEnd w:id="50"/>
        </w:tc>
      </w:tr>
    </w:tbl>
    <w:p>
      <w:pPr>
        <w:pStyle w:val="BodyText"/>
      </w:pPr>
      <w:r>
        <w:t xml:space="preserve">Figure 8.3 describes the wasabi trial, with</w:t>
      </w:r>
      <w:r>
        <w:t xml:space="preserve"> </w:t>
      </w:r>
      <m:oMath>
        <m:r>
          <m:t>U</m:t>
        </m:r>
      </m:oMath>
      <w:r>
        <w:t xml:space="preserve"> </w:t>
      </w:r>
      <w:r>
        <w:t xml:space="preserve">now atherosclerosis, an unmeasured cause of both heart disease</w:t>
      </w:r>
      <w:r>
        <w:t xml:space="preserve"> </w:t>
      </w:r>
      <m:oMath>
        <m:r>
          <m:t>L</m:t>
        </m:r>
      </m:oMath>
      <w:r>
        <w:t xml:space="preserve"> </w:t>
      </w:r>
      <w:r>
        <w:t xml:space="preserve">and death</w:t>
      </w:r>
      <w:r>
        <w:t xml:space="preserve"> </w:t>
      </w:r>
      <m:oMath>
        <m:r>
          <m:t>Y</m:t>
        </m:r>
      </m:oMath>
      <w:r>
        <w:t xml:space="preserve">.</w:t>
      </w:r>
      <w:r>
        <w:t xml:space="preserve"> </w:t>
      </w:r>
      <w:r>
        <w:t xml:space="preserve">There is no common cause of</w:t>
      </w:r>
      <w:r>
        <w:t xml:space="preserve"> </w:t>
      </w:r>
      <m:oMath>
        <m:r>
          <m:t>A</m:t>
        </m:r>
      </m:oMath>
      <w:r>
        <w:t xml:space="preserve"> </w:t>
      </w:r>
      <w:r>
        <w:t xml:space="preserve">and</w:t>
      </w:r>
      <w:r>
        <w:t xml:space="preserve"> </w:t>
      </w:r>
      <m:oMath>
        <m:r>
          <m:t>Y</m:t>
        </m:r>
      </m:oMath>
      <w:r>
        <w:t xml:space="preserve">, as expected under marginal randomization, so no adjustment for confounding is needed for the effect of</w:t>
      </w:r>
      <w:r>
        <w:t xml:space="preserve"> </w:t>
      </w:r>
      <m:oMath>
        <m:r>
          <m:t>A</m:t>
        </m:r>
      </m:oMath>
      <w:r>
        <w:t xml:space="preserve">.</w:t>
      </w:r>
      <w:r>
        <w:t xml:space="preserve"> </w:t>
      </w:r>
      <w:r>
        <w:t xml:space="preserve">But</w:t>
      </w:r>
      <w:r>
        <w:t xml:space="preserve"> </w:t>
      </w:r>
      <m:oMath>
        <m:r>
          <m:t>C</m:t>
        </m:r>
      </m:oMath>
      <w:r>
        <w:t xml:space="preserve"> </w:t>
      </w:r>
      <w:r>
        <w:t xml:space="preserve">and</w:t>
      </w:r>
      <w:r>
        <w:t xml:space="preserve"> </w:t>
      </w:r>
      <m:oMath>
        <m:r>
          <m:t>Y</m:t>
        </m:r>
      </m:oMath>
      <w:r>
        <w:t xml:space="preserve"> </w:t>
      </w:r>
      <w:r>
        <w:t xml:space="preserve">share a common cause, so the backdoor path</w:t>
      </w:r>
      <w:r>
        <w:t xml:space="preserve"> </w:t>
      </w:r>
      <m:oMath>
        <m:r>
          <m:t>C</m:t>
        </m:r>
        <m:r>
          <m:rPr>
            <m:sty m:val="p"/>
          </m:rPr>
          <m:t>←</m:t>
        </m:r>
        <m:r>
          <m:t>L</m:t>
        </m:r>
        <m:r>
          <m:rPr>
            <m:sty m:val="p"/>
          </m:rPr>
          <m:t>←</m:t>
        </m:r>
        <m:r>
          <m:t>U</m:t>
        </m:r>
        <m:r>
          <m:rPr>
            <m:sty m:val="p"/>
          </m:rPr>
          <m:t>→</m:t>
        </m:r>
        <m:r>
          <m:t>Y</m:t>
        </m:r>
      </m:oMath>
      <w:r>
        <w:t xml:space="preserve"> </w:t>
      </w:r>
      <w:r>
        <w:t xml:space="preserve">is open: if we wanted the (null) effect of censoring</w:t>
      </w:r>
      <w:r>
        <w:t xml:space="preserve"> </w:t>
      </w:r>
      <m:oMath>
        <m:r>
          <m:t>C</m:t>
        </m:r>
      </m:oMath>
      <w:r>
        <w:t xml:space="preserve"> </w:t>
      </w:r>
      <w:r>
        <w:t xml:space="preserve">on</w:t>
      </w:r>
      <w:r>
        <w:t xml:space="preserve"> </w:t>
      </w:r>
      <m:oMath>
        <m:r>
          <m:t>Y</m:t>
        </m:r>
      </m:oMath>
      <w:r>
        <w:t xml:space="preserve">, we would need to adjust for confounding by</w:t>
      </w:r>
      <w:r>
        <w:t xml:space="preserve"> </w:t>
      </w:r>
      <m:oMath>
        <m:r>
          <m:t>U</m:t>
        </m:r>
      </m:oMath>
      <w:r>
        <w:t xml:space="preserve">.</w:t>
      </w:r>
      <w:r>
        <w:t xml:space="preserve"> </w:t>
      </w:r>
      <w:r>
        <w:t xml:space="preserve">By the backdoor criterion, the measured</w:t>
      </w:r>
      <w:r>
        <w:t xml:space="preserve"> </w:t>
      </w:r>
      <m:oMath>
        <m:r>
          <m:t>L</m:t>
        </m:r>
      </m:oMath>
      <w:r>
        <w:t xml:space="preserve"> </w:t>
      </w:r>
      <w:r>
        <w:t xml:space="preserve">suffices to block that path.</w:t>
      </w:r>
    </w:p>
    <w:p>
      <w:r>
        <w:pict>
          <v:rect style="width:0;height:1.5pt" o:hralign="center" o:hrstd="t" o:hr="t"/>
        </w:pict>
      </w:r>
    </w:p>
    <w:bookmarkStart w:id="54" w:name="Xfc3889350ab1b37bc285ffa6e992db864be6078"/>
    <w:p>
      <w:pPr>
        <w:pStyle w:val="Heading3"/>
      </w:pPr>
      <w:r>
        <w:t xml:space="preserve">4.1 Counterfactual Outcomes Under No Censoring</w:t>
      </w:r>
    </w:p>
    <w:p>
      <w:pPr>
        <w:pStyle w:val="FirstParagraph"/>
      </w:pPr>
      <w:r>
        <w:t xml:space="preserve">Why discuss confounding for the effect of</w:t>
      </w:r>
      <w:r>
        <w:t xml:space="preserve"> </w:t>
      </w:r>
      <m:oMath>
        <m:r>
          <m:t>C</m:t>
        </m:r>
      </m:oMath>
      <w:r>
        <w:t xml:space="preserve">, when the contrast</w:t>
      </w:r>
      <w:r>
        <w:t xml:space="preserve"> </w:t>
      </w:r>
      <m:oMath>
        <m:r>
          <m:rPr>
            <m:sty m:val="p"/>
          </m:rPr>
          <m:t>Pr</m:t>
        </m:r>
        <m:r>
          <m:rPr>
            <m:sty m:val="p"/>
          </m:rPr>
          <m:t>[</m:t>
        </m:r>
        <m:sSup>
          <m:e>
            <m:r>
              <m:t>Y</m:t>
            </m:r>
          </m:e>
          <m:sup>
            <m:r>
              <m:t>a</m:t>
            </m:r>
            <m:r>
              <m:rPr>
                <m:sty m:val="p"/>
              </m:rPr>
              <m:t>=</m:t>
            </m:r>
            <m:r>
              <m:t>1</m:t>
            </m:r>
          </m:sup>
        </m:sSup>
        <m:r>
          <m:rPr>
            <m:sty m:val="p"/>
          </m:rPr>
          <m:t>=</m:t>
        </m:r>
        <m:r>
          <m:t>1</m:t>
        </m:r>
        <m:r>
          <m:rPr>
            <m:sty m:val="p"/>
          </m:rPr>
          <m:t>]</m:t>
        </m:r>
      </m:oMath>
      <w:r>
        <w:t xml:space="preserve"> </w:t>
      </w:r>
      <w:r>
        <w:t xml:space="preserve">versus</w:t>
      </w:r>
      <w:r>
        <w:t xml:space="preserve"> </w:t>
      </w:r>
      <m:oMath>
        <m:r>
          <m:rPr>
            <m:sty m:val="p"/>
          </m:rPr>
          <m:t>Pr</m:t>
        </m:r>
        <m:r>
          <m:rPr>
            <m:sty m:val="p"/>
          </m:rPr>
          <m:t>[</m:t>
        </m:r>
        <m:sSup>
          <m:e>
            <m:r>
              <m:t>Y</m:t>
            </m:r>
          </m:e>
          <m:sup>
            <m:r>
              <m:t>a</m:t>
            </m:r>
            <m:r>
              <m:rPr>
                <m:sty m:val="p"/>
              </m:rPr>
              <m:t>=</m:t>
            </m:r>
            <m:r>
              <m:t>0</m:t>
            </m:r>
          </m:sup>
        </m:sSup>
        <m:r>
          <m:rPr>
            <m:sty m:val="p"/>
          </m:rPr>
          <m:t>=</m:t>
        </m:r>
        <m:r>
          <m:t>1</m:t>
        </m:r>
        <m:r>
          <m:rPr>
            <m:sty m:val="p"/>
          </m:rPr>
          <m:t>]</m:t>
        </m:r>
      </m:oMath>
      <w:r>
        <w:t xml:space="preserve"> </w:t>
      </w:r>
      <w:r>
        <w:t xml:space="preserve">does not involve</w:t>
      </w:r>
      <w:r>
        <w:t xml:space="preserve"> </w:t>
      </w:r>
      <m:oMath>
        <m:r>
          <m:t>C</m:t>
        </m:r>
      </m:oMath>
      <w:r>
        <w:t xml:space="preserve">?</w:t>
      </w:r>
      <w:r>
        <w:t xml:space="preserve"> </w:t>
      </w:r>
      <w:r>
        <w:t xml:space="preserve">Because in the presence of censoring (or any selection) the causal contrast of interest should be redefined.</w:t>
      </w:r>
      <w:r>
        <w:t xml:space="preserve"> </w:t>
      </w:r>
      <w:r>
        <w:t xml:space="preserve">Selection bias would not exist if nobody were censored, so we target what would have happened without censoring.</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1" w:name="def-counterfactual-no-censoring"/>
          <w:p>
            <w:pPr>
              <w:pStyle w:val="BodyText"/>
            </w:pPr>
            <w:r>
              <w:rPr>
                <w:b/>
                <w:bCs/>
              </w:rPr>
              <w:t xml:space="preserve">Definition 6 (Counterfactual outcome under no censoring)</w:t>
            </w:r>
            <w:r>
              <w:t xml:space="preserve"> </w:t>
            </w:r>
            <w:r>
              <w:t xml:space="preserve">Let</w:t>
            </w:r>
            <w:r>
              <w:t xml:space="preserve"> </w:t>
            </w:r>
            <m:oMath>
              <m:sSup>
                <m:e>
                  <m:r>
                    <m:t>Y</m:t>
                  </m:r>
                </m:e>
                <m:sup>
                  <m:r>
                    <m:t>a</m:t>
                  </m:r>
                  <m:r>
                    <m:rPr>
                      <m:sty m:val="p"/>
                    </m:rPr>
                    <m:t>,</m:t>
                  </m:r>
                  <m:r>
                    <m:t>c</m:t>
                  </m:r>
                  <m:r>
                    <m:rPr>
                      <m:sty m:val="p"/>
                    </m:rPr>
                    <m:t>=</m:t>
                  </m:r>
                  <m:r>
                    <m:t>0</m:t>
                  </m:r>
                </m:sup>
              </m:sSup>
            </m:oMath>
            <w:r>
              <w:t xml:space="preserve"> </w:t>
            </w:r>
            <w:r>
              <w:t xml:space="preserve">be an individual’s counterfactual outcome had they received treatment</w:t>
            </w:r>
            <w:r>
              <w:t xml:space="preserve"> </w:t>
            </w:r>
            <m:oMath>
              <m:r>
                <m:t>a</m:t>
              </m:r>
            </m:oMath>
            <w:r>
              <w:t xml:space="preserve"> </w:t>
            </w:r>
            <w:r>
              <w:t xml:space="preserve">and remained uncensored (</w:t>
            </w:r>
            <m:oMath>
              <m:r>
                <m:t>C</m:t>
              </m:r>
              <m:r>
                <m:rPr>
                  <m:sty m:val="p"/>
                </m:rPr>
                <m:t>=</m:t>
              </m:r>
              <m:r>
                <m:t>0</m:t>
              </m:r>
            </m:oMath>
            <w:r>
              <w:t xml:space="preserve">).</w:t>
            </w:r>
          </w:p>
          <w:bookmarkEnd w:id="51"/>
        </w:tc>
      </w:tr>
    </w:tbl>
    <w:p>
      <w:pPr>
        <w:pStyle w:val="BodyText"/>
      </w:pPr>
      <w:ins w:id="50" w:author="PR Preview" w:date="2024-01-01T00:00:00Z">
        <w:r>
          <w:t xml:space="preserve">The causal contrast of interest becomes</w:t>
        </w:r>
      </w:ins>
    </w:p>
    <w:p>
      <w:pPr>
        <w:pStyle w:val="BodyText"/>
      </w:pPr>
      <m:oMathPara>
        <m:oMathParaPr>
          <m:jc m:val="center"/>
        </m:oMathParaP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 </m:t>
          </m:r>
          <m:r>
            <m:rPr>
              <m:nor/>
              <m:sty m:val="p"/>
            </m:rPr>
            <m:t>versus</m:t>
          </m:r>
          <m:r>
            <m:t> </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rPr>
              <m:sty m:val="p"/>
            </m:rPr>
            <m:t>,</m:t>
          </m:r>
        </m:oMath>
      </m:oMathPara>
    </w:p>
    <w:p>
      <w:pPr>
        <w:pStyle w:val="FirstParagraph"/>
      </w:pPr>
      <w:r>
        <w:t xml:space="preserve">for example the risk ratio</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 </w:t>
      </w:r>
      <w:r>
        <w:t xml:space="preserve">or the risk difference</w:t>
      </w:r>
      <w:r>
        <w:t xml:space="preserve"> </w:t>
      </w:r>
      <m:oMath>
        <m:r>
          <m:rPr>
            <m:nor/>
            <m:sty m:val="p"/>
          </m:rPr>
          <m:t>E</m:t>
        </m:r>
        <m:d>
          <m:dPr>
            <m:begChr m:val="["/>
            <m:sepChr m:val=""/>
            <m:endChr m:val="]"/>
            <m:grow/>
          </m:dPr>
          <m:e>
            <m:sSup>
              <m:e>
                <m:r>
                  <m:t>Y</m:t>
                </m:r>
              </m:e>
              <m:sup>
                <m:r>
                  <m:t>a</m:t>
                </m:r>
                <m:r>
                  <m:rPr>
                    <m:sty m:val="p"/>
                  </m:rPr>
                  <m:t>=</m:t>
                </m:r>
                <m:r>
                  <m:t>1</m:t>
                </m:r>
                <m:r>
                  <m:rPr>
                    <m:sty m:val="p"/>
                  </m:rPr>
                  <m:t>,</m:t>
                </m:r>
                <m:r>
                  <m:t>c</m:t>
                </m:r>
                <m:r>
                  <m:rPr>
                    <m:sty m:val="p"/>
                  </m:rPr>
                  <m:t>=</m:t>
                </m:r>
                <m:r>
                  <m:t>0</m:t>
                </m:r>
              </m:sup>
            </m:sSup>
          </m:e>
        </m:d>
        <m:r>
          <m:rPr>
            <m:sty m:val="p"/>
          </m:rPr>
          <m:t>−</m:t>
        </m:r>
        <m:r>
          <m:rPr>
            <m:nor/>
            <m:sty m:val="p"/>
          </m:rPr>
          <m:t>E</m:t>
        </m:r>
        <m:d>
          <m:dPr>
            <m:begChr m:val="["/>
            <m:sepChr m:val=""/>
            <m:endChr m:val="]"/>
            <m:grow/>
          </m:dPr>
          <m:e>
            <m:sSup>
              <m:e>
                <m:r>
                  <m:t>Y</m:t>
                </m:r>
              </m:e>
              <m:sup>
                <m:r>
                  <m:t>a</m:t>
                </m:r>
                <m:r>
                  <m:rPr>
                    <m:sty m:val="p"/>
                  </m:rPr>
                  <m:t>=</m:t>
                </m:r>
                <m:r>
                  <m:t>0</m:t>
                </m:r>
                <m:r>
                  <m:rPr>
                    <m:sty m:val="p"/>
                  </m:rPr>
                  <m:t>,</m:t>
                </m:r>
                <m:r>
                  <m:t>c</m:t>
                </m:r>
                <m:r>
                  <m:rPr>
                    <m:sty m:val="p"/>
                  </m:rPr>
                  <m:t>=</m:t>
                </m:r>
                <m:r>
                  <m:t>0</m:t>
                </m:r>
              </m:sup>
            </m:sSup>
          </m:e>
        </m:d>
      </m:oMath>
      <w:r>
        <w:t xml:space="preserve">.</w:t>
      </w:r>
    </w:p>
    <w:p>
      <w:pPr>
        <w:pStyle w:val="BodyText"/>
      </w:pPr>
      <w:r>
        <w:t xml:space="preserve">Using counterfactuals such as</w:t>
      </w:r>
      <w:r>
        <w:t xml:space="preserve"> </w:t>
      </w:r>
      <m:oMath>
        <m:sSup>
          <m:e>
            <m:r>
              <m:t>Y</m:t>
            </m:r>
          </m:e>
          <m:sup>
            <m:r>
              <m:t>a</m:t>
            </m:r>
            <m:r>
              <m:rPr>
                <m:sty m:val="p"/>
              </m:rPr>
              <m:t>,</m:t>
            </m:r>
            <m:r>
              <m:t>c</m:t>
            </m:r>
            <m:r>
              <m:rPr>
                <m:sty m:val="p"/>
              </m:rPr>
              <m:t>=</m:t>
            </m:r>
            <m:r>
              <m:t>0</m:t>
            </m:r>
          </m:sup>
        </m:sSup>
      </m:oMath>
      <w:r>
        <w:t xml:space="preserve"> </w:t>
      </w:r>
      <w:r>
        <w:t xml:space="preserve">presupposes, as in</w:t>
      </w:r>
      <w:r>
        <w:t xml:space="preserve"> </w:t>
      </w:r>
      <w:hyperlink r:id="rId52">
        <w:r>
          <w:rPr>
            <w:rStyle w:val="Hyperlink"/>
          </w:rPr>
          <w:t xml:space="preserve">Chapter 3</w:t>
        </w:r>
      </w:hyperlink>
      <w:r>
        <w:t xml:space="preserve">,</w:t>
      </w:r>
      <w:r>
        <w:t xml:space="preserve"> </w:t>
      </w:r>
      <w:r>
        <w:t xml:space="preserve">that some no-direct-effect intervention could set censoring</w:t>
      </w:r>
      <w:r>
        <w:t xml:space="preserve"> </w:t>
      </w:r>
      <m:oMath>
        <m:r>
          <m:t>C</m:t>
        </m:r>
      </m:oMath>
      <w:r>
        <w:t xml:space="preserve"> </w:t>
      </w:r>
      <w:r>
        <w:t xml:space="preserve">to 0</w:t>
      </w:r>
      <w:r>
        <w:t xml:space="preserve"> </w:t>
      </w:r>
      <w:r>
        <w:t xml:space="preserve">(Hernán and Robins 2020, 116, margin note)</w:t>
      </w:r>
      <w:r>
        <w:t xml:space="preserve">.</w:t>
      </w:r>
    </w:p>
    <w:p>
      <w:pPr>
        <w:pStyle w:val="BodyText"/>
      </w:pPr>
      <w:ins w:id="54" w:author="PR Preview" w:date="2024-01-01T00:00:00Z">
        <w:r>
          <w:t xml:space="preserve">Censoring often has no causal effect on the outcome (an exception: loss to follow-up that prevents people from receiving further treatment).</w:t>
        </w:r>
      </w:ins>
      <w:ins w:id="54" w:author="PR Preview" w:date="2024-01-01T00:00:00Z">
        <w:r>
          <w:t xml:space="preserve"> </w:t>
        </w:r>
      </w:ins>
      <w:ins w:id="54" w:author="PR Preview" w:date="2024-01-01T00:00:00Z">
        <w:r>
          <w:t xml:space="preserve">One might then drop the superscript</w:t>
        </w:r>
      </w:ins>
      <w:ins w:id="54" w:author="PR Preview" w:date="2024-01-01T00:00:00Z">
        <w:r>
          <w:t xml:space="preserve"> </w:t>
        </w:r>
      </w:ins>
      <m:oMath>
        <m:r>
          <m:t>c</m:t>
        </m:r>
        <m:r>
          <m:rPr>
            <m:sty m:val="p"/>
          </m:rPr>
          <m:t>=</m:t>
        </m:r>
        <m:r>
          <m:t>0</m:t>
        </m:r>
      </m:oMath>
      <w:ins w:id="54" w:author="PR Preview" w:date="2024-01-01T00:00:00Z">
        <w:r>
          <w:t xml:space="preserve">, but keeping it makes clear that confounding for the effect of</w:t>
        </w:r>
      </w:ins>
      <w:ins w:id="54" w:author="PR Preview" w:date="2024-01-01T00:00:00Z">
        <w:r>
          <w:t xml:space="preserve"> </w:t>
        </w:r>
      </w:ins>
      <m:oMath>
        <m:r>
          <m:t>C</m:t>
        </m:r>
      </m:oMath>
      <w:ins w:id="54" w:author="PR Preview" w:date="2024-01-01T00:00:00Z">
        <w:r>
          <w:t xml:space="preserve"> </w:t>
        </w:r>
      </w:ins>
      <w:ins w:id="54" w:author="PR Preview" w:date="2024-01-01T00:00:00Z">
        <w:r>
          <w:t xml:space="preserve">becomes central when estimating the effect of</w:t>
        </w:r>
      </w:ins>
      <w:ins w:id="54" w:author="PR Preview" w:date="2024-01-01T00:00:00Z">
        <w:r>
          <w:t xml:space="preserve"> </w:t>
        </w:r>
      </w:ins>
      <m:oMath>
        <m:r>
          <m:t>A</m:t>
        </m:r>
      </m:oMath>
      <w:ins w:id="54" w:author="PR Preview" w:date="2024-01-01T00:00:00Z">
        <w:r>
          <w:t xml:space="preserve"> </w:t>
        </w:r>
      </w:ins>
      <w:ins w:id="54" w:author="PR Preview" w:date="2024-01-01T00:00:00Z">
        <w:r>
          <w:t xml:space="preserve">under selection.</w:t>
        </w:r>
      </w:ins>
      <w:ins w:id="54" w:author="PR Preview" w:date="2024-01-01T00:00:00Z">
        <w:r>
          <w:t xml:space="preserve"> </w:t>
        </w:r>
      </w:ins>
      <w:ins w:id="54" w:author="PR Preview" w:date="2024-01-01T00:00:00Z">
        <w:r>
          <w:t xml:space="preserve">Even then, the observed</w:t>
        </w:r>
      </w:ins>
      <w:ins w:id="54" w:author="PR Preview" w:date="2024-01-01T00:00:00Z">
        <w:r>
          <w:t xml:space="preserve"> </w:t>
        </w:r>
      </w:ins>
      <m:oMath>
        <m:r>
          <m:t>Y</m:t>
        </m:r>
      </m:oMath>
      <w:ins w:id="54" w:author="PR Preview" w:date="2024-01-01T00:00:00Z">
        <w:r>
          <w:t xml:space="preserve"> </w:t>
        </w:r>
      </w:ins>
      <w:ins w:id="54" w:author="PR Preview" w:date="2024-01-01T00:00:00Z">
        <w:r>
          <w:t xml:space="preserve">depends on</w:t>
        </w:r>
      </w:ins>
      <w:ins w:id="54" w:author="PR Preview" w:date="2024-01-01T00:00:00Z">
        <w:r>
          <w:t xml:space="preserve"> </w:t>
        </w:r>
      </w:ins>
      <m:oMath>
        <m:r>
          <m:t>C</m:t>
        </m:r>
      </m:oMath>
      <w:ins w:id="54" w:author="PR Preview" w:date="2024-01-01T00:00:00Z">
        <w:r>
          <w:t xml:space="preserve">:</w:t>
        </w:r>
      </w:ins>
      <w:ins w:id="54" w:author="PR Preview" w:date="2024-01-01T00:00:00Z">
        <w:r>
          <w:t xml:space="preserve"> </w:t>
        </w:r>
      </w:ins>
      <w:ins w:id="54" w:author="PR Preview" w:date="2024-01-01T00:00:00Z">
        <w:r>
          <w:t xml:space="preserve">it equals</w:t>
        </w:r>
      </w:ins>
      <w:ins w:id="54" w:author="PR Preview" w:date="2024-01-01T00:00:00Z">
        <w:r>
          <w:t xml:space="preserve"> </w:t>
        </w:r>
      </w:ins>
      <m:oMath>
        <m:sSup>
          <m:e>
            <m:r>
              <m:t>Y</m:t>
            </m:r>
          </m:e>
          <m:sup>
            <m:r>
              <m:t>c</m:t>
            </m:r>
            <m:r>
              <m:rPr>
                <m:sty m:val="p"/>
              </m:rPr>
              <m:t>=</m:t>
            </m:r>
            <m:r>
              <m:t>0</m:t>
            </m:r>
          </m:sup>
        </m:sSup>
      </m:oMath>
      <w:ins w:id="54" w:author="PR Preview" w:date="2024-01-01T00:00:00Z">
        <w:r>
          <w:t xml:space="preserve"> </w:t>
        </w:r>
      </w:ins>
      <w:ins w:id="54" w:author="PR Preview" w:date="2024-01-01T00:00:00Z">
        <w:r>
          <w:t xml:space="preserve">when</w:t>
        </w:r>
      </w:ins>
      <w:ins w:id="54" w:author="PR Preview" w:date="2024-01-01T00:00:00Z">
        <w:r>
          <w:t xml:space="preserve"> </w:t>
        </w:r>
      </w:ins>
      <m:oMath>
        <m:r>
          <m:t>C</m:t>
        </m:r>
        <m:r>
          <m:rPr>
            <m:sty m:val="p"/>
          </m:rPr>
          <m:t>=</m:t>
        </m:r>
        <m:r>
          <m:t>0</m:t>
        </m:r>
      </m:oMath>
      <w:ins w:id="54" w:author="PR Preview" w:date="2024-01-01T00:00:00Z">
        <w:r>
          <w:t xml:space="preserve"> </w:t>
        </w:r>
      </w:ins>
      <w:ins w:id="54" w:author="PR Preview" w:date="2024-01-01T00:00:00Z">
        <w:r>
          <w:t xml:space="preserve">and is missing when</w:t>
        </w:r>
      </w:ins>
      <w:ins w:id="54" w:author="PR Preview" w:date="2024-01-01T00:00:00Z">
        <w:r>
          <w:t xml:space="preserve"> </w:t>
        </w:r>
      </w:ins>
      <m:oMath>
        <m:r>
          <m:t>C</m:t>
        </m:r>
        <m:r>
          <m:rPr>
            <m:sty m:val="p"/>
          </m:rPr>
          <m:t>=</m:t>
        </m:r>
        <m:r>
          <m:t>1</m:t>
        </m:r>
      </m:oMath>
      <w:ins w:id="54" w:author="PR Preview" w:date="2024-01-01T00:00:00Z">
        <w:r>
          <w:t xml:space="preserve">.</w:t>
        </w:r>
      </w:ins>
      <w:ins w:id="54" w:author="PR Preview" w:date="2024-01-01T00:00:00Z">
        <w:r>
          <w:t xml:space="preserve"> </w:t>
        </w:r>
      </w:ins>
      <w:ins w:id="54" w:author="PR Preview" w:date="2024-01-01T00:00:00Z">
        <w:r>
          <w:t xml:space="preserve">So a causal diagram in which</w:t>
        </w:r>
      </w:ins>
      <w:ins w:id="54" w:author="PR Preview" w:date="2024-01-01T00:00:00Z">
        <w:r>
          <w:t xml:space="preserve"> </w:t>
        </w:r>
      </w:ins>
      <m:oMath>
        <m:r>
          <m:t>C</m:t>
        </m:r>
      </m:oMath>
      <w:ins w:id="54" w:author="PR Preview" w:date="2024-01-01T00:00:00Z">
        <w:r>
          <w:t xml:space="preserve"> </w:t>
        </w:r>
      </w:ins>
      <w:ins w:id="54" w:author="PR Preview" w:date="2024-01-01T00:00:00Z">
        <w:r>
          <w:t xml:space="preserve">has no effect on the outcome can still replace</w:t>
        </w:r>
      </w:ins>
      <w:ins w:id="54" w:author="PR Preview" w:date="2024-01-01T00:00:00Z">
        <w:r>
          <w:t xml:space="preserve"> </w:t>
        </w:r>
      </w:ins>
      <m:oMath>
        <m:r>
          <m:t>Y</m:t>
        </m:r>
      </m:oMath>
      <w:ins w:id="54" w:author="PR Preview" w:date="2024-01-01T00:00:00Z">
        <w:r>
          <w:t xml:space="preserve"> </w:t>
        </w:r>
      </w:ins>
      <w:ins w:id="54" w:author="PR Preview" w:date="2024-01-01T00:00:00Z">
        <w:r>
          <w:t xml:space="preserve">by</w:t>
        </w:r>
      </w:ins>
      <w:ins w:id="54" w:author="PR Preview" w:date="2024-01-01T00:00:00Z">
        <w:r>
          <w:t xml:space="preserve"> </w:t>
        </w:r>
      </w:ins>
      <m:oMath>
        <m:sSup>
          <m:e>
            <m:r>
              <m:t>Y</m:t>
            </m:r>
          </m:e>
          <m:sup>
            <m:r>
              <m:t>c</m:t>
            </m:r>
            <m:r>
              <m:rPr>
                <m:sty m:val="p"/>
              </m:rPr>
              <m:t>=</m:t>
            </m:r>
            <m:r>
              <m:t>0</m:t>
            </m:r>
          </m:sup>
        </m:sSup>
      </m:oMath>
      <w:ins w:id="54" w:author="PR Preview" w:date="2024-01-01T00:00:00Z">
        <w:r>
          <w:t xml:space="preserve"> </w:t>
        </w:r>
      </w:ins>
      <w:ins w:id="54" w:author="PR Preview" w:date="2024-01-01T00:00:00Z">
        <w:r>
          <w:t xml:space="preserve">and add arrows</w:t>
        </w:r>
      </w:ins>
      <w:ins w:id="54" w:author="PR Preview" w:date="2024-01-01T00:00:00Z">
        <w:r>
          <w:t xml:space="preserve"> </w:t>
        </w:r>
      </w:ins>
      <m:oMath>
        <m:sSup>
          <m:e>
            <m:r>
              <m:t>Y</m:t>
            </m:r>
          </m:e>
          <m:sup>
            <m:r>
              <m:t>c</m:t>
            </m:r>
            <m:r>
              <m:rPr>
                <m:sty m:val="p"/>
              </m:rPr>
              <m:t>=</m:t>
            </m:r>
            <m:r>
              <m:t>0</m:t>
            </m:r>
          </m:sup>
        </m:sSup>
        <m:r>
          <m:rPr>
            <m:sty m:val="p"/>
          </m:rPr>
          <m:t>→</m:t>
        </m:r>
        <m:r>
          <m:t>Y</m:t>
        </m:r>
      </m:oMath>
      <w:ins w:id="54" w:author="PR Preview" w:date="2024-01-01T00:00:00Z">
        <w:r>
          <w:t xml:space="preserve"> </w:t>
        </w:r>
      </w:ins>
      <w:ins w:id="54" w:author="PR Preview" w:date="2024-01-01T00:00:00Z">
        <w:r>
          <w:t xml:space="preserve">and</w:t>
        </w:r>
      </w:ins>
      <w:ins w:id="54" w:author="PR Preview" w:date="2024-01-01T00:00:00Z">
        <w:r>
          <w:t xml:space="preserve"> </w:t>
        </w:r>
      </w:ins>
      <m:oMath>
        <m:r>
          <m:t>C</m:t>
        </m:r>
        <m:r>
          <m:rPr>
            <m:sty m:val="p"/>
          </m:rPr>
          <m:t>→</m:t>
        </m:r>
        <m:r>
          <m:t>Y</m:t>
        </m:r>
      </m:oMath>
      <w:ins w:id="54" w:author="PR Preview" w:date="2024-01-01T00:00:00Z">
        <w:r>
          <w:t xml:space="preserve">,</w:t>
        </w:r>
      </w:ins>
      <w:ins w:id="54" w:author="PR Preview" w:date="2024-01-01T00:00:00Z">
        <w:r>
          <w:t xml:space="preserve"> </w:t>
        </w:r>
      </w:ins>
      <w:ins w:id="54" w:author="PR Preview" w:date="2024-01-01T00:00:00Z">
        <w:r>
          <w:t xml:space="preserve">where</w:t>
        </w:r>
      </w:ins>
      <w:ins w:id="54" w:author="PR Preview" w:date="2024-01-01T00:00:00Z">
        <w:r>
          <w:t xml:space="preserve"> </w:t>
        </w:r>
      </w:ins>
      <m:oMath>
        <m:r>
          <m:t>C</m:t>
        </m:r>
        <m:r>
          <m:rPr>
            <m:sty m:val="p"/>
          </m:rPr>
          <m:t>→</m:t>
        </m:r>
        <m:r>
          <m:t>Y</m:t>
        </m:r>
      </m:oMath>
      <w:ins w:id="54" w:author="PR Preview" w:date="2024-01-01T00:00:00Z">
        <w:r>
          <w:t xml:space="preserve"> </w:t>
        </w:r>
      </w:ins>
      <w:ins w:id="54" w:author="PR Preview" w:date="2024-01-01T00:00:00Z">
        <w:r>
          <w:t xml:space="preserve">encodes only that censoring determines whether the outcome is observed.</w:t>
        </w:r>
      </w:ins>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53" w:name="rem-censoring-as-treatment"/>
          <w:p>
            <w:pPr>
              <w:pStyle w:val="BodyText"/>
            </w:pPr>
            <w:r>
              <w:rPr>
                <w:i/>
                <w:iCs/>
              </w:rPr>
              <w:t xml:space="preserve">Remark 6</w:t>
            </w:r>
            <w:r>
              <w:t xml:space="preserve"> (Censoring as another treatment). </w:t>
            </w:r>
            <w:r>
              <w:t xml:space="preserve">With the contrast written in terms of</w:t>
            </w:r>
            <w:r>
              <w:t xml:space="preserve"> </w:t>
            </w:r>
            <m:oMath>
              <m:sSup>
                <m:e>
                  <m:r>
                    <m:t>Y</m:t>
                  </m:r>
                </m:e>
                <m:sup>
                  <m:r>
                    <m:t>a</m:t>
                  </m:r>
                  <m:r>
                    <m:rPr>
                      <m:sty m:val="p"/>
                    </m:rPr>
                    <m:t>,</m:t>
                  </m:r>
                  <m:r>
                    <m:t>c</m:t>
                  </m:r>
                  <m:r>
                    <m:rPr>
                      <m:sty m:val="p"/>
                    </m:rPr>
                    <m:t>=</m:t>
                  </m:r>
                  <m:r>
                    <m:t>0</m:t>
                  </m:r>
                </m:sup>
              </m:sSup>
            </m:oMath>
            <w:r>
              <w:t xml:space="preserve"> </w:t>
            </w:r>
            <w:r>
              <w:t xml:space="preserve">(</w:t>
            </w:r>
            <w:hyperlink w:anchor="def-counterfactual-no-censoring">
              <w:r>
                <w:rPr>
                  <w:rStyle w:val="Hyperlink"/>
                </w:rPr>
                <w:t xml:space="preserve">Definition 6</w:t>
              </w:r>
            </w:hyperlink>
            <w:r>
              <w:t xml:space="preserve">),</w:t>
            </w:r>
            <w:r>
              <w:t xml:space="preserve"> </w:t>
            </w:r>
            <w:r>
              <w:rPr>
                <w:b/>
                <w:bCs/>
              </w:rPr>
              <w:t xml:space="preserve">censoring</w:t>
            </w:r>
            <w:r>
              <w:rPr>
                <w:b/>
                <w:bCs/>
              </w:rPr>
              <w:t xml:space="preserve"> </w:t>
            </w:r>
            <m:oMath>
              <m:r>
                <m:t>C</m:t>
              </m:r>
            </m:oMath>
            <w:r>
              <w:rPr>
                <w:b/>
                <w:bCs/>
              </w:rPr>
              <w:t xml:space="preserve"> </w:t>
            </w:r>
            <w:r>
              <w:rPr>
                <w:b/>
                <w:bCs/>
              </w:rPr>
              <w:t xml:space="preserve">is just another treatment</w:t>
            </w:r>
            <w:r>
              <w:t xml:space="preserve">,</w:t>
            </w:r>
            <w:r>
              <w:t xml:space="preserve"> </w:t>
            </w:r>
            <w:r>
              <w:t xml:space="preserve">and the goal is the effect of a joint intervention on</w:t>
            </w:r>
            <w:r>
              <w:t xml:space="preserve"> </w:t>
            </w:r>
            <m:oMath>
              <m:r>
                <m:t>A</m:t>
              </m:r>
            </m:oMath>
            <w:r>
              <w:t xml:space="preserve"> </w:t>
            </w:r>
            <w:r>
              <w:t xml:space="preserve">and</w:t>
            </w:r>
            <w:r>
              <w:t xml:space="preserve"> </w:t>
            </w:r>
            <m:oMath>
              <m:r>
                <m:t>C</m:t>
              </m:r>
            </m:oMath>
            <w:r>
              <w:t xml:space="preserve">.</w:t>
            </w:r>
            <w:r>
              <w:t xml:space="preserve"> </w:t>
            </w:r>
            <w:r>
              <w:t xml:space="preserve">To eliminate selection bias for the effect of</w:t>
            </w:r>
            <w:r>
              <w:t xml:space="preserve"> </w:t>
            </w:r>
            <m:oMath>
              <m:r>
                <m:t>A</m:t>
              </m:r>
            </m:oMath>
            <w:r>
              <w:t xml:space="preserve">, we adjust for confounding for the effect of</w:t>
            </w:r>
            <w:r>
              <w:t xml:space="preserve"> </w:t>
            </w:r>
            <m:oMath>
              <m:r>
                <m:t>C</m:t>
              </m:r>
            </m:oMath>
            <w:r>
              <w:t xml:space="preserve">.</w:t>
            </w:r>
            <w:r>
              <w:t xml:space="preserve"> </w:t>
            </w:r>
            <w:r>
              <w:t xml:space="preserve">That requires:</w:t>
            </w:r>
          </w:p>
          <w:p>
            <w:pPr>
              <w:pStyle w:val="Compact"/>
              <w:numPr>
                <w:ilvl w:val="0"/>
                <w:numId w:val="1012"/>
              </w:numPr>
            </w:pPr>
            <w:r>
              <w:t xml:space="preserve">the identifiability conditions (exchangeability, positivity, consistency) to hold for</w:t>
            </w:r>
            <w:r>
              <w:t xml:space="preserve"> </w:t>
            </w:r>
            <m:oMath>
              <m:r>
                <m:t>C</m:t>
              </m:r>
            </m:oMath>
            <w:r>
              <w:t xml:space="preserve"> </w:t>
            </w:r>
            <w:r>
              <w:t xml:space="preserve">as well as for</w:t>
            </w:r>
            <w:r>
              <w:t xml:space="preserve"> </w:t>
            </w:r>
            <m:oMath>
              <m:r>
                <m:t>A</m:t>
              </m:r>
            </m:oMath>
            <w:r>
              <w:t xml:space="preserve">;</w:t>
            </w:r>
          </w:p>
          <w:p>
            <w:pPr>
              <w:pStyle w:val="Compact"/>
              <w:numPr>
                <w:ilvl w:val="0"/>
                <w:numId w:val="1012"/>
              </w:numPr>
            </w:pPr>
            <w:r>
              <w:t xml:space="preserve">the same analytic methods we would use to estimate the effect of</w:t>
            </w:r>
            <w:r>
              <w:t xml:space="preserve"> </w:t>
            </w:r>
            <m:oMath>
              <m:r>
                <m:t>C</m:t>
              </m:r>
            </m:oMath>
            <w:r>
              <w:t xml:space="preserve">.</w:t>
            </w:r>
          </w:p>
          <w:p>
            <w:pPr>
              <w:pStyle w:val="FirstParagraph"/>
            </w:pPr>
            <w:r>
              <w:t xml:space="preserve">Under these conditions, and with no measurement error or confounding for</w:t>
            </w:r>
            <w:r>
              <w:t xml:space="preserve"> </w:t>
            </w:r>
            <m:oMath>
              <m:r>
                <m:t>A</m:t>
              </m:r>
            </m:oMath>
            <w:r>
              <w:t xml:space="preserve">, the effect of</w:t>
            </w:r>
            <w:r>
              <w:t xml:space="preserve"> </w:t>
            </w:r>
            <m:oMath>
              <m:r>
                <m:t>A</m:t>
              </m:r>
            </m:oMath>
            <w:r>
              <w:t xml:space="preserve"> </w:t>
            </w:r>
            <w:r>
              <w:t xml:space="preserve">on</w:t>
            </w:r>
            <w:r>
              <w:t xml:space="preserve"> </w:t>
            </w:r>
            <m:oMath>
              <m:r>
                <m:t>Y</m:t>
              </m:r>
            </m:oMath>
            <w:r>
              <w:t xml:space="preserve"> </w:t>
            </w:r>
            <w:r>
              <w:t xml:space="preserve">is identified.</w:t>
            </w:r>
          </w:p>
          <w:bookmarkEnd w:id="53"/>
        </w:tc>
      </w:tr>
    </w:tbl>
    <w:bookmarkEnd w:id="54"/>
    <w:bookmarkEnd w:id="55"/>
    <w:bookmarkStart w:id="77" w:name="Xb94b349dba98f1ce9ed8a0e97ab543735a1645e"/>
    <w:p>
      <w:pPr>
        <w:pStyle w:val="Heading2"/>
      </w:pPr>
      <w:r>
        <w:t xml:space="preserve">5 8.5 How to Adjust for Selection Bias (pp. 117-120)</w:t>
      </w:r>
    </w:p>
    <w:p>
      <w:r>
        <w:pict>
          <v:rect style="width:0;height:1.5pt" o:hralign="center" o:hrstd="t" o:hr="t"/>
        </w:pic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7" name="Picture"/>
                  <a:graphic>
                    <a:graphicData uri="http://schemas.openxmlformats.org/drawingml/2006/picture">
                      <pic:pic>
                        <pic:nvPicPr>
                          <pic:cNvPr descr="/opt/quarto/share/formats/docx/tip.png" id="58" name="Picture"/>
                          <pic:cNvPicPr>
                            <a:picLocks noChangeArrowheads="1" noChangeAspect="1"/>
                          </pic:cNvPicPr>
                        </pic:nvPicPr>
                        <pic:blipFill>
                          <a:blip r:embed="rId5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Avoid by Design, Correct by Analysis</w:t>
            </w:r>
          </w:p>
        </w:tc>
      </w:tr>
      <w:tr>
        <w:trPr>
          <w:cantSplit/>
        </w:trPr>
        <w:tc>
          <w:tcPr>
            <w:tcMar>
              <w:top w:w="108" w:type="dxa"/>
              <w:bottom w:w="108" w:type="dxa"/>
            </w:tcMar>
          </w:tcPr>
          <w:p>
            <w:pPr>
              <w:pStyle w:val="BodyText"/>
            </w:pPr>
            <w:pPr>
              <w:spacing w:before="16" w:after="16"/>
            </w:pPr>
            <w:r>
              <w:t xml:space="preserve">Design can sometimes avoid selection bias (e.g., Fine Point 8.1), but loss to follow-up, self-selection, and missing data can happen however careful the investigator is.</w:t>
            </w:r>
            <w:r>
              <w:t xml:space="preserve"> </w:t>
            </w:r>
            <w:r>
              <w:t xml:space="preserve">Then the bias must be corrected in the analysis.</w:t>
            </w:r>
          </w:p>
          <w:p/>
        </w:tc>
      </w:tr>
    </w:tbl>
    <w:p>
      <w:r>
        <w:pict>
          <v:rect style="width:0;height:1.5pt" o:hralign="center" o:hrstd="t" o:hr="t"/>
        </w:pict>
      </w:r>
    </w:p>
    <w:bookmarkStart w:id="60" w:name="X0b7b1cc7f0d0ad653c82dfef390accd097dc66c"/>
    <w:p>
      <w:pPr>
        <w:pStyle w:val="Heading3"/>
      </w:pPr>
      <w:r>
        <w:t xml:space="preserve">5.1 Inverse Probability Weighting for Selection Bias</w:t>
      </w:r>
    </w:p>
    <w:p>
      <w:pPr>
        <w:pStyle w:val="FirstParagraph"/>
      </w:pPr>
      <w:ins w:id="60" w:author="PR Preview" w:date="2024-01-01T00:00:00Z">
        <w:r>
          <w:t xml:space="preserve">IP weighting (or standardization) can do this.</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59" w:name="def-censoring-ip-weights"/>
          <w:p>
            <w:pPr>
              <w:pStyle w:val="BodyText"/>
            </w:pPr>
            <w:r>
              <w:rPr>
                <w:b/>
                <w:bCs/>
              </w:rPr>
              <w:t xml:space="preserve">Definition 7 (IP weights for selection)</w:t>
            </w:r>
            <w:r>
              <w:t xml:space="preserve"> </w:t>
            </w:r>
            <w:r>
              <w:t xml:space="preserve">Each selected individual (</w:t>
            </w:r>
            <m:oMath>
              <m:r>
                <m:t>C</m:t>
              </m:r>
              <m:r>
                <m:rPr>
                  <m:sty m:val="p"/>
                </m:rPr>
                <m:t>=</m:t>
              </m:r>
              <m:r>
                <m:t>0</m:t>
              </m:r>
            </m:oMath>
            <w:r>
              <w:t xml:space="preserve">) gets a weight</w:t>
            </w:r>
            <w:r>
              <w:t xml:space="preserve"> </w:t>
            </w:r>
            <m:oMath>
              <m:sSup>
                <m:e>
                  <m:r>
                    <m:t>W</m:t>
                  </m:r>
                </m:e>
                <m:sup>
                  <m:r>
                    <m:t>C</m:t>
                  </m:r>
                </m:sup>
              </m:sSup>
            </m:oMath>
            <w:r>
              <w:t xml:space="preserve"> </w:t>
            </w:r>
            <w:r>
              <w:t xml:space="preserve">so that she represents herself and the unselected individuals (</w:t>
            </w:r>
            <m:oMath>
              <m:r>
                <m:t>C</m:t>
              </m:r>
              <m:r>
                <m:rPr>
                  <m:sty m:val="p"/>
                </m:rPr>
                <m:t>=</m:t>
              </m:r>
              <m:r>
                <m:t>1</m:t>
              </m:r>
            </m:oMath>
            <w:r>
              <w:t xml:space="preserve">) with her values of</w:t>
            </w:r>
            <w:r>
              <w:t xml:space="preserve"> </w:t>
            </w:r>
            <m:oMath>
              <m:r>
                <m:t>L</m:t>
              </m:r>
            </m:oMath>
            <w:r>
              <w:t xml:space="preserve"> </w:t>
            </w:r>
            <w:r>
              <w:t xml:space="preserve">and</w:t>
            </w:r>
            <w:r>
              <w:t xml:space="preserve"> </w:t>
            </w:r>
            <m:oMath>
              <m:r>
                <m:t>A</m:t>
              </m:r>
            </m:oMath>
            <w:r>
              <w:t xml:space="preserve">:</w:t>
            </w:r>
          </w:p>
          <w:p>
            <w:pPr>
              <w:pStyle w:val="BodyText"/>
            </w:pPr>
            <m:oMathPara>
              <m:oMathParaPr>
                <m:jc m:val="center"/>
              </m:oMathParaPr>
              <m:oMath>
                <m:sSup>
                  <m:e>
                    <m:r>
                      <m:t>W</m:t>
                    </m:r>
                  </m:e>
                  <m:sup>
                    <m:r>
                      <m:t>C</m:t>
                    </m:r>
                  </m:sup>
                </m:sSup>
                <m:r>
                  <m:rPr>
                    <m:sty m:val="p"/>
                  </m:rPr>
                  <m:t>=</m:t>
                </m:r>
                <m:f>
                  <m:fPr>
                    <m:type m:val="bar"/>
                  </m:fPr>
                  <m:num>
                    <m:r>
                      <m:t>1</m:t>
                    </m:r>
                  </m:num>
                  <m:den>
                    <m:r>
                      <m:rPr>
                        <m:sty m:val="p"/>
                      </m:rPr>
                      <m:t>Pr</m:t>
                    </m:r>
                    <m:r>
                      <m:rPr>
                        <m:sty m:val="p"/>
                      </m:rPr>
                      <m:t>[</m:t>
                    </m:r>
                    <m:r>
                      <m:t>C</m:t>
                    </m:r>
                    <m:r>
                      <m:rPr>
                        <m:sty m:val="p"/>
                      </m:rPr>
                      <m:t>=</m:t>
                    </m:r>
                    <m:r>
                      <m:t>0</m:t>
                    </m:r>
                    <m:r>
                      <m:rPr>
                        <m:sty m:val="p"/>
                      </m:rPr>
                      <m:t>∣</m:t>
                    </m:r>
                    <m:r>
                      <m:t>L</m:t>
                    </m:r>
                    <m:r>
                      <m:rPr>
                        <m:sty m:val="p"/>
                      </m:rPr>
                      <m:t>,</m:t>
                    </m:r>
                    <m:r>
                      <m:t>A</m:t>
                    </m:r>
                    <m:r>
                      <m:rPr>
                        <m:sty m:val="p"/>
                      </m:rPr>
                      <m:t>]</m:t>
                    </m:r>
                  </m:den>
                </m:f>
                <m:r>
                  <m:rPr>
                    <m:sty m:val="p"/>
                  </m:rPr>
                  <m:t>.</m:t>
                </m:r>
              </m:oMath>
            </m:oMathPara>
          </w:p>
          <w:bookmarkEnd w:id="59"/>
        </w:tc>
      </w:tr>
    </w:tbl>
    <w:p>
      <w:pPr>
        <w:pStyle w:val="FirstParagraph"/>
      </w:pPr>
      <w:ins w:id="61" w:author="PR Preview" w:date="2024-01-01T00:00:00Z">
        <w:r>
          <w:t xml:space="preserve">IP weights for confounding are</w:t>
        </w:r>
      </w:ins>
      <w:ins w:id="61" w:author="PR Preview" w:date="2024-01-01T00:00:00Z">
        <w:r>
          <w:t xml:space="preserve"> </w:t>
        </w:r>
      </w:ins>
      <m:oMath>
        <m:sSup>
          <m:e>
            <m:r>
              <m:t>W</m:t>
            </m:r>
          </m:e>
          <m:sup>
            <m:r>
              <m:t>A</m:t>
            </m:r>
          </m:sup>
        </m:sSup>
        <m:r>
          <m:rPr>
            <m:sty m:val="p"/>
          </m:rPr>
          <m:t>=</m:t>
        </m:r>
        <m:r>
          <m:t>1</m:t>
        </m:r>
        <m:r>
          <m:rPr>
            <m:sty m:val="p"/>
          </m:rPr>
          <m:t>/</m:t>
        </m:r>
        <m:r>
          <m:t>f</m:t>
        </m:r>
        <m:r>
          <m:rPr>
            <m:sty m:val="p"/>
          </m:rPr>
          <m:t>(</m:t>
        </m:r>
        <m:r>
          <m:t>A</m:t>
        </m:r>
        <m:r>
          <m:rPr>
            <m:sty m:val="p"/>
          </m:rPr>
          <m:t>∣</m:t>
        </m:r>
        <m:r>
          <m:t>L</m:t>
        </m:r>
        <m:r>
          <m:rPr>
            <m:sty m:val="p"/>
          </m:rPr>
          <m:t>)</m:t>
        </m:r>
      </m:oMath>
      <w:ins w:id="61" w:author="PR Preview" w:date="2024-01-01T00:00:00Z">
        <w:r>
          <w:t xml:space="preserve">;</w:t>
        </w:r>
      </w:ins>
      <w:ins w:id="61" w:author="PR Preview" w:date="2024-01-01T00:00:00Z">
        <w:r>
          <w:t xml:space="preserve"> </w:t>
        </w:r>
      </w:ins>
      <w:ins w:id="61" w:author="PR Preview" w:date="2024-01-01T00:00:00Z">
        <w:r>
          <w:t xml:space="preserve">IP weights for selection bias are</w:t>
        </w:r>
      </w:ins>
      <w:ins w:id="61" w:author="PR Preview" w:date="2024-01-01T00:00:00Z">
        <w:r>
          <w:t xml:space="preserve"> </w:t>
        </w:r>
      </w:ins>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A</m:t>
        </m:r>
        <m:r>
          <m:rPr>
            <m:sty m:val="p"/>
          </m:rPr>
          <m:t>,</m:t>
        </m:r>
        <m:r>
          <m:t>L</m:t>
        </m:r>
        <m:r>
          <m:rPr>
            <m:sty m:val="p"/>
          </m:rPr>
          <m:t>]</m:t>
        </m:r>
      </m:oMath>
      <w:ins w:id="61" w:author="PR Preview" w:date="2024-01-01T00:00:00Z">
        <w:r>
          <w:t xml:space="preserve"> </w:t>
        </w:r>
      </w:ins>
      <w:ins w:id="61" w:author="PR Preview" w:date="2024-01-01T00:00:00Z">
        <w:r>
          <w:t xml:space="preserve">(</w:t>
        </w:r>
      </w:ins>
      <w:hyperlink w:anchor="def-censoring-ip-weights">
        <w:r>
          <w:rPr>
            <w:rStyle w:val="Hyperlink"/>
          </w:rPr>
          <w:t xml:space="preserve">Definition 7</w:t>
        </w:r>
      </w:hyperlink>
      <w:ins w:id="61" w:author="PR Preview" w:date="2024-01-01T00:00:00Z">
        <w:r>
          <w:t xml:space="preserve">).</w:t>
        </w:r>
      </w:ins>
      <w:ins w:id="61" w:author="PR Preview" w:date="2024-01-01T00:00:00Z">
        <w:r>
          <w:t xml:space="preserve"> </w:t>
        </w:r>
      </w:ins>
      <w:ins w:id="61" w:author="PR Preview" w:date="2024-01-01T00:00:00Z">
        <w:r>
          <w:t xml:space="preserve">When both biases exist, the product</w:t>
        </w:r>
      </w:ins>
      <w:ins w:id="61" w:author="PR Preview" w:date="2024-01-01T00:00:00Z">
        <w:r>
          <w:t xml:space="preserve"> </w:t>
        </w:r>
      </w:ins>
      <m:oMath>
        <m:sSup>
          <m:e>
            <m:r>
              <m:t>W</m:t>
            </m:r>
          </m:e>
          <m:sup>
            <m:r>
              <m:t>A</m:t>
            </m:r>
          </m:sup>
        </m:sSup>
        <m:sSup>
          <m:e>
            <m:r>
              <m:t>W</m:t>
            </m:r>
          </m:e>
          <m:sup>
            <m:r>
              <m:t>C</m:t>
            </m:r>
          </m:sup>
        </m:sSup>
      </m:oMath>
      <w:ins w:id="61" w:author="PR Preview" w:date="2024-01-01T00:00:00Z">
        <w:r>
          <w:t xml:space="preserve"> </w:t>
        </w:r>
      </w:ins>
      <w:ins w:id="61" w:author="PR Preview" w:date="2024-01-01T00:00:00Z">
        <w:r>
          <w:t xml:space="preserve">adjusts for both simultaneously, under assumptions described in Chapter 12 and Part III.</w:t>
        </w:r>
      </w:ins>
    </w:p>
    <w:p>
      <w:r>
        <w:pict>
          <v:rect style="width:0;height:1.5pt" o:hralign="center" o:hrstd="t" o:hr="t"/>
        </w:pict>
      </w:r>
    </w:p>
    <w:bookmarkEnd w:id="60"/>
    <w:bookmarkStart w:id="64" w:name="X584811cb6267e4341d1273cdafcc126a9ca7447"/>
    <w:p>
      <w:pPr>
        <w:pStyle w:val="Heading3"/>
      </w:pPr>
      <w:r>
        <w:t xml:space="preserve">5.2 The Wasabi Trial: IP Weighting in Practice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1" w:name="exm-wasabi-tree"/>
          <w:p>
            <w:pPr>
              <w:pStyle w:val="BodyText"/>
            </w:pPr>
            <w:r>
              <w:rPr>
                <w:b/>
                <w:bCs/>
              </w:rPr>
              <w:t xml:space="preserve">Example 11 (The wasabi trial tree)</w:t>
            </w:r>
            <w:r>
              <w:t xml:space="preserve"> </w:t>
            </w:r>
            <w:r>
              <w:t xml:space="preserve">The tree in Figure 8.10 shows the wasabi trial data.</w:t>
            </w:r>
            <w:r>
              <w:t xml:space="preserve"> </w:t>
            </w:r>
            <w:r>
              <w:t xml:space="preserve">Of 60 participants, 40 had heart disease (</w:t>
            </w:r>
            <m:oMath>
              <m:r>
                <m:t>L</m:t>
              </m:r>
              <m:r>
                <m:rPr>
                  <m:sty m:val="p"/>
                </m:rPr>
                <m:t>=</m:t>
              </m:r>
              <m:r>
                <m:t>1</m:t>
              </m:r>
            </m:oMath>
            <w:r>
              <w:t xml:space="preserve">) and 20 did not (</w:t>
            </w:r>
            <m:oMath>
              <m:r>
                <m:t>L</m:t>
              </m:r>
              <m:r>
                <m:rPr>
                  <m:sty m:val="p"/>
                </m:rPr>
                <m:t>=</m:t>
              </m:r>
              <m:r>
                <m:t>0</m:t>
              </m:r>
            </m:oMath>
            <w:r>
              <w:t xml:space="preserve">).</w:t>
            </w:r>
            <w:r>
              <w:t xml:space="preserve"> </w:t>
            </w:r>
            <w:r>
              <w:t xml:space="preserve">Everyone had a 50/50 chance of wasabi (</w:t>
            </w:r>
            <m:oMath>
              <m:r>
                <m:t>A</m:t>
              </m:r>
              <m:r>
                <m:rPr>
                  <m:sty m:val="p"/>
                </m:rPr>
                <m:t>=</m:t>
              </m:r>
              <m:r>
                <m:t>1</m:t>
              </m:r>
            </m:oMath>
            <w:r>
              <w:t xml:space="preserve">) regardless of</w:t>
            </w:r>
            <w:r>
              <w:t xml:space="preserve"> </w:t>
            </w:r>
            <m:oMath>
              <m:r>
                <m:t>L</m:t>
              </m:r>
            </m:oMath>
            <w:r>
              <w:t xml:space="preserve">, so 10 of the</w:t>
            </w:r>
            <w:r>
              <w:t xml:space="preserve"> </w:t>
            </w:r>
            <m:oMath>
              <m:r>
                <m:t>L</m:t>
              </m:r>
              <m:r>
                <m:rPr>
                  <m:sty m:val="p"/>
                </m:rPr>
                <m:t>=</m:t>
              </m:r>
              <m:r>
                <m:t>0</m:t>
              </m:r>
            </m:oMath>
            <w:r>
              <w:t xml:space="preserve"> </w:t>
            </w:r>
            <w:r>
              <w:t xml:space="preserve">group and 20 of the</w:t>
            </w:r>
            <w:r>
              <w:t xml:space="preserve"> </w:t>
            </w:r>
            <m:oMath>
              <m:r>
                <m:t>L</m:t>
              </m:r>
              <m:r>
                <m:rPr>
                  <m:sty m:val="p"/>
                </m:rPr>
                <m:t>=</m:t>
              </m:r>
              <m:r>
                <m:t>1</m:t>
              </m:r>
            </m:oMath>
            <w:r>
              <w:t xml:space="preserve"> </w:t>
            </w:r>
            <w:r>
              <w:t xml:space="preserve">group were treated (no arrow</w:t>
            </w:r>
            <w:r>
              <w:t xml:space="preserve"> </w:t>
            </w:r>
            <m:oMath>
              <m:r>
                <m:t>L</m:t>
              </m:r>
              <m:r>
                <m:rPr>
                  <m:sty m:val="p"/>
                </m:rPr>
                <m:t>→</m:t>
              </m:r>
              <m:r>
                <m:t>A</m:t>
              </m:r>
            </m:oMath>
            <w:r>
              <w:t xml:space="preserve"> </w:t>
            </w:r>
            <w:r>
              <w:t xml:space="preserve">in Figure 8.3).</w:t>
            </w:r>
            <w:r>
              <w:t xml:space="preserve"> </w:t>
            </w:r>
            <w:r>
              <w:t xml:space="preserve">The probability of remaining uncensored depends on</w:t>
            </w:r>
            <w:r>
              <w:t xml:space="preserve"> </w:t>
            </w:r>
            <m:oMath>
              <m:r>
                <m:t>A</m:t>
              </m:r>
            </m:oMath>
            <w:r>
              <w:t xml:space="preserve"> </w:t>
            </w:r>
            <w:r>
              <w:t xml:space="preserve">and</w:t>
            </w:r>
            <w:r>
              <w:t xml:space="preserve"> </w:t>
            </w:r>
            <m:oMath>
              <m:r>
                <m:t>L</m:t>
              </m:r>
            </m:oMath>
            <w:r>
              <w:t xml:space="preserve"> </w:t>
            </w:r>
            <w:r>
              <w:t xml:space="preserve">(arrows</w:t>
            </w:r>
            <w:r>
              <w:t xml:space="preserve"> </w:t>
            </w:r>
            <m:oMath>
              <m:r>
                <m:t>A</m:t>
              </m:r>
              <m:r>
                <m:rPr>
                  <m:sty m:val="p"/>
                </m:rPr>
                <m:t>→</m:t>
              </m:r>
              <m:r>
                <m:t>C</m:t>
              </m:r>
            </m:oMath>
            <w:r>
              <w:t xml:space="preserve"> </w:t>
            </w:r>
            <w:r>
              <w:t xml:space="preserve">and</w:t>
            </w:r>
            <w:r>
              <w:t xml:space="preserve"> </w:t>
            </w:r>
            <m:oMath>
              <m:r>
                <m:t>L</m:t>
              </m:r>
              <m:r>
                <m:rPr>
                  <m:sty m:val="p"/>
                </m:rPr>
                <m:t>→</m:t>
              </m:r>
              <m:r>
                <m:t>C</m:t>
              </m:r>
            </m:oMath>
            <w:r>
              <w:t xml:space="preserve">).</w:t>
            </w:r>
            <w:r>
              <w:t xml:space="preserve"> </w:t>
            </w:r>
            <w:r>
              <w:t xml:space="preserve">The book gives:</w:t>
            </w:r>
          </w:p>
          <w:p>
            <w:pPr>
              <w:pStyle w:val="Compact"/>
              <w:numPr>
                <w:ilvl w:val="0"/>
                <w:numId w:val="1013"/>
              </w:numPr>
            </w:pPr>
            <m:oMath>
              <m:r>
                <m:t>L</m:t>
              </m:r>
              <m:r>
                <m:rPr>
                  <m:sty m:val="p"/>
                </m:rPr>
                <m:t>=</m:t>
              </m:r>
              <m:r>
                <m:t>0</m:t>
              </m:r>
              <m:r>
                <m:rPr>
                  <m:sty m:val="p"/>
                </m:rPr>
                <m:t>,</m:t>
              </m:r>
              <m:r>
                <m:t>A</m:t>
              </m:r>
              <m:r>
                <m:rPr>
                  <m:sty m:val="p"/>
                </m:rPr>
                <m:t>=</m:t>
              </m:r>
              <m:r>
                <m:t>1</m:t>
              </m:r>
            </m:oMath>
            <w:r>
              <w:t xml:space="preserve">: 50% remained uncensored, so</w:t>
            </w:r>
            <w:r>
              <w:t xml:space="preserve"> </w:t>
            </w:r>
            <m:oMath>
              <m:r>
                <m:t>0.5</m:t>
              </m:r>
              <m:r>
                <m:rPr>
                  <m:sty m:val="p"/>
                </m:rPr>
                <m:t>×</m:t>
              </m:r>
              <m:r>
                <m:t>10</m:t>
              </m:r>
              <m:r>
                <m:rPr>
                  <m:sty m:val="p"/>
                </m:rPr>
                <m:t>=</m:t>
              </m:r>
              <m:r>
                <m:t>5</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0</m:t>
              </m:r>
            </m:oMath>
            <w:r>
              <w:t xml:space="preserve">: 60% remained uncensored, so</w:t>
            </w:r>
            <w:r>
              <w:t xml:space="preserve"> </w:t>
            </w:r>
            <m:oMath>
              <m:r>
                <m:t>0.6</m:t>
              </m:r>
              <m:r>
                <m:rPr>
                  <m:sty m:val="p"/>
                </m:rPr>
                <m:t>×</m:t>
              </m:r>
              <m:r>
                <m:t>20</m:t>
              </m:r>
              <m:r>
                <m:rPr>
                  <m:sty m:val="p"/>
                </m:rPr>
                <m:t>=</m:t>
              </m:r>
              <m:r>
                <m:t>12</m:t>
              </m:r>
            </m:oMath>
            <w:r>
              <w:t xml:space="preserve"> </w:t>
            </w:r>
            <w:r>
              <w:t xml:space="preserve">individuals;</w:t>
            </w:r>
          </w:p>
          <w:p>
            <w:pPr>
              <w:pStyle w:val="Compact"/>
              <w:numPr>
                <w:ilvl w:val="0"/>
                <w:numId w:val="1013"/>
              </w:numPr>
            </w:pPr>
            <m:oMath>
              <m:r>
                <m:t>L</m:t>
              </m:r>
              <m:r>
                <m:rPr>
                  <m:sty m:val="p"/>
                </m:rPr>
                <m:t>=</m:t>
              </m:r>
              <m:r>
                <m:t>1</m:t>
              </m:r>
              <m:r>
                <m:rPr>
                  <m:sty m:val="p"/>
                </m:rPr>
                <m:t>,</m:t>
              </m:r>
              <m:r>
                <m:t>A</m:t>
              </m:r>
              <m:r>
                <m:rPr>
                  <m:sty m:val="p"/>
                </m:rPr>
                <m:t>=</m:t>
              </m:r>
              <m:r>
                <m:t>1</m:t>
              </m:r>
            </m:oMath>
            <w:r>
              <w:t xml:space="preserve">: 4 of 20 remained uncensored, so</w:t>
            </w:r>
            <w:r>
              <w:t xml:space="preserve"> </w:t>
            </w:r>
            <m:oMath>
              <m:r>
                <m:rPr>
                  <m:sty m:val="p"/>
                </m:rPr>
                <m:t>Pr</m:t>
              </m:r>
              <m:r>
                <m:rPr>
                  <m:sty m:val="p"/>
                </m:rPr>
                <m:t>[</m:t>
              </m:r>
              <m:r>
                <m:t>C</m:t>
              </m:r>
              <m:r>
                <m:rPr>
                  <m:sty m:val="p"/>
                </m:rPr>
                <m:t>=</m:t>
              </m:r>
              <m:r>
                <m:t>0</m:t>
              </m:r>
              <m:r>
                <m:rPr>
                  <m:sty m:val="p"/>
                </m:rPr>
                <m:t>∣</m:t>
              </m:r>
              <m:r>
                <m:t>L</m:t>
              </m:r>
              <m:r>
                <m:rPr>
                  <m:sty m:val="p"/>
                </m:rPr>
                <m:t>=</m:t>
              </m:r>
              <m:r>
                <m:t>1</m:t>
              </m:r>
              <m:r>
                <m:rPr>
                  <m:sty m:val="p"/>
                </m:rPr>
                <m:t>,</m:t>
              </m:r>
              <m:r>
                <m:t>A</m:t>
              </m:r>
              <m:r>
                <m:rPr>
                  <m:sty m:val="p"/>
                </m:rPr>
                <m:t>=</m:t>
              </m:r>
              <m:r>
                <m:t>1</m:t>
              </m:r>
              <m:r>
                <m:rPr>
                  <m:sty m:val="p"/>
                </m:rPr>
                <m:t>]</m:t>
              </m:r>
              <m:r>
                <m:rPr>
                  <m:sty m:val="p"/>
                </m:rPr>
                <m:t>=</m:t>
              </m:r>
              <m:r>
                <m:t>4</m:t>
              </m:r>
              <m:r>
                <m:rPr>
                  <m:sty m:val="p"/>
                </m:rPr>
                <m:t>/</m:t>
              </m:r>
              <m:r>
                <m:t>20</m:t>
              </m:r>
              <m:r>
                <m:rPr>
                  <m:sty m:val="p"/>
                </m:rPr>
                <m:t>=</m:t>
              </m:r>
              <m:r>
                <m:t>0.2</m:t>
              </m:r>
            </m:oMath>
            <w:r>
              <w:t xml:space="preserve">.</w:t>
            </w:r>
          </w:p>
          <w:bookmarkEnd w:id="61"/>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2" w:name="exm-wasabi-missing-branch"/>
          <w:p>
            <w:pPr>
              <w:pStyle w:val="BodyText"/>
            </w:pPr>
            <w:r>
              <w:rPr>
                <w:b/>
                <w:bCs/>
              </w:rPr>
              <w:t xml:space="preserve">Example 12 (The wasabi trial: completing the tree)</w:t>
            </w:r>
            <w:r>
              <w:t xml:space="preserve"> </w:t>
            </w:r>
            <w:r>
              <w:t xml:space="preserve">The remaining branch follows from the totals in Section 8.4 (</w:t>
            </w:r>
            <w:hyperlink w:anchor="exm-wasabi-censoring">
              <w:r>
                <w:rPr>
                  <w:rStyle w:val="Hyperlink"/>
                </w:rPr>
                <w:t xml:space="preserve">Example 10</w:t>
              </w:r>
            </w:hyperlink>
            <w:r>
              <w:t xml:space="preserve">):</w:t>
            </w:r>
          </w:p>
          <w:p>
            <w:pPr>
              <w:pStyle w:val="Compact"/>
              <w:numPr>
                <w:ilvl w:val="0"/>
                <w:numId w:val="1014"/>
              </w:numPr>
            </w:pPr>
            <w:r>
              <w:t xml:space="preserve">treated uncensored:</w:t>
            </w:r>
            <w:r>
              <w:t xml:space="preserve"> </w:t>
            </w:r>
            <m:oMath>
              <m:r>
                <m:t>5</m:t>
              </m:r>
              <m:r>
                <m:rPr>
                  <m:sty m:val="p"/>
                </m:rPr>
                <m:t>+</m:t>
              </m:r>
              <m:r>
                <m:t>4</m:t>
              </m:r>
              <m:r>
                <m:rPr>
                  <m:sty m:val="p"/>
                </m:rPr>
                <m:t>=</m:t>
              </m:r>
              <m:r>
                <m:t>9</m:t>
              </m:r>
            </m:oMath>
            <w:r>
              <w:t xml:space="preserve">, matching the 9 reported;</w:t>
            </w:r>
          </w:p>
          <w:p>
            <w:pPr>
              <w:pStyle w:val="Compact"/>
              <w:numPr>
                <w:ilvl w:val="0"/>
                <w:numId w:val="1014"/>
              </w:numPr>
            </w:pPr>
            <w:r>
              <w:t xml:space="preserve">untreated uncensored:</w:t>
            </w:r>
            <w:r>
              <w:t xml:space="preserve"> </w:t>
            </w:r>
            <m:oMath>
              <m:r>
                <m:t>22</m:t>
              </m:r>
              <m:r>
                <m:rPr>
                  <m:sty m:val="p"/>
                </m:rPr>
                <m:t>−</m:t>
              </m:r>
              <m:r>
                <m:t>12</m:t>
              </m:r>
              <m:r>
                <m:rPr>
                  <m:sty m:val="p"/>
                </m:rPr>
                <m:t>=</m:t>
              </m:r>
              <m:r>
                <m:t>10</m:t>
              </m:r>
            </m:oMath>
            <w:r>
              <w:t xml:space="preserve"> </w:t>
            </w:r>
            <w:r>
              <w:t xml:space="preserve">in the</w:t>
            </w:r>
            <w:r>
              <w:t xml:space="preserve"> </w:t>
            </w:r>
            <m:oMath>
              <m:r>
                <m:t>L</m:t>
              </m:r>
              <m:r>
                <m:rPr>
                  <m:sty m:val="p"/>
                </m:rPr>
                <m:t>=</m:t>
              </m:r>
              <m:r>
                <m:t>0</m:t>
              </m:r>
              <m:r>
                <m:rPr>
                  <m:sty m:val="p"/>
                </m:rPr>
                <m:t>,</m:t>
              </m:r>
              <m:r>
                <m:t>A</m:t>
              </m:r>
              <m:r>
                <m:rPr>
                  <m:sty m:val="p"/>
                </m:rPr>
                <m:t>=</m:t>
              </m:r>
              <m:r>
                <m:t>0</m:t>
              </m:r>
            </m:oMath>
            <w:r>
              <w:t xml:space="preserve"> </w:t>
            </w:r>
            <w:r>
              <w:t xml:space="preserve">branch, i.e., all 10, so</w:t>
            </w:r>
            <w:r>
              <w:t xml:space="preserve"> </w:t>
            </w:r>
            <m:oMath>
              <m:r>
                <m:rPr>
                  <m:sty m:val="p"/>
                </m:rPr>
                <m:t>Pr</m:t>
              </m:r>
              <m:r>
                <m:rPr>
                  <m:sty m:val="p"/>
                </m:rPr>
                <m:t>[</m:t>
              </m:r>
              <m:r>
                <m:t>C</m:t>
              </m:r>
              <m:r>
                <m:rPr>
                  <m:sty m:val="p"/>
                </m:rPr>
                <m:t>=</m:t>
              </m:r>
              <m:r>
                <m:t>0</m:t>
              </m:r>
              <m:r>
                <m:rPr>
                  <m:sty m:val="p"/>
                </m:rPr>
                <m:t>∣</m:t>
              </m:r>
              <m:r>
                <m:t>L</m:t>
              </m:r>
              <m:r>
                <m:rPr>
                  <m:sty m:val="p"/>
                </m:rPr>
                <m:t>=</m:t>
              </m:r>
              <m:r>
                <m:t>0</m:t>
              </m:r>
              <m:r>
                <m:rPr>
                  <m:sty m:val="p"/>
                </m:rPr>
                <m:t>,</m:t>
              </m:r>
              <m:r>
                <m:t>A</m:t>
              </m:r>
              <m:r>
                <m:rPr>
                  <m:sty m:val="p"/>
                </m:rPr>
                <m:t>=</m:t>
              </m:r>
              <m:r>
                <m:t>0</m:t>
              </m:r>
              <m:r>
                <m:rPr>
                  <m:sty m:val="p"/>
                </m:rPr>
                <m:t>]</m:t>
              </m:r>
              <m:r>
                <m:rPr>
                  <m:sty m:val="p"/>
                </m:rPr>
                <m:t>=</m:t>
              </m:r>
              <m:r>
                <m:t>10</m:t>
              </m:r>
              <m:r>
                <m:rPr>
                  <m:sty m:val="p"/>
                </m:rPr>
                <m:t>/</m:t>
              </m:r>
              <m:r>
                <m:t>10</m:t>
              </m:r>
              <m:r>
                <m:rPr>
                  <m:sty m:val="p"/>
                </m:rPr>
                <m:t>=</m:t>
              </m:r>
              <m:r>
                <m:t>1</m:t>
              </m:r>
            </m:oMath>
            <w:r>
              <w:t xml:space="preserve">.</w:t>
            </w:r>
          </w:p>
          <w:bookmarkEnd w:id="62"/>
        </w:tc>
      </w:tr>
    </w:tbl>
    <w:tbl>
      <w:tblPr>
        <w:tblStyle w:val="Table"/>
        <w:tblW w:type="pct" w:w="5000"/>
        <w:tblLayout w:type="fixed"/>
        <w:tblLook w:firstRow="0" w:lastRow="0" w:firstColumn="0" w:lastColumn="0" w:noHBand="0" w:noVBand="0" w:val="0000"/>
      </w:tblPr>
      <w:tblGrid>
        <w:gridCol w:w="7920"/>
      </w:tblGrid>
      <w:tr>
        <w:tc>
          <w:tcPr/>
          <w:bookmarkStart w:id="63" w:name="tbl-wasabi-censoring-weights"/>
          <w:p>
            <w:pPr>
              <w:jc w:val="center"/>
            </w:pPr>
            <w:pPr>
              <w:jc w:val="left"/>
              <w:spacing w:before="200"/>
              <w:pStyle w:val="ImageCaption"/>
            </w:pPr>
            <w:r>
              <w:t xml:space="preserve">Table 1: Probability of remaining uncensored, IP weight for censoring</w:t>
            </w:r>
            <w:r>
              <w:t xml:space="preserve"> </w:t>
            </w:r>
            <m:oMath>
              <m:sSup>
                <m:e>
                  <m:r>
                    <m:t>W</m:t>
                  </m:r>
                </m:e>
                <m:sup>
                  <m:r>
                    <m:t>C</m:t>
                  </m:r>
                </m:sup>
              </m:sSup>
            </m:oMath>
            <w:r>
              <w:t xml:space="preserve">, and weighted count in each branch of the wasabi trial (Figure 8.10).</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jc w:val="center"/>
                  </w:pPr>
                  <m:oMath>
                    <m:r>
                      <m:t>L</m:t>
                    </m:r>
                  </m:oMath>
                  <w:r>
                    <w:t xml:space="preserve">​</w:t>
                  </w:r>
                </w:p>
              </w:tc>
              <w:tc>
                <w:tcPr/>
                <w:p>
                  <w:pPr>
                    <w:pStyle w:val="Compact"/>
                    <w:jc w:val="center"/>
                    <w:jc w:val="center"/>
                  </w:pPr>
                  <m:oMath>
                    <m:r>
                      <m:t>A</m:t>
                    </m:r>
                  </m:oMath>
                  <w:r>
                    <w:t xml:space="preserve">​</w:t>
                  </w:r>
                </w:p>
              </w:tc>
              <w:tc>
                <w:tcPr/>
                <w:p>
                  <w:pPr>
                    <w:pStyle w:val="Compact"/>
                    <w:jc w:val="center"/>
                    <w:jc w:val="center"/>
                  </w:pPr>
                  <w:r>
                    <w:t xml:space="preserve">uncensored / total</w:t>
                  </w:r>
                </w:p>
              </w:tc>
              <w:tc>
                <w:tcPr/>
                <w:p>
                  <w:pPr>
                    <w:pStyle w:val="Compact"/>
                    <w:jc w:val="center"/>
                    <w:jc w:val="center"/>
                  </w:pP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w:t>
                  </w:r>
                </w:p>
              </w:tc>
              <w:tc>
                <w:tcPr/>
                <w:p>
                  <w:pPr>
                    <w:pStyle w:val="Compact"/>
                    <w:jc w:val="center"/>
                    <w:jc w:val="center"/>
                  </w:pPr>
                  <m:oMath>
                    <m:sSup>
                      <m:e>
                        <m:r>
                          <m:t>W</m:t>
                        </m:r>
                      </m:e>
                      <m:sup>
                        <m:r>
                          <m:t>C</m:t>
                        </m:r>
                      </m:sup>
                    </m:sSup>
                  </m:oMath>
                  <w:r>
                    <w:t xml:space="preserve">​</w:t>
                  </w:r>
                </w:p>
              </w:tc>
              <w:tc>
                <w:tcPr/>
                <w:p>
                  <w:pPr>
                    <w:pStyle w:val="Compact"/>
                    <w:jc w:val="center"/>
                    <w:jc w:val="center"/>
                  </w:pPr>
                  <w:r>
                    <w:t xml:space="preserve">weighted count</w:t>
                  </w:r>
                </w:p>
              </w:tc>
            </w:tr>
            <w:tr>
              <w:tc>
                <w:tcPr/>
                <w:p>
                  <w:pPr>
                    <w:pStyle w:val="Compact"/>
                    <w:jc w:val="center"/>
                    <w:jc w:val="center"/>
                  </w:pPr>
                  <w:r>
                    <w:t xml:space="preserve">0</w:t>
                  </w:r>
                </w:p>
              </w:tc>
              <w:tc>
                <w:tcPr/>
                <w:p>
                  <w:pPr>
                    <w:pStyle w:val="Compact"/>
                    <w:jc w:val="center"/>
                    <w:jc w:val="center"/>
                  </w:pPr>
                  <w:r>
                    <w:t xml:space="preserve">0</w:t>
                  </w:r>
                </w:p>
              </w:tc>
              <w:tc>
                <w:tcPr/>
                <w:p>
                  <w:pPr>
                    <w:pStyle w:val="Compact"/>
                    <w:jc w:val="center"/>
                    <w:jc w:val="center"/>
                  </w:pPr>
                  <w:r>
                    <w:t xml:space="preserve">10/10</w:t>
                  </w:r>
                </w:p>
              </w:tc>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m:oMath>
                    <m:r>
                      <m:t>10</m:t>
                    </m:r>
                    <m:r>
                      <m:rPr>
                        <m:sty m:val="p"/>
                      </m:rPr>
                      <m:t>×</m:t>
                    </m:r>
                    <m:r>
                      <m:t>1</m:t>
                    </m:r>
                    <m:r>
                      <m:rPr>
                        <m:sty m:val="p"/>
                      </m:rPr>
                      <m:t>=</m:t>
                    </m:r>
                    <m:r>
                      <m:t>10</m:t>
                    </m:r>
                  </m:oMath>
                  <w:r>
                    <w:t xml:space="preserve">​</w:t>
                  </w:r>
                </w:p>
              </w:tc>
            </w:tr>
            <w:tr>
              <w:tc>
                <w:tcPr/>
                <w:p>
                  <w:pPr>
                    <w:pStyle w:val="Compact"/>
                    <w:jc w:val="center"/>
                    <w:jc w:val="center"/>
                  </w:pPr>
                  <w:r>
                    <w:t xml:space="preserve">0</w:t>
                  </w:r>
                </w:p>
              </w:tc>
              <w:tc>
                <w:tcPr/>
                <w:p>
                  <w:pPr>
                    <w:pStyle w:val="Compact"/>
                    <w:jc w:val="center"/>
                    <w:jc w:val="center"/>
                  </w:pPr>
                  <w:r>
                    <w:t xml:space="preserve">1</w:t>
                  </w:r>
                </w:p>
              </w:tc>
              <w:tc>
                <w:tcPr/>
                <w:p>
                  <w:pPr>
                    <w:pStyle w:val="Compact"/>
                    <w:jc w:val="center"/>
                    <w:jc w:val="center"/>
                  </w:pPr>
                  <w:r>
                    <w:t xml:space="preserve">5/10</w:t>
                  </w:r>
                </w:p>
              </w:tc>
              <w:tc>
                <w:tcPr/>
                <w:p>
                  <w:pPr>
                    <w:pStyle w:val="Compact"/>
                    <w:jc w:val="center"/>
                    <w:jc w:val="center"/>
                  </w:pPr>
                  <w:r>
                    <w:t xml:space="preserve">0.5</w:t>
                  </w:r>
                </w:p>
              </w:tc>
              <w:tc>
                <w:tcPr/>
                <w:p>
                  <w:pPr>
                    <w:pStyle w:val="Compact"/>
                    <w:jc w:val="center"/>
                    <w:jc w:val="center"/>
                  </w:pPr>
                  <w:r>
                    <w:t xml:space="preserve">2</w:t>
                  </w:r>
                </w:p>
              </w:tc>
              <w:tc>
                <w:tcPr/>
                <w:p>
                  <w:pPr>
                    <w:pStyle w:val="Compact"/>
                    <w:jc w:val="center"/>
                    <w:jc w:val="center"/>
                  </w:pPr>
                  <m:oMath>
                    <m:r>
                      <m:t>5</m:t>
                    </m:r>
                    <m:r>
                      <m:rPr>
                        <m:sty m:val="p"/>
                      </m:rPr>
                      <m:t>×</m:t>
                    </m:r>
                    <m:r>
                      <m:t>2</m:t>
                    </m:r>
                    <m:r>
                      <m:rPr>
                        <m:sty m:val="p"/>
                      </m:rPr>
                      <m:t>=</m:t>
                    </m:r>
                    <m:r>
                      <m:t>10</m:t>
                    </m:r>
                  </m:oMath>
                  <w:r>
                    <w:t xml:space="preserve">​</w:t>
                  </w:r>
                </w:p>
              </w:tc>
            </w:tr>
            <w:tr>
              <w:tc>
                <w:tcPr/>
                <w:p>
                  <w:pPr>
                    <w:pStyle w:val="Compact"/>
                    <w:jc w:val="center"/>
                    <w:jc w:val="center"/>
                  </w:pPr>
                  <w:r>
                    <w:t xml:space="preserve">1</w:t>
                  </w:r>
                </w:p>
              </w:tc>
              <w:tc>
                <w:tcPr/>
                <w:p>
                  <w:pPr>
                    <w:pStyle w:val="Compact"/>
                    <w:jc w:val="center"/>
                    <w:jc w:val="center"/>
                  </w:pPr>
                  <w:r>
                    <w:t xml:space="preserve">0</w:t>
                  </w:r>
                </w:p>
              </w:tc>
              <w:tc>
                <w:tcPr/>
                <w:p>
                  <w:pPr>
                    <w:pStyle w:val="Compact"/>
                    <w:jc w:val="center"/>
                    <w:jc w:val="center"/>
                  </w:pPr>
                  <w:r>
                    <w:t xml:space="preserve">12/20</w:t>
                  </w:r>
                </w:p>
              </w:tc>
              <w:tc>
                <w:tcPr/>
                <w:p>
                  <w:pPr>
                    <w:pStyle w:val="Compact"/>
                    <w:jc w:val="center"/>
                    <w:jc w:val="center"/>
                  </w:pPr>
                  <w:r>
                    <w:t xml:space="preserve">0.6</w:t>
                  </w:r>
                </w:p>
              </w:tc>
              <w:tc>
                <w:tcPr/>
                <w:p>
                  <w:pPr>
                    <w:pStyle w:val="Compact"/>
                    <w:jc w:val="center"/>
                    <w:jc w:val="center"/>
                  </w:pPr>
                  <m:oMath>
                    <m:r>
                      <m:t>5</m:t>
                    </m:r>
                    <m:r>
                      <m:rPr>
                        <m:sty m:val="p"/>
                      </m:rPr>
                      <m:t>/</m:t>
                    </m:r>
                    <m:r>
                      <m:t>3</m:t>
                    </m:r>
                  </m:oMath>
                  <w:r>
                    <w:t xml:space="preserve">​</w:t>
                  </w:r>
                </w:p>
              </w:tc>
              <w:tc>
                <w:tcPr/>
                <w:p>
                  <w:pPr>
                    <w:pStyle w:val="Compact"/>
                    <w:jc w:val="center"/>
                    <w:jc w:val="center"/>
                  </w:pPr>
                  <m:oMath>
                    <m:r>
                      <m:t>12</m:t>
                    </m:r>
                    <m:r>
                      <m:rPr>
                        <m:sty m:val="p"/>
                      </m:rPr>
                      <m:t>×</m:t>
                    </m:r>
                    <m:r>
                      <m:t>5</m:t>
                    </m:r>
                    <m:r>
                      <m:rPr>
                        <m:sty m:val="p"/>
                      </m:rPr>
                      <m:t>/</m:t>
                    </m:r>
                    <m:r>
                      <m:t>3</m:t>
                    </m:r>
                    <m:r>
                      <m:rPr>
                        <m:sty m:val="p"/>
                      </m:rPr>
                      <m:t>=</m:t>
                    </m:r>
                    <m:r>
                      <m:t>20</m:t>
                    </m:r>
                  </m:oMath>
                  <w:r>
                    <w:t xml:space="preserve">​</w:t>
                  </w:r>
                </w:p>
              </w:tc>
            </w:tr>
            <w:tr>
              <w:tc>
                <w:tcPr/>
                <w:p>
                  <w:pPr>
                    <w:pStyle w:val="Compact"/>
                    <w:jc w:val="center"/>
                    <w:jc w:val="center"/>
                  </w:pPr>
                  <w:r>
                    <w:t xml:space="preserve">1</w:t>
                  </w:r>
                </w:p>
              </w:tc>
              <w:tc>
                <w:tcPr/>
                <w:p>
                  <w:pPr>
                    <w:pStyle w:val="Compact"/>
                    <w:jc w:val="center"/>
                    <w:jc w:val="center"/>
                  </w:pPr>
                  <w:r>
                    <w:t xml:space="preserve">1</w:t>
                  </w:r>
                </w:p>
              </w:tc>
              <w:tc>
                <w:tcPr/>
                <w:p>
                  <w:pPr>
                    <w:pStyle w:val="Compact"/>
                    <w:jc w:val="center"/>
                    <w:jc w:val="center"/>
                  </w:pPr>
                  <w:r>
                    <w:t xml:space="preserve">4/20</w:t>
                  </w:r>
                </w:p>
              </w:tc>
              <w:tc>
                <w:tcPr/>
                <w:p>
                  <w:pPr>
                    <w:pStyle w:val="Compact"/>
                    <w:jc w:val="center"/>
                    <w:jc w:val="center"/>
                  </w:pPr>
                  <w:r>
                    <w:t xml:space="preserve">0.2</w:t>
                  </w:r>
                </w:p>
              </w:tc>
              <w:tc>
                <w:tcPr/>
                <w:p>
                  <w:pPr>
                    <w:pStyle w:val="Compact"/>
                    <w:jc w:val="center"/>
                    <w:jc w:val="center"/>
                  </w:pPr>
                  <w:r>
                    <w:t xml:space="preserve">5</w:t>
                  </w:r>
                </w:p>
              </w:tc>
              <w:tc>
                <w:tcPr/>
                <w:p>
                  <w:pPr>
                    <w:pStyle w:val="Compact"/>
                    <w:jc w:val="center"/>
                    <w:jc w:val="center"/>
                  </w:pPr>
                  <m:oMath>
                    <m:r>
                      <m:t>4</m:t>
                    </m:r>
                    <m:r>
                      <m:rPr>
                        <m:sty m:val="p"/>
                      </m:rPr>
                      <m:t>×</m:t>
                    </m:r>
                    <m:r>
                      <m:t>5</m:t>
                    </m:r>
                    <m:r>
                      <m:rPr>
                        <m:sty m:val="p"/>
                      </m:rPr>
                      <m:t>=</m:t>
                    </m:r>
                    <m:r>
                      <m:t>20</m:t>
                    </m:r>
                  </m:oMath>
                  <w:r>
                    <w:t xml:space="preserve">​</w:t>
                  </w:r>
                </w:p>
              </w:tc>
            </w:tr>
          </w:tbl>
          <w:bookmarkEnd w:id="63"/>
          <w:p/>
        </w:tc>
      </w:tr>
    </w:tbl>
    <w:p>
      <w:pPr>
        <w:pStyle w:val="BodyText"/>
      </w:pPr>
      <w:hyperlink w:anchor="tbl-wasabi-censoring-weights">
        <w:r>
          <w:rPr>
            <w:rStyle w:val="Hyperlink"/>
          </w:rPr>
          <w:t xml:space="preserve">Table 1</w:t>
        </w:r>
      </w:hyperlink>
      <w:ins w:id="65" w:author="PR Preview" w:date="2024-01-01T00:00:00Z">
        <w:r>
          <w:t xml:space="preserve"> </w:t>
        </w:r>
      </w:ins>
      <w:ins w:id="65" w:author="PR Preview" w:date="2024-01-01T00:00:00Z">
        <w:r>
          <w:t xml:space="preserve">applies the weights</w:t>
        </w:r>
      </w:ins>
      <w:ins w:id="65" w:author="PR Preview" w:date="2024-01-01T00:00:00Z">
        <w:r>
          <w:t xml:space="preserve"> </w:t>
        </w:r>
      </w:ins>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ins w:id="65" w:author="PR Preview" w:date="2024-01-01T00:00:00Z">
        <w:r>
          <w:t xml:space="preserve"> </w:t>
        </w:r>
      </w:ins>
      <w:ins w:id="65" w:author="PR Preview" w:date="2024-01-01T00:00:00Z">
        <w:r>
          <w:t xml:space="preserve">(</w:t>
        </w:r>
      </w:ins>
      <w:hyperlink w:anchor="def-censoring-ip-weights">
        <w:r>
          <w:rPr>
            <w:rStyle w:val="Hyperlink"/>
          </w:rPr>
          <w:t xml:space="preserve">Definition 7</w:t>
        </w:r>
      </w:hyperlink>
      <w:ins w:id="65" w:author="PR Preview" w:date="2024-01-01T00:00:00Z">
        <w:r>
          <w:t xml:space="preserve">)</w:t>
        </w:r>
      </w:ins>
      <w:ins w:id="65" w:author="PR Preview" w:date="2024-01-01T00:00:00Z">
        <w:r>
          <w:t xml:space="preserve"> </w:t>
        </w:r>
      </w:ins>
      <w:ins w:id="65" w:author="PR Preview" w:date="2024-01-01T00:00:00Z">
        <w:r>
          <w:t xml:space="preserve">to each branch of the completed tree.</w:t>
        </w:r>
      </w:ins>
    </w:p>
    <w:p>
      <w:pPr>
        <w:pStyle w:val="BodyText"/>
      </w:pPr>
      <w:r>
        <w:t xml:space="preserve">The weighted counts reproduce the 60 original participants:</w:t>
      </w:r>
      <w:r>
        <w:t xml:space="preserve"> </w:t>
      </w:r>
      <m:oMath>
        <m:r>
          <m:t>10</m:t>
        </m:r>
        <m:r>
          <m:rPr>
            <m:sty m:val="p"/>
          </m:rPr>
          <m:t>+</m:t>
        </m:r>
        <m:r>
          <m:t>10</m:t>
        </m:r>
        <m:r>
          <m:rPr>
            <m:sty m:val="p"/>
          </m:rPr>
          <m:t>+</m:t>
        </m:r>
        <m:r>
          <m:t>20</m:t>
        </m:r>
        <m:r>
          <m:rPr>
            <m:sty m:val="p"/>
          </m:rPr>
          <m:t>+</m:t>
        </m:r>
        <m:r>
          <m:t>20</m:t>
        </m:r>
        <m:r>
          <m:rPr>
            <m:sty m:val="p"/>
          </m:rPr>
          <m:t>=</m:t>
        </m:r>
        <m:r>
          <m:t>60</m:t>
        </m:r>
      </m:oMath>
      <w:r>
        <w:t xml:space="preserve">.</w:t>
      </w:r>
    </w:p>
    <w:p>
      <w:pPr>
        <w:pStyle w:val="BodyText"/>
      </w:pPr>
      <w:r>
        <w:t xml:space="preserve">The book leaves this derivation of the branch weights to the reader.</w:t>
      </w:r>
      <w:r>
        <w:t xml:space="preserve"> </w:t>
      </w:r>
      <w:r>
        <w:t xml:space="preserve">The tree in Figure 8.10 also shows the deaths among the censored, which investigators could never observe in practice;</w:t>
      </w:r>
      <w:r>
        <w:t xml:space="preserve"> </w:t>
      </w:r>
      <w:r>
        <w:t xml:space="preserve">the book shows them only to document that</w:t>
      </w:r>
      <w:r>
        <w:t xml:space="preserve"> </w:t>
      </w:r>
      <m:oMath>
        <m:r>
          <m:t>A</m:t>
        </m:r>
      </m:oMath>
      <w:r>
        <w:t xml:space="preserve"> </w:t>
      </w:r>
      <w:r>
        <w:t xml:space="preserve">is marginally independent of</w:t>
      </w:r>
      <w:r>
        <w:t xml:space="preserve"> </w:t>
      </w:r>
      <m:oMath>
        <m:r>
          <m:t>Y</m:t>
        </m:r>
      </m:oMath>
      <w:r>
        <w:t xml:space="preserve"> </w:t>
      </w:r>
      <w:r>
        <w:t xml:space="preserve">and that</w:t>
      </w:r>
      <w:r>
        <w:t xml:space="preserve"> </w:t>
      </w:r>
      <m:oMath>
        <m:r>
          <m:t>C</m:t>
        </m:r>
      </m:oMath>
      <w:r>
        <w:t xml:space="preserve"> </w:t>
      </w:r>
      <w:r>
        <w:t xml:space="preserve">is independent of</w:t>
      </w:r>
      <w:r>
        <w:t xml:space="preserve"> </w:t>
      </w:r>
      <m:oMath>
        <m:r>
          <m:t>Y</m:t>
        </m:r>
      </m:oMath>
      <w:r>
        <w:t xml:space="preserve"> </w:t>
      </w:r>
      <w:r>
        <w:t xml:space="preserve">within levels of</w:t>
      </w:r>
      <w:r>
        <w:t xml:space="preserve"> </w:t>
      </w:r>
      <m:oMath>
        <m:r>
          <m:t>L</m:t>
        </m:r>
      </m:oMath>
      <w:r>
        <w:t xml:space="preserve">, as Figure 8.3 implies.</w:t>
      </w:r>
      <w:r>
        <w:t xml:space="preserve"> </w:t>
      </w:r>
      <w:r>
        <w:t xml:space="preserve">With those numbers, the risk ratio in the entire population is 1 and the risk ratio among the uncensored is 0.89.</w:t>
      </w:r>
    </w:p>
    <w:p>
      <w:r>
        <w:pict>
          <v:rect style="width:0;height:1.5pt" o:hralign="center" o:hrstd="t" o:hr="t"/>
        </w:pict>
      </w:r>
    </w:p>
    <w:bookmarkEnd w:id="64"/>
    <w:bookmarkStart w:id="72" w:name="Xc0b4878e15a87d693d57e660d757d90b822007c"/>
    <w:p>
      <w:pPr>
        <w:pStyle w:val="Heading3"/>
      </w:pPr>
      <w:ins w:id="69" w:author="PR Preview" w:date="2024-01-01T00:00:00Z">
        <w:r>
          <w:t xml:space="preserve">5.3 Identifiability Conditions for IP Weighting</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5" w:name="prp-ipw-selection-identification"/>
          <w:p>
            <w:pPr>
              <w:pStyle w:val="BodyText"/>
            </w:pPr>
            <w:r>
              <w:rPr>
                <w:b/>
                <w:bCs/>
              </w:rPr>
              <w:t xml:space="preserve">Proposition 1 (Identifiability conditions for IP weighting of selection)</w:t>
            </w:r>
            <w:r>
              <w:t xml:space="preserve"> </w:t>
            </w:r>
            <w:r>
              <w:t xml:space="preserve">Let</w:t>
            </w:r>
            <w:r>
              <w:t xml:space="preserve"> </w:t>
            </w:r>
            <m:oMath>
              <m:r>
                <m:t>L</m:t>
              </m:r>
            </m:oMath>
            <w:r>
              <w:t xml:space="preserve"> </w:t>
            </w:r>
            <w:r>
              <w:t xml:space="preserve">be discrete,</w:t>
            </w:r>
            <w:r>
              <w:t xml:space="preserve"> </w:t>
            </w:r>
            <w:r>
              <w:t xml:space="preserve">and let the pseudo-population be the original population with each individual weighted by</w:t>
            </w:r>
            <w:r>
              <w:t xml:space="preserve"> </w:t>
            </w:r>
            <m:oMath>
              <m:sSup>
                <m:e>
                  <m:r>
                    <m:t>W</m:t>
                  </m:r>
                </m:e>
                <m:sup>
                  <m:r>
                    <m:t>C</m:t>
                  </m:r>
                </m:sup>
              </m:sSup>
            </m:oMath>
            <w:r>
              <w:t xml:space="preserve"> </w:t>
            </w:r>
            <w:r>
              <w:t xml:space="preserve">(</w:t>
            </w:r>
            <w:hyperlink w:anchor="def-censoring-ip-weights">
              <w:r>
                <w:rPr>
                  <w:rStyle w:val="Hyperlink"/>
                </w:rPr>
                <w:t xml:space="preserve">Definition 7</w:t>
              </w:r>
            </w:hyperlink>
            <w:r>
              <w:t xml:space="preserve">),</w:t>
            </w:r>
            <w:r>
              <w:t xml:space="preserve"> </w:t>
            </w:r>
            <w:r>
              <w:t xml:space="preserve">counting only the uncensored (</w:t>
            </w:r>
            <m:oMath>
              <m:r>
                <m:t>C</m:t>
              </m:r>
              <m:r>
                <m:rPr>
                  <m:sty m:val="p"/>
                </m:rPr>
                <m:t>=</m:t>
              </m:r>
              <m:r>
                <m:t>0</m:t>
              </m:r>
            </m:oMath>
            <w:r>
              <w:t xml:space="preserve">).</w:t>
            </w:r>
            <w:r>
              <w:t xml:space="preserve"> </w:t>
            </w:r>
            <w:r>
              <w:t xml:space="preserve">Fix a treatment level</w:t>
            </w:r>
            <w:r>
              <w:t xml:space="preserve"> </w:t>
            </w:r>
            <m:oMath>
              <m:r>
                <m:t>a</m:t>
              </m:r>
            </m:oMath>
            <w:r>
              <w:t xml:space="preserve"> </w:t>
            </w:r>
            <w:r>
              <w:t xml:space="preserve">and suppose that:</w:t>
            </w:r>
          </w:p>
          <w:p>
            <w:pPr>
              <w:pStyle w:val="Compact"/>
              <w:numPr>
                <w:ilvl w:val="0"/>
                <w:numId w:val="1015"/>
              </w:numPr>
            </w:pPr>
            <w:r>
              <w:rPr>
                <w:b/>
                <w:bCs/>
              </w:rPr>
              <w:t xml:space="preserve">Exchangeability for censoring</w:t>
            </w:r>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C</m:t>
              </m:r>
              <m:r>
                <m:rPr>
                  <m:sty m:val="p"/>
                </m:rPr>
                <m:t>∣</m:t>
              </m:r>
              <m:r>
                <m:t>A</m:t>
              </m:r>
              <m:r>
                <m:rPr>
                  <m:sty m:val="p"/>
                </m:rPr>
                <m:t>=</m:t>
              </m:r>
              <m:r>
                <m:t>a</m:t>
              </m:r>
              <m:r>
                <m:rPr>
                  <m:sty m:val="p"/>
                </m:rPr>
                <m:t>,</m:t>
              </m:r>
              <m:r>
                <m:t>L</m:t>
              </m:r>
            </m:oMath>
            <w:r>
              <w:t xml:space="preserve">.</w:t>
            </w:r>
          </w:p>
          <w:p>
            <w:pPr>
              <w:pStyle w:val="Compact"/>
              <w:numPr>
                <w:ilvl w:val="0"/>
                <w:numId w:val="1015"/>
              </w:numPr>
            </w:pPr>
            <w:r>
              <w:rPr>
                <w:b/>
                <w:bCs/>
              </w:rPr>
              <w:t xml:space="preserve">Positivity</w:t>
            </w:r>
            <w:r>
              <w:t xml:space="preserve">:</w:t>
            </w:r>
            <w:r>
              <w:t xml:space="preserve"> </w:t>
            </w:r>
            <m:oMath>
              <m:r>
                <m:rPr>
                  <m:sty m:val="p"/>
                </m:rPr>
                <m:t>Pr</m:t>
              </m:r>
              <m:r>
                <m:rPr>
                  <m:sty m:val="p"/>
                </m:rPr>
                <m:t>[</m:t>
              </m:r>
              <m:r>
                <m:t>A</m:t>
              </m:r>
              <m:r>
                <m:rPr>
                  <m:sty m:val="p"/>
                </m:rPr>
                <m:t>=</m:t>
              </m:r>
              <m:r>
                <m:t>a</m:t>
              </m:r>
              <m:r>
                <m:rPr>
                  <m:sty m:val="p"/>
                </m:rPr>
                <m:t>]</m:t>
              </m:r>
              <m:r>
                <m:rPr>
                  <m:sty m:val="p"/>
                </m:rPr>
                <m:t>&gt;</m:t>
              </m:r>
              <m:r>
                <m:t>0</m:t>
              </m:r>
            </m:oMath>
            <w:r>
              <w:t xml:space="preserve">, and</w:t>
            </w:r>
            <w:r>
              <w:t xml:space="preserve"> </w:t>
            </w:r>
            <m:oMath>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 </w:t>
            </w:r>
            <w:r>
              <w:t xml:space="preserve">for every</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Compact"/>
              <w:numPr>
                <w:ilvl w:val="0"/>
                <w:numId w:val="1015"/>
              </w:numPr>
            </w:pPr>
            <w:r>
              <w:rPr>
                <w:b/>
                <w:bCs/>
              </w:rPr>
              <w:t xml:space="preserve">Consistency</w:t>
            </w:r>
            <w:r>
              <w:t xml:space="preserve">:</w:t>
            </w:r>
            <w:r>
              <w:t xml:space="preserve"> </w:t>
            </w:r>
            <m:oMath>
              <m:r>
                <m:t>Y</m:t>
              </m:r>
              <m:r>
                <m:rPr>
                  <m:sty m:val="p"/>
                </m:rPr>
                <m:t>=</m:t>
              </m:r>
              <m:sSup>
                <m:e>
                  <m:r>
                    <m:t>Y</m:t>
                  </m:r>
                </m:e>
                <m:sup>
                  <m:r>
                    <m:t>a</m:t>
                  </m:r>
                  <m:r>
                    <m:rPr>
                      <m:sty m:val="p"/>
                    </m:rPr>
                    <m:t>,</m:t>
                  </m:r>
                  <m:r>
                    <m:t>c</m:t>
                  </m:r>
                  <m:r>
                    <m:rPr>
                      <m:sty m:val="p"/>
                    </m:rPr>
                    <m:t>=</m:t>
                  </m:r>
                  <m:r>
                    <m:t>0</m:t>
                  </m:r>
                </m:sup>
              </m:sSup>
            </m:oMath>
            <w:r>
              <w:t xml:space="preserve"> </w:t>
            </w:r>
            <w:r>
              <w:t xml:space="preserve">for every individual with</w:t>
            </w:r>
            <w:r>
              <w:t xml:space="preserve"> </w:t>
            </w:r>
            <m:oMath>
              <m:r>
                <m:t>A</m:t>
              </m:r>
              <m:r>
                <m:rPr>
                  <m:sty m:val="p"/>
                </m:rPr>
                <m:t>=</m:t>
              </m:r>
              <m:r>
                <m:t>a</m:t>
              </m:r>
            </m:oMath>
            <w:r>
              <w:t xml:space="preserve"> </w:t>
            </w:r>
            <w:r>
              <w:t xml:space="preserve">and</w:t>
            </w:r>
            <w:r>
              <w:t xml:space="preserve"> </w:t>
            </w:r>
            <m:oMath>
              <m:r>
                <m:t>C</m:t>
              </m:r>
              <m:r>
                <m:rPr>
                  <m:sty m:val="p"/>
                </m:rPr>
                <m:t>=</m:t>
              </m:r>
              <m:r>
                <m:t>0</m:t>
              </m:r>
            </m:oMath>
            <w:r>
              <w:t xml:space="preserve">.</w:t>
            </w:r>
            <w:r>
              <w:t xml:space="preserve"> </w:t>
            </w:r>
            <w:r>
              <w:t xml:space="preserve">This requires sufficiently well-defined interventions on</w:t>
            </w:r>
            <w:r>
              <w:t xml:space="preserve"> </w:t>
            </w:r>
            <m:oMath>
              <m:r>
                <m:t>A</m:t>
              </m:r>
            </m:oMath>
            <w:r>
              <w:t xml:space="preserve"> </w:t>
            </w:r>
            <w:r>
              <w:t xml:space="preserve">and</w:t>
            </w:r>
            <w:r>
              <w:t xml:space="preserve"> </w:t>
            </w:r>
            <m:oMath>
              <m:r>
                <m:t>C</m:t>
              </m:r>
            </m:oMath>
            <w:r>
              <w:t xml:space="preserve">,</w:t>
            </w:r>
            <w:r>
              <w:t xml:space="preserve"> </w:t>
            </w:r>
            <w:r>
              <w:t xml:space="preserve">and no measurement error in</w:t>
            </w:r>
            <w:r>
              <w:t xml:space="preserve"> </w:t>
            </w:r>
            <m:oMath>
              <m:r>
                <m:t>A</m:t>
              </m:r>
            </m:oMath>
            <w:r>
              <w:t xml:space="preserve"> </w:t>
            </w:r>
            <w:r>
              <w:t xml:space="preserve">or</w:t>
            </w:r>
            <w:r>
              <w:t xml:space="preserve"> </w:t>
            </w:r>
            <m:oMath>
              <m:r>
                <m:t>Y</m:t>
              </m:r>
            </m:oMath>
            <w:r>
              <w:t xml:space="preserve">.</w:t>
            </w:r>
          </w:p>
          <w:p>
            <w:pPr>
              <w:pStyle w:val="Compact"/>
              <w:numPr>
                <w:ilvl w:val="0"/>
                <w:numId w:val="1015"/>
              </w:numPr>
            </w:pPr>
            <w:r>
              <w:rPr>
                <w:b/>
                <w:bCs/>
              </w:rPr>
              <w:t xml:space="preserve">No confounding for</w:t>
            </w:r>
            <w:r>
              <w:rPr>
                <w:b/>
                <w:bCs/>
              </w:rPr>
              <w:t xml:space="preserve"> </w:t>
            </w:r>
            <m:oMath>
              <m:r>
                <m:t>A</m:t>
              </m:r>
            </m:oMath>
            <w:r>
              <w:t xml:space="preserve">:</w:t>
            </w:r>
            <w:r>
              <w:t xml:space="preserve"> </w:t>
            </w:r>
            <m:oMath>
              <m:sSup>
                <m:e>
                  <m:r>
                    <m:t>Y</m:t>
                  </m:r>
                </m:e>
                <m:sup>
                  <m:r>
                    <m:t>a</m:t>
                  </m:r>
                  <m:r>
                    <m:rPr>
                      <m:sty m:val="p"/>
                    </m:rPr>
                    <m:t>,</m:t>
                  </m:r>
                  <m:r>
                    <m:t>c</m:t>
                  </m:r>
                  <m:r>
                    <m:rPr>
                      <m:sty m:val="p"/>
                    </m:rPr>
                    <m:t>=</m:t>
                  </m:r>
                  <m:r>
                    <m:t>0</m:t>
                  </m:r>
                </m:sup>
              </m:sSup>
              <m:r>
                <m:rPr>
                  <m:sty m:val="p"/>
                </m:rPr>
                <m:t>⟂</m:t>
              </m:r>
              <m:r>
                <m:t>​</m:t>
              </m:r>
              <m:r>
                <m:t>​</m:t>
              </m:r>
              <m:r>
                <m:t>​</m:t>
              </m:r>
              <m:r>
                <m:rPr>
                  <m:sty m:val="p"/>
                </m:rPr>
                <m:t>⟂</m:t>
              </m:r>
              <m:r>
                <m:t>A</m:t>
              </m:r>
            </m:oMath>
            <w:r>
              <w:t xml:space="preserve">, as under marginal randomization.</w:t>
            </w:r>
          </w:p>
          <w:p>
            <w:pPr>
              <w:pStyle w:val="FirstParagraph"/>
            </w:pPr>
            <w:r>
              <w:t xml:space="preserve">Then the mean outcome among individuals with</w:t>
            </w:r>
            <w:r>
              <w:t xml:space="preserve"> </w:t>
            </w:r>
            <m:oMath>
              <m:r>
                <m:t>A</m:t>
              </m:r>
              <m:r>
                <m:rPr>
                  <m:sty m:val="p"/>
                </m:rPr>
                <m:t>=</m:t>
              </m:r>
              <m:r>
                <m:t>a</m:t>
              </m:r>
            </m:oMath>
            <w:r>
              <w:t xml:space="preserve"> </w:t>
            </w:r>
            <w:r>
              <w:t xml:space="preserve">in the pseudo-population equals</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r>
              <w:t xml:space="preserve"> </w:t>
            </w:r>
            <w:r>
              <w:t xml:space="preserve">the mean outcome had everyone received</w:t>
            </w:r>
            <w:r>
              <w:t xml:space="preserve"> </w:t>
            </w:r>
            <m:oMath>
              <m:r>
                <m:t>a</m:t>
              </m:r>
            </m:oMath>
            <w:r>
              <w:t xml:space="preserve"> </w:t>
            </w:r>
            <w:r>
              <w:t xml:space="preserve">and nobody been censored (</w:t>
            </w:r>
            <w:hyperlink w:anchor="def-counterfactual-no-censoring">
              <w:r>
                <w:rPr>
                  <w:rStyle w:val="Hyperlink"/>
                </w:rPr>
                <w:t xml:space="preserve">Definition 6</w:t>
              </w:r>
            </w:hyperlink>
            <w:r>
              <w:t xml:space="preserve">):</w:t>
            </w:r>
          </w:p>
          <w:p>
            <w:pPr>
              <w:pStyle w:val="BodyText"/>
            </w:pPr>
            <m:oMathPara>
              <m:oMathParaPr>
                <m:jc m:val="center"/>
              </m:oMathParaPr>
              <m:oMath>
                <m:f>
                  <m:fPr>
                    <m:type m:val="bar"/>
                  </m:fPr>
                  <m:num>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num>
                  <m:den>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e>
                    </m:d>
                  </m:den>
                </m:f>
                <m:r>
                  <m:rPr>
                    <m:sty m:val="p"/>
                  </m:rPr>
                  <m:t>=</m:t>
                </m:r>
                <m:r>
                  <m:rPr>
                    <m:nor/>
                    <m:sty m:val="p"/>
                  </m:rPr>
                  <m:t>E</m:t>
                </m:r>
                <m:d>
                  <m:dPr>
                    <m:begChr m:val="["/>
                    <m:sepChr m:val=""/>
                    <m:endChr m:val="]"/>
                    <m:grow/>
                  </m:dPr>
                  <m:e>
                    <m:sSup>
                      <m:e>
                        <m:r>
                          <m:t>Y</m:t>
                        </m:r>
                      </m:e>
                      <m:sup>
                        <m:r>
                          <m:t>a</m:t>
                        </m:r>
                        <m:r>
                          <m:rPr>
                            <m:sty m:val="p"/>
                          </m:rPr>
                          <m:t>,</m:t>
                        </m:r>
                        <m:r>
                          <m:t>c</m:t>
                        </m:r>
                        <m:r>
                          <m:rPr>
                            <m:sty m:val="p"/>
                          </m:rPr>
                          <m:t>=</m:t>
                        </m:r>
                        <m:r>
                          <m:t>0</m:t>
                        </m:r>
                      </m:sup>
                    </m:sSup>
                  </m:e>
                </m:d>
                <m:r>
                  <m:rPr>
                    <m:sty m:val="p"/>
                  </m:rPr>
                  <m:t>.</m:t>
                </m:r>
              </m:oMath>
            </m:oMathPara>
          </w:p>
          <w:p>
            <w:pPr>
              <w:pStyle w:val="FirstParagraph"/>
            </w:pPr>
            <w:r>
              <w:t xml:space="preserve">So if the conditions hold for every</w:t>
            </w:r>
            <w:r>
              <w:t xml:space="preserve"> </w:t>
            </w:r>
            <m:oMath>
              <m:r>
                <m:t>a</m:t>
              </m:r>
            </m:oMath>
            <w:r>
              <w:t xml:space="preserve">,</w:t>
            </w:r>
            <w:r>
              <w:t xml:space="preserve"> </w:t>
            </w:r>
            <w:r>
              <w:t xml:space="preserve">any contrast of the pseudo-population means, such as the risk ratio, equals the same contrast of the</w:t>
            </w:r>
            <w:r>
              <w:t xml:space="preserve"> </w:t>
            </w:r>
            <m:oMath>
              <m:r>
                <m:rPr>
                  <m:nor/>
                  <m:sty m:val="p"/>
                </m:rPr>
                <m:t>E</m:t>
              </m:r>
              <m:d>
                <m:dPr>
                  <m:begChr m:val="["/>
                  <m:sepChr m:val=""/>
                  <m:endChr m:val="]"/>
                  <m:grow/>
                </m:dPr>
                <m:e>
                  <m:sSup>
                    <m:e>
                      <m:r>
                        <m:t>Y</m:t>
                      </m:r>
                    </m:e>
                    <m:sup>
                      <m:r>
                        <m:t>a</m:t>
                      </m:r>
                      <m:r>
                        <m:rPr>
                          <m:sty m:val="p"/>
                        </m:rPr>
                        <m:t>,</m:t>
                      </m:r>
                      <m:r>
                        <m:t>c</m:t>
                      </m:r>
                      <m:r>
                        <m:rPr>
                          <m:sty m:val="p"/>
                        </m:rPr>
                        <m:t>=</m:t>
                      </m:r>
                      <m:r>
                        <m:t>0</m:t>
                      </m:r>
                    </m:sup>
                  </m:sSup>
                </m:e>
              </m:d>
            </m:oMath>
            <w:r>
              <w:t xml:space="preserve">.</w:t>
            </w:r>
          </w:p>
          <w:bookmarkEnd w:id="65"/>
        </w:tc>
      </w:tr>
    </w:tbl>
    <w:p>
      <w:pPr>
        <w:pStyle w:val="BodyText"/>
      </w:pPr>
      <w:ins w:id="70"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Write</w:t>
            </w:r>
            <w:r>
              <w:t xml:space="preserve"> </w:t>
            </w:r>
            <m:oMath>
              <m:r>
                <m:t>π</m:t>
              </m:r>
              <m:r>
                <m:rPr>
                  <m:sty m:val="p"/>
                </m:rPr>
                <m:t>(</m:t>
              </m:r>
              <m:r>
                <m:t>a</m:t>
              </m:r>
              <m:r>
                <m:rPr>
                  <m:sty m:val="p"/>
                </m:rPr>
                <m:t>,</m:t>
              </m:r>
              <m:r>
                <m:t>l</m:t>
              </m:r>
              <m:r>
                <m:rPr>
                  <m:sty m:val="p"/>
                </m:rPr>
                <m:t>)</m:t>
              </m:r>
              <m:limUpp>
                <m:e>
                  <m:r>
                    <m:rPr>
                      <m:sty m:val="p"/>
                    </m:rPr>
                    <m:t>=</m:t>
                  </m:r>
                </m:e>
                <m:lim>
                  <m:r>
                    <m:rPr>
                      <m:nor/>
                      <m:sty m:val="p"/>
                    </m:rPr>
                    <m:t>def</m:t>
                  </m:r>
                </m:lim>
              </m:limUpp>
              <m:r>
                <m:rPr>
                  <m:sty m:val="p"/>
                </m:rPr>
                <m:t>Pr</m:t>
              </m:r>
              <m:r>
                <m:rPr>
                  <m:sty m:val="p"/>
                </m:rPr>
                <m:t>[</m:t>
              </m:r>
              <m:r>
                <m:t>C</m:t>
              </m:r>
              <m:r>
                <m:rPr>
                  <m:sty m:val="p"/>
                </m:rPr>
                <m:t>=</m:t>
              </m:r>
              <m:r>
                <m:t>0</m:t>
              </m:r>
              <m:r>
                <m:rPr>
                  <m:sty m:val="p"/>
                </m:rPr>
                <m:t>∣</m:t>
              </m:r>
              <m:r>
                <m:t>A</m:t>
              </m:r>
              <m:r>
                <m:rPr>
                  <m:sty m:val="p"/>
                </m:rPr>
                <m:t>=</m:t>
              </m:r>
              <m:r>
                <m:t>a</m:t>
              </m:r>
              <m:r>
                <m:rPr>
                  <m:sty m:val="p"/>
                </m:rPr>
                <m:t>,</m:t>
              </m:r>
              <m:r>
                <m:t>L</m:t>
              </m:r>
              <m:r>
                <m:rPr>
                  <m:sty m:val="p"/>
                </m:rPr>
                <m:t>=</m:t>
              </m:r>
              <m:r>
                <m:t>l</m:t>
              </m:r>
              <m:r>
                <m:rPr>
                  <m:sty m:val="p"/>
                </m:rPr>
                <m:t>]</m:t>
              </m:r>
            </m:oMath>
            <w:r>
              <w:t xml:space="preserve">, which is positive by positivity.</w:t>
            </w:r>
            <w:r>
              <w:t xml:space="preserve"> </w:t>
            </w:r>
            <w:r>
              <w:t xml:space="preserve">Conditioning on</w:t>
            </w:r>
            <w:r>
              <w:t xml:space="preserve"> </w:t>
            </w:r>
            <m:oMath>
              <m:r>
                <m:t>A</m:t>
              </m:r>
            </m:oMath>
            <w:r>
              <w:t xml:space="preserve"> </w:t>
            </w:r>
            <w:r>
              <w:t xml:space="preserve">and</w:t>
            </w:r>
            <w:r>
              <w:t xml:space="preserve"> </w:t>
            </w:r>
            <m:oMath>
              <m:r>
                <m:t>L</m:t>
              </m:r>
            </m:oMath>
            <w:r>
              <w:t xml:space="preserve">, and summing over the</w:t>
            </w:r>
            <w:r>
              <w:t xml:space="preserve"> </w:t>
            </w:r>
            <m:oMath>
              <m:r>
                <m:t>l</m:t>
              </m:r>
            </m:oMath>
            <w:r>
              <w:t xml:space="preserve"> </w:t>
            </w:r>
            <w:r>
              <w:t xml:space="preserve">with</w:t>
            </w:r>
            <w:r>
              <w:t xml:space="preserve"> </w:t>
            </w:r>
            <m:oMath>
              <m:r>
                <m:rPr>
                  <m:sty m:val="p"/>
                </m:rPr>
                <m:t>Pr</m:t>
              </m:r>
              <m:r>
                <m:rPr>
                  <m:sty m:val="p"/>
                </m:rPr>
                <m:t>[</m:t>
              </m:r>
              <m:r>
                <m:t>A</m:t>
              </m:r>
              <m:r>
                <m:rPr>
                  <m:sty m:val="p"/>
                </m:rPr>
                <m:t>=</m:t>
              </m:r>
              <m:r>
                <m:t>a</m:t>
              </m:r>
              <m:r>
                <m:rPr>
                  <m:sty m:val="p"/>
                </m:rPr>
                <m:t>,</m:t>
              </m:r>
              <m:r>
                <m:t>L</m:t>
              </m:r>
              <m:r>
                <m:rPr>
                  <m:sty m:val="p"/>
                </m:rPr>
                <m:t>=</m:t>
              </m:r>
              <m:r>
                <m:t>l</m:t>
              </m:r>
              <m:r>
                <m:rPr>
                  <m:sty m:val="p"/>
                </m:rPr>
                <m:t>]</m:t>
              </m:r>
              <m:r>
                <m:rPr>
                  <m:sty m:val="p"/>
                </m:rPr>
                <m:t>&gt;</m:t>
              </m:r>
              <m:r>
                <m:t>0</m:t>
              </m:r>
            </m:oMath>
            <w:r>
              <w:t xml:space="preserve">:</w:t>
            </w:r>
          </w:p>
          <w:p>
            <w:pPr>
              <w:pStyle w:val="BodyText"/>
            </w:pPr>
            <m:oMathPara>
              <m:oMathParaPr>
                <m:jc m:val="center"/>
              </m:oMathParaPr>
              <m:oMath>
                <m:eqArr>
                  <m:e>
                    <m:r>
                      <m:rPr>
                        <m:nor/>
                        <m:sty m:val="p"/>
                      </m:rPr>
                      <m:t>E</m:t>
                    </m:r>
                    <m:d>
                      <m:dPr>
                        <m:begChr m:val="["/>
                        <m:sepChr m:val=""/>
                        <m:endChr m:val="]"/>
                        <m:grow/>
                      </m:dPr>
                      <m:e>
                        <m:r>
                          <m:t>I</m:t>
                        </m:r>
                        <m:r>
                          <m:rPr>
                            <m:sty m:val="p"/>
                          </m:rPr>
                          <m:t>(</m:t>
                        </m:r>
                        <m:r>
                          <m:t>A</m:t>
                        </m:r>
                        <m:r>
                          <m:rPr>
                            <m:sty m:val="p"/>
                          </m:rPr>
                          <m:t>=</m:t>
                        </m:r>
                        <m:r>
                          <m:t>a</m:t>
                        </m:r>
                        <m:r>
                          <m:rPr>
                            <m:sty m:val="p"/>
                          </m:rPr>
                          <m:t>)</m:t>
                        </m:r>
                        <m:r>
                          <m:t> </m:t>
                        </m:r>
                        <m:r>
                          <m:rPr>
                            <m:sty m:val="p"/>
                          </m:rPr>
                          <m:t>(</m:t>
                        </m:r>
                        <m:r>
                          <m:t>1</m:t>
                        </m:r>
                        <m:r>
                          <m:rPr>
                            <m:sty m:val="p"/>
                          </m:rPr>
                          <m:t>−</m:t>
                        </m:r>
                        <m:r>
                          <m:t>C</m:t>
                        </m:r>
                        <m:r>
                          <m:rPr>
                            <m:sty m:val="p"/>
                          </m:rPr>
                          <m:t>)</m:t>
                        </m:r>
                        <m:r>
                          <m:t> </m:t>
                        </m:r>
                        <m:sSup>
                          <m:e>
                            <m:r>
                              <m:t>W</m:t>
                            </m:r>
                          </m:e>
                          <m:sup>
                            <m:r>
                              <m:t>C</m:t>
                            </m:r>
                          </m:sup>
                        </m:sSup>
                        <m:r>
                          <m:t> </m:t>
                        </m:r>
                        <m:r>
                          <m:t>Y</m:t>
                        </m:r>
                      </m:e>
                    </m:d>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rPr>
                            <m:sty m:val="p"/>
                          </m:rPr>
                          <m:t>(</m:t>
                        </m:r>
                        <m:r>
                          <m:t>1</m:t>
                        </m:r>
                        <m:r>
                          <m:rPr>
                            <m:sty m:val="p"/>
                          </m:rPr>
                          <m:t>−</m:t>
                        </m:r>
                        <m:r>
                          <m:t>C</m:t>
                        </m:r>
                        <m:r>
                          <m:rPr>
                            <m:sty m:val="p"/>
                          </m:rPr>
                          <m:t>)</m:t>
                        </m:r>
                        <m:r>
                          <m:t> </m:t>
                        </m:r>
                        <m:sSup>
                          <m:e>
                            <m:r>
                              <m:t>W</m:t>
                            </m:r>
                          </m:e>
                          <m:sup>
                            <m:r>
                              <m:t>C</m:t>
                            </m:r>
                          </m:sup>
                        </m:sSup>
                        <m:r>
                          <m:t> </m:t>
                        </m:r>
                        <m:r>
                          <m:t>Y</m:t>
                        </m:r>
                        <m:r>
                          <m:rPr>
                            <m:sty m:val="p"/>
                          </m:rPr>
                          <m:t>∣</m:t>
                        </m:r>
                        <m:r>
                          <m:t>A</m:t>
                        </m:r>
                        <m:r>
                          <m:rPr>
                            <m:sty m:val="p"/>
                          </m:rPr>
                          <m:t>=</m:t>
                        </m:r>
                        <m:r>
                          <m:t>a</m:t>
                        </m:r>
                        <m:r>
                          <m:rPr>
                            <m:sty m:val="p"/>
                          </m:rPr>
                          <m:t>,</m:t>
                        </m:r>
                        <m:r>
                          <m:t>L</m:t>
                        </m:r>
                        <m:r>
                          <m:rPr>
                            <m:sty m:val="p"/>
                          </m:rPr>
                          <m:t>=</m:t>
                        </m:r>
                        <m:r>
                          <m:t>l</m:t>
                        </m:r>
                      </m:e>
                    </m:d>
                    <m:r>
                      <m:t>&amp;</m:t>
                    </m:r>
                    <m:r>
                      <m:t>&amp;</m:t>
                    </m:r>
                    <m:r>
                      <m:rPr>
                        <m:nor/>
                        <m:sty m:val="p"/>
                      </m:rPr>
                      <m:t>(law of total expectation)</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f>
                      <m:fPr>
                        <m:type m:val="bar"/>
                      </m:fPr>
                      <m:num>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num>
                      <m:den>
                        <m:r>
                          <m:t>π</m:t>
                        </m:r>
                        <m:r>
                          <m:rPr>
                            <m:sty m:val="p"/>
                          </m:rPr>
                          <m:t>(</m:t>
                        </m:r>
                        <m:r>
                          <m:t>a</m:t>
                        </m:r>
                        <m:r>
                          <m:rPr>
                            <m:sty m:val="p"/>
                          </m:rPr>
                          <m:t>,</m:t>
                        </m:r>
                        <m:r>
                          <m:t>l</m:t>
                        </m:r>
                        <m:r>
                          <m:rPr>
                            <m:sty m:val="p"/>
                          </m:rPr>
                          <m:t>)</m:t>
                        </m:r>
                      </m:den>
                    </m:f>
                    <m:r>
                      <m:t>&amp;</m:t>
                    </m:r>
                    <m:r>
                      <m:t>&amp;</m:t>
                    </m:r>
                    <m:r>
                      <m:rPr>
                        <m:nor/>
                        <m:sty m:val="p"/>
                      </m:rPr>
                      <m:t>(definition of </m:t>
                    </m:r>
                    <m:sSup>
                      <m:e>
                        <m:r>
                          <m:t>W</m:t>
                        </m:r>
                      </m:e>
                      <m:sup>
                        <m:r>
                          <m:t>C</m:t>
                        </m:r>
                      </m:sup>
                    </m:sSup>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(conditioning on </m:t>
                    </m:r>
                    <m:r>
                      <m:t>C</m:t>
                    </m:r>
                    <m:r>
                      <m:rPr>
                        <m:nor/>
                        <m:sty m:val="p"/>
                      </m:rPr>
                      <m:t>)</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C</m:t>
                        </m:r>
                        <m:r>
                          <m:rPr>
                            <m:sty m:val="p"/>
                          </m:rPr>
                          <m:t>=</m:t>
                        </m:r>
                        <m:r>
                          <m:t>0</m:t>
                        </m:r>
                        <m:r>
                          <m:rPr>
                            <m:sty m:val="p"/>
                          </m:rPr>
                          <m:t>,</m:t>
                        </m:r>
                        <m:r>
                          <m:t>L</m:t>
                        </m:r>
                        <m:r>
                          <m:rPr>
                            <m:sty m:val="p"/>
                          </m:rPr>
                          <m:t>=</m:t>
                        </m:r>
                        <m:r>
                          <m:t>l</m:t>
                        </m:r>
                      </m:e>
                    </m:d>
                    <m:r>
                      <m:t>&amp;</m:t>
                    </m:r>
                    <m:r>
                      <m:t>&amp;</m:t>
                    </m:r>
                    <m:r>
                      <m:rPr>
                        <m:nor/>
                        <m:sty m:val="p"/>
                      </m:rPr>
                      <m:t>(consistency)</m:t>
                    </m:r>
                  </m:e>
                  <m:e>
                    <m:r>
                      <m:t>&amp;</m:t>
                    </m:r>
                    <m:r>
                      <m:rPr>
                        <m:sty m:val="p"/>
                      </m:rPr>
                      <m:t>=</m:t>
                    </m:r>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r>
                          <m:rPr>
                            <m:sty m:val="p"/>
                          </m:rPr>
                          <m:t>,</m:t>
                        </m:r>
                        <m:r>
                          <m:t>L</m:t>
                        </m:r>
                        <m:r>
                          <m:rPr>
                            <m:sty m:val="p"/>
                          </m:rPr>
                          <m:t>=</m:t>
                        </m:r>
                        <m:r>
                          <m:t>l</m:t>
                        </m:r>
                      </m:e>
                    </m:d>
                    <m:r>
                      <m:t>&amp;</m:t>
                    </m:r>
                    <m:r>
                      <m:t>&amp;</m:t>
                    </m:r>
                    <m:r>
                      <m:rPr>
                        <m:nor/>
                        <m:sty m:val="p"/>
                      </m:rPr>
                      <m:t>(exchangeability for censoring)</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r>
                          <m:rPr>
                            <m:sty m:val="p"/>
                          </m:rPr>
                          <m:t>∣</m:t>
                        </m:r>
                        <m:r>
                          <m:t>A</m:t>
                        </m:r>
                        <m:r>
                          <m:rPr>
                            <m:sty m:val="p"/>
                          </m:rPr>
                          <m:t>=</m:t>
                        </m:r>
                        <m:r>
                          <m:t>a</m:t>
                        </m:r>
                      </m:e>
                    </m:d>
                    <m:r>
                      <m:t>&amp;</m:t>
                    </m:r>
                    <m:r>
                      <m:t>&amp;</m:t>
                    </m:r>
                    <m:r>
                      <m:rPr>
                        <m:nor/>
                        <m:sty m:val="p"/>
                      </m:rPr>
                      <m:t>(law of total expectation)</m:t>
                    </m:r>
                  </m:e>
                  <m:e>
                    <m:r>
                      <m:t>&amp;</m:t>
                    </m:r>
                    <m:r>
                      <m:rPr>
                        <m:sty m:val="p"/>
                      </m:rPr>
                      <m:t>=</m:t>
                    </m:r>
                    <m:r>
                      <m:rPr>
                        <m:sty m:val="p"/>
                      </m:rPr>
                      <m:t>Pr</m:t>
                    </m:r>
                    <m:r>
                      <m:rPr>
                        <m:sty m:val="p"/>
                      </m:rPr>
                      <m:t>[</m:t>
                    </m:r>
                    <m:r>
                      <m:t>A</m:t>
                    </m:r>
                    <m:r>
                      <m:rPr>
                        <m:sty m:val="p"/>
                      </m:rPr>
                      <m:t>=</m:t>
                    </m:r>
                    <m:r>
                      <m:t>a</m:t>
                    </m:r>
                    <m:r>
                      <m:rPr>
                        <m:sty m:val="p"/>
                      </m:rPr>
                      <m:t>]</m:t>
                    </m:r>
                    <m:r>
                      <m:t> </m:t>
                    </m:r>
                    <m:r>
                      <m:rPr>
                        <m:nor/>
                        <m:sty m:val="p"/>
                      </m:rPr>
                      <m:t>E</m:t>
                    </m:r>
                    <m:d>
                      <m:dPr>
                        <m:begChr m:val="["/>
                        <m:sepChr m:val=""/>
                        <m:endChr m:val="]"/>
                        <m:grow/>
                      </m:dPr>
                      <m:e>
                        <m:sSup>
                          <m:e>
                            <m:r>
                              <m:t>Y</m:t>
                            </m:r>
                          </m:e>
                          <m:sup>
                            <m:r>
                              <m:t>a</m:t>
                            </m:r>
                            <m:r>
                              <m:rPr>
                                <m:sty m:val="p"/>
                              </m:rPr>
                              <m:t>,</m:t>
                            </m:r>
                            <m:r>
                              <m:t>c</m:t>
                            </m:r>
                            <m:r>
                              <m:rPr>
                                <m:sty m:val="p"/>
                              </m:rPr>
                              <m:t>=</m:t>
                            </m:r>
                            <m:r>
                              <m:t>0</m:t>
                            </m:r>
                          </m:sup>
                        </m:sSup>
                      </m:e>
                    </m:d>
                    <m:r>
                      <m:t>&amp;</m:t>
                    </m:r>
                    <m:r>
                      <m:t>&amp;</m:t>
                    </m:r>
                    <m:r>
                      <m:rPr>
                        <m:nor/>
                        <m:sty m:val="p"/>
                      </m:rPr>
                      <m:t>(no confounding for </m:t>
                    </m:r>
                    <m:r>
                      <m:t>A</m:t>
                    </m:r>
                    <m:r>
                      <m:rPr>
                        <m:nor/>
                        <m:sty m:val="p"/>
                      </m:rPr>
                      <m:t>)</m:t>
                    </m:r>
                  </m:e>
                </m:eqArr>
              </m:oMath>
            </m:oMathPara>
          </w:p>
          <w:p>
            <w:pPr>
              <w:pStyle w:val="FirstParagraph"/>
            </w:pPr>
            <w:r>
              <w:t xml:space="preserve">The third line uses</w:t>
            </w:r>
            <w:r>
              <w:t xml:space="preserve"> </w:t>
            </w:r>
            <m:oMath>
              <m:r>
                <m:rPr>
                  <m:nor/>
                  <m:sty m:val="p"/>
                </m:rPr>
                <m:t>E</m:t>
              </m:r>
              <m:d>
                <m:dPr>
                  <m:begChr m:val="["/>
                  <m:sepChr m:val=""/>
                  <m:endChr m:val="]"/>
                  <m:grow/>
                </m:dPr>
                <m:e>
                  <m:r>
                    <m:rPr>
                      <m:sty m:val="p"/>
                    </m:rPr>
                    <m:t>(</m:t>
                  </m:r>
                  <m:r>
                    <m:t>1</m:t>
                  </m:r>
                  <m:r>
                    <m:rPr>
                      <m:sty m:val="p"/>
                    </m:rPr>
                    <m:t>−</m:t>
                  </m:r>
                  <m:r>
                    <m:t>C</m:t>
                  </m:r>
                  <m:r>
                    <m:rPr>
                      <m:sty m:val="p"/>
                    </m:rPr>
                    <m:t>)</m:t>
                  </m:r>
                  <m:r>
                    <m:t> </m:t>
                  </m:r>
                  <m:r>
                    <m:t>Y</m:t>
                  </m:r>
                  <m:r>
                    <m:rPr>
                      <m:sty m:val="p"/>
                    </m:rPr>
                    <m:t>∣</m:t>
                  </m:r>
                  <m:r>
                    <m:t>A</m:t>
                  </m:r>
                  <m:r>
                    <m:rPr>
                      <m:sty m:val="p"/>
                    </m:rPr>
                    <m:t>=</m:t>
                  </m:r>
                  <m:r>
                    <m:t>a</m:t>
                  </m:r>
                  <m:r>
                    <m:rPr>
                      <m:sty m:val="p"/>
                    </m:rPr>
                    <m:t>,</m:t>
                  </m:r>
                  <m:r>
                    <m:t>L</m:t>
                  </m:r>
                  <m:r>
                    <m:rPr>
                      <m:sty m:val="p"/>
                    </m:rPr>
                    <m:t>=</m:t>
                  </m:r>
                  <m:r>
                    <m:t>l</m:t>
                  </m:r>
                </m:e>
              </m:d>
              <m:r>
                <m:rPr>
                  <m:sty m:val="p"/>
                </m:rPr>
                <m:t>=</m:t>
              </m:r>
              <m:r>
                <m:t>π</m:t>
              </m:r>
              <m:r>
                <m:rPr>
                  <m:sty m:val="p"/>
                </m:rPr>
                <m:t>(</m:t>
              </m:r>
              <m:r>
                <m:t>a</m:t>
              </m:r>
              <m:r>
                <m:rPr>
                  <m:sty m:val="p"/>
                </m:rPr>
                <m:t>,</m:t>
              </m:r>
              <m:r>
                <m:t>l</m:t>
              </m:r>
              <m:r>
                <m:rPr>
                  <m:sty m:val="p"/>
                </m:rPr>
                <m:t>)</m:t>
              </m:r>
              <m:r>
                <m:t> </m:t>
              </m:r>
              <m:r>
                <m:rPr>
                  <m:nor/>
                  <m:sty m:val="p"/>
                </m:rPr>
                <m:t>E</m:t>
              </m:r>
              <m:d>
                <m:dPr>
                  <m:begChr m:val="["/>
                  <m:sepChr m:val=""/>
                  <m:endChr m:val="]"/>
                  <m:grow/>
                </m:dPr>
                <m:e>
                  <m:r>
                    <m:t>Y</m:t>
                  </m:r>
                  <m:r>
                    <m:rPr>
                      <m:sty m:val="p"/>
                    </m:rPr>
                    <m:t>∣</m:t>
                  </m:r>
                  <m:r>
                    <m:t>A</m:t>
                  </m:r>
                  <m:r>
                    <m:rPr>
                      <m:sty m:val="p"/>
                    </m:rPr>
                    <m:t>=</m:t>
                  </m:r>
                  <m:r>
                    <m:t>a</m:t>
                  </m:r>
                  <m:r>
                    <m:rPr>
                      <m:sty m:val="p"/>
                    </m:rPr>
                    <m:t>,</m:t>
                  </m:r>
                  <m:r>
                    <m:t>C</m:t>
                  </m:r>
                  <m:r>
                    <m:rPr>
                      <m:sty m:val="p"/>
                    </m:rPr>
                    <m:t>=</m:t>
                  </m:r>
                  <m:r>
                    <m:t>0</m:t>
                  </m:r>
                  <m:r>
                    <m:rPr>
                      <m:sty m:val="p"/>
                    </m:rPr>
                    <m:t>,</m:t>
                  </m:r>
                  <m:r>
                    <m:t>L</m:t>
                  </m:r>
                  <m:r>
                    <m:rPr>
                      <m:sty m:val="p"/>
                    </m:rPr>
                    <m:t>=</m:t>
                  </m:r>
                  <m:r>
                    <m:t>l</m:t>
                  </m:r>
                </m:e>
              </m:d>
            </m:oMath>
            <w:r>
              <w:t xml:space="preserve">.</w:t>
            </w:r>
            <w:r>
              <w:t xml:space="preserve"> </w:t>
            </w:r>
            <w:r>
              <w:t xml:space="preserve">Replacing</w:t>
            </w:r>
            <w:r>
              <w:t xml:space="preserve"> </w:t>
            </w:r>
            <m:oMath>
              <m:r>
                <m:t>Y</m:t>
              </m:r>
            </m:oMath>
            <w:r>
              <w:t xml:space="preserve"> </w:t>
            </w:r>
            <w:r>
              <w:t xml:space="preserve">by 1 in the first three lines shows that the denominator is</w:t>
            </w:r>
            <w:r>
              <w:t xml:space="preserve"> </w:t>
            </w:r>
            <m:oMath>
              <m:nary>
                <m:naryPr>
                  <m:chr m:val="∑"/>
                  <m:limLoc m:val="undOvr"/>
                  <m:subHide m:val="off"/>
                  <m:supHide m:val="on"/>
                </m:naryPr>
                <m:sub>
                  <m:r>
                    <m:t>l</m:t>
                  </m:r>
                </m:sub>
                <m:sup>
                  <m:r>
                    <m:t>​</m:t>
                  </m:r>
                </m:sup>
                <m:e>
                  <m:r>
                    <m:rPr>
                      <m:sty m:val="p"/>
                    </m:rPr>
                    <m:t>Pr</m:t>
                  </m:r>
                </m:e>
              </m:nary>
              <m:r>
                <m:rPr>
                  <m:sty m:val="p"/>
                </m:rPr>
                <m:t>[</m:t>
              </m:r>
              <m:r>
                <m:t>A</m:t>
              </m:r>
              <m:r>
                <m:rPr>
                  <m:sty m:val="p"/>
                </m:rPr>
                <m:t>=</m:t>
              </m:r>
              <m:r>
                <m:t>a</m:t>
              </m:r>
              <m:r>
                <m:rPr>
                  <m:sty m:val="p"/>
                </m:rPr>
                <m:t>,</m:t>
              </m:r>
              <m:r>
                <m:t>L</m:t>
              </m:r>
              <m:r>
                <m:rPr>
                  <m:sty m:val="p"/>
                </m:rPr>
                <m:t>=</m:t>
              </m:r>
              <m:r>
                <m:t>l</m:t>
              </m:r>
              <m:r>
                <m:rPr>
                  <m:sty m:val="p"/>
                </m:rPr>
                <m:t>]</m:t>
              </m:r>
              <m:r>
                <m:rPr>
                  <m:sty m:val="p"/>
                </m:rPr>
                <m:t>=</m:t>
              </m:r>
              <m:r>
                <m:rPr>
                  <m:sty m:val="p"/>
                </m:rPr>
                <m:t>Pr</m:t>
              </m:r>
              <m:r>
                <m:rPr>
                  <m:sty m:val="p"/>
                </m:rPr>
                <m:t>[</m:t>
              </m:r>
              <m:r>
                <m:t>A</m:t>
              </m:r>
              <m:r>
                <m:rPr>
                  <m:sty m:val="p"/>
                </m:rPr>
                <m:t>=</m:t>
              </m:r>
              <m:r>
                <m:t>a</m:t>
              </m:r>
              <m:r>
                <m:rPr>
                  <m:sty m:val="p"/>
                </m:rPr>
                <m:t>]</m:t>
              </m:r>
            </m:oMath>
            <w:r>
              <w:t xml:space="preserve">.</w:t>
            </w:r>
            <w:r>
              <w:t xml:space="preserve"> </w:t>
            </w:r>
            <w:r>
              <w:t xml:space="preserve">Dividing the two gives the result.</w:t>
            </w:r>
          </w:p>
          <w:p/>
        </w:tc>
      </w:tr>
    </w:tbl>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66" w:name="exm-wasabi-pseudo-population"/>
          <w:p>
            <w:pPr>
              <w:pStyle w:val="BodyText"/>
            </w:pPr>
            <w:r>
              <w:rPr>
                <w:b/>
                <w:bCs/>
              </w:rPr>
              <w:t xml:space="preserve">Example 13 (The wasabi trial pseudo-population)</w:t>
            </w:r>
            <w:r>
              <w:t xml:space="preserve"> </w:t>
            </w:r>
            <w:r>
              <w:t xml:space="preserve">In the</w:t>
            </w:r>
            <w:r>
              <w:t xml:space="preserve"> </w:t>
            </w:r>
            <m:oMath>
              <m:r>
                <m:t>L</m:t>
              </m:r>
              <m:r>
                <m:rPr>
                  <m:sty m:val="p"/>
                </m:rPr>
                <m:t>=</m:t>
              </m:r>
              <m:r>
                <m:t>1</m:t>
              </m:r>
              <m:r>
                <m:rPr>
                  <m:sty m:val="p"/>
                </m:rPr>
                <m:t>,</m:t>
              </m:r>
              <m:r>
                <m:t>A</m:t>
              </m:r>
              <m:r>
                <m:rPr>
                  <m:sty m:val="p"/>
                </m:rPr>
                <m:t>=</m:t>
              </m:r>
              <m:r>
                <m:t>1</m:t>
              </m:r>
            </m:oMath>
            <w:r>
              <w:t xml:space="preserve"> </w:t>
            </w:r>
            <w:r>
              <w:t xml:space="preserve">branch, the 16 censored individuals get weight 0 (they do not contribute)</w:t>
            </w:r>
            <w:r>
              <w:t xml:space="preserve"> </w:t>
            </w:r>
            <w:r>
              <w:t xml:space="preserve">and each of the 4 uncensored individuals gets weight</w:t>
            </w:r>
            <w:r>
              <w:t xml:space="preserve"> </w:t>
            </w:r>
            <m:oMath>
              <m:r>
                <m:t>1</m:t>
              </m:r>
              <m:r>
                <m:rPr>
                  <m:sty m:val="p"/>
                </m:rPr>
                <m:t>/</m:t>
              </m:r>
              <m:r>
                <m:t>0.2</m:t>
              </m:r>
              <m:r>
                <m:rPr>
                  <m:sty m:val="p"/>
                </m:rPr>
                <m:t>=</m:t>
              </m:r>
              <m:r>
                <m:t>5</m:t>
              </m:r>
            </m:oMath>
            <w:r>
              <w:t xml:space="preserve">:</w:t>
            </w:r>
            <w:r>
              <w:t xml:space="preserve"> </w:t>
            </w:r>
            <w:r>
              <w:t xml:space="preserve">IP weighting replaces the 20 original individuals by 5 copies of each of the 4 uncensored ones.</w:t>
            </w:r>
            <w:r>
              <w:t xml:space="preserve"> </w:t>
            </w:r>
            <w:r>
              <w:t xml:space="preserve">Repeating this for every branch (Figure 8.11) creates a pseudo-population of the original size in which nobody is lost to follow-up.</w:t>
            </w:r>
            <w:r>
              <w:t xml:space="preserve"> </w:t>
            </w:r>
            <w:r>
              <w:t xml:space="preserve">In that pseudo-population the associational risk ratio is 1.</w:t>
            </w:r>
          </w:p>
          <w:p>
            <w:pPr>
              <w:pStyle w:val="BodyText"/>
            </w:pPr>
            <w:r>
              <w:t xml:space="preserve">The wasabi trial meets the conditions of</w:t>
            </w:r>
            <w:r>
              <w:t xml:space="preserve"> </w:t>
            </w:r>
            <w:hyperlink w:anchor="prp-ipw-selection-identification">
              <w:r>
                <w:rPr>
                  <w:rStyle w:val="Hyperlink"/>
                </w:rPr>
                <w:t xml:space="preserve">Proposition 1</w:t>
              </w:r>
            </w:hyperlink>
            <w:r>
              <w:t xml:space="preserve">:</w:t>
            </w:r>
          </w:p>
          <w:p>
            <w:pPr>
              <w:pStyle w:val="Compact"/>
              <w:numPr>
                <w:ilvl w:val="0"/>
                <w:numId w:val="1016"/>
              </w:numPr>
            </w:pPr>
            <w:r>
              <w:t xml:space="preserve">exchangeability for censoring holds because, in Figure 8.3,</w:t>
            </w:r>
            <w:r>
              <w:t xml:space="preserve"> </w:t>
            </w:r>
            <m:oMath>
              <m:r>
                <m:t>A</m:t>
              </m:r>
            </m:oMath>
            <w:r>
              <w:t xml:space="preserve"> </w:t>
            </w:r>
            <w:r>
              <w:t xml:space="preserve">and</w:t>
            </w:r>
            <w:r>
              <w:t xml:space="preserve"> </w:t>
            </w:r>
            <m:oMath>
              <m:r>
                <m:t>L</m:t>
              </m:r>
            </m:oMath>
            <w:r>
              <w:t xml:space="preserve"> </w:t>
            </w:r>
            <w:r>
              <w:t xml:space="preserve">block every backdoor path between</w:t>
            </w:r>
            <w:r>
              <w:t xml:space="preserve"> </w:t>
            </w:r>
            <m:oMath>
              <m:r>
                <m:t>C</m:t>
              </m:r>
            </m:oMath>
            <w:r>
              <w:t xml:space="preserve"> </w:t>
            </w:r>
            <w:r>
              <w:t xml:space="preserve">and</w:t>
            </w:r>
            <w:r>
              <w:t xml:space="preserve"> </w:t>
            </w:r>
            <m:oMath>
              <m:r>
                <m:t>Y</m:t>
              </m:r>
            </m:oMath>
            <w:r>
              <w:t xml:space="preserve">;</w:t>
            </w:r>
          </w:p>
          <w:p>
            <w:pPr>
              <w:pStyle w:val="Compact"/>
              <w:numPr>
                <w:ilvl w:val="0"/>
                <w:numId w:val="1016"/>
              </w:numPr>
            </w:pPr>
            <w:r>
              <w:t xml:space="preserve">positivity holds because every</w:t>
            </w:r>
            <w:r>
              <w:t xml:space="preserve"> </w:t>
            </w:r>
            <m:oMath>
              <m:r>
                <m:rPr>
                  <m:sty m:val="p"/>
                </m:rPr>
                <m:t>Pr</m:t>
              </m:r>
              <m:r>
                <m:rPr>
                  <m:sty m:val="p"/>
                </m:rPr>
                <m:t>[</m:t>
              </m:r>
              <m:r>
                <m:t>C</m:t>
              </m:r>
              <m:r>
                <m:rPr>
                  <m:sty m:val="p"/>
                </m:rPr>
                <m:t>=</m:t>
              </m:r>
              <m:r>
                <m:t>0</m:t>
              </m:r>
              <m:r>
                <m:rPr>
                  <m:sty m:val="p"/>
                </m:rPr>
                <m:t>∣</m:t>
              </m:r>
              <m:r>
                <m:t>L</m:t>
              </m:r>
              <m:r>
                <m:rPr>
                  <m:sty m:val="p"/>
                </m:rPr>
                <m:t>,</m:t>
              </m:r>
              <m:r>
                <m:t>A</m:t>
              </m:r>
              <m:r>
                <m:rPr>
                  <m:sty m:val="p"/>
                </m:rPr>
                <m:t>]</m:t>
              </m:r>
            </m:oMath>
            <w:r>
              <w:t xml:space="preserve"> </w:t>
            </w:r>
            <w:r>
              <w:t xml:space="preserve">in</w:t>
            </w:r>
            <w:r>
              <w:t xml:space="preserve"> </w:t>
            </w:r>
            <w:hyperlink w:anchor="tbl-wasabi-censoring-weights">
              <w:r>
                <w:rPr>
                  <w:rStyle w:val="Hyperlink"/>
                </w:rPr>
                <w:t xml:space="preserve">Table 1</w:t>
              </w:r>
            </w:hyperlink>
            <w:r>
              <w:t xml:space="preserve"> </w:t>
            </w:r>
            <w:r>
              <w:t xml:space="preserve">is positive;</w:t>
            </w:r>
          </w:p>
          <w:p>
            <w:pPr>
              <w:pStyle w:val="Compact"/>
              <w:numPr>
                <w:ilvl w:val="0"/>
                <w:numId w:val="1016"/>
              </w:numPr>
            </w:pPr>
            <w:r>
              <w:t xml:space="preserve">consistency is assumed, with well-defined interventions on</w:t>
            </w:r>
            <w:r>
              <w:t xml:space="preserve"> </w:t>
            </w:r>
            <m:oMath>
              <m:r>
                <m:t>A</m:t>
              </m:r>
            </m:oMath>
            <w:r>
              <w:t xml:space="preserve"> </w:t>
            </w:r>
            <w:r>
              <w:t xml:space="preserve">and</w:t>
            </w:r>
            <w:r>
              <w:t xml:space="preserve"> </w:t>
            </w:r>
            <m:oMath>
              <m:r>
                <m:t>C</m:t>
              </m:r>
            </m:oMath>
            <w:r>
              <w:t xml:space="preserve"> </w:t>
            </w:r>
            <w:r>
              <w:t xml:space="preserve">and no measurement error;</w:t>
            </w:r>
          </w:p>
          <w:p>
            <w:pPr>
              <w:pStyle w:val="Compact"/>
              <w:numPr>
                <w:ilvl w:val="0"/>
                <w:numId w:val="1016"/>
              </w:numPr>
            </w:pPr>
            <w:r>
              <w:t xml:space="preserve">treatment was marginally randomized, so there is no confounding for</w:t>
            </w:r>
            <w:r>
              <w:t xml:space="preserve"> </w:t>
            </w:r>
            <m:oMath>
              <m:r>
                <m:t>A</m:t>
              </m:r>
            </m:oMath>
            <w:r>
              <w:t xml:space="preserve">.</w:t>
            </w:r>
          </w:p>
          <w:p>
            <w:pPr>
              <w:pStyle w:val="FirstParagraph"/>
            </w:pPr>
            <w:r>
              <w:t xml:space="preserve">So the pseudo-population risk ratio of 1 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oMath>
            <w:r>
              <w:t xml:space="preserve"> </w:t>
            </w:r>
            <w:r>
              <w:t xml:space="preserve">(</w:t>
            </w:r>
            <w:hyperlink w:anchor="def-counterfactual-no-censoring">
              <w:r>
                <w:rPr>
                  <w:rStyle w:val="Hyperlink"/>
                </w:rPr>
                <w:t xml:space="preserve">Definition 6</w:t>
              </w:r>
            </w:hyperlink>
            <w:r>
              <w:t xml:space="preserve">),</w:t>
            </w:r>
            <w:r>
              <w:t xml:space="preserve"> </w:t>
            </w:r>
            <w:r>
              <w:t xml:space="preserve">the risk ratio had nobody been censored.</w:t>
            </w:r>
          </w:p>
          <w:bookmarkEnd w:id="66"/>
        </w:tc>
      </w:tr>
    </w:tbl>
    <w:p>
      <w:pPr>
        <w:pStyle w:val="BodyText"/>
      </w:pPr>
      <w:ins w:id="72" w:author="PR Preview" w:date="2024-01-01T00:00:00Z">
        <w:r>
          <w:t xml:space="preserve">Exchangeability for censoring implies that the average counterfactual outcome</w:t>
        </w:r>
      </w:ins>
      <w:ins w:id="72" w:author="PR Preview" w:date="2024-01-01T00:00:00Z">
        <w:r>
          <w:t xml:space="preserve"> </w:t>
        </w:r>
      </w:ins>
      <m:oMath>
        <m:sSup>
          <m:e>
            <m:r>
              <m:t>Y</m:t>
            </m:r>
          </m:e>
          <m:sup>
            <m:r>
              <m:t>a</m:t>
            </m:r>
            <m:r>
              <m:rPr>
                <m:sty m:val="p"/>
              </m:rPr>
              <m:t>,</m:t>
            </m:r>
            <m:r>
              <m:t>c</m:t>
            </m:r>
            <m:r>
              <m:rPr>
                <m:sty m:val="p"/>
              </m:rPr>
              <m:t>=</m:t>
            </m:r>
            <m:r>
              <m:t>0</m:t>
            </m:r>
          </m:sup>
        </m:sSup>
      </m:oMath>
      <w:ins w:id="72" w:author="PR Preview" w:date="2024-01-01T00:00:00Z">
        <w:r>
          <w:t xml:space="preserve"> </w:t>
        </w:r>
      </w:ins>
      <w:ins w:id="72" w:author="PR Preview" w:date="2024-01-01T00:00:00Z">
        <w:r>
          <w:t xml:space="preserve">of the uncensored equals that of the censored with the same</w:t>
        </w:r>
      </w:ins>
      <w:ins w:id="72" w:author="PR Preview" w:date="2024-01-01T00:00:00Z">
        <w:r>
          <w:t xml:space="preserve"> </w:t>
        </w:r>
      </w:ins>
      <m:oMath>
        <m:r>
          <m:t>A</m:t>
        </m:r>
      </m:oMath>
      <w:ins w:id="72" w:author="PR Preview" w:date="2024-01-01T00:00:00Z">
        <w:r>
          <w:t xml:space="preserve"> </w:t>
        </w:r>
      </w:ins>
      <w:ins w:id="72" w:author="PR Preview" w:date="2024-01-01T00:00:00Z">
        <w:r>
          <w:t xml:space="preserve">and</w:t>
        </w:r>
      </w:ins>
      <w:ins w:id="72" w:author="PR Preview" w:date="2024-01-01T00:00:00Z">
        <w:r>
          <w:t xml:space="preserve"> </w:t>
        </w:r>
      </w:ins>
      <m:oMath>
        <m:r>
          <m:t>L</m:t>
        </m:r>
      </m:oMath>
      <w:ins w:id="72" w:author="PR Preview" w:date="2024-01-01T00:00:00Z">
        <w:r>
          <w:t xml:space="preserve"> </w:t>
        </w:r>
      </w:ins>
      <w:ins w:id="72" w:author="PR Preview" w:date="2024-01-01T00:00:00Z">
        <w:r>
          <w:t xml:space="preserve">(mean exchangeability, which is all the proof uses).</w:t>
        </w:r>
      </w:ins>
      <w:ins w:id="72" w:author="PR Preview" w:date="2024-01-01T00:00:00Z">
        <w:r>
          <w:t xml:space="preserve"> </w:t>
        </w:r>
      </w:ins>
      <w:ins w:id="72" w:author="PR Preview" w:date="2024-01-01T00:00:00Z">
        <w:r>
          <w:t xml:space="preserve">The condition is met when the model for</w:t>
        </w:r>
      </w:ins>
      <w:ins w:id="72" w:author="PR Preview" w:date="2024-01-01T00:00:00Z">
        <w:r>
          <w:t xml:space="preserve"> </w:t>
        </w:r>
      </w:ins>
      <m:oMath>
        <m:r>
          <m:rPr>
            <m:sty m:val="p"/>
          </m:rPr>
          <m:t>Pr</m:t>
        </m:r>
        <m:r>
          <m:rPr>
            <m:sty m:val="p"/>
          </m:rPr>
          <m:t>[</m:t>
        </m:r>
        <m:r>
          <m:t>C</m:t>
        </m:r>
        <m:r>
          <m:rPr>
            <m:sty m:val="p"/>
          </m:rPr>
          <m:t>=</m:t>
        </m:r>
        <m:r>
          <m:t>0</m:t>
        </m:r>
        <m:r>
          <m:rPr>
            <m:sty m:val="p"/>
          </m:rPr>
          <m:t>∣</m:t>
        </m:r>
        <m:r>
          <m:t>L</m:t>
        </m:r>
        <m:r>
          <m:rPr>
            <m:sty m:val="p"/>
          </m:rPr>
          <m:t>,</m:t>
        </m:r>
        <m:r>
          <m:t>A</m:t>
        </m:r>
        <m:r>
          <m:rPr>
            <m:sty m:val="p"/>
          </m:rPr>
          <m:t>]</m:t>
        </m:r>
      </m:oMath>
      <w:ins w:id="72" w:author="PR Preview" w:date="2024-01-01T00:00:00Z">
        <w:r>
          <w:t xml:space="preserve"> </w:t>
        </w:r>
      </w:ins>
      <w:ins w:id="72" w:author="PR Preview" w:date="2024-01-01T00:00:00Z">
        <w:r>
          <w:t xml:space="preserve">includes treatment</w:t>
        </w:r>
      </w:ins>
      <w:ins w:id="72" w:author="PR Preview" w:date="2024-01-01T00:00:00Z">
        <w:r>
          <w:t xml:space="preserve"> </w:t>
        </w:r>
      </w:ins>
      <w:ins w:id="72" w:author="PR Preview" w:date="2024-01-01T00:00:00Z">
        <w:r>
          <w:t xml:space="preserve">together with every factor that is an independent predictor of selection and of the outcome alike.</w:t>
        </w:r>
      </w:ins>
      <w:ins w:id="72" w:author="PR Preview" w:date="2024-01-01T00:00:00Z">
        <w:r>
          <w:t xml:space="preserve"> </w:t>
        </w:r>
      </w:ins>
      <w:ins w:id="72" w:author="PR Preview" w:date="2024-01-01T00:00:00Z">
        <w:r>
          <w:t xml:space="preserve">Graphically, the condition is that</w:t>
        </w:r>
      </w:ins>
      <w:ins w:id="72" w:author="PR Preview" w:date="2024-01-01T00:00:00Z">
        <w:r>
          <w:t xml:space="preserve"> </w:t>
        </w:r>
      </w:ins>
      <m:oMath>
        <m:r>
          <m:t>A</m:t>
        </m:r>
      </m:oMath>
      <w:ins w:id="72" w:author="PR Preview" w:date="2024-01-01T00:00:00Z">
        <w:r>
          <w:t xml:space="preserve"> </w:t>
        </w:r>
      </w:ins>
      <w:ins w:id="72" w:author="PR Preview" w:date="2024-01-01T00:00:00Z">
        <w:r>
          <w:t xml:space="preserve">and</w:t>
        </w:r>
      </w:ins>
      <w:ins w:id="72" w:author="PR Preview" w:date="2024-01-01T00:00:00Z">
        <w:r>
          <w:t xml:space="preserve"> </w:t>
        </w:r>
      </w:ins>
      <m:oMath>
        <m:r>
          <m:t>L</m:t>
        </m:r>
      </m:oMath>
      <w:ins w:id="72" w:author="PR Preview" w:date="2024-01-01T00:00:00Z">
        <w:r>
          <w:t xml:space="preserve"> </w:t>
        </w:r>
      </w:ins>
      <w:ins w:id="72" w:author="PR Preview" w:date="2024-01-01T00:00:00Z">
        <w:r>
          <w:t xml:space="preserve">jointly block every backdoor path from</w:t>
        </w:r>
      </w:ins>
      <w:ins w:id="72" w:author="PR Preview" w:date="2024-01-01T00:00:00Z">
        <w:r>
          <w:t xml:space="preserve"> </w:t>
        </w:r>
      </w:ins>
      <m:oMath>
        <m:r>
          <m:t>C</m:t>
        </m:r>
      </m:oMath>
      <w:ins w:id="72" w:author="PR Preview" w:date="2024-01-01T00:00:00Z">
        <w:r>
          <w:t xml:space="preserve"> </w:t>
        </w:r>
      </w:ins>
      <w:ins w:id="72" w:author="PR Preview" w:date="2024-01-01T00:00:00Z">
        <w:r>
          <w:t xml:space="preserve">to</w:t>
        </w:r>
      </w:ins>
      <w:ins w:id="72" w:author="PR Preview" w:date="2024-01-01T00:00:00Z">
        <w:r>
          <w:t xml:space="preserve"> </w:t>
        </w:r>
      </w:ins>
      <m:oMath>
        <m:r>
          <m:t>Y</m:t>
        </m:r>
      </m:oMath>
      <w:ins w:id="72" w:author="PR Preview" w:date="2024-01-01T00:00:00Z">
        <w:r>
          <w:t xml:space="preserve">.</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67" name="Picture"/>
                  <a:graphic>
                    <a:graphicData uri="http://schemas.openxmlformats.org/drawingml/2006/picture">
                      <pic:pic>
                        <pic:nvPicPr>
                          <pic:cNvPr descr="/opt/quarto/share/formats/docx/warning.png" id="68"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Exchangeability for Censoring Is Untestable</w:t>
            </w:r>
          </w:p>
        </w:tc>
      </w:tr>
      <w:tr>
        <w:trPr>
          <w:cantSplit/>
        </w:trPr>
        <w:tc>
          <w:tcPr>
            <w:tcMar>
              <w:top w:w="108" w:type="dxa"/>
              <w:bottom w:w="108" w:type="dxa"/>
            </w:tcMar>
          </w:tcPr>
          <w:p>
            <w:pPr>
              <w:pStyle w:val="BodyText"/>
            </w:pPr>
            <w:pPr>
              <w:spacing w:before="16" w:after="16"/>
            </w:pPr>
            <w:r>
              <w:t xml:space="preserve">We can never be sure that</w:t>
            </w:r>
            <w:r>
              <w:t xml:space="preserve"> </w:t>
            </w:r>
            <m:oMath>
              <m:r>
                <m:t>A</m:t>
              </m:r>
            </m:oMath>
            <w:r>
              <w:t xml:space="preserve"> </w:t>
            </w:r>
            <w:r>
              <w:t xml:space="preserve">and</w:t>
            </w:r>
            <w:r>
              <w:t xml:space="preserve"> </w:t>
            </w:r>
            <m:oMath>
              <m:r>
                <m:t>L</m:t>
              </m:r>
            </m:oMath>
            <w:r>
              <w:t xml:space="preserve"> </w:t>
            </w:r>
            <w:r>
              <w:t xml:space="preserve">block every backdoor path between censoring and the outcome, so this assumption is untestable.</w:t>
            </w:r>
          </w:p>
          <w:p/>
        </w:tc>
      </w:tr>
    </w:tbl>
    <w:p>
      <w:pPr>
        <w:pStyle w:val="BodyText"/>
      </w:pPr>
      <w:ins w:id="73" w:author="PR Preview" w:date="2024-01-01T00:00:00Z">
        <w:r>
          <w:t xml:space="preserve">The positivity needed here concerns staying uncensored:</w:t>
        </w:r>
      </w:ins>
      <w:ins w:id="73" w:author="PR Preview" w:date="2024-01-01T00:00:00Z">
        <w:r>
          <w:t xml:space="preserve"> </w:t>
        </w:r>
      </w:ins>
      <m:oMath>
        <m:r>
          <m:rPr>
            <m:sty m:val="p"/>
          </m:rPr>
          <m:t>Pr</m:t>
        </m:r>
        <m:r>
          <m:rPr>
            <m:sty m:val="p"/>
          </m:rPr>
          <m:t>[</m:t>
        </m:r>
        <m:r>
          <m:t>C</m:t>
        </m:r>
        <m:r>
          <m:rPr>
            <m:sty m:val="p"/>
          </m:rPr>
          <m:t>=</m:t>
        </m:r>
        <m:r>
          <m:t>0</m:t>
        </m:r>
        <m:r>
          <m:rPr>
            <m:sty m:val="p"/>
          </m:rPr>
          <m:t>∣</m:t>
        </m:r>
        <m:r>
          <m:t>L</m:t>
        </m:r>
        <m:r>
          <m:rPr>
            <m:sty m:val="p"/>
          </m:rPr>
          <m:t>,</m:t>
        </m:r>
        <m:r>
          <m:t>A</m:t>
        </m:r>
        <m:r>
          <m:rPr>
            <m:sty m:val="p"/>
          </m:rPr>
          <m:t>]</m:t>
        </m:r>
      </m:oMath>
      <w:ins w:id="73" w:author="PR Preview" w:date="2024-01-01T00:00:00Z">
        <w:r>
          <w:t xml:space="preserve"> </w:t>
        </w:r>
      </w:ins>
      <w:ins w:id="73" w:author="PR Preview" w:date="2024-01-01T00:00:00Z">
        <w:r>
          <w:t xml:space="preserve">must be positive in every stratum that occurs.</w:t>
        </w:r>
      </w:ins>
      <w:ins w:id="73" w:author="PR Preview" w:date="2024-01-01T00:00:00Z">
        <w:r>
          <w:t xml:space="preserve"> </w:t>
        </w:r>
      </w:ins>
      <w:ins w:id="73" w:author="PR Preview" w:date="2024-01-01T00:00:00Z">
        <w:r>
          <w:t xml:space="preserve">A stratum where censoring never happens causes no trouble,</w:t>
        </w:r>
      </w:ins>
      <w:ins w:id="73" w:author="PR Preview" w:date="2024-01-01T00:00:00Z">
        <w:r>
          <w:t xml:space="preserve"> </w:t>
        </w:r>
      </w:ins>
      <w:ins w:id="73" w:author="PR Preview" w:date="2024-01-01T00:00:00Z">
        <w:r>
          <w:t xml:space="preserve">because the target is a pseudo-population free of censoring,</w:t>
        </w:r>
      </w:ins>
      <w:ins w:id="73" w:author="PR Preview" w:date="2024-01-01T00:00:00Z">
        <w:r>
          <w:t xml:space="preserve"> </w:t>
        </w:r>
      </w:ins>
      <w:ins w:id="73" w:author="PR Preview" w:date="2024-01-01T00:00:00Z">
        <w:r>
          <w:t xml:space="preserve">never one in which censoring is universal.</w:t>
        </w:r>
      </w:ins>
      <w:ins w:id="73" w:author="PR Preview" w:date="2024-01-01T00:00:00Z">
        <w:r>
          <w:t xml:space="preserve"> </w:t>
        </w:r>
      </w:ins>
      <w:ins w:id="73" w:author="PR Preview" w:date="2024-01-01T00:00:00Z">
        <w:r>
          <w:t xml:space="preserve">For instance, Figure 8.10 has</w:t>
        </w:r>
      </w:ins>
      <w:ins w:id="73" w:author="PR Preview" w:date="2024-01-01T00:00:00Z">
        <w:r>
          <w:t xml:space="preserve"> </w:t>
        </w:r>
      </w:ins>
      <m:oMath>
        <m:r>
          <m:rPr>
            <m:sty m:val="p"/>
          </m:rPr>
          <m:t>Pr</m:t>
        </m:r>
        <m:r>
          <m:rPr>
            <m:sty m:val="p"/>
          </m:rPr>
          <m:t>[</m:t>
        </m:r>
        <m:r>
          <m:t>C</m:t>
        </m:r>
        <m:r>
          <m:rPr>
            <m:sty m:val="p"/>
          </m:rPr>
          <m:t>=</m:t>
        </m:r>
        <m:r>
          <m:t>1</m:t>
        </m:r>
        <m:r>
          <m:rPr>
            <m:sty m:val="p"/>
          </m:rPr>
          <m:t>∣</m:t>
        </m:r>
        <m:r>
          <m:t>L</m:t>
        </m:r>
        <m:r>
          <m:rPr>
            <m:sty m:val="p"/>
          </m:rPr>
          <m:t>=</m:t>
        </m:r>
        <m:r>
          <m:t>0</m:t>
        </m:r>
        <m:r>
          <m:rPr>
            <m:sty m:val="p"/>
          </m:rPr>
          <m:t>,</m:t>
        </m:r>
        <m:r>
          <m:t>A</m:t>
        </m:r>
        <m:r>
          <m:rPr>
            <m:sty m:val="p"/>
          </m:rPr>
          <m:t>=</m:t>
        </m:r>
        <m:r>
          <m:t>0</m:t>
        </m:r>
        <m:r>
          <m:rPr>
            <m:sty m:val="p"/>
          </m:rPr>
          <m:t>]</m:t>
        </m:r>
        <m:r>
          <m:rPr>
            <m:sty m:val="p"/>
          </m:rPr>
          <m:t>=</m:t>
        </m:r>
        <m:r>
          <m:t>0</m:t>
        </m:r>
      </m:oMath>
      <w:ins w:id="73" w:author="PR Preview" w:date="2024-01-01T00:00:00Z">
        <w:r>
          <w:t xml:space="preserve">,</w:t>
        </w:r>
      </w:ins>
      <w:ins w:id="73" w:author="PR Preview" w:date="2024-01-01T00:00:00Z">
        <w:r>
          <w:t xml:space="preserve"> </w:t>
        </w:r>
      </w:ins>
      <w:ins w:id="73" w:author="PR Preview" w:date="2024-01-01T00:00:00Z">
        <w:r>
          <w:t xml:space="preserve">and that branch still receives a well-defined weight of 1.</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69" w:name="def-competing-event"/>
          <w:p>
            <w:pPr>
              <w:pStyle w:val="BodyText"/>
            </w:pPr>
            <w:r>
              <w:rPr>
                <w:b/>
                <w:bCs/>
              </w:rPr>
              <w:t xml:space="preserve">Definition 8 (Competing event)</w:t>
            </w:r>
            <w:r>
              <w:t xml:space="preserve"> </w:t>
            </w:r>
            <w:r>
              <w:t xml:space="preserve">A</w:t>
            </w:r>
            <w:r>
              <w:t xml:space="preserve"> </w:t>
            </w:r>
            <w:r>
              <w:rPr>
                <w:b/>
                <w:bCs/>
              </w:rPr>
              <w:t xml:space="preserve">competing event</w:t>
            </w:r>
            <w:r>
              <w:t xml:space="preserve"> </w:t>
            </w:r>
            <w:r>
              <w:t xml:space="preserve">is an event that prevents the outcome of interest from happening, typically death.</w:t>
            </w:r>
          </w:p>
          <w:bookmarkEnd w:id="69"/>
        </w:tc>
      </w:tr>
    </w:tbl>
    <w:p>
      <w:pPr>
        <w:pStyle w:val="BodyText"/>
      </w:pPr>
      <w:ins w:id="74" w:author="PR Preview" w:date="2024-01-01T00:00:00Z">
        <w:r>
          <w:t xml:space="preserve">Consistency, which here also demands that the interventions be sufficiently well defined,</w:t>
        </w:r>
      </w:ins>
      <w:ins w:id="74" w:author="PR Preview" w:date="2024-01-01T00:00:00Z">
        <w:r>
          <w:t xml:space="preserve"> </w:t>
        </w:r>
      </w:ins>
      <w:ins w:id="74" w:author="PR Preview" w:date="2024-01-01T00:00:00Z">
        <w:r>
          <w:t xml:space="preserve">lets us read the pseudo-population effect as the effect had nobody been censored.</w:t>
        </w:r>
      </w:ins>
      <w:ins w:id="74" w:author="PR Preview" w:date="2024-01-01T00:00:00Z">
        <w:r>
          <w:t xml:space="preserve"> </w:t>
        </w:r>
      </w:ins>
      <w:ins w:id="74" w:author="PR Preview" w:date="2024-01-01T00:00:00Z">
        <w:r>
          <w:t xml:space="preserve">Abolishing censoring is a fairly clear intervention</w:t>
        </w:r>
      </w:ins>
      <w:ins w:id="74" w:author="PR Preview" w:date="2024-01-01T00:00:00Z">
        <w:r>
          <w:t xml:space="preserve"> </w:t>
        </w:r>
      </w:ins>
      <w:ins w:id="74" w:author="PR Preview" w:date="2024-01-01T00:00:00Z">
        <w:r>
          <w:t xml:space="preserve">when censoring means loss to follow-up or nonresponse.</w:t>
        </w:r>
      </w:ins>
      <w:ins w:id="74" w:author="PR Preview" w:date="2024-01-01T00:00:00Z">
        <w:r>
          <w:t xml:space="preserve"> </w:t>
        </w:r>
      </w:ins>
      <w:ins w:id="74" w:author="PR Preview" w:date="2024-01-01T00:00:00Z">
        <w:r>
          <w:t xml:space="preserve">It is much less clear when the censoring is a competing event (</w:t>
        </w:r>
      </w:ins>
      <w:hyperlink w:anchor="def-competing-event">
        <w:r>
          <w:rPr>
            <w:rStyle w:val="Hyperlink"/>
          </w:rPr>
          <w:t xml:space="preserve">Definition 8</w:t>
        </w:r>
      </w:hyperlink>
      <w:ins w:id="74" w:author="PR Preview" w:date="2024-01-01T00:00:00Z">
        <w:r>
          <w:t xml:space="preserve">),</w:t>
        </w:r>
      </w:ins>
      <w:ins w:id="74" w:author="PR Preview" w:date="2024-01-01T00:00:00Z">
        <w:r>
          <w:t xml:space="preserve"> </w:t>
        </w:r>
      </w:ins>
      <w:ins w:id="74" w:author="PR Preview" w:date="2024-01-01T00:00:00Z">
        <w:r>
          <w:t xml:space="preserve">since it is hard to say what intervention would remove such an event.</w:t>
        </w:r>
      </w:ins>
    </w:p>
    <w:p>
      <w:ins w:id="75" w:author="PR Preview" w:date="2024-01-01T00:00:00Z">
        <w:r>
          <w:pict>
            <v:rect style="width:0;height:1.5pt" o:hralign="center" o:hrstd="t" o:hr="t"/>
          </w:pic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70" name="Picture"/>
                  <a:graphic>
                    <a:graphicData uri="http://schemas.openxmlformats.org/drawingml/2006/picture">
                      <pic:pic>
                        <pic:nvPicPr>
                          <pic:cNvPr descr="/opt/quarto/share/formats/docx/warning.png" id="71"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Competing Events Are Not Censoring</w:t>
            </w:r>
          </w:p>
        </w:tc>
      </w:tr>
      <w:tr>
        <w:trPr>
          <w:cantSplit/>
        </w:trPr>
        <w:tc>
          <w:tcPr>
            <w:tcMar>
              <w:top w:w="108" w:type="dxa"/>
              <w:bottom w:w="108" w:type="dxa"/>
            </w:tcMar>
          </w:tcPr>
          <w:p>
            <w:pPr>
              <w:pStyle w:val="BodyText"/>
            </w:pPr>
            <w:pPr>
              <w:spacing w:before="16" w:after="16"/>
            </w:pPr>
            <w:r>
              <w:t xml:space="preserve">In a study of a treatment’s effect on Alzheimer’s disease, treating death from other causes (cancer, heart disease, and so on) as censoring would target a pseudo-population in which all other causes of death have been removed.</w:t>
            </w:r>
            <w:r>
              <w:t xml:space="preserve"> </w:t>
            </w:r>
            <w:r>
              <w:t xml:space="preserve">It is unclear what intervention could produce such a population, and no feasible intervention could remove one cause of death without affecting others.</w:t>
            </w:r>
          </w:p>
          <w:p/>
        </w:tc>
      </w:tr>
    </w:tbl>
    <w:p>
      <w:r>
        <w:pict>
          <v:rect style="width:0;height:1.5pt" o:hralign="center" o:hrstd="t" o:hr="t"/>
        </w:pict>
      </w:r>
    </w:p>
    <w:bookmarkEnd w:id="72"/>
    <w:bookmarkStart w:id="76" w:name="stratification-vs.-ip-weighting"/>
    <w:p>
      <w:pPr>
        <w:pStyle w:val="Heading3"/>
      </w:pPr>
      <w:r>
        <w:t xml:space="preserve">5.4 Stratification vs. IP Weighting</w:t>
      </w:r>
    </w:p>
    <w:p>
      <w:pPr>
        <w:pStyle w:val="FirstParagraph"/>
      </w:pPr>
      <w:ins w:id="78" w:author="PR Preview" w:date="2024-01-01T00:00:00Z">
        <w:r>
          <w:t xml:space="preserve">Could we instead estimate effects within levels of</w:t>
        </w:r>
      </w:ins>
      <w:ins w:id="78" w:author="PR Preview" w:date="2024-01-01T00:00:00Z">
        <w:r>
          <w:t xml:space="preserve"> </w:t>
        </w:r>
      </w:ins>
      <m:oMath>
        <m:r>
          <m:t>L</m:t>
        </m:r>
      </m:oMath>
      <w:ins w:id="78" w:author="PR Preview" w:date="2024-01-01T00:00:00Z">
        <w:r>
          <w:t xml:space="preserve">?</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3" w:name="rem-stratification-figure-8-3"/>
          <w:p>
            <w:pPr>
              <w:pStyle w:val="BodyText"/>
            </w:pPr>
            <w:r>
              <w:rPr>
                <w:i/>
                <w:iCs/>
              </w:rPr>
              <w:t xml:space="preserve">Remark 7</w:t>
            </w:r>
            <w:r>
              <w:t xml:space="preserve"> (Stratification when</w:t>
            </w:r>
            <w:r>
              <w:t xml:space="preserve"> </w:t>
            </w:r>
            <m:oMath>
              <m:r>
                <m:t>L</m:t>
              </m:r>
            </m:oMath>
            <w:r>
              <w:t xml:space="preserve"> </w:t>
            </w:r>
            <w:r>
              <w:t xml:space="preserve">only blocks a backdoor path). </w:t>
            </w:r>
            <w:r>
              <w:t xml:space="preserve">In Figure 8.3,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w:t>
            </w:r>
            <w:r>
              <w:t xml:space="preserve"> </w:t>
            </w:r>
            <w:r>
              <w:t xml:space="preserve">so exchangeability for censoring holds within levels of</w:t>
            </w:r>
            <w:r>
              <w:t xml:space="preserve"> </w:t>
            </w:r>
            <m:oMath>
              <m:r>
                <m:t>L</m:t>
              </m:r>
            </m:oMath>
            <w:r>
              <w:t xml:space="preserve">,</w:t>
            </w:r>
            <w:r>
              <w:t xml:space="preserve"> </w:t>
            </w:r>
            <w:r>
              <w:t xml:space="preserve">and treatment is randomized.</w:t>
            </w:r>
            <w:r>
              <w:t xml:space="preserve"> </w:t>
            </w:r>
            <w:r>
              <w:t xml:space="preserve">If positivity and consistency also hold, the conditional risk ratio</w:t>
            </w:r>
          </w:p>
          <w:p>
            <w:pPr>
              <w:pStyle w:val="BodyText"/>
            </w:pPr>
            <m:oMathPara>
              <m:oMathParaPr>
                <m:jc m:val="center"/>
              </m:oMathParaPr>
              <m:oMath>
                <m:f>
                  <m:fPr>
                    <m:type m:val="bar"/>
                  </m:fPr>
                  <m:num>
                    <m:r>
                      <m:rPr>
                        <m:sty m:val="p"/>
                      </m:rPr>
                      <m:t>Pr</m:t>
                    </m:r>
                    <m:r>
                      <m:rPr>
                        <m:sty m:val="p"/>
                      </m:rPr>
                      <m:t>[</m:t>
                    </m:r>
                    <m:r>
                      <m:t>Y</m:t>
                    </m:r>
                    <m:r>
                      <m:rPr>
                        <m:sty m:val="p"/>
                      </m:rPr>
                      <m:t>=</m:t>
                    </m:r>
                    <m:r>
                      <m:t>1</m:t>
                    </m:r>
                    <m:r>
                      <m:rPr>
                        <m:sty m:val="p"/>
                      </m:rPr>
                      <m:t>∣</m:t>
                    </m:r>
                    <m:r>
                      <m:t>A</m:t>
                    </m:r>
                    <m:r>
                      <m:rPr>
                        <m:sty m:val="p"/>
                      </m:rPr>
                      <m:t>=</m:t>
                    </m:r>
                    <m:r>
                      <m:t>1</m:t>
                    </m:r>
                    <m:r>
                      <m:rPr>
                        <m:sty m:val="p"/>
                      </m:rPr>
                      <m:t>,</m:t>
                    </m:r>
                    <m:r>
                      <m:t>C</m:t>
                    </m:r>
                    <m:r>
                      <m:rPr>
                        <m:sty m:val="p"/>
                      </m:rPr>
                      <m:t>=</m:t>
                    </m:r>
                    <m:r>
                      <m:t>0</m:t>
                    </m:r>
                    <m:r>
                      <m:rPr>
                        <m:sty m:val="p"/>
                      </m:rPr>
                      <m:t>,</m:t>
                    </m:r>
                    <m:r>
                      <m:t>L</m:t>
                    </m:r>
                    <m:r>
                      <m:rPr>
                        <m:sty m:val="p"/>
                      </m:rPr>
                      <m:t>=</m:t>
                    </m:r>
                    <m:r>
                      <m:t>l</m:t>
                    </m:r>
                    <m:r>
                      <m:rPr>
                        <m:sty m:val="p"/>
                      </m:rPr>
                      <m:t>]</m:t>
                    </m:r>
                  </m:num>
                  <m:den>
                    <m:r>
                      <m:rPr>
                        <m:sty m:val="p"/>
                      </m:rPr>
                      <m:t>Pr</m:t>
                    </m:r>
                    <m:r>
                      <m:rPr>
                        <m:sty m:val="p"/>
                      </m:rPr>
                      <m:t>[</m:t>
                    </m:r>
                    <m:r>
                      <m:t>Y</m:t>
                    </m:r>
                    <m:r>
                      <m:rPr>
                        <m:sty m:val="p"/>
                      </m:rPr>
                      <m:t>=</m:t>
                    </m:r>
                    <m:r>
                      <m:t>1</m:t>
                    </m:r>
                    <m:r>
                      <m:rPr>
                        <m:sty m:val="p"/>
                      </m:rPr>
                      <m:t>∣</m:t>
                    </m:r>
                    <m:r>
                      <m:t>A</m:t>
                    </m:r>
                    <m:r>
                      <m:rPr>
                        <m:sty m:val="p"/>
                      </m:rPr>
                      <m:t>=</m:t>
                    </m:r>
                    <m:r>
                      <m:t>0</m:t>
                    </m:r>
                    <m:r>
                      <m:rPr>
                        <m:sty m:val="p"/>
                      </m:rPr>
                      <m:t>,</m:t>
                    </m:r>
                    <m:r>
                      <m:t>C</m:t>
                    </m:r>
                    <m:r>
                      <m:rPr>
                        <m:sty m:val="p"/>
                      </m:rPr>
                      <m:t>=</m:t>
                    </m:r>
                    <m:r>
                      <m:t>0</m:t>
                    </m:r>
                    <m:r>
                      <m:rPr>
                        <m:sty m:val="p"/>
                      </m:rPr>
                      <m:t>,</m:t>
                    </m:r>
                    <m:r>
                      <m:t>L</m:t>
                    </m:r>
                    <m:r>
                      <m:rPr>
                        <m:sty m:val="p"/>
                      </m:rPr>
                      <m:t>=</m:t>
                    </m:r>
                    <m:r>
                      <m:t>l</m:t>
                    </m:r>
                    <m:r>
                      <m:rPr>
                        <m:sty m:val="p"/>
                      </m:rPr>
                      <m:t>]</m:t>
                    </m:r>
                  </m:den>
                </m:f>
              </m:oMath>
            </m:oMathPara>
          </w:p>
          <w:p>
            <w:pPr>
              <w:pStyle w:val="FirstParagraph"/>
            </w:pPr>
            <w:r>
              <w:t xml:space="preserve">equals</w:t>
            </w:r>
            <w:r>
              <w:t xml:space="preserve"> </w:t>
            </w:r>
            <m:oMath>
              <m:r>
                <m:rPr>
                  <m:sty m:val="p"/>
                </m:rPr>
                <m:t>Pr</m:t>
              </m:r>
              <m:r>
                <m:rPr>
                  <m:sty m:val="p"/>
                </m:rPr>
                <m:t>[</m:t>
              </m:r>
              <m:sSup>
                <m:e>
                  <m:r>
                    <m:t>Y</m:t>
                  </m:r>
                </m:e>
                <m:sup>
                  <m:r>
                    <m:t>a</m:t>
                  </m:r>
                  <m:r>
                    <m:rPr>
                      <m:sty m:val="p"/>
                    </m:rPr>
                    <m:t>=</m:t>
                  </m:r>
                  <m:r>
                    <m:t>1</m:t>
                  </m:r>
                  <m:r>
                    <m:rPr>
                      <m:sty m:val="p"/>
                    </m:rPr>
                    <m:t>,</m:t>
                  </m:r>
                  <m:r>
                    <m:t>c</m:t>
                  </m:r>
                  <m:r>
                    <m:rPr>
                      <m:sty m:val="p"/>
                    </m:rPr>
                    <m:t>=</m:t>
                  </m:r>
                  <m:r>
                    <m:t>0</m:t>
                  </m:r>
                </m:sup>
              </m:sSup>
              <m:r>
                <m:rPr>
                  <m:sty m:val="p"/>
                </m:rPr>
                <m:t>=</m:t>
              </m:r>
              <m:r>
                <m:t>1</m:t>
              </m:r>
              <m:r>
                <m:rPr>
                  <m:sty m:val="p"/>
                </m:rPr>
                <m:t>∣</m:t>
              </m:r>
              <m:r>
                <m:t>L</m:t>
              </m:r>
              <m:r>
                <m:rPr>
                  <m:sty m:val="p"/>
                </m:rPr>
                <m:t>=</m:t>
              </m:r>
              <m:r>
                <m:t>l</m:t>
              </m:r>
              <m:r>
                <m:rPr>
                  <m:sty m:val="p"/>
                </m:rPr>
                <m:t>]</m:t>
              </m:r>
              <m:r>
                <m:rPr>
                  <m:sty m:val="p"/>
                </m:rPr>
                <m:t>/</m:t>
              </m:r>
              <m:r>
                <m:rPr>
                  <m:sty m:val="p"/>
                </m:rPr>
                <m:t>Pr</m:t>
              </m:r>
              <m:r>
                <m:rPr>
                  <m:sty m:val="p"/>
                </m:rPr>
                <m:t>[</m:t>
              </m:r>
              <m:sSup>
                <m:e>
                  <m:r>
                    <m:t>Y</m:t>
                  </m:r>
                </m:e>
                <m:sup>
                  <m:r>
                    <m:t>a</m:t>
                  </m:r>
                  <m:r>
                    <m:rPr>
                      <m:sty m:val="p"/>
                    </m:rPr>
                    <m:t>=</m:t>
                  </m:r>
                  <m:r>
                    <m:t>0</m:t>
                  </m:r>
                  <m:r>
                    <m:rPr>
                      <m:sty m:val="p"/>
                    </m:rPr>
                    <m:t>,</m:t>
                  </m:r>
                  <m:r>
                    <m:t>c</m:t>
                  </m:r>
                  <m:r>
                    <m:rPr>
                      <m:sty m:val="p"/>
                    </m:rPr>
                    <m:t>=</m:t>
                  </m:r>
                  <m:r>
                    <m:t>0</m:t>
                  </m:r>
                </m:sup>
              </m:sSup>
              <m:r>
                <m:rPr>
                  <m:sty m:val="p"/>
                </m:rPr>
                <m:t>=</m:t>
              </m:r>
              <m:r>
                <m:t>1</m:t>
              </m:r>
              <m:r>
                <m:rPr>
                  <m:sty m:val="p"/>
                </m:rPr>
                <m:t>∣</m:t>
              </m:r>
              <m:r>
                <m:t>L</m:t>
              </m:r>
              <m:r>
                <m:rPr>
                  <m:sty m:val="p"/>
                </m:rPr>
                <m:t>=</m:t>
              </m:r>
              <m:r>
                <m:t>l</m:t>
              </m:r>
              <m:r>
                <m:rPr>
                  <m:sty m:val="p"/>
                </m:rPr>
                <m:t>]</m:t>
              </m:r>
            </m:oMath>
            <w:r>
              <w:t xml:space="preserve">,</w:t>
            </w:r>
            <w:r>
              <w:t xml:space="preserve"> </w:t>
            </w:r>
            <w:r>
              <w:t xml:space="preserve">the effect of treatment in the stratum</w:t>
            </w:r>
            <w:r>
              <w:t xml:space="preserve"> </w:t>
            </w:r>
            <m:oMath>
              <m:r>
                <m:t>L</m:t>
              </m:r>
              <m:r>
                <m:rPr>
                  <m:sty m:val="p"/>
                </m:rPr>
                <m:t>=</m:t>
              </m:r>
              <m:r>
                <m:t>l</m:t>
              </m:r>
            </m:oMath>
            <w:r>
              <w:t xml:space="preserve"> </w:t>
            </w:r>
            <w:r>
              <w:t xml:space="preserve">had nobody been censored.</w:t>
            </w:r>
            <w:r>
              <w:t xml:space="preserve"> </w:t>
            </w:r>
            <w:r>
              <w:t xml:space="preserve">Among the diagram’s variables,</w:t>
            </w:r>
            <w:r>
              <w:t xml:space="preserve"> </w:t>
            </w:r>
            <m:oMath>
              <m:sSup>
                <m:e>
                  <m:r>
                    <m:t>Y</m:t>
                  </m:r>
                </m:e>
                <m:sup>
                  <m:r>
                    <m:t>a</m:t>
                  </m:r>
                  <m:r>
                    <m:rPr>
                      <m:sty m:val="p"/>
                    </m:rPr>
                    <m:t>,</m:t>
                  </m:r>
                  <m:r>
                    <m:t>c</m:t>
                  </m:r>
                  <m:r>
                    <m:rPr>
                      <m:sty m:val="p"/>
                    </m:rPr>
                    <m:t>=</m:t>
                  </m:r>
                  <m:r>
                    <m:t>0</m:t>
                  </m:r>
                </m:sup>
              </m:sSup>
            </m:oMath>
            <w:r>
              <w:t xml:space="preserve"> </w:t>
            </w:r>
            <w:r>
              <w:t xml:space="preserve">is a function only of</w:t>
            </w:r>
            <w:r>
              <w:t xml:space="preserve"> </w:t>
            </w:r>
            <m:oMath>
              <m:r>
                <m:t>U</m:t>
              </m:r>
            </m:oMath>
            <w:r>
              <w:t xml:space="preserve"> </w:t>
            </w:r>
            <w:r>
              <w:t xml:space="preserve">(and of its own independent error),</w:t>
            </w:r>
            <w:r>
              <w:t xml:space="preserve"> </w:t>
            </w:r>
            <w:r>
              <w:t xml:space="preserve">and</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r>
              <w:t xml:space="preserve"> </w:t>
            </w:r>
            <w:r>
              <w:t xml:space="preserve">So the same ratio is also the effect of treatment among the uncensored with</w:t>
            </w:r>
            <w:r>
              <w:t xml:space="preserve"> </w:t>
            </w:r>
            <m:oMath>
              <m:r>
                <m:t>L</m:t>
              </m:r>
              <m:r>
                <m:rPr>
                  <m:sty m:val="p"/>
                </m:rPr>
                <m:t>=</m:t>
              </m:r>
              <m:r>
                <m:t>l</m:t>
              </m:r>
            </m:oMath>
            <w:r>
              <w:t xml:space="preserve">.</w:t>
            </w:r>
            <w:r>
              <w:t xml:space="preserve"> </w:t>
            </w:r>
            <w:r>
              <w:t xml:space="preserve">Stratification also works under Figure 8.5,</w:t>
            </w:r>
            <w:r>
              <w:t xml:space="preserve"> </w:t>
            </w:r>
            <w:r>
              <w:t xml:space="preserve">where treatment is not randomized,</w:t>
            </w:r>
            <w:r>
              <w:t xml:space="preserve"> </w:t>
            </w:r>
            <w:r>
              <w:t xml:space="preserve">because there too</w:t>
            </w:r>
            <w:r>
              <w:t xml:space="preserve"> </w:t>
            </w:r>
            <m:oMath>
              <m:r>
                <m:t>U</m:t>
              </m:r>
            </m:oMath>
            <w:r>
              <w:t xml:space="preserve"> </w:t>
            </w:r>
            <w:r>
              <w:t xml:space="preserve">is independent of</w:t>
            </w:r>
            <w:r>
              <w:t xml:space="preserve"> </w:t>
            </w:r>
            <m:oMath>
              <m:r>
                <m:t>A</m:t>
              </m:r>
            </m:oMath>
            <w:r>
              <w:t xml:space="preserve"> </w:t>
            </w:r>
            <w:r>
              <w:t xml:space="preserve">and</w:t>
            </w:r>
            <w:r>
              <w:t xml:space="preserve"> </w:t>
            </w:r>
            <m:oMath>
              <m:r>
                <m:t>C</m:t>
              </m:r>
            </m:oMath>
            <w:r>
              <w:t xml:space="preserve"> </w:t>
            </w:r>
            <w:r>
              <w:t xml:space="preserve">given</w:t>
            </w:r>
            <w:r>
              <w:t xml:space="preserve"> </w:t>
            </w:r>
            <m:oMath>
              <m:r>
                <m:t>L</m:t>
              </m:r>
            </m:oMath>
            <w:r>
              <w:t xml:space="preserve">.</w:t>
            </w:r>
          </w:p>
          <w:bookmarkEnd w:id="73"/>
        </w:tc>
      </w:tr>
    </w:tbl>
    <w:p>
      <w:pPr>
        <w:pStyle w:val="BodyText"/>
      </w:pPr>
      <w:ins w:id="79" w:author="PR Preview" w:date="2024-01-01T00:00:00Z">
        <w:r>
          <w:t xml:space="preserve"> </w:t>
        </w:r>
      </w:ins>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74" name="Picture"/>
                  <a:graphic>
                    <a:graphicData uri="http://schemas.openxmlformats.org/drawingml/2006/picture">
                      <pic:pic>
                        <pic:nvPicPr>
                          <pic:cNvPr descr="/opt/quarto/share/formats/docx/warning.png" id="75" name="Picture"/>
                          <pic:cNvPicPr>
                            <a:picLocks noChangeArrowheads="1" noChangeAspect="1"/>
                          </pic:cNvPicPr>
                        </pic:nvPicPr>
                        <pic:blipFill>
                          <a:blip r:embed="rId26"/>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Stratification Can Open a Collider Path</w:t>
            </w:r>
          </w:p>
        </w:tc>
      </w:tr>
      <w:tr>
        <w:trPr>
          <w:cantSplit/>
        </w:trPr>
        <w:tc>
          <w:tcPr>
            <w:tcMar>
              <w:top w:w="108" w:type="dxa"/>
              <w:bottom w:w="108" w:type="dxa"/>
            </w:tcMar>
          </w:tcPr>
          <w:p>
            <w:pPr>
              <w:pStyle w:val="BodyText"/>
            </w:pPr>
            <w:pPr>
              <w:spacing w:before="16" w:after="16"/>
            </w:pPr>
            <w:r>
              <w:t xml:space="preserve">Stratification fails under Figures 8.4 and 8.6.</w:t>
            </w:r>
            <w:r>
              <w:t xml:space="preserve"> </w:t>
            </w:r>
            <w:r>
              <w:t xml:space="preserve">In Figure 8.4, conditioning on</w:t>
            </w:r>
            <w:r>
              <w:t xml:space="preserve"> </w:t>
            </w:r>
            <m:oMath>
              <m:r>
                <m:t>L</m:t>
              </m:r>
            </m:oMath>
            <w:r>
              <w:t xml:space="preserve"> </w:t>
            </w:r>
            <w:r>
              <w:t xml:space="preserve">blocks the backdoor path from</w:t>
            </w:r>
            <w:r>
              <w:t xml:space="preserve"> </w:t>
            </w:r>
            <m:oMath>
              <m:r>
                <m:t>C</m:t>
              </m:r>
            </m:oMath>
            <w:r>
              <w:t xml:space="preserve"> </w:t>
            </w:r>
            <w:r>
              <w:t xml:space="preserve">to</w:t>
            </w:r>
            <w:r>
              <w:t xml:space="preserve"> </w:t>
            </w:r>
            <m:oMath>
              <m:r>
                <m:t>Y</m:t>
              </m:r>
            </m:oMath>
            <w:r>
              <w:t xml:space="preserve"> </w:t>
            </w:r>
            <w:r>
              <w:t xml:space="preserve">but opens</w:t>
            </w:r>
            <w:r>
              <w:t xml:space="preserve"> </w:t>
            </w:r>
            <m:oMath>
              <m:r>
                <m:t>A</m:t>
              </m:r>
              <m:r>
                <m:rPr>
                  <m:sty m:val="p"/>
                </m:rPr>
                <m:t>→</m:t>
              </m:r>
              <m:r>
                <m:t>L</m:t>
              </m:r>
              <m:r>
                <m:rPr>
                  <m:sty m:val="p"/>
                </m:rPr>
                <m:t>←</m:t>
              </m:r>
              <m:r>
                <m:t>U</m:t>
              </m:r>
              <m:r>
                <m:rPr>
                  <m:sty m:val="p"/>
                </m:rPr>
                <m:t>→</m:t>
              </m:r>
              <m:r>
                <m:t>Y</m:t>
              </m:r>
            </m:oMath>
            <w:r>
              <w:t xml:space="preserve">, because</w:t>
            </w:r>
            <w:r>
              <w:t xml:space="preserve"> </w:t>
            </w:r>
            <m:oMath>
              <m:r>
                <m:t>L</m:t>
              </m:r>
            </m:oMath>
            <w:r>
              <w:t xml:space="preserve"> </w:t>
            </w:r>
            <w:r>
              <w:t xml:space="preserve">is a collider on that path;</w:t>
            </w:r>
            <w:r>
              <w:t xml:space="preserve"> </w:t>
            </w:r>
            <w:r>
              <w:t xml:space="preserve">even with a null effect, the</w:t>
            </w:r>
            <w:r>
              <w:t xml:space="preserve"> </w:t>
            </w:r>
            <m:oMath>
              <m:r>
                <m:t>L</m:t>
              </m:r>
            </m:oMath>
            <w:r>
              <w:t xml:space="preserve">-conditional risk ratio generically (for all but special parameter values) differs from 1.</w:t>
            </w:r>
            <w:r>
              <w:t xml:space="preserve"> </w:t>
            </w:r>
            <w:r>
              <w:t xml:space="preserve">Figure 8.6 behaves the same way.</w:t>
            </w:r>
            <w:r>
              <w:t xml:space="preserve"> </w:t>
            </w:r>
            <w:r>
              <w:t xml:space="preserve">IP weighting adjusts correctly under all of Figures 8.3-8.6 because it estimates unconditional effects after reweighting by treatment and</w:t>
            </w:r>
            <w:r>
              <w:t xml:space="preserve"> </w:t>
            </w:r>
            <m:oMath>
              <m:r>
                <m:t>L</m:t>
              </m:r>
            </m:oMath>
            <w:r>
              <w:t xml:space="preserve">, rather than conditioning on</w:t>
            </w:r>
            <w:r>
              <w:t xml:space="preserve"> </w:t>
            </w:r>
            <m:oMath>
              <m:r>
                <m:t>L</m:t>
              </m:r>
            </m:oMath>
            <w:r>
              <w:t xml:space="preserve">.</w:t>
            </w:r>
          </w:p>
          <w:p/>
        </w:tc>
      </w:tr>
    </w:tbl>
    <w:p>
      <w:pPr>
        <w:pStyle w:val="BodyText"/>
      </w:pPr>
      <w:r>
        <w:t xml:space="preserve">This is the book’s first example of a setting in which stratification cannot validly estimate the causal effect even though exchangeability, positivity, and consistency hold.</w:t>
      </w:r>
      <w:r>
        <w:t xml:space="preserve"> </w:t>
      </w:r>
      <w:r>
        <w:t xml:space="preserve">Part III returns to similar structures with time-varying treatments.</w:t>
      </w:r>
    </w:p>
    <w:bookmarkEnd w:id="76"/>
    <w:bookmarkEnd w:id="77"/>
    <w:bookmarkStart w:id="91" w:name="selection-without-bias-pp.-121-123"/>
    <w:p>
      <w:pPr>
        <w:pStyle w:val="Heading2"/>
      </w:pPr>
      <w:r>
        <w:t xml:space="preserve">6 8.6 Selection Without Bias (pp. 121-123)</w:t>
      </w:r>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78" w:name="exm-surgery-haplotype"/>
          <w:p>
            <w:pPr>
              <w:pStyle w:val="BodyText"/>
            </w:pPr>
            <w:r>
              <w:rPr>
                <w:b/>
                <w:bCs/>
              </w:rPr>
              <w:t xml:space="preserve">Example 14 (Surgery, haplotype, and death)</w:t>
            </w:r>
            <w:r>
              <w:t xml:space="preserve"> </w:t>
            </w:r>
            <w:r>
              <w:t xml:space="preserve">Figure 8.12 depicts a study with dichotomous surgery</w:t>
            </w:r>
            <w:r>
              <w:t xml:space="preserve"> </w:t>
            </w:r>
            <m:oMath>
              <m:r>
                <m:t>A</m:t>
              </m:r>
            </m:oMath>
            <w:r>
              <w:t xml:space="preserve">, genetic haplotype</w:t>
            </w:r>
            <w:r>
              <w:t xml:space="preserve"> </w:t>
            </w:r>
            <m:oMath>
              <m:r>
                <m:t>E</m:t>
              </m:r>
            </m:oMath>
            <w:r>
              <w:t xml:space="preserve">, and death</w:t>
            </w:r>
            <w:r>
              <w:t xml:space="preserve"> </w:t>
            </w:r>
            <m:oMath>
              <m:r>
                <m:t>Y</m:t>
              </m:r>
            </m:oMath>
            <w:r>
              <w:t xml:space="preserve"> </w:t>
            </w:r>
            <w:r>
              <w:t xml:space="preserve">(</w:t>
            </w:r>
            <m:oMath>
              <m:r>
                <m:t>A</m:t>
              </m:r>
              <m:r>
                <m:rPr>
                  <m:sty m:val="p"/>
                </m:rPr>
                <m:t>→</m:t>
              </m:r>
              <m:r>
                <m:t>Y</m:t>
              </m:r>
              <m:r>
                <m:rPr>
                  <m:sty m:val="p"/>
                </m:rPr>
                <m:t>←</m:t>
              </m:r>
              <m:r>
                <m:t>E</m:t>
              </m:r>
            </m:oMath>
            <w:r>
              <w:t xml:space="preserve">).</w:t>
            </w:r>
            <w:r>
              <w:t xml:space="preserve"> </w:t>
            </w:r>
            <w:r>
              <w:t xml:space="preserve">By d-separation,</w:t>
            </w:r>
            <w:r>
              <w:t xml:space="preserve"> </w:t>
            </w:r>
            <m:oMath>
              <m:r>
                <m:t>A</m:t>
              </m:r>
            </m:oMath>
            <w:r>
              <w:t xml:space="preserve"> </w:t>
            </w:r>
            <w:r>
              <w:t xml:space="preserve">and</w:t>
            </w:r>
            <w:r>
              <w:t xml:space="preserve"> </w:t>
            </w:r>
            <m:oMath>
              <m:r>
                <m:t>E</m:t>
              </m:r>
            </m:oMath>
            <w:r>
              <w:t xml:space="preserve"> </w:t>
            </w:r>
            <w:r>
              <w:t xml:space="preserve">are:</w:t>
            </w:r>
          </w:p>
          <w:p>
            <w:pPr>
              <w:pStyle w:val="Compact"/>
              <w:numPr>
                <w:ilvl w:val="0"/>
                <w:numId w:val="1017"/>
              </w:numPr>
            </w:pPr>
            <w:r>
              <w:t xml:space="preserve">marginally independent: surgery is equally likely with and without the haplotype;</w:t>
            </w:r>
          </w:p>
          <w:p>
            <w:pPr>
              <w:pStyle w:val="Compact"/>
              <w:numPr>
                <w:ilvl w:val="0"/>
                <w:numId w:val="1017"/>
              </w:numPr>
            </w:pPr>
            <w:r>
              <w:t xml:space="preserve">generically (that is, under faithfulness) associated conditionally on</w:t>
            </w:r>
            <w:r>
              <w:t xml:space="preserve"> </w:t>
            </w:r>
            <m:oMath>
              <m:r>
                <m:t>Y</m:t>
              </m:r>
            </m:oMath>
            <w:r>
              <w:t xml:space="preserve">, i.e., in at least one stratum of</w:t>
            </w:r>
            <w:r>
              <w:t xml:space="preserve"> </w:t>
            </w:r>
            <m:oMath>
              <m:r>
                <m:t>Y</m:t>
              </m:r>
            </m:oMath>
            <w:r>
              <w:t xml:space="preserve">.</w:t>
            </w:r>
          </w:p>
          <w:bookmarkEnd w:id="78"/>
        </w:tc>
      </w:tr>
    </w:tbl>
    <w:p>
      <w:pPr>
        <w:pStyle w:val="FirstParagraph"/>
      </w:pPr>
      <w:ins w:id="83"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79" w:name="rem-collider-association-some-stratum"/>
          <w:p>
            <w:pPr>
              <w:pStyle w:val="BodyText"/>
            </w:pPr>
            <w:r>
              <w:rPr>
                <w:i/>
                <w:iCs/>
              </w:rPr>
              <w:t xml:space="preserve">Remark 8</w:t>
            </w:r>
            <w:r>
              <w:t xml:space="preserve"> (Collider stratification need not affect every stratum). </w:t>
            </w:r>
            <w:r>
              <w:t xml:space="preserve">Conditioning on a common effect</w:t>
            </w:r>
            <w:r>
              <w:t xml:space="preserve"> </w:t>
            </w:r>
            <m:oMath>
              <m:r>
                <m:t>Y</m:t>
              </m:r>
            </m:oMath>
            <w:r>
              <w:t xml:space="preserve"> </w:t>
            </w:r>
            <w:r>
              <w:t xml:space="preserve">of two independent causes generically (that is, under faithfulness) induces an association between them in</w:t>
            </w:r>
            <w:r>
              <w:t xml:space="preserve"> </w:t>
            </w:r>
            <w:r>
              <w:rPr>
                <w:b/>
                <w:bCs/>
              </w:rPr>
              <w:t xml:space="preserve">at least one</w:t>
            </w:r>
            <w:r>
              <w:t xml:space="preserve"> </w:t>
            </w:r>
            <w:r>
              <w:t xml:space="preserve">stratum of</w:t>
            </w:r>
            <w:r>
              <w:t xml:space="preserve"> </w:t>
            </w:r>
            <m:oMath>
              <m:r>
                <m:t>Y</m:t>
              </m:r>
            </m:oMath>
            <w:r>
              <w:t xml:space="preserve"> </w:t>
            </w:r>
            <w:r>
              <w:t xml:space="preserve">(say</w:t>
            </w:r>
            <w:r>
              <w:t xml:space="preserve"> </w:t>
            </w:r>
            <m:oMath>
              <m:r>
                <m:t>Y</m:t>
              </m:r>
              <m:r>
                <m:rPr>
                  <m:sty m:val="p"/>
                </m:rPr>
                <m:t>=</m:t>
              </m:r>
              <m:r>
                <m:t>1</m:t>
              </m:r>
            </m:oMath>
            <w:r>
              <w:t xml:space="preserve">).</w:t>
            </w:r>
            <w:r>
              <w:t xml:space="preserve"> </w:t>
            </w:r>
            <w:r>
              <w:t xml:space="preserve">But there is a special case in which they remain independent in the other stratum (say</w:t>
            </w:r>
            <w:r>
              <w:t xml:space="preserve"> </w:t>
            </w:r>
            <m:oMath>
              <m:r>
                <m:t>Y</m:t>
              </m:r>
              <m:r>
                <m:rPr>
                  <m:sty m:val="p"/>
                </m:rPr>
                <m:t>=</m:t>
              </m:r>
              <m:r>
                <m:t>0</m:t>
              </m:r>
            </m:oMath>
            <w:r>
              <w:t xml:space="preserve">).</w:t>
            </w:r>
          </w:p>
          <w:bookmarkEnd w:id="79"/>
        </w:tc>
      </w:tr>
    </w:tbl>
    <w:p>
      <w:r>
        <w:pict>
          <v:rect style="width:0;height:1.5pt" o:hralign="center" o:hrstd="t" o:hr="t"/>
        </w:pict>
      </w:r>
    </w:p>
    <w:bookmarkStart w:id="90" w:name="Xcbd77d170a8b6e7c51d65058bc2e19846ae6ade"/>
    <w:p>
      <w:pPr>
        <w:pStyle w:val="Heading3"/>
      </w:pPr>
      <w:r>
        <w:t xml:space="preserve">6.1 When Collider Stratification Does Not Cause Bias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0" w:name="exm-separate-death-mechanisms"/>
          <w:p>
            <w:pPr>
              <w:pStyle w:val="BodyText"/>
            </w:pPr>
            <w:r>
              <w:rPr>
                <w:b/>
                <w:bCs/>
              </w:rPr>
              <w:t xml:space="preserve">Example 15 (Separate mechanisms of death)</w:t>
            </w:r>
            <w:r>
              <w:t xml:space="preserve"> </w:t>
            </w:r>
            <w:r>
              <w:t xml:space="preserve">Suppose</w:t>
            </w:r>
            <w:r>
              <w:t xml:space="preserve"> </w:t>
            </w:r>
            <m:oMath>
              <m:r>
                <m:t>A</m:t>
              </m:r>
            </m:oMath>
            <w:r>
              <w:t xml:space="preserve"> </w:t>
            </w:r>
            <w:r>
              <w:t xml:space="preserve">and</w:t>
            </w:r>
            <w:r>
              <w:t xml:space="preserve"> </w:t>
            </w:r>
            <m:oMath>
              <m:r>
                <m:t>E</m:t>
              </m:r>
            </m:oMath>
            <w:r>
              <w:t xml:space="preserve"> </w:t>
            </w:r>
            <w:r>
              <w:t xml:space="preserve">affect survival through completely separate mechanisms, so neither modifies the other’s effect.</w:t>
            </w:r>
            <w:r>
              <w:t xml:space="preserve"> </w:t>
            </w:r>
            <w:r>
              <w:t xml:space="preserve">For example, surgery removes a tumor, while the haplotype raises LDL-cholesterol and hence the risk of heart attack (with or without a tumor).</w:t>
            </w:r>
            <w:r>
              <w:t xml:space="preserve"> </w:t>
            </w:r>
            <w:r>
              <w:t xml:space="preserve">Define three cause-specific death indicators:</w:t>
            </w:r>
          </w:p>
          <w:p>
            <w:pPr>
              <w:pStyle w:val="Compact"/>
              <w:numPr>
                <w:ilvl w:val="0"/>
                <w:numId w:val="1018"/>
              </w:numPr>
            </w:pPr>
            <m:oMath>
              <m:sSub>
                <m:e>
                  <m:r>
                    <m:t>Y</m:t>
                  </m:r>
                </m:e>
                <m:sub>
                  <m:r>
                    <m:t>A</m:t>
                  </m:r>
                </m:sub>
              </m:sSub>
            </m:oMath>
            <w:r>
              <w:t xml:space="preserve">: death from tumor;</w:t>
            </w:r>
          </w:p>
          <w:p>
            <w:pPr>
              <w:pStyle w:val="Compact"/>
              <w:numPr>
                <w:ilvl w:val="0"/>
                <w:numId w:val="1018"/>
              </w:numPr>
            </w:pPr>
            <m:oMath>
              <m:sSub>
                <m:e>
                  <m:r>
                    <m:t>Y</m:t>
                  </m:r>
                </m:e>
                <m:sub>
                  <m:r>
                    <m:t>E</m:t>
                  </m:r>
                </m:sub>
              </m:sSub>
            </m:oMath>
            <w:r>
              <w:t xml:space="preserve">: death from heart attack;</w:t>
            </w:r>
          </w:p>
          <w:p>
            <w:pPr>
              <w:pStyle w:val="Compact"/>
              <w:numPr>
                <w:ilvl w:val="0"/>
                <w:numId w:val="1018"/>
              </w:numPr>
            </w:pPr>
            <m:oMath>
              <m:sSub>
                <m:e>
                  <m:r>
                    <m:t>Y</m:t>
                  </m:r>
                </m:e>
                <m:sub>
                  <m:r>
                    <m:t>O</m:t>
                  </m:r>
                </m:sub>
              </m:sSub>
            </m:oMath>
            <w:r>
              <w:t xml:space="preserve">: death from other causes.</w:t>
            </w:r>
          </w:p>
          <w:p>
            <w:pPr>
              <w:pStyle w:val="FirstParagraph"/>
            </w:pPr>
            <w:r>
              <w:t xml:space="preserve">Then</w:t>
            </w:r>
            <w:r>
              <w:t xml:space="preserve"> </w:t>
            </w:r>
            <m:oMath>
              <m:r>
                <m:t>Y</m:t>
              </m:r>
              <m:r>
                <m:rPr>
                  <m:sty m:val="p"/>
                </m:rPr>
                <m:t>=</m:t>
              </m:r>
              <m:r>
                <m:t>1</m:t>
              </m:r>
            </m:oMath>
            <w:r>
              <w:t xml:space="preserve"> </w:t>
            </w:r>
            <w:r>
              <w:t xml:space="preserve">if any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r>
              <w:t xml:space="preserve"> </w:t>
            </w:r>
            <w:r>
              <w:t xml:space="preserve">Figure 8.13 expands Figure 8.12 with these unmeasured variables (</w:t>
            </w:r>
            <m:oMath>
              <m:r>
                <m:t>A</m:t>
              </m:r>
              <m:r>
                <m:rPr>
                  <m:sty m:val="p"/>
                </m:rPr>
                <m:t>→</m:t>
              </m:r>
              <m:sSub>
                <m:e>
                  <m:r>
                    <m:t>Y</m:t>
                  </m:r>
                </m:e>
                <m:sub>
                  <m:r>
                    <m:t>A</m:t>
                  </m:r>
                </m:sub>
              </m:sSub>
              <m:r>
                <m:rPr>
                  <m:sty m:val="p"/>
                </m:rPr>
                <m:t>→</m:t>
              </m:r>
              <m:r>
                <m:t>Y</m:t>
              </m:r>
            </m:oMath>
            <w:r>
              <w:t xml:space="preserve">,</w:t>
            </w:r>
            <w:r>
              <w:t xml:space="preserve"> </w:t>
            </w:r>
            <m:oMath>
              <m:r>
                <m:t>E</m:t>
              </m:r>
              <m:r>
                <m:rPr>
                  <m:sty m:val="p"/>
                </m:rPr>
                <m:t>→</m:t>
              </m:r>
              <m:sSub>
                <m:e>
                  <m:r>
                    <m:t>Y</m:t>
                  </m:r>
                </m:e>
                <m:sub>
                  <m:r>
                    <m:t>E</m:t>
                  </m:r>
                </m:sub>
              </m:sSub>
              <m:r>
                <m:rPr>
                  <m:sty m:val="p"/>
                </m:rPr>
                <m:t>→</m:t>
              </m:r>
              <m:r>
                <m:t>Y</m:t>
              </m:r>
            </m:oMath>
            <w:r>
              <w:t xml:space="preserve">,</w:t>
            </w:r>
            <w:r>
              <w:t xml:space="preserve"> </w:t>
            </w:r>
            <m:oMath>
              <m:sSub>
                <m:e>
                  <m:r>
                    <m:t>Y</m:t>
                  </m:r>
                </m:e>
                <m:sub>
                  <m:r>
                    <m:t>O</m:t>
                  </m:r>
                </m:sub>
              </m:sSub>
              <m:r>
                <m:rPr>
                  <m:sty m:val="p"/>
                </m:rPr>
                <m:t>→</m:t>
              </m:r>
              <m:r>
                <m:t>Y</m:t>
              </m:r>
            </m:oMath>
            <w:r>
              <w:t xml:space="preserve">);</w:t>
            </w:r>
            <w:r>
              <w:t xml:space="preserve"> </w:t>
            </w:r>
            <w:r>
              <w:t xml:space="preserve">only</w:t>
            </w:r>
            <w:r>
              <w:t xml:space="preserve"> </w:t>
            </w:r>
            <m:oMath>
              <m:r>
                <m:t>A</m:t>
              </m:r>
            </m:oMath>
            <w:r>
              <w:t xml:space="preserve">,</w:t>
            </w:r>
            <w:r>
              <w:t xml:space="preserve"> </w:t>
            </w:r>
            <m:oMath>
              <m:r>
                <m:t>E</m:t>
              </m:r>
            </m:oMath>
            <w:r>
              <w:t xml:space="preserve">,</w:t>
            </w:r>
            <w:r>
              <w:t xml:space="preserve"> </w:t>
            </w:r>
            <m:oMath>
              <m:r>
                <m:t>Y</m:t>
              </m:r>
            </m:oMath>
            <w:r>
              <w:t xml:space="preserve"> </w:t>
            </w:r>
            <w:r>
              <w:t xml:space="preserve">are recorded.</w:t>
            </w:r>
          </w:p>
          <w:bookmarkEnd w:id="80"/>
        </w:tc>
      </w:tr>
    </w:tbl>
    <w:p>
      <w:pPr>
        <w:pStyle w:val="BodyText"/>
      </w:pPr>
      <w:ins w:id="86"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1" w:name="def-augmented-causal-diagram"/>
          <w:p>
            <w:pPr>
              <w:pStyle w:val="BodyText"/>
            </w:pPr>
            <w:r>
              <w:rPr>
                <w:b/>
                <w:bCs/>
              </w:rPr>
              <w:t xml:space="preserve">Definition 9 (Augmented causal diagram)</w:t>
            </w:r>
            <w:r>
              <w:t xml:space="preserve"> </w:t>
            </w:r>
            <w:r>
              <w:t xml:space="preserve">Adding to a causal diagram unmeasured variables, such as</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that functionally determine one of its nodes, such as</w:t>
            </w:r>
            <w:r>
              <w:t xml:space="preserve"> </w:t>
            </w:r>
            <m:oMath>
              <m:r>
                <m:t>Y</m:t>
              </m:r>
            </m:oMath>
            <w:r>
              <w:t xml:space="preserve">, gives an</w:t>
            </w:r>
            <w:r>
              <w:t xml:space="preserve"> </w:t>
            </w:r>
            <w:r>
              <w:rPr>
                <w:b/>
                <w:bCs/>
              </w:rPr>
              <w:t xml:space="preserve">augmented causal diagram</w:t>
            </w:r>
            <w:r>
              <w:t xml:space="preserve">.</w:t>
            </w:r>
          </w:p>
          <w:bookmarkEnd w:id="81"/>
        </w:tc>
      </w:tr>
    </w:tbl>
    <w:p>
      <w:pPr>
        <w:pStyle w:val="BodyText"/>
      </w:pPr>
      <w:ins w:id="87" w:author="PR Preview" w:date="2024-01-01T00:00:00Z">
        <w:r>
          <w:t xml:space="preserve">Figure 8.13 is the augmented version of Figure 8.12 (</w:t>
        </w:r>
      </w:ins>
      <w:hyperlink w:anchor="exm-separate-death-mechanisms">
        <w:r>
          <w:rPr>
            <w:rStyle w:val="Hyperlink"/>
          </w:rPr>
          <w:t xml:space="preserve">Example 15</w:t>
        </w:r>
      </w:hyperlink>
      <w:ins w:id="87" w:author="PR Preview" w:date="2024-01-01T00:00:00Z">
        <w:r>
          <w:t xml:space="preserve">).</w:t>
        </w:r>
      </w:ins>
    </w:p>
    <w:p>
      <w:pPr>
        <w:pStyle w:val="BodyText"/>
      </w:pPr>
      <w:ins w:id="88" w:author="PR Preview" w:date="2024-01-01T00:00:00Z">
        <w:r>
          <w:t xml:space="preserve">Augmented causal DAGs were introduced by Hernán, Hernández-Díaz, and Robins (2004) and can be extended to represent the sufficient causes of Chapter 5 (VanderWeele and Robins 2007c).</w:t>
        </w:r>
      </w:ins>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2" w:name="prp-independence-among-survivors"/>
          <w:p>
            <w:pPr>
              <w:pStyle w:val="BodyText"/>
            </w:pPr>
            <w:r>
              <w:rPr>
                <w:b/>
                <w:bCs/>
              </w:rPr>
              <w:t xml:space="preserve">Proposition 2 (Independence among survivors)</w:t>
            </w:r>
            <w:r>
              <w:t xml:space="preserve"> </w:t>
            </w:r>
            <w:r>
              <w:t xml:space="preserve">Suppose, as in</w:t>
            </w:r>
            <w:r>
              <w:t xml:space="preserve"> </w:t>
            </w:r>
            <w:hyperlink w:anchor="exm-separate-death-mechanisms">
              <w:r>
                <w:rPr>
                  <w:rStyle w:val="Hyperlink"/>
                </w:rPr>
                <w:t xml:space="preserve">Example 15</w:t>
              </w:r>
            </w:hyperlink>
            <w:r>
              <w:t xml:space="preserve">, that:</w:t>
            </w:r>
          </w:p>
          <w:p>
            <w:pPr>
              <w:pStyle w:val="Compact"/>
              <w:numPr>
                <w:ilvl w:val="0"/>
                <w:numId w:val="1019"/>
              </w:numPr>
            </w:pPr>
            <m:oMath>
              <m:r>
                <m:t>Y</m:t>
              </m:r>
              <m:r>
                <m:rPr>
                  <m:sty m:val="p"/>
                </m:rPr>
                <m:t>=</m:t>
              </m:r>
              <m:r>
                <m:t>1</m:t>
              </m:r>
            </m:oMath>
            <w:r>
              <w:t xml:space="preserve"> </w:t>
            </w:r>
            <w:r>
              <w:t xml:space="preserve">if at least one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 </w:t>
            </w:r>
            <w:r>
              <w:t xml:space="preserve">equals 1, and</w:t>
            </w:r>
            <w:r>
              <w:t xml:space="preserve"> </w:t>
            </w:r>
            <m:oMath>
              <m:r>
                <m:t>Y</m:t>
              </m:r>
              <m:r>
                <m:rPr>
                  <m:sty m:val="p"/>
                </m:rPr>
                <m:t>=</m:t>
              </m:r>
              <m:r>
                <m:t>0</m:t>
              </m:r>
            </m:oMath>
            <w:r>
              <w:t xml:space="preserve"> </w:t>
            </w:r>
            <w:r>
              <w:t xml:space="preserve">if all three equal 0;</w:t>
            </w:r>
          </w:p>
          <w:p>
            <w:pPr>
              <w:pStyle w:val="Compact"/>
              <w:numPr>
                <w:ilvl w:val="0"/>
                <w:numId w:val="1019"/>
              </w:numPr>
            </w:pPr>
            <w:r>
              <w:t xml:space="preserve">the causal diagram is Figure 8.13, whose only arrows are</w:t>
            </w:r>
            <w:r>
              <w:t xml:space="preserve"> </w:t>
            </w:r>
            <m:oMath>
              <m:r>
                <m:t>A</m:t>
              </m:r>
              <m:r>
                <m:rPr>
                  <m:sty m:val="p"/>
                </m:rPr>
                <m:t>→</m:t>
              </m:r>
              <m:sSub>
                <m:e>
                  <m:r>
                    <m:t>Y</m:t>
                  </m:r>
                </m:e>
                <m:sub>
                  <m:r>
                    <m:t>A</m:t>
                  </m:r>
                </m:sub>
              </m:sSub>
            </m:oMath>
            <w:r>
              <w:t xml:space="preserve">,</w:t>
            </w:r>
            <w:r>
              <w:t xml:space="preserve"> </w:t>
            </w:r>
            <m:oMath>
              <m:r>
                <m:t>E</m:t>
              </m:r>
              <m:r>
                <m:rPr>
                  <m:sty m:val="p"/>
                </m:rPr>
                <m:t>→</m:t>
              </m:r>
              <m:sSub>
                <m:e>
                  <m:r>
                    <m:t>Y</m:t>
                  </m:r>
                </m:e>
                <m:sub>
                  <m:r>
                    <m:t>E</m:t>
                  </m:r>
                </m:sub>
              </m:sSub>
            </m:oMath>
            <w:r>
              <w:t xml:space="preserve">, and</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Y</m:t>
              </m:r>
            </m:oMath>
            <w:r>
              <w:t xml:space="preserve">,</w:t>
            </w:r>
            <w:r>
              <w:t xml:space="preserve"> </w:t>
            </w:r>
            <w:r>
              <w:t xml:space="preserve">so there are no arrows between the mechanisms and no common causes of any of</w:t>
            </w:r>
            <w:r>
              <w:t xml:space="preserve"> </w:t>
            </w:r>
            <m:oMath>
              <m:r>
                <m:t>A</m:t>
              </m:r>
            </m:oMath>
            <w:r>
              <w:t xml:space="preserve">,</w:t>
            </w:r>
            <w:r>
              <w:t xml:space="preserve"> </w:t>
            </w:r>
            <m:oMath>
              <m:r>
                <m:t>E</m:t>
              </m:r>
            </m:oMath>
            <w:r>
              <w:t xml:space="preserve">,</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p>
          <w:p>
            <w:pPr>
              <w:pStyle w:val="Compact"/>
              <w:numPr>
                <w:ilvl w:val="0"/>
                <w:numId w:val="1019"/>
              </w:numPr>
            </w:pPr>
            <m:oMath>
              <m:r>
                <m:rPr>
                  <m:sty m:val="p"/>
                </m:rPr>
                <m:t>Pr</m:t>
              </m:r>
              <m:r>
                <m:rPr>
                  <m:sty m:val="p"/>
                </m:rPr>
                <m:t>[</m:t>
              </m:r>
              <m:r>
                <m:t>Y</m:t>
              </m:r>
              <m:r>
                <m:rPr>
                  <m:sty m:val="p"/>
                </m:rPr>
                <m:t>=</m:t>
              </m:r>
              <m:r>
                <m:t>0</m:t>
              </m:r>
              <m:r>
                <m:rPr>
                  <m:sty m:val="p"/>
                </m:rPr>
                <m:t>]</m:t>
              </m:r>
              <m:r>
                <m:rPr>
                  <m:sty m:val="p"/>
                </m:rPr>
                <m:t>&gt;</m:t>
              </m:r>
              <m:r>
                <m:t>0</m:t>
              </m:r>
            </m:oMath>
            <w:r>
              <w:t xml:space="preserve">.</w:t>
            </w:r>
          </w:p>
          <w:p>
            <w:pPr>
              <w:pStyle w:val="FirstParagraph"/>
            </w:pPr>
            <w:r>
              <w:t xml:space="preserve">Then</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bookmarkEnd w:id="82"/>
        </w:tc>
      </w:tr>
    </w:tbl>
    <w:p>
      <w:pPr>
        <w:pStyle w:val="BodyText"/>
      </w:pPr>
      <w:ins w:id="90" w:author="PR Preview" w:date="2024-01-01T00:00:00Z">
        <w:r>
          <w:t xml:space="preserve"> </w:t>
        </w:r>
      </w:ins>
    </w:p>
    <w:tbl>
      <w:tblPr>
        <w:tblStyle w:val="Table"/>
        <w:tblLook w:firstRow="0" w:lastRow="0" w:firstColumn="0" w:lastColumn="0" w:noHBand="0" w:noVBand="0" w:val="0000"/>
        <w:tblBorders>
          <w:top w:val="single" w:sz="4" w:space="0" w:color="909090"/>
          <w:left w:val="single" w:sz="24" w:space="0" w:color="909090"/>
          <w:bottom w:val="single" w:sz="4" w:space="0" w:color="909090"/>
          <w:right w:val="single" w:sz="4" w:space="0" w:color="909090"/>
        </w:tblBorders>
        <w:tblCellMar>
          <w:left w:w="144" w:type="dxa"/>
          <w:right w:w="144" w:type="dxa"/>
        </w:tblCellMar>
        <w:tblLook w:firstRow="0" w:lastRow="0" w:firstColumn="0" w:lastColumn="0" w:noHBand="0" w:noVBand="0" w:val="0000"/>
      </w:tblPr>
      <w:tr>
        <w:trPr>
          <w:cantSplit/>
        </w:trPr>
        <w:tc>
          <w:tcPr>
            <w:shd w:color="auto" w:fill="e6e6e6" w:val="clear"/>
            <w:tcMar>
              <w:top w:w="92" w:type="dxa"/>
              <w:bottom w:w="92" w:type="dxa"/>
            </w:tcMar>
          </w:tcPr>
          <w:p>
            <w:pPr>
              <w:pStyle w:val="BodyText"/>
            </w:pPr>
            <w:pPr>
              <w:spacing w:before="16" w:after="16"/>
            </w:pPr>
            <w:r>
              <w:t xml:space="preserve">Proof</w:t>
            </w:r>
          </w:p>
        </w:tc>
      </w:tr>
      <w:tr>
        <w:trPr>
          <w:cantSplit/>
        </w:trPr>
        <w:tc>
          <w:tcPr>
            <w:tcMar>
              <w:top w:w="108" w:type="dxa"/>
              <w:bottom w:w="108" w:type="dxa"/>
            </w:tcMar>
          </w:tcPr>
          <w:p>
            <w:pPr>
              <w:pStyle w:val="BodyText"/>
            </w:pPr>
            <w:r>
              <w:rPr>
                <w:i/>
                <w:iCs/>
              </w:rPr>
              <w:t xml:space="preserve">Proof</w:t>
            </w:r>
            <w:r>
              <w:t xml:space="preserve">. </w:t>
            </w:r>
            <w:r>
              <w:t xml:space="preserve">In Figure 8.13 the only path between</w:t>
            </w:r>
            <w:r>
              <w:t xml:space="preserve"> </w:t>
            </w:r>
            <m:oMath>
              <m:r>
                <m:t>A</m:t>
              </m:r>
            </m:oMath>
            <w:r>
              <w:t xml:space="preserve"> </w:t>
            </w:r>
            <w:r>
              <w:t xml:space="preserve">and</w:t>
            </w:r>
            <w:r>
              <w:t xml:space="preserve"> </w:t>
            </w:r>
            <m:oMath>
              <m:r>
                <m:t>E</m:t>
              </m:r>
            </m:oMath>
            <w:r>
              <w:t xml:space="preserve"> </w:t>
            </w:r>
            <w:r>
              <w:t xml:space="preserve">is</w:t>
            </w:r>
            <w:r>
              <w:t xml:space="preserve"> </w:t>
            </w:r>
            <m:oMath>
              <m:r>
                <m:t>A</m:t>
              </m:r>
              <m:r>
                <m:rPr>
                  <m:sty m:val="p"/>
                </m:rPr>
                <m:t>→</m:t>
              </m:r>
              <m:sSub>
                <m:e>
                  <m:r>
                    <m:t>Y</m:t>
                  </m:r>
                </m:e>
                <m:sub>
                  <m:r>
                    <m:t>A</m:t>
                  </m:r>
                </m:sub>
              </m:sSub>
              <m:r>
                <m:rPr>
                  <m:sty m:val="p"/>
                </m:rPr>
                <m:t>→</m:t>
              </m:r>
              <m:r>
                <m:t>Y</m:t>
              </m:r>
              <m:r>
                <m:rPr>
                  <m:sty m:val="p"/>
                </m:rPr>
                <m:t>←</m:t>
              </m:r>
              <m:sSub>
                <m:e>
                  <m:r>
                    <m:t>Y</m:t>
                  </m:r>
                </m:e>
                <m:sub>
                  <m:r>
                    <m:t>E</m:t>
                  </m:r>
                </m:sub>
              </m:sSub>
              <m:r>
                <m:rPr>
                  <m:sty m:val="p"/>
                </m:rPr>
                <m:t>←</m:t>
              </m:r>
              <m:r>
                <m:t>E</m:t>
              </m:r>
            </m:oMath>
            <w:r>
              <w:t xml:space="preserve">.</w:t>
            </w:r>
            <w:r>
              <w:t xml:space="preserve"> </w:t>
            </w:r>
            <w:r>
              <w:t xml:space="preserve">Conditioning on the set</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blocks this path at the non-collider</w:t>
            </w:r>
            <w:r>
              <w:t xml:space="preserve"> </w:t>
            </w:r>
            <m:oMath>
              <m:sSub>
                <m:e>
                  <m:r>
                    <m:t>Y</m:t>
                  </m:r>
                </m:e>
                <m:sub>
                  <m:r>
                    <m:t>A</m:t>
                  </m:r>
                </m:sub>
              </m:sSub>
            </m:oMath>
            <w:r>
              <w:t xml:space="preserve"> </w:t>
            </w:r>
            <w:r>
              <w:t xml:space="preserve">(and at</w:t>
            </w:r>
            <w:r>
              <w:t xml:space="preserve"> </w:t>
            </w:r>
            <m:oMath>
              <m:sSub>
                <m:e>
                  <m:r>
                    <m:t>Y</m:t>
                  </m:r>
                </m:e>
                <m:sub>
                  <m:r>
                    <m:t>E</m:t>
                  </m:r>
                </m:sub>
              </m:sSub>
            </m:oMath>
            <w:r>
              <w:t xml:space="preserve">),</w:t>
            </w:r>
            <w:r>
              <w:t xml:space="preserve"> </w:t>
            </w:r>
            <w:r>
              <w:t xml:space="preserve">and the collider</w:t>
            </w:r>
            <w:r>
              <w:t xml:space="preserve"> </w:t>
            </w:r>
            <m:oMath>
              <m:r>
                <m:t>Y</m:t>
              </m:r>
            </m:oMath>
            <w:r>
              <w:t xml:space="preserve"> </w:t>
            </w:r>
            <w:r>
              <w:t xml:space="preserve">is neither in the set nor an ancestor of anything in it,</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d-separated given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By the causal Markov property,</w:t>
            </w:r>
            <w:r>
              <w:t xml:space="preserve"> </w:t>
            </w:r>
            <m:oMath>
              <m:r>
                <m:t>A</m:t>
              </m:r>
              <m:r>
                <m:rPr>
                  <m:sty m:val="p"/>
                </m:rPr>
                <m:t>⟂</m:t>
              </m:r>
              <m:r>
                <m:t>​</m:t>
              </m:r>
              <m:r>
                <m:t>​</m:t>
              </m:r>
              <m:r>
                <m:t>​</m:t>
              </m:r>
              <m:r>
                <m:rPr>
                  <m:sty m:val="p"/>
                </m:rPr>
                <m:t>⟂</m:t>
              </m:r>
              <m:r>
                <m:t>E</m:t>
              </m:r>
              <m:r>
                <m:rPr>
                  <m:sty m:val="p"/>
                </m:rPr>
                <m:t>∣</m:t>
              </m:r>
              <m:sSub>
                <m:e>
                  <m:r>
                    <m:t>Y</m:t>
                  </m:r>
                </m:e>
                <m:sub>
                  <m:r>
                    <m:t>A</m:t>
                  </m:r>
                </m:sub>
              </m:sSub>
              <m:r>
                <m:rPr>
                  <m:sty m:val="p"/>
                </m:rPr>
                <m:t>,</m:t>
              </m:r>
              <m:sSub>
                <m:e>
                  <m:r>
                    <m:t>Y</m:t>
                  </m:r>
                </m:e>
                <m:sub>
                  <m:r>
                    <m:t>E</m:t>
                  </m:r>
                </m:sub>
              </m:sSub>
              <m:r>
                <m:rPr>
                  <m:sty m:val="p"/>
                </m:rPr>
                <m:t>,</m:t>
              </m:r>
              <m:sSub>
                <m:e>
                  <m:r>
                    <m:t>Y</m:t>
                  </m:r>
                </m:e>
                <m:sub>
                  <m:r>
                    <m:t>O</m:t>
                  </m:r>
                </m:sub>
              </m:sSub>
            </m:oMath>
            <w:r>
              <w:t xml:space="preserve">,</w:t>
            </w:r>
            <w:r>
              <w:t xml:space="preserve"> </w:t>
            </w:r>
            <w:r>
              <w:t xml:space="preserve">and in particular</w:t>
            </w:r>
            <w:r>
              <w:t xml:space="preserve"> </w:t>
            </w:r>
            <m:oMath>
              <m:r>
                <m:t>A</m:t>
              </m:r>
            </m:oMath>
            <w:r>
              <w:t xml:space="preserve"> </w:t>
            </w:r>
            <w:r>
              <w:t xml:space="preserve">and</w:t>
            </w:r>
            <w:r>
              <w:t xml:space="preserve"> </w:t>
            </w:r>
            <m:oMath>
              <m:r>
                <m:t>E</m:t>
              </m:r>
            </m:oMath>
            <w:r>
              <w:t xml:space="preserve"> </w:t>
            </w:r>
            <w:r>
              <w:t xml:space="preserve">are independent given the event</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Because</w:t>
            </w:r>
            <w:r>
              <w:t xml:space="preserve"> </w:t>
            </w:r>
            <m:oMath>
              <m:r>
                <m:t>Y</m:t>
              </m:r>
            </m:oMath>
            <w:r>
              <w:t xml:space="preserve"> </w:t>
            </w:r>
            <w:r>
              <w:t xml:space="preserve">is a deterministic function of</w:t>
            </w:r>
            <w:r>
              <w:t xml:space="preserve"> </w:t>
            </w:r>
            <m:oMath>
              <m:sSub>
                <m:e>
                  <m:r>
                    <m:t>Y</m:t>
                  </m:r>
                </m:e>
                <m:sub>
                  <m:r>
                    <m:t>A</m:t>
                  </m:r>
                </m:sub>
              </m:sSub>
            </m:oMath>
            <w:r>
              <w:t xml:space="preserve">,</w:t>
            </w:r>
            <w:r>
              <w:t xml:space="preserve"> </w:t>
            </w:r>
            <m:oMath>
              <m:sSub>
                <m:e>
                  <m:r>
                    <m:t>Y</m:t>
                  </m:r>
                </m:e>
                <m:sub>
                  <m:r>
                    <m:t>E</m:t>
                  </m:r>
                </m:sub>
              </m:sSub>
            </m:oMath>
            <w:r>
              <w:t xml:space="preserve">,</w:t>
            </w:r>
            <w:r>
              <w:t xml:space="preserve"> </w:t>
            </w:r>
            <m:oMath>
              <m:sSub>
                <m:e>
                  <m:r>
                    <m:t>Y</m:t>
                  </m:r>
                </m:e>
                <m:sub>
                  <m:r>
                    <m:t>O</m:t>
                  </m:r>
                </m:sub>
              </m:sSub>
            </m:oMath>
            <w:r>
              <w:t xml:space="preserve">,</w:t>
            </w:r>
            <w:r>
              <w:t xml:space="preserve"> </w:t>
            </w:r>
            <w:r>
              <w:t xml:space="preserve">the event</w:t>
            </w:r>
            <w:r>
              <w:t xml:space="preserve"> </w:t>
            </w:r>
            <m:oMath>
              <m:r>
                <m:t>Y</m:t>
              </m:r>
              <m:r>
                <m:rPr>
                  <m:sty m:val="p"/>
                </m:rPr>
                <m:t>=</m:t>
              </m:r>
              <m:r>
                <m:t>0</m:t>
              </m:r>
            </m:oMath>
            <w:r>
              <w:t xml:space="preserve"> </w:t>
            </w:r>
            <w:r>
              <w:t xml:space="preserve">is the same event as</w:t>
            </w:r>
            <w:r>
              <w:t xml:space="preserve"> </w:t>
            </w:r>
            <m:oMath>
              <m:sSub>
                <m:e>
                  <m:r>
                    <m:t>Y</m:t>
                  </m:r>
                </m:e>
                <m:sub>
                  <m:r>
                    <m:t>A</m:t>
                  </m:r>
                </m:sub>
              </m:sSub>
              <m:r>
                <m:rPr>
                  <m:sty m:val="p"/>
                </m:rPr>
                <m:t>=</m:t>
              </m:r>
              <m:sSub>
                <m:e>
                  <m:r>
                    <m:t>Y</m:t>
                  </m:r>
                </m:e>
                <m:sub>
                  <m:r>
                    <m:t>E</m:t>
                  </m:r>
                </m:sub>
              </m:sSub>
              <m:r>
                <m:rPr>
                  <m:sty m:val="p"/>
                </m:rPr>
                <m:t>=</m:t>
              </m:r>
              <m:sSub>
                <m:e>
                  <m:r>
                    <m:t>Y</m:t>
                  </m:r>
                </m:e>
                <m:sub>
                  <m:r>
                    <m:t>O</m:t>
                  </m:r>
                </m:sub>
              </m:sSub>
              <m:r>
                <m:rPr>
                  <m:sty m:val="p"/>
                </m:rPr>
                <m:t>=</m:t>
              </m:r>
              <m:r>
                <m:t>0</m:t>
              </m:r>
            </m:oMath>
            <w:r>
              <w:t xml:space="preserve">,</w:t>
            </w:r>
            <w:r>
              <w:t xml:space="preserve"> </w:t>
            </w:r>
            <w:r>
              <w:t xml:space="preserve">so</w:t>
            </w:r>
            <w:r>
              <w:t xml:space="preserve"> </w:t>
            </w:r>
            <m:oMath>
              <m:r>
                <m:t>A</m:t>
              </m:r>
              <m:r>
                <m:rPr>
                  <m:sty m:val="p"/>
                </m:rPr>
                <m:t>⟂</m:t>
              </m:r>
              <m:r>
                <m:t>​</m:t>
              </m:r>
              <m:r>
                <m:t>​</m:t>
              </m:r>
              <m:r>
                <m:t>​</m:t>
              </m:r>
              <m:r>
                <m:rPr>
                  <m:sty m:val="p"/>
                </m:rPr>
                <m:t>⟂</m:t>
              </m:r>
              <m:r>
                <m:t>E</m:t>
              </m:r>
              <m:r>
                <m:rPr>
                  <m:sty m:val="p"/>
                </m:rPr>
                <m:t>∣</m:t>
              </m:r>
              <m:r>
                <m:t>Y</m:t>
              </m:r>
              <m:r>
                <m:rPr>
                  <m:sty m:val="p"/>
                </m:rPr>
                <m:t>=</m:t>
              </m:r>
              <m:r>
                <m:t>0</m:t>
              </m:r>
            </m:oMath>
            <w:r>
              <w:t xml:space="preserve">.</w:t>
            </w:r>
          </w:p>
          <w:p/>
        </w:tc>
      </w:tr>
    </w:tbl>
    <w:p>
      <w:pPr>
        <w:pStyle w:val="BodyText"/>
      </w:pPr>
      <w:ins w:id="91" w:author="PR Preview" w:date="2024-01-01T00:00:00Z">
        <w:r>
          <w:t xml:space="preserve"> </w: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83" w:name="rem-dependence-among-decedents"/>
          <w:p>
            <w:pPr>
              <w:pStyle w:val="BodyText"/>
            </w:pPr>
            <w:r>
              <w:rPr>
                <w:i/>
                <w:iCs/>
              </w:rPr>
              <w:t xml:space="preserve">Remark 9</w:t>
            </w:r>
            <w:r>
              <w:t xml:space="preserve"> (Dependence among the dead). </w:t>
            </w:r>
            <w:r>
              <w:t xml:space="preserve">Given</w:t>
            </w:r>
            <w:r>
              <w:t xml:space="preserve"> </w:t>
            </w:r>
            <m:oMath>
              <m:r>
                <m:t>Y</m:t>
              </m:r>
              <m:r>
                <m:rPr>
                  <m:sty m:val="p"/>
                </m:rPr>
                <m:t>=</m:t>
              </m:r>
              <m:r>
                <m:t>1</m:t>
              </m:r>
            </m:oMath>
            <w:r>
              <w:t xml:space="preserve"> </w:t>
            </w:r>
            <w:r>
              <w:t xml:space="preserve">the argument of</w:t>
            </w:r>
            <w:r>
              <w:t xml:space="preserve"> </w:t>
            </w:r>
            <w:hyperlink w:anchor="prp-independence-among-survivors">
              <w:r>
                <w:rPr>
                  <w:rStyle w:val="Hyperlink"/>
                </w:rPr>
                <w:t xml:space="preserve">Proposition 2</w:t>
              </w:r>
            </w:hyperlink>
            <w:r>
              <w:t xml:space="preserve"> </w:t>
            </w:r>
            <w:r>
              <w:t xml:space="preserve">does not apply:</w:t>
            </w:r>
            <w:r>
              <w:t xml:space="preserve"> </w:t>
            </w:r>
            <w:r>
              <w:t xml:space="preserve">the event</w:t>
            </w:r>
            <w:r>
              <w:t xml:space="preserve"> </w:t>
            </w:r>
            <m:oMath>
              <m:r>
                <m:t>Y</m:t>
              </m:r>
              <m:r>
                <m:rPr>
                  <m:sty m:val="p"/>
                </m:rPr>
                <m:t>=</m:t>
              </m:r>
              <m:r>
                <m:t>1</m:t>
              </m:r>
            </m:oMath>
            <w:r>
              <w:t xml:space="preserve"> </w:t>
            </w:r>
            <w:r>
              <w:t xml:space="preserve">is compatible with 7 combinations of</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every combination except</w:t>
            </w:r>
            <w:r>
              <w:t xml:space="preserve"> </w:t>
            </w:r>
            <m:oMath>
              <m:r>
                <m:rPr>
                  <m:sty m:val="p"/>
                </m:rPr>
                <m:t>(</m:t>
              </m:r>
              <m:r>
                <m:t>0</m:t>
              </m:r>
              <m:r>
                <m:rPr>
                  <m:sty m:val="p"/>
                </m:rPr>
                <m:t>,</m:t>
              </m:r>
              <m:r>
                <m:t>0</m:t>
              </m:r>
              <m:r>
                <m:rPr>
                  <m:sty m:val="p"/>
                </m:rPr>
                <m:t>,</m:t>
              </m:r>
              <m:r>
                <m:t>0</m:t>
              </m:r>
              <m:r>
                <m:rPr>
                  <m:sty m:val="p"/>
                </m:rPr>
                <m:t>)</m:t>
              </m:r>
            </m:oMath>
            <w:r>
              <w:t xml:space="preserve">,</w:t>
            </w:r>
            <w:r>
              <w:t xml:space="preserve"> </w:t>
            </w:r>
            <w:r>
              <w:t xml:space="preserve">so it does not determine</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w:t>
            </w:r>
            <w:r>
              <w:t xml:space="preserve"> </w:t>
            </w:r>
            <w:r>
              <w:t xml:space="preserve">and the step that replaced conditioning on</w:t>
            </w:r>
            <w:r>
              <w:t xml:space="preserve"> </w:t>
            </w:r>
            <m:oMath>
              <m:r>
                <m:t>Y</m:t>
              </m:r>
            </m:oMath>
            <w:r>
              <w:t xml:space="preserve"> </w:t>
            </w:r>
            <w:r>
              <w:t xml:space="preserve">by conditioning on</w:t>
            </w:r>
            <w:r>
              <w:t xml:space="preserve"> </w:t>
            </w:r>
            <m:oMath>
              <m:r>
                <m:rPr>
                  <m:sty m:val="p"/>
                </m:rPr>
                <m:t>(</m:t>
              </m:r>
              <m:sSub>
                <m:e>
                  <m:r>
                    <m:t>Y</m:t>
                  </m:r>
                </m:e>
                <m:sub>
                  <m:r>
                    <m:t>A</m:t>
                  </m:r>
                </m:sub>
              </m:sSub>
              <m:r>
                <m:rPr>
                  <m:sty m:val="p"/>
                </m:rPr>
                <m:t>,</m:t>
              </m:r>
              <m:sSub>
                <m:e>
                  <m:r>
                    <m:t>Y</m:t>
                  </m:r>
                </m:e>
                <m:sub>
                  <m:r>
                    <m:t>E</m:t>
                  </m:r>
                </m:sub>
              </m:sSub>
              <m:r>
                <m:rPr>
                  <m:sty m:val="p"/>
                </m:rPr>
                <m:t>,</m:t>
              </m:r>
              <m:sSub>
                <m:e>
                  <m:r>
                    <m:t>Y</m:t>
                  </m:r>
                </m:e>
                <m:sub>
                  <m:r>
                    <m:t>O</m:t>
                  </m:r>
                </m:sub>
              </m:sSub>
              <m:r>
                <m:rPr>
                  <m:sty m:val="p"/>
                </m:rPr>
                <m:t>)</m:t>
              </m:r>
            </m:oMath>
            <w:r>
              <w:t xml:space="preserve"> </w:t>
            </w:r>
            <w:r>
              <w:t xml:space="preserve">does not go through.</w:t>
            </w:r>
            <w:r>
              <w:t xml:space="preserve"> </w:t>
            </w:r>
            <w:r>
              <w:t xml:space="preserve">Generically (for all but special parameter values),</w:t>
            </w:r>
            <w:r>
              <w:t xml:space="preserve"> </w:t>
            </w:r>
            <m:oMath>
              <m:r>
                <m:t>A</m:t>
              </m:r>
            </m:oMath>
            <w:r>
              <w:t xml:space="preserve"> </w:t>
            </w:r>
            <w:r>
              <w:t xml:space="preserve">and</w:t>
            </w:r>
            <w:r>
              <w:t xml:space="preserve"> </w:t>
            </w:r>
            <m:oMath>
              <m:r>
                <m:t>E</m:t>
              </m:r>
            </m:oMath>
            <w:r>
              <w:t xml:space="preserve"> </w:t>
            </w:r>
            <w:r>
              <w:t xml:space="preserve">are associated given</w:t>
            </w:r>
            <w:r>
              <w:t xml:space="preserve"> </w:t>
            </w:r>
            <m:oMath>
              <m:r>
                <m:t>Y</m:t>
              </m:r>
              <m:r>
                <m:rPr>
                  <m:sty m:val="p"/>
                </m:rPr>
                <m:t>=</m:t>
              </m:r>
              <m:r>
                <m:t>1</m:t>
              </m:r>
            </m:oMath>
            <w:r>
              <w:t xml:space="preserve">.</w:t>
            </w:r>
          </w:p>
          <w:bookmarkEnd w:id="83"/>
        </w:tc>
      </w:tr>
    </w:tbl>
    <w:p>
      <w:ins w:id="92" w:author="PR Preview" w:date="2024-01-01T00:00:00Z">
        <w:r>
          <w:pict>
            <v:rect style="width:0;height:1.5pt" o:hralign="center" o:hrstd="t" o:hr="t"/>
          </w:pict>
        </w:r>
      </w:ins>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4" w:name="def-multiplicative-survival-model"/>
          <w:p>
            <w:pPr>
              <w:pStyle w:val="BodyText"/>
            </w:pPr>
            <w:r>
              <w:rPr>
                <w:b/>
                <w:bCs/>
              </w:rPr>
              <w:t xml:space="preserve">Definition 10 (Multiplicative survival model)</w:t>
            </w:r>
            <w:r>
              <w:t xml:space="preserve"> </w:t>
            </w:r>
            <w:r>
              <w:t xml:space="preserve">Treatment</w:t>
            </w:r>
            <w:r>
              <w:t xml:space="preserve"> </w:t>
            </w:r>
            <m:oMath>
              <m:r>
                <m:t>A</m:t>
              </m:r>
            </m:oMath>
            <w:r>
              <w:t xml:space="preserve"> </w:t>
            </w:r>
            <w:r>
              <w:t xml:space="preserve">and another cause</w:t>
            </w:r>
            <w:r>
              <w:t xml:space="preserve"> </w:t>
            </w:r>
            <m:oMath>
              <m:r>
                <m:t>E</m:t>
              </m:r>
            </m:oMath>
            <w:r>
              <w:t xml:space="preserve"> </w:t>
            </w:r>
            <w:r>
              <w:t xml:space="preserve">of</w:t>
            </w:r>
            <w:r>
              <w:t xml:space="preserve"> </w:t>
            </w:r>
            <m:oMath>
              <m:r>
                <m:t>Y</m:t>
              </m:r>
            </m:oMath>
            <w:r>
              <w:t xml:space="preserve"> </w:t>
            </w:r>
            <w:r>
              <w:t xml:space="preserve">follow a</w:t>
            </w:r>
            <w:r>
              <w:t xml:space="preserve"> </w:t>
            </w:r>
            <w:r>
              <w:rPr>
                <w:b/>
                <w:bCs/>
              </w:rPr>
              <w:t xml:space="preserve">multiplicative survival model</w:t>
            </w:r>
            <w:r>
              <w:t xml:space="preserve"> </w:t>
            </w:r>
            <w:r>
              <w:t xml:space="preserve">if there are functions</w:t>
            </w:r>
            <w:r>
              <w:t xml:space="preserve"> </w:t>
            </w:r>
            <m:oMath>
              <m:r>
                <m:t>g</m:t>
              </m:r>
            </m:oMath>
            <w:r>
              <w:t xml:space="preserve"> </w:t>
            </w:r>
            <w:r>
              <w:t xml:space="preserve">and</w:t>
            </w:r>
            <w:r>
              <w:t xml:space="preserve"> </w:t>
            </w:r>
            <m:oMath>
              <m:r>
                <m:t>h</m:t>
              </m:r>
            </m:oMath>
            <w:r>
              <w:t xml:space="preserve"> </w:t>
            </w:r>
            <w:r>
              <w:t xml:space="preserve">such that, for all</w:t>
            </w:r>
            <w:r>
              <w:t xml:space="preserve"> </w:t>
            </w:r>
            <m:oMath>
              <m:r>
                <m:t>a</m:t>
              </m:r>
            </m:oMath>
            <w:r>
              <w:t xml:space="preserve"> </w:t>
            </w:r>
            <w:r>
              <w:t xml:space="preserve">and</w:t>
            </w:r>
            <w:r>
              <w:t xml:space="preserve"> </w:t>
            </w:r>
            <m:oMath>
              <m:r>
                <m:t>e</m:t>
              </m:r>
            </m:oMath>
            <w:r>
              <w:t xml:space="preserve">,</w:t>
            </w:r>
          </w:p>
          <w:p>
            <w:pPr>
              <w:pStyle w:val="BodyText"/>
            </w:pPr>
            <m:oMathPara>
              <m:oMathParaPr>
                <m:jc m:val="center"/>
              </m:oMathParaP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r>
                  <m:rPr>
                    <m:sty m:val="p"/>
                  </m:rPr>
                  <m:t>,</m:t>
                </m:r>
              </m:oMath>
            </m:oMathPara>
          </w:p>
          <w:p>
            <w:pPr>
              <w:pStyle w:val="FirstParagraph"/>
            </w:pPr>
            <w:r>
              <w:t xml:space="preserve">that is, the probability of survival is a factor depending only on</w:t>
            </w:r>
            <w:r>
              <w:t xml:space="preserve"> </w:t>
            </w:r>
            <m:oMath>
              <m:r>
                <m:t>e</m:t>
              </m:r>
            </m:oMath>
            <w:r>
              <w:t xml:space="preserve"> </w:t>
            </w:r>
            <w:r>
              <w:t xml:space="preserve">times a factor depending only on</w:t>
            </w:r>
            <w:r>
              <w:t xml:space="preserve"> </w:t>
            </w:r>
            <m:oMath>
              <m:r>
                <m:t>a</m:t>
              </m:r>
            </m:oMath>
            <w:r>
              <w:t xml:space="preserve">.</w:t>
            </w:r>
          </w:p>
          <w:bookmarkEnd w:id="84"/>
        </w:tc>
      </w:tr>
    </w:tbl>
    <w:p>
      <w:pPr>
        <w:pStyle w:val="BodyText"/>
      </w:pPr>
      <w:ins w:id="93" w:author="PR Preview" w:date="2024-01-01T00:00:00Z">
        <w:r>
          <w:t xml:space="preserve">When the data can be summarized by Figure 8.13, they follow a multiplicative survival model (</w:t>
        </w:r>
      </w:ins>
      <w:hyperlink w:anchor="def-multiplicative-survival-model">
        <w:r>
          <w:rPr>
            <w:rStyle w:val="Hyperlink"/>
          </w:rPr>
          <w:t xml:space="preserve">Definition 10</w:t>
        </w:r>
      </w:hyperlink>
      <w:ins w:id="93" w:author="PR Preview" w:date="2024-01-01T00:00:00Z">
        <w:r>
          <w:t xml:space="preserve">).</w:t>
        </w:r>
      </w:ins>
    </w:p>
    <w:p>
      <w:pPr>
        <w:pStyle w:val="BodyText"/>
      </w:pPr>
      <m:oMath>
        <m:r>
          <m:t>A</m:t>
        </m:r>
      </m:oMath>
      <w:ins w:id="94" w:author="PR Preview" w:date="2024-01-01T00:00:00Z">
        <w:r>
          <w:t xml:space="preserve"> </w:t>
        </w:r>
      </w:ins>
      <w:ins w:id="94" w:author="PR Preview" w:date="2024-01-01T00:00:00Z">
        <w:r>
          <w:t xml:space="preserve">and</w:t>
        </w:r>
      </w:ins>
      <w:ins w:id="94" w:author="PR Preview" w:date="2024-01-01T00:00:00Z">
        <w:r>
          <w:t xml:space="preserve"> </w:t>
        </w:r>
      </w:ins>
      <m:oMath>
        <m:r>
          <m:t>E</m:t>
        </m:r>
      </m:oMath>
      <w:ins w:id="94" w:author="PR Preview" w:date="2024-01-01T00:00:00Z">
        <w:r>
          <w:t xml:space="preserve"> </w:t>
        </w:r>
      </w:ins>
      <w:ins w:id="94" w:author="PR Preview" w:date="2024-01-01T00:00:00Z">
        <w:r>
          <w:t xml:space="preserve">are generically (for all but special parameter values) dependent within both strata of</w:t>
        </w:r>
      </w:ins>
      <w:ins w:id="94" w:author="PR Preview" w:date="2024-01-01T00:00:00Z">
        <w:r>
          <w:t xml:space="preserve"> </w:t>
        </w:r>
      </w:ins>
      <m:oMath>
        <m:r>
          <m:t>Y</m:t>
        </m:r>
      </m:oMath>
      <w:ins w:id="94" w:author="PR Preview" w:date="2024-01-01T00:00:00Z">
        <w:r>
          <w:t xml:space="preserve"> </w:t>
        </w:r>
      </w:ins>
      <w:ins w:id="94" w:author="PR Preview" w:date="2024-01-01T00:00:00Z">
        <w:r>
          <w:t xml:space="preserve">(in particular</w:t>
        </w:r>
      </w:ins>
      <w:ins w:id="94" w:author="PR Preview" w:date="2024-01-01T00:00:00Z">
        <w:r>
          <w:t xml:space="preserve"> </w:t>
        </w:r>
      </w:ins>
      <m:oMath>
        <m:r>
          <m:t>Y</m:t>
        </m:r>
        <m:r>
          <m:rPr>
            <m:sty m:val="p"/>
          </m:rPr>
          <m:t>=</m:t>
        </m:r>
        <m:r>
          <m:t>0</m:t>
        </m:r>
      </m:oMath>
      <w:ins w:id="94" w:author="PR Preview" w:date="2024-01-01T00:00:00Z">
        <w:r>
          <w:t xml:space="preserve">, unlike in Figure 8.13)</w:t>
        </w:r>
      </w:ins>
      <w:ins w:id="94" w:author="PR Preview" w:date="2024-01-01T00:00:00Z">
        <w:r>
          <w:t xml:space="preserve"> </w:t>
        </w:r>
      </w:ins>
      <w:ins w:id="94" w:author="PR Preview" w:date="2024-01-01T00:00:00Z">
        <w:r>
          <w:t xml:space="preserve">when any of these hold:</w:t>
        </w:r>
      </w:ins>
    </w:p>
    <w:p>
      <w:pPr>
        <w:pStyle w:val="Compact"/>
        <w:numPr>
          <w:ilvl w:val="0"/>
          <w:numId w:val="1020"/>
        </w:numPr>
      </w:pPr>
      <m:oMath>
        <m:r>
          <m:t>A</m:t>
        </m:r>
      </m:oMath>
      <w:r>
        <w:t xml:space="preserve"> </w:t>
      </w:r>
      <w:r>
        <w:t xml:space="preserve">and</w:t>
      </w:r>
      <w:r>
        <w:t xml:space="preserve"> </w:t>
      </w:r>
      <m:oMath>
        <m:r>
          <m:t>E</m:t>
        </m:r>
      </m:oMath>
      <w:r>
        <w:t xml:space="preserve"> </w:t>
      </w:r>
      <w:r>
        <w:t xml:space="preserve">act through a common mechanism: an arrow from</w:t>
      </w:r>
      <w:r>
        <w:t xml:space="preserve"> </w:t>
      </w:r>
      <m:oMath>
        <m:r>
          <m:t>A</m:t>
        </m:r>
      </m:oMath>
      <w:r>
        <w:t xml:space="preserve"> </w:t>
      </w:r>
      <w:r>
        <w:t xml:space="preserve">to</w:t>
      </w:r>
      <w:r>
        <w:t xml:space="preserve"> </w:t>
      </w:r>
      <m:oMath>
        <m:sSub>
          <m:e>
            <m:r>
              <m:t>Y</m:t>
            </m:r>
          </m:e>
          <m:sub>
            <m:r>
              <m:t>E</m:t>
            </m:r>
          </m:sub>
        </m:sSub>
      </m:oMath>
      <w:r>
        <w:t xml:space="preserve"> </w:t>
      </w:r>
      <w:r>
        <w:t xml:space="preserve">or from</w:t>
      </w:r>
      <w:r>
        <w:t xml:space="preserve"> </w:t>
      </w:r>
      <m:oMath>
        <m:r>
          <m:t>E</m:t>
        </m:r>
      </m:oMath>
      <w:r>
        <w:t xml:space="preserve"> </w:t>
      </w:r>
      <w:r>
        <w:t xml:space="preserve">to</w:t>
      </w:r>
      <w:r>
        <w:t xml:space="preserve"> </w:t>
      </w:r>
      <m:oMath>
        <m:sSub>
          <m:e>
            <m:r>
              <m:t>Y</m:t>
            </m:r>
          </m:e>
          <m:sub>
            <m:r>
              <m:t>A</m:t>
            </m:r>
          </m:sub>
        </m:sSub>
      </m:oMath>
      <w:r>
        <w:t xml:space="preserve"> </w:t>
      </w:r>
      <w:r>
        <w:t xml:space="preserve">(Figure 8.14);</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E</m:t>
            </m:r>
          </m:sub>
        </m:sSub>
      </m:oMath>
      <w:r>
        <w:t xml:space="preserve"> </w:t>
      </w:r>
      <w:r>
        <w:t xml:space="preserve">share a common cause</w:t>
      </w:r>
      <w:r>
        <w:t xml:space="preserve"> </w:t>
      </w:r>
      <m:oMath>
        <m:r>
          <m:t>V</m:t>
        </m:r>
      </m:oMath>
      <w:r>
        <w:t xml:space="preserve"> </w:t>
      </w:r>
      <w:r>
        <w:t xml:space="preserve">(Figure 8.15);</w:t>
      </w:r>
    </w:p>
    <w:p>
      <w:pPr>
        <w:pStyle w:val="Compact"/>
        <w:numPr>
          <w:ilvl w:val="0"/>
          <w:numId w:val="1020"/>
        </w:numPr>
      </w:pPr>
      <m:oMath>
        <m:sSub>
          <m:e>
            <m:r>
              <m:t>Y</m:t>
            </m:r>
          </m:e>
          <m:sub>
            <m:r>
              <m:t>A</m:t>
            </m:r>
          </m:sub>
        </m:sSub>
      </m:oMath>
      <w:r>
        <w:t xml:space="preserve"> </w:t>
      </w:r>
      <w:r>
        <w:t xml:space="preserve">and</w:t>
      </w:r>
      <w:r>
        <w:t xml:space="preserve"> </w:t>
      </w:r>
      <m:oMath>
        <m:sSub>
          <m:e>
            <m:r>
              <m:t>Y</m:t>
            </m:r>
          </m:e>
          <m:sub>
            <m:r>
              <m:t>O</m:t>
            </m:r>
          </m:sub>
        </m:sSub>
      </m:oMath>
      <w:r>
        <w:t xml:space="preserve">, and</w:t>
      </w:r>
      <w:r>
        <w:t xml:space="preserve"> </w:t>
      </w:r>
      <m:oMath>
        <m:sSub>
          <m:e>
            <m:r>
              <m:t>Y</m:t>
            </m:r>
          </m:e>
          <m:sub>
            <m:r>
              <m:t>E</m:t>
            </m:r>
          </m:sub>
        </m:sSub>
      </m:oMath>
      <w:r>
        <w:t xml:space="preserve"> </w:t>
      </w:r>
      <w:r>
        <w:t xml:space="preserve">and</w:t>
      </w:r>
      <w:r>
        <w:t xml:space="preserve"> </w:t>
      </w:r>
      <m:oMath>
        <m:sSub>
          <m:e>
            <m:r>
              <m:t>Y</m:t>
            </m:r>
          </m:e>
          <m:sub>
            <m:r>
              <m:t>O</m:t>
            </m:r>
          </m:sub>
        </m:sSub>
      </m:oMath>
      <w:r>
        <w:t xml:space="preserve">, share common causes</w:t>
      </w:r>
      <w:r>
        <w:t xml:space="preserve"> </w:t>
      </w:r>
      <m:oMath>
        <m:sSub>
          <m:e>
            <m:r>
              <m:t>W</m:t>
            </m:r>
          </m:e>
          <m:sub>
            <m:r>
              <m:t>1</m:t>
            </m:r>
          </m:sub>
        </m:sSub>
      </m:oMath>
      <w:r>
        <w:t xml:space="preserve"> </w:t>
      </w:r>
      <w:r>
        <w:t xml:space="preserve">and</w:t>
      </w:r>
      <w:r>
        <w:t xml:space="preserve"> </w:t>
      </w:r>
      <m:oMath>
        <m:sSub>
          <m:e>
            <m:r>
              <m:t>W</m:t>
            </m:r>
          </m:e>
          <m:sub>
            <m:r>
              <m:t>2</m:t>
            </m:r>
          </m:sub>
        </m:sSub>
      </m:oMath>
      <w:r>
        <w:t xml:space="preserve"> </w:t>
      </w:r>
      <w:r>
        <w:t xml:space="preserve">(Figure 8.16).</w:t>
      </w:r>
    </w:p>
    <w:p>
      <w:pPr>
        <w:pStyle w:val="FirstParagraph"/>
      </w:pPr>
      <w:ins w:id="98" w:author="PR Preview" w:date="2024-01-01T00:00:00Z">
        <w:r>
          <w:t xml:space="preserve">The augmented causal diagram (</w:t>
        </w:r>
      </w:ins>
      <w:hyperlink w:anchor="def-augmented-causal-diagram">
        <w:r>
          <w:rPr>
            <w:rStyle w:val="Hyperlink"/>
          </w:rPr>
          <w:t xml:space="preserve">Definition 9</w:t>
        </w:r>
      </w:hyperlink>
      <w:ins w:id="98" w:author="PR Preview" w:date="2024-01-01T00:00:00Z">
        <w:r>
          <w:t xml:space="preserve">) represents both the independence of</w:t>
        </w:r>
      </w:ins>
      <w:ins w:id="98" w:author="PR Preview" w:date="2024-01-01T00:00:00Z">
        <w:r>
          <w:t xml:space="preserve"> </w:t>
        </w:r>
      </w:ins>
      <m:oMath>
        <m:r>
          <m:t>A</m:t>
        </m:r>
      </m:oMath>
      <w:ins w:id="98" w:author="PR Preview" w:date="2024-01-01T00:00:00Z">
        <w:r>
          <w:t xml:space="preserve"> </w:t>
        </w:r>
      </w:ins>
      <w:ins w:id="98" w:author="PR Preview" w:date="2024-01-01T00:00:00Z">
        <w:r>
          <w:t xml:space="preserve">and</w:t>
        </w:r>
      </w:ins>
      <w:ins w:id="98" w:author="PR Preview" w:date="2024-01-01T00:00:00Z">
        <w:r>
          <w:t xml:space="preserve"> </w:t>
        </w:r>
      </w:ins>
      <m:oMath>
        <m:r>
          <m:t>E</m:t>
        </m:r>
      </m:oMath>
      <w:ins w:id="98" w:author="PR Preview" w:date="2024-01-01T00:00:00Z">
        <w:r>
          <w:t xml:space="preserve"> </w:t>
        </w:r>
      </w:ins>
      <w:ins w:id="98" w:author="PR Preview" w:date="2024-01-01T00:00:00Z">
        <w:r>
          <w:t xml:space="preserve">given</w:t>
        </w:r>
      </w:ins>
      <w:ins w:id="98" w:author="PR Preview" w:date="2024-01-01T00:00:00Z">
        <w:r>
          <w:t xml:space="preserve"> </w:t>
        </w:r>
      </w:ins>
      <m:oMath>
        <m:r>
          <m:t>Y</m:t>
        </m:r>
        <m:r>
          <m:rPr>
            <m:sty m:val="p"/>
          </m:rPr>
          <m:t>=</m:t>
        </m:r>
        <m:r>
          <m:t>0</m:t>
        </m:r>
      </m:oMath>
      <w:ins w:id="98" w:author="PR Preview" w:date="2024-01-01T00:00:00Z">
        <w:r>
          <w:t xml:space="preserve"> </w:t>
        </w:r>
      </w:ins>
      <w:ins w:id="98" w:author="PR Preview" w:date="2024-01-01T00:00:00Z">
        <w:r>
          <w:t xml:space="preserve">and their generic dependence given</w:t>
        </w:r>
      </w:ins>
      <w:ins w:id="98" w:author="PR Preview" w:date="2024-01-01T00:00:00Z">
        <w:r>
          <w:t xml:space="preserve"> </w:t>
        </w:r>
      </w:ins>
      <m:oMath>
        <m:r>
          <m:t>Y</m:t>
        </m:r>
        <m:r>
          <m:rPr>
            <m:sty m:val="p"/>
          </m:rPr>
          <m:t>=</m:t>
        </m:r>
        <m:r>
          <m:t>1</m:t>
        </m:r>
      </m:oMath>
      <w:ins w:id="98" w:author="PR Preview" w:date="2024-01-01T00:00:00Z">
        <w:r>
          <w:t xml:space="preserve">.</w:t>
        </w:r>
      </w:ins>
    </w:p>
    <w:p>
      <w:r>
        <w:pict>
          <v:rect style="width:0;height:1.5pt" o:hralign="center" o:hrstd="t" o:hr="t"/>
        </w:pic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85" w:name="rem-collider-stratification-without-bias"/>
          <w:p>
            <w:pPr>
              <w:pStyle w:val="BodyText"/>
            </w:pPr>
            <w:r>
              <w:rPr>
                <w:i/>
                <w:iCs/>
              </w:rPr>
              <w:t xml:space="preserve">Remark 10</w:t>
            </w:r>
            <w:r>
              <w:t xml:space="preserve"> (Selection without bias). </w:t>
            </w:r>
            <w:r>
              <w:rPr>
                <w:b/>
                <w:bCs/>
              </w:rPr>
              <w:t xml:space="preserve">Summary of Section 8.6</w:t>
            </w:r>
            <w:r>
              <w:t xml:space="preserve">: conditioning on a collider generically (under faithfulness) induces an association between its causes,</w:t>
            </w:r>
            <w:r>
              <w:t xml:space="preserve"> </w:t>
            </w:r>
            <w:r>
              <w:t xml:space="preserve">but the association may be confined to some levels of the collider.</w:t>
            </w:r>
            <w:r>
              <w:t xml:space="preserve"> </w:t>
            </w:r>
            <w:r>
              <w:t xml:space="preserve">Restricting the analysis to a single level of a common effect does not necessarily produce selection bias: collider stratification is not always a source of selection bias.</w:t>
            </w:r>
          </w:p>
          <w:bookmarkEnd w:id="85"/>
        </w:tc>
      </w:tr>
    </w:tbl>
    <w:p>
      <w:pPr>
        <w:pStyle w:val="BodyText"/>
      </w:pPr>
      <w:ins w:id="100" w:author="PR Preview" w:date="2024-01-01T00:00:00Z">
        <w:r>
          <w:t xml:space="preserve"> </w:t>
        </w:r>
      </w:ins>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6" name="Picture"/>
                  <a:graphic>
                    <a:graphicData uri="http://schemas.openxmlformats.org/drawingml/2006/picture">
                      <pic:pic>
                        <pic:nvPicPr>
                          <pic:cNvPr descr="/opt/quarto/share/formats/docx/note.png" id="87"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Technical Point 8.2: Multiplicative Survival Model</w:t>
            </w:r>
          </w:p>
        </w:tc>
      </w:tr>
      <w:tr>
        <w:trPr>
          <w:cantSplit/>
        </w:trPr>
        <w:tc>
          <w:tcPr>
            <w:tcMar>
              <w:top w:w="108" w:type="dxa"/>
              <w:bottom w:w="108" w:type="dxa"/>
            </w:tcMar>
          </w:tcPr>
          <w:p>
            <w:pPr>
              <w:pStyle w:val="BodyText"/>
            </w:pPr>
            <w:pPr>
              <w:spacing w:before="16"/>
            </w:pPr>
            <w:r>
              <w:t xml:space="preserve">Under a multiplicative survival model (</w:t>
            </w:r>
            <w:hyperlink w:anchor="def-multiplicative-survival-model">
              <w:r>
                <w:rPr>
                  <w:rStyle w:val="Hyperlink"/>
                </w:rPr>
                <w:t xml:space="preserve">Definition 10</w:t>
              </w:r>
            </w:hyperlink>
            <w:r>
              <w:t xml:space="preserve">),</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t>g</m:t>
              </m:r>
              <m:r>
                <m:rPr>
                  <m:sty m:val="p"/>
                </m:rPr>
                <m:t>(</m:t>
              </m:r>
              <m:r>
                <m:t>e</m:t>
              </m:r>
              <m:r>
                <m:rPr>
                  <m:sty m:val="p"/>
                </m:rPr>
                <m:t>)</m:t>
              </m:r>
              <m:r>
                <m:t>h</m:t>
              </m:r>
              <m:r>
                <m:rPr>
                  <m:sty m:val="p"/>
                </m:rPr>
                <m:t>(</m:t>
              </m:r>
              <m:r>
                <m:t>a</m:t>
              </m:r>
              <m:r>
                <m:rPr>
                  <m:sty m:val="p"/>
                </m:rPr>
                <m:t>)</m:t>
              </m:r>
            </m:oMath>
            <w:r>
              <w:t xml:space="preserve">.</w:t>
            </w:r>
            <w:r>
              <w:t xml:space="preserve"> </w:t>
            </w:r>
            <w:r>
              <w:t xml:space="preserve">Equivalently, the survival ratio</w:t>
            </w:r>
            <w:r>
              <w:t xml:space="preserve"> </w:t>
            </w:r>
            <m:oMath>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rPr>
                  <m:sty m:val="p"/>
                </m:rPr>
                <m:t>/</m:t>
              </m:r>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0</m:t>
              </m:r>
              <m:r>
                <m:rPr>
                  <m:sty m:val="p"/>
                </m:rPr>
                <m:t>]</m:t>
              </m:r>
            </m:oMath>
            <w:r>
              <w:t xml:space="preserve"> </w:t>
            </w:r>
            <w:r>
              <w:t xml:space="preserve">equals</w:t>
            </w:r>
            <w:r>
              <w:t xml:space="preserve"> </w:t>
            </w:r>
            <m:oMath>
              <m:r>
                <m:t>g</m:t>
              </m:r>
              <m:r>
                <m:rPr>
                  <m:sty m:val="p"/>
                </m:rPr>
                <m:t>(</m:t>
              </m:r>
              <m:r>
                <m:t>e</m:t>
              </m:r>
              <m:r>
                <m:rPr>
                  <m:sty m:val="p"/>
                </m:rPr>
                <m:t>)</m:t>
              </m:r>
              <m:r>
                <m:t>h</m:t>
              </m:r>
              <m:r>
                <m:rPr>
                  <m:sty m:val="p"/>
                </m:rPr>
                <m:t>(</m:t>
              </m:r>
              <m:r>
                <m:t>a</m:t>
              </m:r>
              <m:r>
                <m:rPr>
                  <m:sty m:val="p"/>
                </m:rPr>
                <m:t>)</m:t>
              </m:r>
              <m:r>
                <m:rPr>
                  <m:sty m:val="p"/>
                </m:rPr>
                <m:t>/</m:t>
              </m:r>
              <m:r>
                <m:rPr>
                  <m:sty m:val="p"/>
                </m:rPr>
                <m:t>[</m:t>
              </m:r>
              <m:r>
                <m:t>g</m:t>
              </m:r>
              <m:r>
                <m:rPr>
                  <m:sty m:val="p"/>
                </m:rPr>
                <m:t>(</m:t>
              </m:r>
              <m:r>
                <m:t>e</m:t>
              </m:r>
              <m:r>
                <m:rPr>
                  <m:sty m:val="p"/>
                </m:rPr>
                <m:t>)</m:t>
              </m:r>
              <m:r>
                <m:t>h</m:t>
              </m:r>
              <m:r>
                <m:rPr>
                  <m:sty m:val="p"/>
                </m:rPr>
                <m:t>(</m:t>
              </m:r>
              <m:r>
                <m:t>0</m:t>
              </m:r>
              <m:r>
                <m:rPr>
                  <m:sty m:val="p"/>
                </m:rPr>
                <m:t>)</m:t>
              </m:r>
              <m:r>
                <m:rPr>
                  <m:sty m:val="p"/>
                </m:rPr>
                <m:t>]</m:t>
              </m:r>
              <m:r>
                <m:rPr>
                  <m:sty m:val="p"/>
                </m:rPr>
                <m:t>=</m:t>
              </m:r>
              <m:r>
                <m:t>h</m:t>
              </m:r>
              <m:r>
                <m:rPr>
                  <m:sty m:val="p"/>
                </m:rPr>
                <m:t>(</m:t>
              </m:r>
              <m:r>
                <m:t>a</m:t>
              </m:r>
              <m:r>
                <m:rPr>
                  <m:sty m:val="p"/>
                </m:rPr>
                <m:t>)</m:t>
              </m:r>
              <m:r>
                <m:rPr>
                  <m:sty m:val="p"/>
                </m:rPr>
                <m:t>/</m:t>
              </m:r>
              <m:r>
                <m:t>h</m:t>
              </m:r>
              <m:r>
                <m:rPr>
                  <m:sty m:val="p"/>
                </m:rPr>
                <m:t>(</m:t>
              </m:r>
              <m:r>
                <m:t>0</m:t>
              </m:r>
              <m:r>
                <m:rPr>
                  <m:sty m:val="p"/>
                </m:rPr>
                <m:t>)</m:t>
              </m:r>
            </m:oMath>
            <w:r>
              <w:t xml:space="preserve">, which does not depend on</w:t>
            </w:r>
            <w:r>
              <w:t xml:space="preserve"> </w:t>
            </w:r>
            <m:oMath>
              <m:r>
                <m:t>e</m:t>
              </m:r>
            </m:oMath>
            <w:r>
              <w:t xml:space="preserve">: there is no interaction between</w:t>
            </w:r>
            <w:r>
              <w:t xml:space="preserve"> </w:t>
            </w:r>
            <m:oMath>
              <m:r>
                <m:t>A</m:t>
              </m:r>
            </m:oMath>
            <w:r>
              <w:t xml:space="preserve"> </w:t>
            </w:r>
            <w:r>
              <w:t xml:space="preserve">and</w:t>
            </w:r>
            <w:r>
              <w:t xml:space="preserve"> </w:t>
            </w:r>
            <m:oMath>
              <m:r>
                <m:t>E</m:t>
              </m:r>
            </m:oMath>
            <w:r>
              <w:t xml:space="preserve"> </w:t>
            </w:r>
            <w:r>
              <w:t xml:space="preserve">for</w:t>
            </w:r>
            <w:r>
              <w:t xml:space="preserve"> </w:t>
            </w:r>
            <m:oMath>
              <m:r>
                <m:t>Y</m:t>
              </m:r>
              <m:r>
                <m:rPr>
                  <m:sty m:val="p"/>
                </m:rPr>
                <m:t>=</m:t>
              </m:r>
              <m:r>
                <m:t>0</m:t>
              </m:r>
            </m:oMath>
            <w:r>
              <w:t xml:space="preserve"> </w:t>
            </w:r>
            <w:r>
              <w:t xml:space="preserve">on the multiplicative scale.</w:t>
            </w:r>
          </w:p>
          <w:p>
            <w:pPr>
              <w:pStyle w:val="BodyText"/>
            </w:pPr>
            <w:r>
              <w:t xml:space="preserve">Proof that Figure 8.13 implies this model:</w:t>
            </w:r>
          </w:p>
          <w:p>
            <w:pPr>
              <w:pStyle w:val="BodyText"/>
            </w:pPr>
            <m:oMathPara>
              <m:oMathParaPr>
                <m:jc m:val="center"/>
              </m:oMathParaPr>
              <m:oMath>
                <m:eqArr>
                  <m:e>
                    <m:r>
                      <m:rPr>
                        <m:sty m:val="p"/>
                      </m:rPr>
                      <m:t>Pr</m:t>
                    </m:r>
                    <m:r>
                      <m:rPr>
                        <m:sty m:val="p"/>
                      </m:rPr>
                      <m:t>[</m:t>
                    </m:r>
                    <m:r>
                      <m:t>Y</m:t>
                    </m:r>
                    <m:r>
                      <m:rPr>
                        <m:sty m:val="p"/>
                      </m:rPr>
                      <m:t>=</m:t>
                    </m:r>
                    <m:r>
                      <m:t>0</m:t>
                    </m:r>
                    <m:r>
                      <m:rPr>
                        <m:sty m:val="p"/>
                      </m:rPr>
                      <m:t>∣</m:t>
                    </m:r>
                    <m:r>
                      <m:t>E</m:t>
                    </m:r>
                    <m:r>
                      <m:rPr>
                        <m:sty m:val="p"/>
                      </m:rPr>
                      <m:t>=</m:t>
                    </m:r>
                    <m:r>
                      <m:t>e</m:t>
                    </m:r>
                    <m:r>
                      <m:rPr>
                        <m:sty m:val="p"/>
                      </m:rPr>
                      <m:t>,</m:t>
                    </m:r>
                    <m:r>
                      <m:t>A</m:t>
                    </m:r>
                    <m:r>
                      <m:rPr>
                        <m:sty m:val="p"/>
                      </m:rPr>
                      <m:t>=</m:t>
                    </m:r>
                    <m:r>
                      <m:t>a</m:t>
                    </m:r>
                    <m:r>
                      <m:rPr>
                        <m:sty m:val="p"/>
                      </m:rPr>
                      <m:t>]</m:t>
                    </m:r>
                    <m:r>
                      <m:t>&amp;</m:t>
                    </m:r>
                    <m:r>
                      <m:rPr>
                        <m:sty m:val="p"/>
                      </m:rPr>
                      <m:t>=</m:t>
                    </m:r>
                    <m:r>
                      <m:rPr>
                        <m:sty m:val="p"/>
                      </m:rPr>
                      <m:t>Pr</m:t>
                    </m:r>
                    <m:r>
                      <m:rPr>
                        <m:sty m:val="p"/>
                      </m:rPr>
                      <m:t>[</m:t>
                    </m:r>
                    <m:sSub>
                      <m:e>
                        <m:r>
                          <m:t>Y</m:t>
                        </m:r>
                      </m:e>
                      <m:sub>
                        <m:r>
                          <m:t>O</m:t>
                        </m:r>
                      </m:sub>
                    </m:sSub>
                    <m:r>
                      <m:rPr>
                        <m:sty m:val="p"/>
                      </m:rPr>
                      <m:t>=</m:t>
                    </m:r>
                    <m:r>
                      <m:t>0</m:t>
                    </m:r>
                    <m:r>
                      <m:rPr>
                        <m:sty m:val="p"/>
                      </m:rPr>
                      <m:t>,</m:t>
                    </m:r>
                    <m:sSub>
                      <m:e>
                        <m:r>
                          <m:t>Y</m:t>
                        </m:r>
                      </m:e>
                      <m:sub>
                        <m:r>
                          <m:t>A</m:t>
                        </m:r>
                      </m:sub>
                    </m:sSub>
                    <m:r>
                      <m:rPr>
                        <m:sty m:val="p"/>
                      </m:rPr>
                      <m:t>=</m:t>
                    </m:r>
                    <m:r>
                      <m:t>0</m:t>
                    </m:r>
                    <m:r>
                      <m:rPr>
                        <m:sty m:val="p"/>
                      </m:rPr>
                      <m:t>,</m:t>
                    </m:r>
                    <m:sSub>
                      <m:e>
                        <m:r>
                          <m:t>Y</m:t>
                        </m:r>
                      </m:e>
                      <m:sub>
                        <m:r>
                          <m:t>E</m:t>
                        </m:r>
                      </m:sub>
                    </m:sSub>
                    <m:r>
                      <m:rPr>
                        <m:sty m:val="p"/>
                      </m:rPr>
                      <m:t>=</m:t>
                    </m:r>
                    <m:r>
                      <m:t>0</m:t>
                    </m:r>
                    <m:r>
                      <m:rPr>
                        <m:sty m:val="p"/>
                      </m:rPr>
                      <m:t>∣</m:t>
                    </m:r>
                    <m:r>
                      <m:t>E</m:t>
                    </m:r>
                    <m:r>
                      <m:rPr>
                        <m:sty m:val="p"/>
                      </m:rPr>
                      <m:t>=</m:t>
                    </m:r>
                    <m:r>
                      <m:t>e</m:t>
                    </m:r>
                    <m:r>
                      <m:rPr>
                        <m:sty m:val="p"/>
                      </m:rPr>
                      <m:t>,</m:t>
                    </m:r>
                    <m:r>
                      <m:t>A</m:t>
                    </m:r>
                    <m:r>
                      <m:rPr>
                        <m:sty m:val="p"/>
                      </m:rPr>
                      <m:t>=</m:t>
                    </m:r>
                    <m:r>
                      <m:t>a</m:t>
                    </m:r>
                    <m:r>
                      <m:rPr>
                        <m:sty m:val="p"/>
                      </m:rPr>
                      <m:t>]</m:t>
                    </m:r>
                    <m:r>
                      <m:t>&amp;</m:t>
                    </m:r>
                    <m:r>
                      <m:t>&amp;</m:t>
                    </m:r>
                    <m:r>
                      <m:rPr>
                        <m:nor/>
                        <m:sty m:val="p"/>
                      </m:rPr>
                      <m:t>(determinism)</m:t>
                    </m:r>
                  </m:e>
                  <m:e>
                    <m:r>
                      <m:t>&amp;</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r>
                      <m:t>&amp;</m:t>
                    </m:r>
                    <m:r>
                      <m:t>&amp;</m:t>
                    </m:r>
                    <m:r>
                      <m:rPr>
                        <m:nor/>
                        <m:sty m:val="p"/>
                      </m:rPr>
                      <m:t>(DAG factorization)</m:t>
                    </m:r>
                  </m:e>
                </m:eqArr>
              </m:oMath>
            </m:oMathPara>
          </w:p>
          <w:p>
            <w:pPr>
              <w:pStyle w:val="FirstParagraph"/>
            </w:pPr>
            <w:r>
              <w:t xml:space="preserve">Set</w:t>
            </w:r>
            <w:r>
              <w:t xml:space="preserve"> </w:t>
            </w:r>
            <m:oMath>
              <m:r>
                <m:t>g</m:t>
              </m:r>
              <m:r>
                <m:rPr>
                  <m:sty m:val="p"/>
                </m:rPr>
                <m:t>(</m:t>
              </m:r>
              <m:r>
                <m:t>e</m:t>
              </m:r>
              <m:r>
                <m:rPr>
                  <m:sty m:val="p"/>
                </m:rPr>
                <m:t>)</m:t>
              </m:r>
              <m:r>
                <m:rPr>
                  <m:sty m:val="p"/>
                </m:rPr>
                <m:t>=</m:t>
              </m:r>
              <m:r>
                <m:rPr>
                  <m:sty m:val="p"/>
                </m:rPr>
                <m:t>Pr</m:t>
              </m:r>
              <m:r>
                <m:rPr>
                  <m:sty m:val="p"/>
                </m:rPr>
                <m:t>[</m:t>
              </m:r>
              <m:sSub>
                <m:e>
                  <m:r>
                    <m:t>Y</m:t>
                  </m:r>
                </m:e>
                <m:sub>
                  <m:r>
                    <m:t>E</m:t>
                  </m:r>
                </m:sub>
              </m:sSub>
              <m:r>
                <m:rPr>
                  <m:sty m:val="p"/>
                </m:rPr>
                <m:t>=</m:t>
              </m:r>
              <m:r>
                <m:t>0</m:t>
              </m:r>
              <m:r>
                <m:rPr>
                  <m:sty m:val="p"/>
                </m:rPr>
                <m:t>∣</m:t>
              </m:r>
              <m:r>
                <m:t>E</m:t>
              </m:r>
              <m:r>
                <m:rPr>
                  <m:sty m:val="p"/>
                </m:rPr>
                <m:t>=</m:t>
              </m:r>
              <m:r>
                <m:t>e</m:t>
              </m:r>
              <m:r>
                <m:rPr>
                  <m:sty m:val="p"/>
                </m:rPr>
                <m:t>]</m:t>
              </m:r>
            </m:oMath>
            <w:r>
              <w:t xml:space="preserve"> </w:t>
            </w:r>
            <w:r>
              <w:t xml:space="preserve">and</w:t>
            </w:r>
            <w:r>
              <w:t xml:space="preserve"> </w:t>
            </w:r>
            <m:oMath>
              <m:r>
                <m:t>h</m:t>
              </m:r>
              <m:r>
                <m:rPr>
                  <m:sty m:val="p"/>
                </m:rPr>
                <m:t>(</m:t>
              </m:r>
              <m:r>
                <m:t>a</m:t>
              </m:r>
              <m:r>
                <m:rPr>
                  <m:sty m:val="p"/>
                </m:rPr>
                <m:t>)</m:t>
              </m:r>
              <m:r>
                <m:rPr>
                  <m:sty m:val="p"/>
                </m:rPr>
                <m:t>=</m:t>
              </m:r>
              <m:r>
                <m:rPr>
                  <m:sty m:val="p"/>
                </m:rPr>
                <m:t>Pr</m:t>
              </m:r>
              <m:r>
                <m:rPr>
                  <m:sty m:val="p"/>
                </m:rPr>
                <m:t>[</m:t>
              </m:r>
              <m:sSub>
                <m:e>
                  <m:r>
                    <m:t>Y</m:t>
                  </m:r>
                </m:e>
                <m:sub>
                  <m:r>
                    <m:t>O</m:t>
                  </m:r>
                </m:sub>
              </m:sSub>
              <m:r>
                <m:rPr>
                  <m:sty m:val="p"/>
                </m:rPr>
                <m:t>=</m:t>
              </m:r>
              <m:r>
                <m:t>0</m:t>
              </m:r>
              <m:r>
                <m:rPr>
                  <m:sty m:val="p"/>
                </m:rPr>
                <m:t>]</m:t>
              </m:r>
              <m:r>
                <m:rPr>
                  <m:sty m:val="p"/>
                </m:rPr>
                <m:t>Pr</m:t>
              </m:r>
              <m:r>
                <m:rPr>
                  <m:sty m:val="p"/>
                </m:rPr>
                <m:t>[</m:t>
              </m:r>
              <m:sSub>
                <m:e>
                  <m:r>
                    <m:t>Y</m:t>
                  </m:r>
                </m:e>
                <m:sub>
                  <m:r>
                    <m:t>A</m:t>
                  </m:r>
                </m:sub>
              </m:sSub>
              <m:r>
                <m:rPr>
                  <m:sty m:val="p"/>
                </m:rPr>
                <m:t>=</m:t>
              </m:r>
              <m:r>
                <m:t>0</m:t>
              </m:r>
              <m:r>
                <m:rPr>
                  <m:sty m:val="p"/>
                </m:rPr>
                <m:t>∣</m:t>
              </m:r>
              <m:r>
                <m:t>A</m:t>
              </m:r>
              <m:r>
                <m:rPr>
                  <m:sty m:val="p"/>
                </m:rPr>
                <m:t>=</m:t>
              </m:r>
              <m:r>
                <m:t>a</m:t>
              </m:r>
              <m:r>
                <m:rPr>
                  <m:sty m:val="p"/>
                </m:rPr>
                <m:t>]</m:t>
              </m:r>
            </m:oMath>
            <w:r>
              <w:t xml:space="preserve">.</w:t>
            </w:r>
          </w:p>
          <w:p>
            <w:pPr>
              <w:pStyle w:val="BodyText"/>
            </w:pPr>
            <w:r>
              <w:t xml:space="preserve">If survival follows</w:t>
            </w:r>
            <w:r>
              <w:t xml:space="preserve"> </w:t>
            </w:r>
            <m:oMath>
              <m:r>
                <m:t>g</m:t>
              </m:r>
              <m:r>
                <m:rPr>
                  <m:sty m:val="p"/>
                </m:rPr>
                <m:t>(</m:t>
              </m:r>
              <m:r>
                <m:t>e</m:t>
              </m:r>
              <m:r>
                <m:rPr>
                  <m:sty m:val="p"/>
                </m:rPr>
                <m:t>)</m:t>
              </m:r>
              <m:r>
                <m:t>h</m:t>
              </m:r>
              <m:r>
                <m:rPr>
                  <m:sty m:val="p"/>
                </m:rPr>
                <m:t>(</m:t>
              </m:r>
              <m:r>
                <m:t>a</m:t>
              </m:r>
              <m:r>
                <m:rPr>
                  <m:sty m:val="p"/>
                </m:rPr>
                <m:t>)</m:t>
              </m:r>
            </m:oMath>
            <w:r>
              <w:t xml:space="preserve">, then mortality</w:t>
            </w:r>
            <w:r>
              <w:t xml:space="preserve"> </w:t>
            </w:r>
            <m:oMath>
              <m:r>
                <m:rPr>
                  <m:sty m:val="p"/>
                </m:rPr>
                <m:t>Pr</m:t>
              </m:r>
              <m:r>
                <m:rPr>
                  <m:sty m:val="p"/>
                </m:rPr>
                <m:t>[</m:t>
              </m:r>
              <m:r>
                <m:t>Y</m:t>
              </m:r>
              <m:r>
                <m:rPr>
                  <m:sty m:val="p"/>
                </m:rPr>
                <m:t>=</m:t>
              </m:r>
              <m:r>
                <m:t>1</m:t>
              </m:r>
              <m:r>
                <m:rPr>
                  <m:sty m:val="p"/>
                </m:rPr>
                <m:t>∣</m:t>
              </m:r>
              <m:r>
                <m:t>E</m:t>
              </m:r>
              <m:r>
                <m:rPr>
                  <m:sty m:val="p"/>
                </m:rPr>
                <m:t>=</m:t>
              </m:r>
              <m:r>
                <m:t>e</m:t>
              </m:r>
              <m:r>
                <m:rPr>
                  <m:sty m:val="p"/>
                </m:rPr>
                <m:t>,</m:t>
              </m:r>
              <m:r>
                <m:t>A</m:t>
              </m:r>
              <m:r>
                <m:rPr>
                  <m:sty m:val="p"/>
                </m:rPr>
                <m:t>=</m:t>
              </m:r>
              <m:r>
                <m:t>a</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oMath>
            <w:r>
              <w:t xml:space="preserve"> </w:t>
            </w:r>
            <w:r>
              <w:t xml:space="preserve">does not, in general, factor in the same way, i.e., it does not, in general, follow a multiplicative mortality model (it does only when</w:t>
            </w:r>
            <w:r>
              <w:t xml:space="preserve"> </w:t>
            </w:r>
            <m:oMath>
              <m:r>
                <m:t>g</m:t>
              </m:r>
            </m:oMath>
            <w:r>
              <w:t xml:space="preserve"> </w:t>
            </w:r>
            <w:r>
              <w:t xml:space="preserve">or</w:t>
            </w:r>
            <w:r>
              <w:t xml:space="preserve"> </w:t>
            </w:r>
            <m:oMath>
              <m:r>
                <m:t>h</m:t>
              </m:r>
            </m:oMath>
            <w:r>
              <w:t xml:space="preserve"> </w:t>
            </w:r>
            <w:r>
              <w:t xml:space="preserve">is constant).</w:t>
            </w:r>
            <w:r>
              <w:t xml:space="preserve"> </w:t>
            </w:r>
            <w:r>
              <w:t xml:space="preserve">Bayes’ rule shows what this means for</w:t>
            </w:r>
            <w:r>
              <w:t xml:space="preserve"> </w:t>
            </w:r>
            <m:oMath>
              <m:r>
                <m:t>A</m:t>
              </m:r>
            </m:oMath>
            <w:r>
              <w:t xml:space="preserve"> </w:t>
            </w:r>
            <w:r>
              <w:t xml:space="preserve">and</w:t>
            </w:r>
            <w:r>
              <w:t xml:space="preserve"> </w:t>
            </w:r>
            <m:oMath>
              <m:r>
                <m:t>E</m:t>
              </m:r>
            </m:oMath>
            <w:r>
              <w:t xml:space="preserve">.</w:t>
            </w:r>
            <w:r>
              <w:t xml:space="preserve"> </w:t>
            </w:r>
            <w:r>
              <w:t xml:space="preserve">Because</w:t>
            </w:r>
            <w:r>
              <w:t xml:space="preserve"> </w:t>
            </w:r>
            <m:oMath>
              <m:r>
                <m:t>A</m:t>
              </m:r>
              <m:r>
                <m:rPr>
                  <m:sty m:val="p"/>
                </m:rPr>
                <m:t>⟂</m:t>
              </m:r>
              <m:r>
                <m:t>​</m:t>
              </m:r>
              <m:r>
                <m:t>​</m:t>
              </m:r>
              <m:r>
                <m:t>​</m:t>
              </m:r>
              <m:r>
                <m:rPr>
                  <m:sty m:val="p"/>
                </m:rPr>
                <m:t>⟂</m:t>
              </m:r>
              <m:r>
                <m:t>E</m:t>
              </m:r>
            </m:oMath>
            <w:r>
              <w:t xml:space="preserve"> </w:t>
            </w:r>
            <w:r>
              <w:t xml:space="preserve">in Figure 8.13, for each</w:t>
            </w:r>
            <w:r>
              <w:t xml:space="preserve"> </w:t>
            </w:r>
            <m:oMath>
              <m:r>
                <m:t>y</m:t>
              </m:r>
            </m:oMath>
          </w:p>
          <w:p>
            <w:pPr>
              <w:pStyle w:val="BodyText"/>
            </w:pPr>
            <m:oMathPara>
              <m:oMathParaPr>
                <m:jc m:val="center"/>
              </m:oMathParaPr>
              <m:oMath>
                <m:r>
                  <m:rPr>
                    <m:sty m:val="p"/>
                  </m:rPr>
                  <m:t>Pr</m:t>
                </m:r>
                <m:r>
                  <m:rPr>
                    <m:sty m:val="p"/>
                  </m:rPr>
                  <m:t>[</m:t>
                </m:r>
                <m:r>
                  <m:t>A</m:t>
                </m:r>
                <m:r>
                  <m:rPr>
                    <m:sty m:val="p"/>
                  </m:rPr>
                  <m:t>=</m:t>
                </m:r>
                <m:r>
                  <m:t>a</m:t>
                </m:r>
                <m:r>
                  <m:rPr>
                    <m:sty m:val="p"/>
                  </m:rPr>
                  <m:t>,</m:t>
                </m:r>
                <m:r>
                  <m:t>E</m:t>
                </m:r>
                <m:r>
                  <m:rPr>
                    <m:sty m:val="p"/>
                  </m:rPr>
                  <m:t>=</m:t>
                </m:r>
                <m:r>
                  <m:t>e</m:t>
                </m:r>
                <m:r>
                  <m:rPr>
                    <m:sty m:val="p"/>
                  </m:rPr>
                  <m:t>∣</m:t>
                </m:r>
                <m:r>
                  <m:t>Y</m:t>
                </m:r>
                <m:r>
                  <m:rPr>
                    <m:sty m:val="p"/>
                  </m:rPr>
                  <m:t>=</m:t>
                </m:r>
                <m:r>
                  <m:t>y</m:t>
                </m:r>
                <m:r>
                  <m:rPr>
                    <m:sty m:val="p"/>
                  </m:rPr>
                  <m:t>]</m:t>
                </m:r>
                <m:r>
                  <m:rPr>
                    <m:sty m:val="p"/>
                  </m:rPr>
                  <m:t>∝</m:t>
                </m:r>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Pr</m:t>
                </m:r>
                <m:r>
                  <m:rPr>
                    <m:sty m:val="p"/>
                  </m:rPr>
                  <m:t>[</m:t>
                </m:r>
                <m:r>
                  <m:t>Y</m:t>
                </m:r>
                <m:r>
                  <m:rPr>
                    <m:sty m:val="p"/>
                  </m:rPr>
                  <m:t>=</m:t>
                </m:r>
                <m:r>
                  <m:t>y</m:t>
                </m:r>
                <m:r>
                  <m:rPr>
                    <m:sty m:val="p"/>
                  </m:rPr>
                  <m:t>∣</m:t>
                </m:r>
                <m:r>
                  <m:t>E</m:t>
                </m:r>
                <m:r>
                  <m:rPr>
                    <m:sty m:val="p"/>
                  </m:rPr>
                  <m:t>=</m:t>
                </m:r>
                <m:r>
                  <m:t>e</m:t>
                </m:r>
                <m:r>
                  <m:rPr>
                    <m:sty m:val="p"/>
                  </m:rPr>
                  <m:t>,</m:t>
                </m:r>
                <m:r>
                  <m:t>A</m:t>
                </m:r>
                <m:r>
                  <m:rPr>
                    <m:sty m:val="p"/>
                  </m:rPr>
                  <m:t>=</m:t>
                </m:r>
                <m:r>
                  <m:t>a</m:t>
                </m:r>
                <m:r>
                  <m:rPr>
                    <m:sty m:val="p"/>
                  </m:rPr>
                  <m:t>]</m:t>
                </m:r>
                <m:r>
                  <m:rPr>
                    <m:sty m:val="p"/>
                  </m:rPr>
                  <m:t>.</m:t>
                </m:r>
              </m:oMath>
            </m:oMathPara>
          </w:p>
          <w:p>
            <w:pPr>
              <w:pStyle w:val="FirstParagraph"/>
            </w:pPr>
            <w:pPr>
              <w:spacing w:after="16"/>
            </w:pPr>
            <w:r>
              <w:t xml:space="preserve">For</w:t>
            </w:r>
            <w:r>
              <w:t xml:space="preserve"> </w:t>
            </w:r>
            <m:oMath>
              <m:r>
                <m:t>y</m:t>
              </m:r>
              <m:r>
                <m:rPr>
                  <m:sty m:val="p"/>
                </m:rPr>
                <m:t>=</m:t>
              </m:r>
              <m:r>
                <m:t>0</m:t>
              </m:r>
            </m:oMath>
            <w:r>
              <w:t xml:space="preserve"> </w:t>
            </w:r>
            <w:r>
              <w:t xml:space="preserve">the right side is</w:t>
            </w:r>
            <w:r>
              <w:t xml:space="preserve"> </w:t>
            </w:r>
            <m:oMath>
              <m:r>
                <m:rPr>
                  <m:sty m:val="p"/>
                </m:rPr>
                <m:t>{</m:t>
              </m:r>
              <m:r>
                <m:rPr>
                  <m:sty m:val="p"/>
                </m:rPr>
                <m:t>Pr</m:t>
              </m:r>
              <m:r>
                <m:rPr>
                  <m:sty m:val="p"/>
                </m:rPr>
                <m:t>[</m:t>
              </m:r>
              <m:r>
                <m:t>A</m:t>
              </m:r>
              <m:r>
                <m:rPr>
                  <m:sty m:val="p"/>
                </m:rPr>
                <m:t>=</m:t>
              </m:r>
              <m:r>
                <m:t>a</m:t>
              </m:r>
              <m:r>
                <m:rPr>
                  <m:sty m:val="p"/>
                </m:rPr>
                <m:t>]</m:t>
              </m:r>
              <m:r>
                <m:t>h</m:t>
              </m:r>
              <m:r>
                <m:rPr>
                  <m:sty m:val="p"/>
                </m:rPr>
                <m:t>(</m:t>
              </m:r>
              <m:r>
                <m:t>a</m:t>
              </m:r>
              <m:r>
                <m:rPr>
                  <m:sty m:val="p"/>
                </m:rPr>
                <m:t>)</m:t>
              </m:r>
              <m:r>
                <m:rPr>
                  <m:sty m:val="p"/>
                </m:rPr>
                <m:t>}</m:t>
              </m:r>
              <m:r>
                <m:rPr>
                  <m:sty m:val="p"/>
                </m:rPr>
                <m:t>{</m:t>
              </m:r>
              <m:r>
                <m:rPr>
                  <m:sty m:val="p"/>
                </m:rPr>
                <m:t>Pr</m:t>
              </m:r>
              <m:r>
                <m:rPr>
                  <m:sty m:val="p"/>
                </m:rPr>
                <m:t>[</m:t>
              </m:r>
              <m:r>
                <m:t>E</m:t>
              </m:r>
              <m:r>
                <m:rPr>
                  <m:sty m:val="p"/>
                </m:rPr>
                <m:t>=</m:t>
              </m:r>
              <m:r>
                <m:t>e</m:t>
              </m:r>
              <m:r>
                <m:rPr>
                  <m:sty m:val="p"/>
                </m:rPr>
                <m:t>]</m:t>
              </m:r>
              <m:r>
                <m:t>g</m:t>
              </m:r>
              <m:r>
                <m:rPr>
                  <m:sty m:val="p"/>
                </m:rPr>
                <m:t>(</m:t>
              </m:r>
              <m:r>
                <m:t>e</m:t>
              </m:r>
              <m:r>
                <m:rPr>
                  <m:sty m:val="p"/>
                </m:rPr>
                <m:t>)</m:t>
              </m:r>
              <m:r>
                <m:rPr>
                  <m:sty m:val="p"/>
                </m:rPr>
                <m:t>}</m:t>
              </m:r>
            </m:oMath>
            <w:r>
              <w:t xml:space="preserve">, a function of</w:t>
            </w:r>
            <w:r>
              <w:t xml:space="preserve"> </w:t>
            </w:r>
            <m:oMath>
              <m:r>
                <m:t>a</m:t>
              </m:r>
            </m:oMath>
            <w:r>
              <w:t xml:space="preserve"> </w:t>
            </w:r>
            <w:r>
              <w:t xml:space="preserve">times a function of</w:t>
            </w:r>
            <w:r>
              <w:t xml:space="preserve"> </w:t>
            </w:r>
            <m:oMath>
              <m:r>
                <m:t>e</m:t>
              </m:r>
            </m:oMath>
            <w:r>
              <w:t xml:space="preserve">,</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conditionally independent given</w:t>
            </w:r>
            <w:r>
              <w:t xml:space="preserve"> </w:t>
            </w:r>
            <m:oMath>
              <m:r>
                <m:t>Y</m:t>
              </m:r>
              <m:r>
                <m:rPr>
                  <m:sty m:val="p"/>
                </m:rPr>
                <m:t>=</m:t>
              </m:r>
              <m:r>
                <m:t>0</m:t>
              </m:r>
            </m:oMath>
            <w:r>
              <w:t xml:space="preserve">.</w:t>
            </w:r>
            <w:r>
              <w:t xml:space="preserve"> </w:t>
            </w:r>
            <w:r>
              <w:t xml:space="preserve">For</w:t>
            </w:r>
            <w:r>
              <w:t xml:space="preserve"> </w:t>
            </w:r>
            <m:oMath>
              <m:r>
                <m:t>y</m:t>
              </m:r>
              <m:r>
                <m:rPr>
                  <m:sty m:val="p"/>
                </m:rPr>
                <m:t>=</m:t>
              </m:r>
              <m:r>
                <m:t>1</m:t>
              </m:r>
            </m:oMath>
            <w:r>
              <w:t xml:space="preserve"> </w:t>
            </w:r>
            <w:r>
              <w:t xml:space="preserve">the right side is</w:t>
            </w:r>
            <w:r>
              <w:t xml:space="preserve"> </w:t>
            </w:r>
            <m:oMath>
              <m:r>
                <m:rPr>
                  <m:sty m:val="p"/>
                </m:rPr>
                <m:t>Pr</m:t>
              </m:r>
              <m:r>
                <m:rPr>
                  <m:sty m:val="p"/>
                </m:rPr>
                <m:t>[</m:t>
              </m:r>
              <m:r>
                <m:t>A</m:t>
              </m:r>
              <m:r>
                <m:rPr>
                  <m:sty m:val="p"/>
                </m:rPr>
                <m:t>=</m:t>
              </m:r>
              <m:r>
                <m:t>a</m:t>
              </m:r>
              <m:r>
                <m:rPr>
                  <m:sty m:val="p"/>
                </m:rPr>
                <m:t>]</m:t>
              </m:r>
              <m:r>
                <m:rPr>
                  <m:sty m:val="p"/>
                </m:rPr>
                <m:t>Pr</m:t>
              </m:r>
              <m:r>
                <m:rPr>
                  <m:sty m:val="p"/>
                </m:rPr>
                <m:t>[</m:t>
              </m:r>
              <m:r>
                <m:t>E</m:t>
              </m:r>
              <m:r>
                <m:rPr>
                  <m:sty m:val="p"/>
                </m:rPr>
                <m:t>=</m:t>
              </m:r>
              <m:r>
                <m:t>e</m:t>
              </m:r>
              <m:r>
                <m:rPr>
                  <m:sty m:val="p"/>
                </m:rPr>
                <m:t>]</m:t>
              </m:r>
              <m:r>
                <m:rPr>
                  <m:sty m:val="p"/>
                </m:rPr>
                <m:t>{</m:t>
              </m:r>
              <m:r>
                <m:t>1</m:t>
              </m:r>
              <m:r>
                <m:rPr>
                  <m:sty m:val="p"/>
                </m:rPr>
                <m:t>−</m:t>
              </m:r>
              <m:r>
                <m:t>g</m:t>
              </m:r>
              <m:r>
                <m:rPr>
                  <m:sty m:val="p"/>
                </m:rPr>
                <m:t>(</m:t>
              </m:r>
              <m:r>
                <m:t>e</m:t>
              </m:r>
              <m:r>
                <m:rPr>
                  <m:sty m:val="p"/>
                </m:rPr>
                <m:t>)</m:t>
              </m:r>
              <m:r>
                <m:t>h</m:t>
              </m:r>
              <m:r>
                <m:rPr>
                  <m:sty m:val="p"/>
                </m:rPr>
                <m:t>(</m:t>
              </m:r>
              <m:r>
                <m:t>a</m:t>
              </m:r>
              <m:r>
                <m:rPr>
                  <m:sty m:val="p"/>
                </m:rPr>
                <m:t>)</m:t>
              </m:r>
              <m:r>
                <m:rPr>
                  <m:sty m:val="p"/>
                </m:rPr>
                <m:t>}</m:t>
              </m:r>
            </m:oMath>
            <w:r>
              <w:t xml:space="preserve">, which in general does not factor in this way,</w:t>
            </w:r>
            <w:r>
              <w:t xml:space="preserve"> </w:t>
            </w:r>
            <w:r>
              <w:t xml:space="preserve">so</w:t>
            </w:r>
            <w:r>
              <w:t xml:space="preserve"> </w:t>
            </w:r>
            <m:oMath>
              <m:r>
                <m:t>A</m:t>
              </m:r>
            </m:oMath>
            <w:r>
              <w:t xml:space="preserve"> </w:t>
            </w:r>
            <w:r>
              <w:t xml:space="preserve">and</w:t>
            </w:r>
            <w:r>
              <w:t xml:space="preserve"> </w:t>
            </w:r>
            <m:oMath>
              <m:r>
                <m:t>E</m:t>
              </m:r>
            </m:oMath>
            <w:r>
              <w:t xml:space="preserve"> </w:t>
            </w:r>
            <w:r>
              <w:t xml:space="preserve">are, generically, conditionally dependent given</w:t>
            </w:r>
            <w:r>
              <w:t xml:space="preserve"> </w:t>
            </w:r>
            <m:oMath>
              <m:r>
                <m:t>Y</m:t>
              </m:r>
              <m:r>
                <m:rPr>
                  <m:sty m:val="p"/>
                </m:rPr>
                <m:t>=</m:t>
              </m:r>
              <m:r>
                <m:t>1</m:t>
              </m:r>
            </m:oMath>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88" name="Picture"/>
                  <a:graphic>
                    <a:graphicData uri="http://schemas.openxmlformats.org/drawingml/2006/picture">
                      <pic:pic>
                        <pic:nvPicPr>
                          <pic:cNvPr descr="/opt/quarto/share/formats/docx/note.png" id="89" name="Picture"/>
                          <pic:cNvPicPr>
                            <a:picLocks noChangeArrowheads="1" noChangeAspect="1"/>
                          </pic:cNvPicPr>
                        </pic:nvPicPr>
                        <pic:blipFill>
                          <a:blip r:embed="rId3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Fine Point 8.2: The Strength and Direction of Selection Bias</w:t>
            </w:r>
          </w:p>
        </w:tc>
      </w:tr>
      <w:tr>
        <w:trPr>
          <w:cantSplit/>
        </w:trPr>
        <w:tc>
          <w:tcPr>
            <w:tcMar>
              <w:top w:w="108" w:type="dxa"/>
              <w:bottom w:w="108" w:type="dxa"/>
            </w:tcMar>
          </w:tcPr>
          <w:p>
            <w:pPr>
              <w:pStyle w:val="BodyText"/>
            </w:pPr>
            <w:pPr>
              <w:spacing w:before="16"/>
            </w:pPr>
            <w:r>
              <w:t xml:space="preserve">So far selection bias has been treated as present or absent.</w:t>
            </w:r>
            <w:r>
              <w:t xml:space="preserve"> </w:t>
            </w:r>
            <w:r>
              <w:t xml:space="preserve">In practice its direction and magnitude matter.</w:t>
            </w:r>
          </w:p>
          <w:p>
            <w:pPr>
              <w:pStyle w:val="BodyText"/>
            </w:pPr>
            <w:r>
              <w:rPr>
                <w:b/>
                <w:bCs/>
              </w:rPr>
              <w:t xml:space="preserve">Direction.</w:t>
            </w:r>
            <w:r>
              <w:t xml:space="preserve"> </w:t>
            </w:r>
            <w:r>
              <w:t xml:space="preserve">The sign of the association between two marginally independent causes</w:t>
            </w:r>
            <w:r>
              <w:t xml:space="preserve"> </w:t>
            </w:r>
            <m:oMath>
              <m:r>
                <m:t>A</m:t>
              </m:r>
            </m:oMath>
            <w:r>
              <w:t xml:space="preserve"> </w:t>
            </w:r>
            <w:r>
              <w:t xml:space="preserve">and</w:t>
            </w:r>
            <w:r>
              <w:t xml:space="preserve"> </w:t>
            </w:r>
            <m:oMath>
              <m:r>
                <m:t>E</m:t>
              </m:r>
            </m:oMath>
            <w:r>
              <w:t xml:space="preserve"> </w:t>
            </w:r>
            <w:r>
              <w:t xml:space="preserve">within strata of their common effect</w:t>
            </w:r>
            <w:r>
              <w:t xml:space="preserve"> </w:t>
            </w:r>
            <m:oMath>
              <m:r>
                <m:t>Y</m:t>
              </m:r>
            </m:oMath>
            <w:r>
              <w:t xml:space="preserve"> </w:t>
            </w:r>
            <w:r>
              <w:t xml:space="preserve">depends on how they interact to cause</w:t>
            </w:r>
            <w:r>
              <w:t xml:space="preserve"> </w:t>
            </w:r>
            <m:oMath>
              <m:r>
                <m:t>Y</m:t>
              </m:r>
            </m:oMath>
            <w:r>
              <w:t xml:space="preserve">.</w:t>
            </w:r>
            <w:r>
              <w:t xml:space="preserve"> </w:t>
            </w:r>
            <w:r>
              <w:t xml:space="preserve">Suppose an undiscovered background factor</w:t>
            </w:r>
            <w:r>
              <w:t xml:space="preserve"> </w:t>
            </w:r>
            <m:oMath>
              <m:r>
                <m:t>U</m:t>
              </m:r>
            </m:oMath>
            <w:r>
              <w:t xml:space="preserve">, unassociated with</w:t>
            </w:r>
            <w:r>
              <w:t xml:space="preserve"> </w:t>
            </w:r>
            <m:oMath>
              <m:r>
                <m:t>A</m:t>
              </m:r>
            </m:oMath>
            <w:r>
              <w:t xml:space="preserve"> </w:t>
            </w:r>
            <w:r>
              <w:t xml:space="preserve">and</w:t>
            </w:r>
            <w:r>
              <w:t xml:space="preserve"> </w:t>
            </w:r>
            <m:oMath>
              <m:r>
                <m:t>E</m:t>
              </m:r>
            </m:oMath>
            <w:r>
              <w:t xml:space="preserve">, must be present for either to cause death.</w:t>
            </w:r>
          </w:p>
          <w:p>
            <w:pPr>
              <w:pStyle w:val="Compact"/>
              <w:numPr>
                <w:ilvl w:val="0"/>
                <w:numId w:val="1021"/>
              </w:numPr>
            </w:pPr>
            <w:r>
              <w:rPr>
                <w:b/>
                <w:bCs/>
              </w:rPr>
              <w:t xml:space="preserve">“Or”</w:t>
            </w:r>
            <w:r>
              <w:rPr>
                <w:b/>
                <w:bCs/>
              </w:rPr>
              <w:t xml:space="preserve"> </w:t>
            </w:r>
            <w:r>
              <w:rPr>
                <w:b/>
                <w:bCs/>
              </w:rPr>
              <w:t xml:space="preserve">mechanism</w:t>
            </w:r>
            <w:r>
              <w:t xml:space="preserve">: in the presence of</w:t>
            </w:r>
            <w:r>
              <w:t xml:space="preserve"> </w:t>
            </w:r>
            <m:oMath>
              <m:r>
                <m:t>U</m:t>
              </m:r>
            </m:oMath>
            <w:r>
              <w:t xml:space="preserve">, either</w:t>
            </w:r>
            <w:r>
              <w:t xml:space="preserve"> </w:t>
            </w:r>
            <m:oMath>
              <m:r>
                <m:t>A</m:t>
              </m:r>
              <m:r>
                <m:rPr>
                  <m:sty m:val="p"/>
                </m:rPr>
                <m:t>=</m:t>
              </m:r>
              <m:r>
                <m:t>1</m:t>
              </m:r>
            </m:oMath>
            <w:r>
              <w:t xml:space="preserve"> </w:t>
            </w:r>
            <w:r>
              <w:t xml:space="preserve">or</w:t>
            </w:r>
            <w:r>
              <w:t xml:space="preserve"> </w:t>
            </w:r>
            <m:oMath>
              <m:r>
                <m:t>E</m:t>
              </m:r>
              <m:r>
                <m:rPr>
                  <m:sty m:val="p"/>
                </m:rPr>
                <m:t>=</m:t>
              </m:r>
              <m:r>
                <m:t>1</m:t>
              </m:r>
            </m:oMath>
            <w:r>
              <w:t xml:space="preserve"> </w:t>
            </w:r>
            <w:r>
              <w:t xml:space="preserve">is sufficient and necessary for death.</w:t>
            </w:r>
            <w:r>
              <w:t xml:space="preserve"> </w:t>
            </w:r>
            <w:r>
              <w:t xml:space="preserve">Among the dead (</w:t>
            </w:r>
            <m:oMath>
              <m:r>
                <m:t>Y</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negatively associated: a decedent with</w:t>
            </w:r>
            <w:r>
              <w:t xml:space="preserve"> </w:t>
            </w:r>
            <m:oMath>
              <m:r>
                <m:t>A</m:t>
              </m:r>
              <m:r>
                <m:rPr>
                  <m:sty m:val="p"/>
                </m:rPr>
                <m:t>=</m:t>
              </m:r>
              <m:r>
                <m:t>0</m:t>
              </m:r>
            </m:oMath>
            <w:r>
              <w:t xml:space="preserve"> </w:t>
            </w:r>
            <w:r>
              <w:t xml:space="preserve">is more likely to have</w:t>
            </w:r>
            <w:r>
              <w:t xml:space="preserve"> </w:t>
            </w:r>
            <m:oMath>
              <m:r>
                <m:t>E</m:t>
              </m:r>
              <m:r>
                <m:rPr>
                  <m:sty m:val="p"/>
                </m:rPr>
                <m:t>=</m:t>
              </m:r>
              <m:r>
                <m:t>1</m:t>
              </m:r>
            </m:oMath>
            <w:r>
              <w:t xml:space="preserve">, since</w:t>
            </w:r>
            <w:r>
              <w:t xml:space="preserve"> </w:t>
            </w:r>
            <m:oMath>
              <m:r>
                <m:t>E</m:t>
              </m:r>
            </m:oMath>
            <w:r>
              <w:t xml:space="preserve"> </w:t>
            </w:r>
            <w:r>
              <w:t xml:space="preserve">is then the more likely cause.</w:t>
            </w:r>
            <w:r>
              <w:t xml:space="preserve"> </w:t>
            </w:r>
            <w:r>
              <w:t xml:space="preserve">The log of the conditional odds ratio</w:t>
            </w:r>
            <w:r>
              <w:t xml:space="preserve"> </w:t>
            </w:r>
            <m:oMath>
              <m:sSub>
                <m:e>
                  <m:r>
                    <m:rPr>
                      <m:nor/>
                      <m:sty m:val="p"/>
                    </m:rPr>
                    <m:t>OR</m:t>
                  </m:r>
                </m:e>
                <m:sub>
                  <m:r>
                    <m:t>A</m:t>
                  </m:r>
                  <m:r>
                    <m:t>E</m:t>
                  </m:r>
                  <m:r>
                    <m:rPr>
                      <m:sty m:val="p"/>
                    </m:rPr>
                    <m:t>∣</m:t>
                  </m:r>
                  <m:r>
                    <m:t>Y</m:t>
                  </m:r>
                  <m:r>
                    <m:rPr>
                      <m:sty m:val="p"/>
                    </m:rPr>
                    <m:t>=</m:t>
                  </m:r>
                  <m:r>
                    <m:t>1</m:t>
                  </m:r>
                </m:sub>
              </m:sSub>
            </m:oMath>
            <w:r>
              <w:t xml:space="preserve"> </w:t>
            </w:r>
            <w:r>
              <w:t xml:space="preserve">approaches</w:t>
            </w:r>
            <w:r>
              <w:t xml:space="preserve"> </w:t>
            </w:r>
            <m:oMath>
              <m:r>
                <m:rPr>
                  <m:sty m:val="p"/>
                </m:rPr>
                <m:t>−</m:t>
              </m:r>
              <m:r>
                <m:rPr>
                  <m:sty m:val="p"/>
                </m:rPr>
                <m:t>∞</m:t>
              </m:r>
            </m:oMath>
            <w:r>
              <w:t xml:space="preserve"> </w:t>
            </w:r>
            <w:r>
              <w:t xml:space="preserve">as the prevalence of</w:t>
            </w:r>
            <w:r>
              <w:t xml:space="preserve"> </w:t>
            </w:r>
            <m:oMath>
              <m:r>
                <m:t>U</m:t>
              </m:r>
            </m:oMath>
            <w:r>
              <w:t xml:space="preserve"> </w:t>
            </w:r>
            <w:r>
              <w:t xml:space="preserve">approaches 1.</w:t>
            </w:r>
          </w:p>
          <w:p>
            <w:pPr>
              <w:pStyle w:val="Compact"/>
              <w:numPr>
                <w:ilvl w:val="0"/>
                <w:numId w:val="1021"/>
              </w:numPr>
            </w:pPr>
            <w:r>
              <w:rPr>
                <w:b/>
                <w:bCs/>
              </w:rPr>
              <w:t xml:space="preserve">“And”</w:t>
            </w:r>
            <w:r>
              <w:rPr>
                <w:b/>
                <w:bCs/>
              </w:rPr>
              <w:t xml:space="preserve"> </w:t>
            </w:r>
            <w:r>
              <w:rPr>
                <w:b/>
                <w:bCs/>
              </w:rPr>
              <w:t xml:space="preserve">mechanism</w:t>
            </w:r>
            <w:r>
              <w:t xml:space="preserve">: in the presence of</w:t>
            </w:r>
            <w:r>
              <w:t xml:space="preserve"> </w:t>
            </w:r>
            <m:oMath>
              <m:r>
                <m:t>U</m:t>
              </m:r>
            </m:oMath>
            <w:r>
              <w:t xml:space="preserve">, having both</w:t>
            </w:r>
            <w:r>
              <w:t xml:space="preserve"> </w:t>
            </w:r>
            <m:oMath>
              <m:r>
                <m:t>A</m:t>
              </m:r>
              <m:r>
                <m:rPr>
                  <m:sty m:val="p"/>
                </m:rPr>
                <m:t>=</m:t>
              </m:r>
              <m:r>
                <m:t>1</m:t>
              </m:r>
            </m:oMath>
            <w:r>
              <w:t xml:space="preserve"> </w:t>
            </w:r>
            <w:r>
              <w:t xml:space="preserve">and</w:t>
            </w:r>
            <w:r>
              <w:t xml:space="preserve"> </w:t>
            </w:r>
            <m:oMath>
              <m:r>
                <m:t>E</m:t>
              </m:r>
              <m:r>
                <m:rPr>
                  <m:sty m:val="p"/>
                </m:rPr>
                <m:t>=</m:t>
              </m:r>
              <m:r>
                <m:t>1</m:t>
              </m:r>
            </m:oMath>
            <w:r>
              <w:t xml:space="preserve"> </w:t>
            </w:r>
            <w:r>
              <w:t xml:space="preserve">is sufficient and necessary for death.</w:t>
            </w:r>
            <w:r>
              <w:t xml:space="preserve"> </w:t>
            </w:r>
            <w:r>
              <w:t xml:space="preserve">Among the dead, those with</w:t>
            </w:r>
            <w:r>
              <w:t xml:space="preserve"> </w:t>
            </w:r>
            <m:oMath>
              <m:r>
                <m:t>A</m:t>
              </m:r>
              <m:r>
                <m:rPr>
                  <m:sty m:val="p"/>
                </m:rPr>
                <m:t>=</m:t>
              </m:r>
              <m:r>
                <m:t>1</m:t>
              </m:r>
            </m:oMath>
            <w:r>
              <w:t xml:space="preserve"> </w:t>
            </w:r>
            <w:r>
              <w:t xml:space="preserve">are more likely to have</w:t>
            </w:r>
            <w:r>
              <w:t xml:space="preserve"> </w:t>
            </w:r>
            <m:oMath>
              <m:r>
                <m:t>E</m:t>
              </m:r>
              <m:r>
                <m:rPr>
                  <m:sty m:val="p"/>
                </m:rPr>
                <m:t>=</m:t>
              </m:r>
              <m:r>
                <m:t>1</m:t>
              </m:r>
            </m:oMath>
            <w:r>
              <w:t xml:space="preserve">:</w:t>
            </w:r>
            <w:r>
              <w:t xml:space="preserve"> </w:t>
            </w:r>
            <m:oMath>
              <m:r>
                <m:t>A</m:t>
              </m:r>
            </m:oMath>
            <w:r>
              <w:t xml:space="preserve"> </w:t>
            </w:r>
            <w:r>
              <w:t xml:space="preserve">and</w:t>
            </w:r>
            <w:r>
              <w:t xml:space="preserve"> </w:t>
            </w:r>
            <m:oMath>
              <m:r>
                <m:t>E</m:t>
              </m:r>
            </m:oMath>
            <w:r>
              <w:t xml:space="preserve"> </w:t>
            </w:r>
            <w:r>
              <w:t xml:space="preserve">are positively associated.</w:t>
            </w:r>
          </w:p>
          <w:p>
            <w:pPr>
              <w:pStyle w:val="FirstParagraph"/>
            </w:pPr>
            <w:r>
              <w:t xml:space="preserve">A standard DAG such as Figure 8.12 cannot distinguish the two mechanisms;</w:t>
            </w:r>
            <w:r>
              <w:t xml:space="preserve"> </w:t>
            </w:r>
            <w:r>
              <w:t xml:space="preserve">causal DAGs with sufficient-causation structures (VanderWeele and Robins 2007c) can.</w:t>
            </w:r>
          </w:p>
          <w:p>
            <w:pPr>
              <w:pStyle w:val="BodyText"/>
            </w:pPr>
            <w:pPr>
              <w:spacing w:after="16"/>
            </w:pPr>
            <w:r>
              <w:rPr>
                <w:b/>
                <w:bCs/>
              </w:rPr>
              <w:t xml:space="preserve">Magnitude.</w:t>
            </w:r>
            <w:r>
              <w:t xml:space="preserve"> </w:t>
            </w:r>
            <w:r>
              <w:t xml:space="preserve">A bias too small to change a study’s conclusions can be ignored in practice, whatever its direction.</w:t>
            </w:r>
            <w:r>
              <w:t xml:space="preserve"> </w:t>
            </w:r>
            <w:r>
              <w:t xml:space="preserve">Generally, a large selection bias requires strong associations between the collider and both treatment and outcome.</w:t>
            </w:r>
            <w:r>
              <w:t xml:space="preserve"> </w:t>
            </w:r>
            <w:r>
              <w:t xml:space="preserve">Greenland (2003) studied the magnitude of selection bias under the null, which he called collider-stratification bias, in several scenarios.</w:t>
            </w:r>
          </w:p>
          <w:p/>
        </w:tc>
      </w:tr>
    </w:tbl>
    <w:bookmarkEnd w:id="90"/>
    <w:bookmarkEnd w:id="91"/>
    <w:bookmarkStart w:id="9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lack of exchangeability that arises from conditioning on common effects rather than from common causes.</w:t>
      </w:r>
    </w:p>
    <w:p>
      <w:pPr>
        <w:pStyle w:val="BodyText"/>
      </w:pPr>
      <w:r>
        <w:rPr>
          <w:b/>
          <w:bCs/>
        </w:rPr>
        <w:t xml:space="preserve">Key concepts</w:t>
      </w:r>
      <w:r>
        <w:t xml:space="preserve">:</w:t>
      </w:r>
    </w:p>
    <w:p>
      <w:pPr>
        <w:numPr>
          <w:ilvl w:val="0"/>
          <w:numId w:val="1022"/>
        </w:numPr>
      </w:pPr>
      <w:r>
        <w:rPr>
          <w:b/>
          <w:bCs/>
        </w:rPr>
        <w:t xml:space="preserve">Structure</w:t>
      </w:r>
      <w:r>
        <w:t xml:space="preserve">: conditioning on a common effect (collider) of treatment (or a cause of it) and outcome (or a cause of it), or on a descendant of such a collider (Figures 8.1-8.6).</w:t>
      </w:r>
    </w:p>
    <w:p>
      <w:pPr>
        <w:numPr>
          <w:ilvl w:val="0"/>
          <w:numId w:val="1022"/>
        </w:numPr>
      </w:pPr>
      <w:r>
        <w:rPr>
          <w:b/>
          <w:bCs/>
        </w:rPr>
        <w:t xml:space="preserve">Examples</w:t>
      </w:r>
      <w:r>
        <w:t xml:space="preserve"> </w:t>
      </w:r>
      <w:r>
        <w:t xml:space="preserve">(Figures 8.3-8.6):</w:t>
      </w:r>
    </w:p>
    <w:p>
      <w:pPr>
        <w:pStyle w:val="Compact"/>
        <w:numPr>
          <w:ilvl w:val="1"/>
          <w:numId w:val="1023"/>
        </w:numPr>
      </w:pPr>
      <w:r>
        <w:t xml:space="preserve">Differential loss to follow-up (informative censoring)</w:t>
      </w:r>
    </w:p>
    <w:p>
      <w:pPr>
        <w:pStyle w:val="Compact"/>
        <w:numPr>
          <w:ilvl w:val="1"/>
          <w:numId w:val="1023"/>
        </w:numPr>
      </w:pPr>
      <w:r>
        <w:t xml:space="preserve">Missing data and nonresponse bias</w:t>
      </w:r>
    </w:p>
    <w:p>
      <w:pPr>
        <w:pStyle w:val="Compact"/>
        <w:numPr>
          <w:ilvl w:val="1"/>
          <w:numId w:val="1023"/>
        </w:numPr>
      </w:pPr>
      <w:r>
        <w:t xml:space="preserve">Healthy worker bias</w:t>
      </w:r>
    </w:p>
    <w:p>
      <w:pPr>
        <w:pStyle w:val="Compact"/>
        <w:numPr>
          <w:ilvl w:val="1"/>
          <w:numId w:val="1023"/>
        </w:numPr>
      </w:pPr>
      <w:r>
        <w:t xml:space="preserve">Self-selection and volunteer bias</w:t>
      </w:r>
    </w:p>
    <w:p>
      <w:pPr>
        <w:pStyle w:val="Compact"/>
        <w:numPr>
          <w:ilvl w:val="1"/>
          <w:numId w:val="1023"/>
        </w:numPr>
      </w:pPr>
      <w:r>
        <w:t xml:space="preserve">Selection affected by pre-study treatment</w:t>
      </w:r>
    </w:p>
    <w:p>
      <w:pPr>
        <w:numPr>
          <w:ilvl w:val="0"/>
          <w:numId w:val="1022"/>
        </w:numPr>
      </w:pPr>
      <w:r>
        <w:rPr>
          <w:b/>
          <w:bCs/>
        </w:rPr>
        <w:t xml:space="preserve">Selection bias vs. confounding</w:t>
      </w:r>
      <w:r>
        <w:t xml:space="preserve">:</w:t>
      </w:r>
    </w:p>
    <w:p>
      <w:pPr>
        <w:pStyle w:val="Compact"/>
        <w:numPr>
          <w:ilvl w:val="1"/>
          <w:numId w:val="1024"/>
        </w:numPr>
      </w:pPr>
      <w:r>
        <w:t xml:space="preserve">Confounding: common causes (</w:t>
      </w:r>
      <m:oMath>
        <m:r>
          <m:t>A</m:t>
        </m:r>
        <m:r>
          <m:rPr>
            <m:sty m:val="p"/>
          </m:rPr>
          <m:t>←</m:t>
        </m:r>
        <m:r>
          <m:t>L</m:t>
        </m:r>
        <m:r>
          <m:rPr>
            <m:sty m:val="p"/>
          </m:rPr>
          <m:t>→</m:t>
        </m:r>
        <m:r>
          <m:t>Y</m:t>
        </m:r>
      </m:oMath>
      <w:r>
        <w:t xml:space="preserve">)</w:t>
      </w:r>
    </w:p>
    <w:p>
      <w:pPr>
        <w:pStyle w:val="Compact"/>
        <w:numPr>
          <w:ilvl w:val="1"/>
          <w:numId w:val="1024"/>
        </w:numPr>
      </w:pPr>
      <w:r>
        <w:t xml:space="preserve">Selection bias: conditioning on common effects (e.g.,</w:t>
      </w:r>
      <w:r>
        <w:t xml:space="preserve"> </w:t>
      </w:r>
      <m:oMath>
        <m:r>
          <m:t>A</m:t>
        </m:r>
        <m:r>
          <m:rPr>
            <m:sty m:val="p"/>
          </m:rPr>
          <m:t>→</m:t>
        </m:r>
        <m:r>
          <m:t>C</m:t>
        </m:r>
        <m:r>
          <m:rPr>
            <m:sty m:val="p"/>
          </m:rPr>
          <m:t>←</m:t>
        </m:r>
        <m:r>
          <m:t>Y</m:t>
        </m:r>
      </m:oMath>
      <w:r>
        <w:t xml:space="preserve">)</w:t>
      </w:r>
    </w:p>
    <w:p>
      <w:pPr>
        <w:pStyle w:val="Compact"/>
        <w:numPr>
          <w:ilvl w:val="1"/>
          <w:numId w:val="1024"/>
        </w:numPr>
      </w:pPr>
      <w:r>
        <w:t xml:space="preserve">Randomization prevents confounding but not selection bias that occurs after randomization</w:t>
      </w:r>
    </w:p>
    <w:p>
      <w:pPr>
        <w:numPr>
          <w:ilvl w:val="0"/>
          <w:numId w:val="1022"/>
        </w:numPr>
      </w:pPr>
      <w:r>
        <w:rPr>
          <w:b/>
          <w:bCs/>
        </w:rPr>
        <w:t xml:space="preserve">Censoring as selection</w:t>
      </w:r>
      <w:r>
        <w:t xml:space="preserve">: in the wasabi trial, restricting to the uncensored gives a risk ratio of 0.89 instead of the causal value of 1.</w:t>
      </w:r>
      <w:r>
        <w:t xml:space="preserve"> </w:t>
      </w:r>
      <w:r>
        <w:t xml:space="preserve">The target becomes</w:t>
      </w:r>
      <w:r>
        <w:t xml:space="preserve"> </w:t>
      </w:r>
      <m:oMath>
        <m:sSup>
          <m:e>
            <m:r>
              <m:t>Y</m:t>
            </m:r>
          </m:e>
          <m:sup>
            <m:r>
              <m:t>a</m:t>
            </m:r>
            <m:r>
              <m:rPr>
                <m:sty m:val="p"/>
              </m:rPr>
              <m:t>,</m:t>
            </m:r>
            <m:r>
              <m:t>c</m:t>
            </m:r>
            <m:r>
              <m:rPr>
                <m:sty m:val="p"/>
              </m:rPr>
              <m:t>=</m:t>
            </m:r>
            <m:r>
              <m:t>0</m:t>
            </m:r>
          </m:sup>
        </m:sSup>
      </m:oMath>
      <w:r>
        <w:t xml:space="preserve">, and censoring</w:t>
      </w:r>
      <w:r>
        <w:t xml:space="preserve"> </w:t>
      </w:r>
      <m:oMath>
        <m:r>
          <m:t>C</m:t>
        </m:r>
      </m:oMath>
      <w:r>
        <w:t xml:space="preserve"> </w:t>
      </w:r>
      <w:r>
        <w:t xml:space="preserve">is treated as another treatment.</w:t>
      </w:r>
    </w:p>
    <w:p>
      <w:pPr>
        <w:numPr>
          <w:ilvl w:val="0"/>
          <w:numId w:val="1022"/>
        </w:numPr>
      </w:pPr>
      <w:ins w:id="118" w:author="PR Preview" w:date="2024-01-01T00:00:00Z">
        <w:r>
          <w:rPr>
            <w:b/>
            <w:bCs/>
          </w:rPr>
          <w:t xml:space="preserve">Adjustment</w:t>
        </w:r>
      </w:ins>
      <w:ins w:id="118" w:author="PR Preview" w:date="2024-01-01T00:00:00Z">
        <w:r>
          <w:t xml:space="preserve">: IP weighting with</w:t>
        </w:r>
      </w:ins>
      <w:ins w:id="118" w:author="PR Preview" w:date="2024-01-01T00:00:00Z">
        <w:r>
          <w:t xml:space="preserve"> </w:t>
        </w:r>
      </w:ins>
      <m:oMath>
        <m:sSup>
          <m:e>
            <m:r>
              <m:t>W</m:t>
            </m:r>
          </m:e>
          <m:sup>
            <m:r>
              <m:t>C</m:t>
            </m:r>
          </m:sup>
        </m:sSup>
        <m:r>
          <m:rPr>
            <m:sty m:val="p"/>
          </m:rPr>
          <m:t>=</m:t>
        </m:r>
        <m:r>
          <m:t>1</m:t>
        </m:r>
        <m:r>
          <m:rPr>
            <m:sty m:val="p"/>
          </m:rPr>
          <m:t>/</m:t>
        </m:r>
        <m:r>
          <m:rPr>
            <m:sty m:val="p"/>
          </m:rPr>
          <m:t>Pr</m:t>
        </m:r>
        <m:r>
          <m:rPr>
            <m:sty m:val="p"/>
          </m:rPr>
          <m:t>[</m:t>
        </m:r>
        <m:r>
          <m:t>C</m:t>
        </m:r>
        <m:r>
          <m:rPr>
            <m:sty m:val="p"/>
          </m:rPr>
          <m:t>=</m:t>
        </m:r>
        <m:r>
          <m:t>0</m:t>
        </m:r>
        <m:r>
          <m:rPr>
            <m:sty m:val="p"/>
          </m:rPr>
          <m:t>∣</m:t>
        </m:r>
        <m:r>
          <m:t>L</m:t>
        </m:r>
        <m:r>
          <m:rPr>
            <m:sty m:val="p"/>
          </m:rPr>
          <m:t>,</m:t>
        </m:r>
        <m:r>
          <m:t>A</m:t>
        </m:r>
        <m:r>
          <m:rPr>
            <m:sty m:val="p"/>
          </m:rPr>
          <m:t>]</m:t>
        </m:r>
      </m:oMath>
      <w:ins w:id="118" w:author="PR Preview" w:date="2024-01-01T00:00:00Z">
        <w:r>
          <w:t xml:space="preserve"> </w:t>
        </w:r>
      </w:ins>
      <w:ins w:id="118" w:author="PR Preview" w:date="2024-01-01T00:00:00Z">
        <w:r>
          <w:t xml:space="preserve">creates a pseudo-population with no censoring.</w:t>
        </w:r>
      </w:ins>
      <w:ins w:id="118" w:author="PR Preview" w:date="2024-01-01T00:00:00Z">
        <w:r>
          <w:t xml:space="preserve"> </w:t>
        </w:r>
      </w:ins>
      <w:ins w:id="118" w:author="PR Preview" w:date="2024-01-01T00:00:00Z">
        <w:r>
          <w:t xml:space="preserve">Stratification on</w:t>
        </w:r>
      </w:ins>
      <w:ins w:id="118" w:author="PR Preview" w:date="2024-01-01T00:00:00Z">
        <w:r>
          <w:t xml:space="preserve"> </w:t>
        </w:r>
      </w:ins>
      <m:oMath>
        <m:r>
          <m:t>L</m:t>
        </m:r>
      </m:oMath>
      <w:ins w:id="118" w:author="PR Preview" w:date="2024-01-01T00:00:00Z">
        <w:r>
          <w:t xml:space="preserve"> </w:t>
        </w:r>
      </w:ins>
      <w:ins w:id="118" w:author="PR Preview" w:date="2024-01-01T00:00:00Z">
        <w:r>
          <w:t xml:space="preserve">works in Figures 8.3 and 8.5 but not in Figures 8.4 and 8.6.</w:t>
        </w:r>
      </w:ins>
    </w:p>
    <w:p>
      <w:pPr>
        <w:numPr>
          <w:ilvl w:val="0"/>
          <w:numId w:val="1022"/>
        </w:numPr>
      </w:pPr>
      <w:ins w:id="119" w:author="PR Preview" w:date="2024-01-01T00:00:00Z">
        <w:r>
          <w:rPr>
            <w:b/>
            <w:bCs/>
          </w:rPr>
          <w:t xml:space="preserve">Selection without bias</w:t>
        </w:r>
      </w:ins>
      <w:ins w:id="119" w:author="PR Preview" w:date="2024-01-01T00:00:00Z">
        <w:r>
          <w:t xml:space="preserve">: when</w:t>
        </w:r>
      </w:ins>
      <w:ins w:id="119" w:author="PR Preview" w:date="2024-01-01T00:00:00Z">
        <w:r>
          <w:t xml:space="preserve"> </w:t>
        </w:r>
      </w:ins>
      <m:oMath>
        <m:r>
          <m:t>A</m:t>
        </m:r>
      </m:oMath>
      <w:ins w:id="119" w:author="PR Preview" w:date="2024-01-01T00:00:00Z">
        <w:r>
          <w:t xml:space="preserve"> </w:t>
        </w:r>
      </w:ins>
      <w:ins w:id="119" w:author="PR Preview" w:date="2024-01-01T00:00:00Z">
        <w:r>
          <w:t xml:space="preserve">and</w:t>
        </w:r>
      </w:ins>
      <w:ins w:id="119" w:author="PR Preview" w:date="2024-01-01T00:00:00Z">
        <w:r>
          <w:t xml:space="preserve"> </w:t>
        </w:r>
      </w:ins>
      <m:oMath>
        <m:r>
          <m:t>E</m:t>
        </m:r>
      </m:oMath>
      <w:ins w:id="119" w:author="PR Preview" w:date="2024-01-01T00:00:00Z">
        <w:r>
          <w:t xml:space="preserve"> </w:t>
        </w:r>
      </w:ins>
      <w:ins w:id="119" w:author="PR Preview" w:date="2024-01-01T00:00:00Z">
        <w:r>
          <w:t xml:space="preserve">are marginally independent</w:t>
        </w:r>
      </w:ins>
      <w:ins w:id="119" w:author="PR Preview" w:date="2024-01-01T00:00:00Z">
        <w:r>
          <w:t xml:space="preserve"> </w:t>
        </w:r>
      </w:ins>
      <w:ins w:id="119" w:author="PR Preview" w:date="2024-01-01T00:00:00Z">
        <w:r>
          <w:t xml:space="preserve">and the data follow a multiplicative survival model (</w:t>
        </w:r>
      </w:ins>
      <w:hyperlink w:anchor="def-multiplicative-survival-model">
        <w:r>
          <w:rPr>
            <w:rStyle w:val="Hyperlink"/>
          </w:rPr>
          <w:t xml:space="preserve">Definition 10</w:t>
        </w:r>
      </w:hyperlink>
      <w:ins w:id="119" w:author="PR Preview" w:date="2024-01-01T00:00:00Z">
        <w:r>
          <w:t xml:space="preserve">, Figure 8.13),</w:t>
        </w:r>
      </w:ins>
      <w:ins w:id="119" w:author="PR Preview" w:date="2024-01-01T00:00:00Z">
        <w:r>
          <w:t xml:space="preserve"> </w:t>
        </w:r>
      </w:ins>
      <m:oMath>
        <m:r>
          <m:t>A</m:t>
        </m:r>
      </m:oMath>
      <w:ins w:id="119" w:author="PR Preview" w:date="2024-01-01T00:00:00Z">
        <w:r>
          <w:t xml:space="preserve"> </w:t>
        </w:r>
      </w:ins>
      <w:ins w:id="119" w:author="PR Preview" w:date="2024-01-01T00:00:00Z">
        <w:r>
          <w:t xml:space="preserve">and</w:t>
        </w:r>
      </w:ins>
      <w:ins w:id="119" w:author="PR Preview" w:date="2024-01-01T00:00:00Z">
        <w:r>
          <w:t xml:space="preserve"> </w:t>
        </w:r>
      </w:ins>
      <m:oMath>
        <m:r>
          <m:t>E</m:t>
        </m:r>
      </m:oMath>
      <w:ins w:id="119" w:author="PR Preview" w:date="2024-01-01T00:00:00Z">
        <w:r>
          <w:t xml:space="preserve"> </w:t>
        </w:r>
      </w:ins>
      <w:ins w:id="119" w:author="PR Preview" w:date="2024-01-01T00:00:00Z">
        <w:r>
          <w:t xml:space="preserve">remain independent among survivors (</w:t>
        </w:r>
      </w:ins>
      <m:oMath>
        <m:r>
          <m:t>Y</m:t>
        </m:r>
        <m:r>
          <m:rPr>
            <m:sty m:val="p"/>
          </m:rPr>
          <m:t>=</m:t>
        </m:r>
        <m:r>
          <m:t>0</m:t>
        </m:r>
      </m:oMath>
      <w:ins w:id="119" w:author="PR Preview" w:date="2024-01-01T00:00:00Z">
        <w:r>
          <w:t xml:space="preserve">, by</w:t>
        </w:r>
      </w:ins>
      <w:ins w:id="119" w:author="PR Preview" w:date="2024-01-01T00:00:00Z">
        <w:r>
          <w:t xml:space="preserve"> </w:t>
        </w:r>
      </w:ins>
      <w:hyperlink w:anchor="prp-independence-among-survivors">
        <w:r>
          <w:rPr>
            <w:rStyle w:val="Hyperlink"/>
          </w:rPr>
          <w:t xml:space="preserve">Proposition 2</w:t>
        </w:r>
      </w:hyperlink>
      <w:ins w:id="119" w:author="PR Preview" w:date="2024-01-01T00:00:00Z">
        <w:r>
          <w:t xml:space="preserve">),</w:t>
        </w:r>
      </w:ins>
      <w:ins w:id="119" w:author="PR Preview" w:date="2024-01-01T00:00:00Z">
        <w:r>
          <w:t xml:space="preserve"> </w:t>
        </w:r>
      </w:ins>
      <w:ins w:id="119" w:author="PR Preview" w:date="2024-01-01T00:00:00Z">
        <w:r>
          <w:t xml:space="preserve">but are generically (for all but special parameter values) dependent among the dead (</w:t>
        </w:r>
      </w:ins>
      <m:oMath>
        <m:r>
          <m:t>Y</m:t>
        </m:r>
        <m:r>
          <m:rPr>
            <m:sty m:val="p"/>
          </m:rPr>
          <m:t>=</m:t>
        </m:r>
        <m:r>
          <m:t>1</m:t>
        </m:r>
      </m:oMath>
      <w:ins w:id="119" w:author="PR Preview" w:date="2024-01-01T00:00:00Z">
        <w:r>
          <w:t xml:space="preserve">).</w:t>
        </w:r>
      </w:ins>
    </w:p>
    <w:p>
      <w:pPr>
        <w:pStyle w:val="FirstParagraph"/>
      </w:pPr>
      <w:r>
        <w:rPr>
          <w:b/>
          <w:bCs/>
        </w:rPr>
        <w:t xml:space="preserve">Practical implications</w:t>
      </w:r>
      <w:r>
        <w:t xml:space="preserve">:</w:t>
      </w:r>
    </w:p>
    <w:p>
      <w:pPr>
        <w:numPr>
          <w:ilvl w:val="0"/>
          <w:numId w:val="1025"/>
        </w:numPr>
      </w:pPr>
      <w:r>
        <w:rPr>
          <w:b/>
          <w:bCs/>
        </w:rPr>
        <w:t xml:space="preserve">Design</w:t>
      </w:r>
      <w:r>
        <w:t xml:space="preserve">: selection before randomization does not bias a trial;</w:t>
      </w:r>
      <w:r>
        <w:t xml:space="preserve"> </w:t>
      </w:r>
      <w:r>
        <w:t xml:space="preserve">selection after it can, so minimize loss to follow-up and missing data.</w:t>
      </w:r>
    </w:p>
    <w:p>
      <w:pPr>
        <w:numPr>
          <w:ilvl w:val="0"/>
          <w:numId w:val="1025"/>
        </w:numPr>
      </w:pPr>
      <w:r>
        <w:rPr>
          <w:b/>
          <w:bCs/>
        </w:rPr>
        <w:t xml:space="preserve">Analysis</w:t>
      </w:r>
      <w:r>
        <w:t xml:space="preserve">: use causal diagrams to identify the structure of selection bias and choose an adjustment method.</w:t>
      </w:r>
    </w:p>
    <w:p>
      <w:pPr>
        <w:numPr>
          <w:ilvl w:val="0"/>
          <w:numId w:val="1025"/>
        </w:numPr>
      </w:pPr>
      <w:r>
        <w:rPr>
          <w:b/>
          <w:bCs/>
        </w:rPr>
        <w:t xml:space="preserve">Key warning</w:t>
      </w:r>
      <w:r>
        <w:t xml:space="preserve">: stratification on</w:t>
      </w:r>
      <w:r>
        <w:t xml:space="preserve"> </w:t>
      </w:r>
      <m:oMath>
        <m:r>
          <m:t>L</m:t>
        </m:r>
      </m:oMath>
      <w:r>
        <w:t xml:space="preserve"> </w:t>
      </w:r>
      <w:r>
        <w:t xml:space="preserve">removes selection bias in some structures (Figure 8.3) but opens a collider path in others (Figure 8.4).</w:t>
      </w:r>
      <w:r>
        <w:t xml:space="preserve"> </w:t>
      </w:r>
      <w:r>
        <w:t xml:space="preserve">IP weighting handles all of Figures 8.3-8.6.</w:t>
      </w:r>
    </w:p>
    <w:p>
      <w:pPr>
        <w:pStyle w:val="FirstParagraph"/>
      </w:pPr>
      <w:r>
        <w:rPr>
          <w:b/>
          <w:bCs/>
        </w:rPr>
        <w:t xml:space="preserve">Looking ahead</w:t>
      </w:r>
      <w:r>
        <w:t xml:space="preserve">:</w:t>
      </w:r>
    </w:p>
    <w:p>
      <w:pPr>
        <w:pStyle w:val="Compact"/>
        <w:numPr>
          <w:ilvl w:val="0"/>
          <w:numId w:val="1026"/>
        </w:numPr>
      </w:pPr>
      <w:r>
        <w:rPr>
          <w:b/>
          <w:bCs/>
        </w:rPr>
        <w:t xml:space="preserve">Chapter 9</w:t>
      </w:r>
      <w:r>
        <w:t xml:space="preserve">: Measurement bias</w:t>
      </w:r>
    </w:p>
    <w:p>
      <w:pPr>
        <w:pStyle w:val="Compact"/>
        <w:numPr>
          <w:ilvl w:val="0"/>
          <w:numId w:val="1026"/>
        </w:numPr>
      </w:pPr>
      <w:r>
        <w:rPr>
          <w:b/>
          <w:bCs/>
        </w:rPr>
        <w:t xml:space="preserve">Chapter 12</w:t>
      </w:r>
      <w:r>
        <w:t xml:space="preserve">: IP weighting in detail, including weights for censoring</w:t>
      </w:r>
    </w:p>
    <w:p>
      <w:pPr>
        <w:pStyle w:val="Compact"/>
        <w:numPr>
          <w:ilvl w:val="0"/>
          <w:numId w:val="1026"/>
        </w:numPr>
      </w:pPr>
      <w:r>
        <w:rPr>
          <w:b/>
          <w:bCs/>
        </w:rPr>
        <w:t xml:space="preserve">Part III</w:t>
      </w:r>
      <w:r>
        <w:t xml:space="preserve">: time-varying treatments, where conventional adjustment can itself introduce selection bias</w:t>
      </w:r>
    </w:p>
    <w:bookmarkEnd w:id="92"/>
    <w:bookmarkStart w:id="96" w:name="references"/>
    <w:p>
      <w:pPr>
        <w:pStyle w:val="Heading2"/>
      </w:pPr>
      <w:r>
        <w:t xml:space="preserve">8 References</w:t>
      </w:r>
    </w:p>
    <w:p>
      <w:r>
        <w:pict>
          <v:rect style="width:0;height:1.5pt" o:hralign="center" o:hrstd="t" o:hr="t"/>
        </w:pict>
      </w:r>
    </w:p>
    <w:bookmarkStart w:id="95" w:name="refs"/>
    <w:bookmarkStart w:id="9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93">
        <w:r>
          <w:rPr>
            <w:rStyle w:val="Hyperlink"/>
          </w:rPr>
          <w:t xml:space="preserve">https://miguelhernan.org/whatifbook</w:t>
        </w:r>
      </w:hyperlink>
      <w:r>
        <w:t xml:space="preserve">.</w:t>
      </w:r>
    </w:p>
    <w:bookmarkEnd w:id="94"/>
    <w:bookmarkEnd w:id="95"/>
    <w:bookmarkEnd w:id="9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image" Target="media/rId30.png"/><Relationship Id="rId56" Type="http://schemas.openxmlformats.org/officeDocument/2006/relationships/image" Target="media/rId56.png"/><Relationship Id="rId26" Type="http://schemas.openxmlformats.org/officeDocument/2006/relationships/image" Target="media/rId26.png"/><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52" Type="http://schemas.openxmlformats.org/officeDocument/2006/relationships/hyperlink" Target="03-observational-studies.qmd" TargetMode="External"/><Relationship Id="rId11" Type="http://schemas.openxmlformats.org/officeDocument/2006/relationships/hyperlink" Target="06-graphical-representation.qmd#bias-under-the-null" TargetMode="External"/><Relationship Id="rId18" Type="http://schemas.openxmlformats.org/officeDocument/2006/relationships/hyperlink" Target="06-graphical-representation.qmd#from-d-separation-to-independence" TargetMode="External"/><Relationship Id="rId37" Type="http://schemas.openxmlformats.org/officeDocument/2006/relationships/hyperlink" Target="07-confounding.qmd#the-structure-of-confounding-pp.-91-93" TargetMode="External"/><Relationship Id="rId9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2026-10-08T01:30:34Z</dcterms:created>
  <dcterms:modified xsi:type="dcterms:W3CDTF">2026-10-08T01:30:34Z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header-includes">
    <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number-depth">
    <vt:lpwstr>3</vt:lpwstr>
  </property>
  <property fmtid="{D5CDD505-2E9C-101B-9397-08002B2CF9AE}" pid="14" name="preview-changed">
    <vt:lpwstr>True</vt:lpwstr>
  </property>
  <property fmtid="{D5CDD505-2E9C-101B-9397-08002B2CF9AE}" pid="15" name="toc-title">
    <vt:lpwstr>Table of contents</vt:lpwstr>
  </property>
</Properties>
</file>