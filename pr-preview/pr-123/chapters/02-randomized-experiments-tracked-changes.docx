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If you look up at the sky on a busy street, do the people walking past look up as well?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Like every causal question, this one names something done (your glance upward),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something that may follow (passers-by glancing upward),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and a group of people it concerns (for instance, people living in Madrid in 2019).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explains why one kind of study, the randomized experiment, can answer such questions convincingly.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randomized-experiment"/>
          <w:p>
            <w:pPr>
              <w:pStyle w:val="BodyText"/>
            </w:pPr>
            <w:r>
              <w:rPr>
                <w:b/>
                <w:bCs/>
              </w:rPr>
              <w:t xml:space="preserve">Definition 1 (Experiment and randomized experiment)</w:t>
            </w:r>
            <w:r>
              <w:t xml:space="preserve"> </w:t>
            </w:r>
            <w:r>
              <w:t xml:space="preserve">A study is an</w:t>
            </w:r>
            <w:r>
              <w:t xml:space="preserve"> </w:t>
            </w:r>
            <w:r>
              <w:rPr>
                <w:b/>
                <w:bCs/>
              </w:rPr>
              <w:t xml:space="preserve">experiment</w:t>
            </w:r>
            <w:r>
              <w:t xml:space="preserve"> </w:t>
            </w:r>
            <w:r>
              <w:t xml:space="preserve">if the investigator, not the subjects or anyone else, assigns the action of interest:</w:t>
            </w:r>
            <w:r>
              <w:t xml:space="preserve"> </w:t>
            </w:r>
            <w:r>
              <w:t xml:space="preserve">the investigator decides who gets it.</w:t>
            </w:r>
            <w:r>
              <w:t xml:space="preserve"> </w:t>
            </w:r>
            <w:r>
              <w:t xml:space="preserve">An experiment is</w:t>
            </w:r>
            <w:r>
              <w:t xml:space="preserve"> </w:t>
            </w:r>
            <w:r>
              <w:rPr>
                <w:b/>
                <w:bCs/>
              </w:rPr>
              <w:t xml:space="preserve">randomized</w:t>
            </w:r>
            <w:r>
              <w:t xml:space="preserve"> </w:t>
            </w:r>
            <w:r>
              <w:t xml:space="preserve">if a chance mechanism, such as a coin flip, makes those assignments,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nonrandomized</w:t>
            </w:r>
            <w:r>
              <w:t xml:space="preserve"> </w:t>
            </w:r>
            <w:r>
              <w:t xml:space="preserve">if no chance mechanism makes them, for example when a fixed rule based on each subject’s characteristics does</w:t>
            </w:r>
            <w:r>
              <w:t xml:space="preserve"> </w:t>
            </w:r>
            <w:r>
              <w:t xml:space="preserve">(Hernán and Robins 2020, 13)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ins w:id="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looking-up"/>
          <w:p>
            <w:pPr>
              <w:pStyle w:val="BodyText"/>
            </w:pPr>
            <w:r>
              <w:rPr>
                <w:b/>
                <w:bCs/>
              </w:rPr>
              <w:t xml:space="preserve">Example 1 (Looking up at the sky)</w:t>
            </w:r>
            <w:r>
              <w:t xml:space="preserve"> </w:t>
            </w:r>
            <w:r>
              <w:t xml:space="preserve">Stand on a sidewalk and flip a coin each time a pedestrian approaches:</w:t>
            </w:r>
            <w:r>
              <w:t xml:space="preserve"> </w:t>
            </w:r>
            <w:r>
              <w:t xml:space="preserve">on heads, look up;</w:t>
            </w:r>
            <w:r>
              <w:t xml:space="preserve"> </w:t>
            </w:r>
            <w:r>
              <w:t xml:space="preserve">on tails, look straight ahead.</w:t>
            </w:r>
            <w:r>
              <w:t xml:space="preserve"> </w:t>
            </w:r>
            <w:r>
              <w:t xml:space="preserve">After a few thousand repetitions,</w:t>
            </w:r>
            <w:r>
              <w:t xml:space="preserve"> </w:t>
            </w:r>
            <w:r>
              <w:t xml:space="preserve">compare, for each action, the share of pedestrians who look up within the next 10 seconds.</w:t>
            </w:r>
            <w:r>
              <w:t xml:space="preserve"> </w:t>
            </w:r>
            <w:r>
              <w:t xml:space="preserve">This is a randomized experiment (</w:t>
            </w:r>
            <w:hyperlink w:anchor="def-randomized-experiment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you carry out the action, and the coin decides whom you act on.</w:t>
            </w:r>
            <w:r>
              <w:t xml:space="preserve"> </w:t>
            </w:r>
            <w:r>
              <w:t xml:space="preserve">Suppose 55% looked up when you did and 1% when you did not.</w:t>
            </w:r>
          </w:p>
          <w:bookmarkEnd w:id="10"/>
        </w:tc>
      </w:tr>
    </w:tbl>
    <w:p>
      <w:pPr>
        <w:pStyle w:val="BodyText"/>
      </w:pPr>
      <w:ins w:id="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looking-up-nonrandomized"/>
          <w:p>
            <w:pPr>
              <w:pStyle w:val="BodyText"/>
            </w:pPr>
            <w:r>
              <w:rPr>
                <w:b/>
                <w:bCs/>
              </w:rPr>
              <w:t xml:space="preserve">Example 2 (A nonrandomized version)</w:t>
            </w:r>
            <w:r>
              <w:t xml:space="preserve"> </w:t>
            </w:r>
            <w:r>
              <w:t xml:space="preserve">Now look up whenever a man approaches and straight ahead whenever a woman does.</w:t>
            </w:r>
            <w:r>
              <w:t xml:space="preserve"> </w:t>
            </w:r>
            <w:r>
              <w:t xml:space="preserve">This is still an experiment, but a nonrandomized one (</w:t>
            </w:r>
            <w:hyperlink w:anchor="def-randomized-experiment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sex, not a coin, decides the action.</w:t>
            </w:r>
            <w:r>
              <w:t xml:space="preserve"> </w:t>
            </w:r>
            <w:r>
              <w:t xml:space="preserve">A skeptic could point out that men and women might respond differently to a stranger’s upward glance,</w:t>
            </w:r>
            <w:r>
              <w:t xml:space="preserve"> </w:t>
            </w:r>
            <w:r>
              <w:t xml:space="preserve">so any difference could reflect who was in each group rather than your action;</w:t>
            </w:r>
            <w:r>
              <w:t xml:space="preserve"> </w:t>
            </w:r>
            <w:r>
              <w:t xml:space="preserve">the groups are not comparable,</w:t>
            </w:r>
            <w:r>
              <w:t xml:space="preserve"> </w:t>
            </w:r>
            <w:r>
              <w:t xml:space="preserve">and the result persuades far less</w:t>
            </w:r>
            <w:r>
              <w:t xml:space="preserve"> </w:t>
            </w:r>
            <w:r>
              <w:t xml:space="preserve">(Hernán and Robins 2020, 13)</w:t>
            </w:r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55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" w:author="PR Preview" w:date="2024-01-01T00:00:00Z">
        <w:r>
          <w:t xml:space="preserve">In a typical study we see only one of Zeus’s two potential outcomes: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the one under the treatment he actually got.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Table 2.1 adds the counterfactual columns to the observed data of Table 1.2;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“?”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marks the counterfactual outcome that is missing.</w:t>
        </w:r>
      </w:ins>
    </w:p>
    <w:p>
      <w:pPr>
        <w:pStyle w:val="BodyText"/>
      </w:pPr>
      <w:ins w:id="8" w:author="PR Preview" w:date="2024-01-01T00:00:00Z">
        <w:r>
          <w:t xml:space="preserve">With half the counterfactual outcomes missing, Table 2.1 by itself only supports association measures.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Randomized experiments also have missing counterfactuals.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But randomization ensures the values are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rPr>
            <w:b/>
            <w:bCs/>
          </w:rPr>
          <w:t xml:space="preserve">missing by chance</w:t>
        </w:r>
      </w:ins>
      <w:ins w:id="8" w:author="PR Preview" w:date="2024-01-01T00:00:00Z">
        <w:r>
          <w:t xml:space="preserve">,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so effect measures can be consistently estimated despite the missing data.</w:t>
        </w:r>
      </w:ins>
    </w:p>
    <w:p>
      <w:pPr>
        <w:pStyle w:val="BodyText"/>
      </w:pPr>
      <w:ins w:id="9" w:author="PR Preview" w:date="2024-01-01T00:00:00Z">
        <w:r>
          <w:t xml:space="preserve">The use of counterfactuals to estimate effects in randomized experiments goes back to Neyman (1923)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(Hernán and Robins 2020, 13)</w:t>
        </w:r>
      </w:ins>
      <w:ins w:id="9" w:author="PR Preview" w:date="2024-01-01T00:00:00Z">
        <w:r>
          <w:t xml:space="preserve">.</w:t>
        </w:r>
      </w:ins>
    </w:p>
    <w:bookmarkStart w:id="14" w:name="an-ideal-randomized-experiment"/>
    <w:p>
      <w:pPr>
        <w:pStyle w:val="Heading3"/>
      </w:pPr>
      <w:r>
        <w:t xml:space="preserve">1.1 An Ideal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deal-randomized-experiment"/>
          <w:p>
            <w:pPr>
              <w:pStyle w:val="BodyText"/>
            </w:pPr>
            <w:r>
              <w:rPr>
                <w:b/>
                <w:bCs/>
              </w:rPr>
              <w:t xml:space="preserve">Definition 2 (Ideal randomized experiment)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ideal randomized experiment</w:t>
            </w:r>
            <w:r>
              <w:t xml:space="preserve"> </w:t>
            </w:r>
            <w:r>
              <w:t xml:space="preserve">is a randomized experiment (</w:t>
            </w:r>
            <w:hyperlink w:anchor="def-randomized-experiment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 that also satisfies the following: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every participant is followed until the end of the study (no loss to follow-up);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every participant takes the assigned treatment throughout (full adherence);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there is a single version of treatment;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assignment is double-blind: neither the participants nor the investigators know who received which treatment (Chapter 9)</w:t>
            </w:r>
            <w:r>
              <w:t xml:space="preserve"> </w:t>
            </w:r>
            <w:r>
              <w:t xml:space="preserve">(Hernán and Robins 2020, 14)</w:t>
            </w:r>
            <w:r>
              <w:t xml:space="preserve">.</w:t>
            </w:r>
          </w:p>
          <w:bookmarkEnd w:id="12"/>
        </w:tc>
      </w:tr>
    </w:tbl>
    <w:p>
      <w:pPr>
        <w:pStyle w:val="FirstParagraph"/>
      </w:pPr>
      <w:ins w:id="1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diamond-experiment"/>
          <w:p>
            <w:pPr>
              <w:pStyle w:val="BodyText"/>
            </w:pPr>
            <w:r>
              <w:rPr>
                <w:b/>
                <w:bCs/>
              </w:rPr>
              <w:t xml:space="preserve">Example 3 (A coin for every individual)</w:t>
            </w:r>
            <w:r>
              <w:t xml:space="preserve"> </w:t>
            </w:r>
            <w:r>
              <w:t xml:space="preserve">Take the near-infinite population drawn as a diamond in Figure 1.1,</w:t>
            </w:r>
            <w:r>
              <w:t xml:space="preserve"> </w:t>
            </w:r>
            <w:r>
              <w:t xml:space="preserve">and flip a coin for each individual, with probability of heads below 50%: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tails: white group, given the treatment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heads: grey group, given placebo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Suppose the experiment is otherwise ideal (</w:t>
            </w:r>
            <w:hyperlink w:anchor="def-ideal-randomized-experiment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has died by day 5 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At the end of the study,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associational risk ratio is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/</m:t>
              </m:r>
              <m:r>
                <m:t>0.6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and the associational risk difference is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−</m:t>
              </m:r>
              <m:r>
                <m:t>0.6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0.3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ins w:id="12" w:author="PR Preview" w:date="2024-01-01T00:00:00Z">
        <w:r>
          <w:t xml:space="preserve">Real experiments rarely meet all four requirements.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The ideal version is a teaching device, and later chapters relax it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(Hernán and Robins 2020, 14)</w:t>
        </w:r>
      </w:ins>
      <w:ins w:id="12" w:author="PR Preview" w:date="2024-01-01T00:00:00Z">
        <w:r>
          <w:t xml:space="preserve">.</w:t>
        </w:r>
      </w:ins>
    </w:p>
    <w:bookmarkEnd w:id="14"/>
    <w:bookmarkStart w:id="20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ins w:id="14" w:author="PR Preview" w:date="2024-01-01T00:00:00Z">
        <w:r>
          <w:t xml:space="preserve">When a coin decides who is treated, it should not matter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rPr>
            <w:i/>
            <w:iCs/>
          </w:rPr>
          <w:t xml:space="preserve">which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of the two groups the coin sends to treatment.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The property behind this intuition is exchangeability.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3 (Exchangeability)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dichotomous treatment, with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 dichotomous outcome with counterfactual outcomes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w:hyperlink r:id="rId15">
              <w:r>
                <w:rPr>
                  <w:rStyle w:val="Hyperlink"/>
                </w:rPr>
                <w:t xml:space="preserve">Chapter 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if, for each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 risk under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w:bookmarkStart w:id="16" w:name="eq-exchangeability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"/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14)</w:t>
            </w:r>
            <w:r>
              <w:t xml:space="preserve">.</w:t>
            </w:r>
          </w:p>
          <w:bookmarkEnd w:id="17"/>
        </w:tc>
      </w:tr>
    </w:tbl>
    <w:p>
      <w:pPr>
        <w:pStyle w:val="BodyText"/>
      </w:pPr>
      <w:ins w:id="1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wapped-groups"/>
          <w:p>
            <w:pPr>
              <w:pStyle w:val="BodyText"/>
            </w:pPr>
            <w:r>
              <w:rPr>
                <w:b/>
                <w:bCs/>
              </w:rPr>
              <w:t xml:space="preserve">Example 4 (Swapping the groups)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diamond-experiment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, suppose the assistants misread the instructions and treated the grey group instead of the white one.</w:t>
            </w:r>
            <w:r>
              <w:t xml:space="preserve"> </w:t>
            </w:r>
            <w:r>
              <w:t xml:space="preserve">Because the coin formed the groups,</w:t>
            </w:r>
            <w:r>
              <w:t xml:space="preserve"> </w:t>
            </w:r>
            <w:r>
              <w:t xml:space="preserve">neither group is expected to be at higher risk than the other under either treatment value.</w:t>
            </w:r>
            <w:r>
              <w:t xml:space="preserve"> </w:t>
            </w:r>
            <w:r>
              <w:t xml:space="preserve">We would still expect a risk of 0.3 among those treated, who are now the grey group,</w:t>
            </w:r>
            <w:r>
              <w:t xml:space="preserve"> </w:t>
            </w:r>
            <w:r>
              <w:t xml:space="preserve">and a risk of 0.6 among those not treated.</w:t>
            </w:r>
            <w:r>
              <w:t xml:space="preserve"> </w:t>
            </w:r>
            <w:r>
              <w:t xml:space="preserve">Which group was treated does not matter:</w:t>
            </w:r>
            <w:r>
              <w:t xml:space="preserve"> </w:t>
            </w:r>
            <w:r>
              <w:t xml:space="preserve">the white and grey groups are exchangeable (</w:t>
            </w:r>
            <w:hyperlink w:anchor="def-exchangeability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prp-exchangeability-marginal"/>
          <w:p>
            <w:pPr>
              <w:pStyle w:val="BodyText"/>
            </w:pPr>
            <w:r>
              <w:rPr>
                <w:b/>
                <w:bCs/>
              </w:rPr>
              <w:t xml:space="preserve">Proposition 1 (Under exchangeability, treatment does not predict the counterfactual outcome)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dichotomous, with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exchangeability (</w:t>
            </w:r>
            <w:hyperlink w:anchor="def-exchangeability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 holds, then,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Knowing someone’s treatment therefore tells us nothing about that person’s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(Hernán and Robins 2020, 14)</w:t>
            </w:r>
            <w:r>
              <w:t xml:space="preserve">.</w:t>
            </w:r>
          </w:p>
          <w:bookmarkEnd w:id="19"/>
        </w:tc>
      </w:tr>
    </w:tbl>
    <w:p>
      <w:pPr>
        <w:pStyle w:val="BodyText"/>
      </w:pPr>
      <w:ins w:id="1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exchangeability the two conditional risks have a common 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p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18" w:author="PR Preview" w:date="2024-01-01T00:00:00Z">
        <w:r>
          <w:t xml:space="preserve">That is why randomization matters: it is the study design we expect to deliver exchangeability.</w:t>
        </w:r>
      </w:ins>
    </w:p>
    <w:p>
      <w:pPr>
        <w:pStyle w:val="BodyText"/>
      </w:pPr>
      <w:ins w:id="19" w:author="PR Preview" w:date="2024-01-01T00:00:00Z">
        <w:r>
          <w:t xml:space="preserve">Some authors call an exchangeable treatment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rPr>
            <w:b/>
            <w:bCs/>
          </w:rPr>
          <w:t xml:space="preserve">exogenous</w:t>
        </w:r>
      </w:ins>
      <w:ins w:id="19" w:author="PR Preview" w:date="2024-01-01T00:00:00Z">
        <w:r>
          <w:t xml:space="preserve">,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using exogeneity as another name for exchangeability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(Hernán and Robins 2020, 14)</w:t>
        </w:r>
      </w:ins>
      <w:ins w:id="19" w:author="PR Preview" w:date="2024-01-01T00:00:00Z">
        <w:r>
          <w:t xml:space="preserve">.</w:t>
        </w:r>
      </w:ins>
    </w:p>
    <w:bookmarkEnd w:id="20"/>
    <w:bookmarkStart w:id="26" w:name="Xc089cfb5cfe1de4ab27a856118d9fdb17d436cc"/>
    <w:p>
      <w:pPr>
        <w:pStyle w:val="Heading3"/>
      </w:pPr>
      <w:r>
        <w:t xml:space="preserve">1.3 In Ideal Randomized Experiments, Association Is Causation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prp-association-is-causation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dichotomous, with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 </w:t>
            </w:r>
            <w:r>
              <w:t xml:space="preserve">holds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)</w:t>
            </w:r>
            <w:r>
              <w:t xml:space="preserve"> </w:t>
            </w:r>
            <w:r>
              <w:t xml:space="preserve">and that exchangeability (</w:t>
            </w:r>
            <w:hyperlink w:anchor="def-exchangeability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 holds.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22" w:name="eq-association-causation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2"/>
          </w:p>
          <w:p>
            <w:pPr>
              <w:pStyle w:val="FirstParagraph"/>
            </w:pPr>
            <w:r>
              <w:t xml:space="preserve">So the causal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equals the associational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causal risk ratio equals the associational risk ratio</w:t>
            </w:r>
            <w:r>
              <w:t xml:space="preserve"> </w:t>
            </w:r>
            <w:r>
              <w:t xml:space="preserve">(Hernán and Robins 2020, 14–15)</w:t>
            </w:r>
            <w:r>
              <w:t xml:space="preserve">.</w:t>
            </w:r>
          </w:p>
          <w:bookmarkEnd w:id="23"/>
        </w:tc>
      </w:tr>
    </w:tbl>
    <w:p>
      <w:pPr>
        <w:pStyle w:val="BodyText"/>
      </w:pPr>
      <w:ins w:id="2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first step below is</w:t>
            </w:r>
            <w:r>
              <w:t xml:space="preserve"> </w:t>
            </w:r>
            <w:hyperlink w:anchor="prp-exchangeability-marginal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second is consistency, since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ins w:id="2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diamond-causal"/>
          <w:p>
            <w:pPr>
              <w:pStyle w:val="BodyText"/>
            </w:pPr>
            <w:r>
              <w:rPr>
                <w:b/>
                <w:bCs/>
              </w:rPr>
              <w:t xml:space="preserve">Example 5 (Causal effects in the coin-flip experiment)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diamond-experiment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 </w:t>
            </w:r>
            <w:r>
              <w:t xml:space="preserve">the white group was actually treated,</w:t>
            </w:r>
            <w:r>
              <w:t xml:space="preserve"> </w:t>
            </w:r>
            <w:r>
              <w:t xml:space="preserve">so its risk under treatment is not counterfactual at all.</w:t>
            </w:r>
            <w:r>
              <w:t xml:space="preserve"> </w:t>
            </w:r>
            <w:r>
              <w:t xml:space="preserve">Assume consistency, and assume, as</w:t>
            </w:r>
            <w:r>
              <w:t xml:space="preserve"> </w:t>
            </w:r>
            <w:hyperlink w:anchor="exm-swapped-group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argues, that the coin made the groups exchangeable.</w:t>
            </w:r>
            <w:r>
              <w:t xml:space="preserve"> </w:t>
            </w:r>
            <w:r>
              <w:t xml:space="preserve">Then, by</w:t>
            </w:r>
            <w:r>
              <w:t xml:space="preserve"> </w:t>
            </w:r>
            <w:hyperlink w:anchor="prp-association-is-causation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/</m:t>
              </m:r>
              <m:r>
                <m:t>0.6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and the causal risk difference is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−</m:t>
              </m:r>
              <m:r>
                <m:t>0.6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same as the associational measures.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rem-counterfactual-baseline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(Counterfactual outcomes as baseline traits). </w:t>
            </w:r>
            <w:r>
              <w:t xml:space="preserve">Here is a second way to see why randomization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Think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characteristic each person carries into the study, much like a blood type:</w:t>
            </w:r>
            <w:r>
              <w:t xml:space="preserve"> </w:t>
            </w:r>
            <w:r>
              <w:t xml:space="preserve">it is settled before the coin is flipped,</w:t>
            </w:r>
            <w:r>
              <w:t xml:space="preserve"> </w:t>
            </w:r>
            <w:r>
              <w:t xml:space="preserve">because it describes the outcome under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regardless of the treatment later assigned.</w:t>
            </w:r>
            <w:r>
              <w:t xml:space="preserve"> </w:t>
            </w:r>
            <w:r>
              <w:t xml:space="preserve">A coin knows nothing about anyone’s blood type, or about anyone’s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analogy has a limit:</w:t>
            </w:r>
            <w:r>
              <w:t xml:space="preserve"> </w:t>
            </w:r>
            <w:r>
              <w:t xml:space="preserve">a blood type can be measured at any time,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revealed only after treatment, and only in people who actually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(adapted from Hernán and Robins 2020, 15, which uses genetic make-up as the analogy)</w:t>
            </w:r>
            <w:r>
              <w:t xml:space="preserve">.</w:t>
            </w:r>
          </w:p>
          <w:bookmarkEnd w:id="25"/>
        </w:tc>
      </w:tr>
    </w:tbl>
    <w:bookmarkEnd w:id="26"/>
    <w:bookmarkStart w:id="34" w:name="full-and-mean-exchangeability"/>
    <w:p>
      <w:pPr>
        <w:pStyle w:val="Heading3"/>
      </w:pPr>
      <w:ins w:id="24" w:author="PR Preview" w:date="2024-01-01T00:00:00Z">
        <w:r>
          <w:t xml:space="preserve">1.4 Full and Mean Exchangeability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ful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4 (Full exchangeability (Technical Point 2.1))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be the set of treatment values present in the population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if the counterfactual outcomes are jointly independent of the treatment.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 full exchangeability is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(Hernán and Robins 2020, 15)</w:t>
            </w:r>
            <w:r>
              <w:t xml:space="preserve">.</w:t>
            </w:r>
          </w:p>
          <w:bookmarkEnd w:id="27"/>
        </w:tc>
      </w:tr>
    </w:tbl>
    <w:p>
      <w:pPr>
        <w:pStyle w:val="BodyText"/>
      </w:pPr>
      <w:ins w:id="2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exm-exchangeable-not-fully"/>
          <w:p>
            <w:pPr>
              <w:pStyle w:val="BodyText"/>
            </w:pPr>
            <w:r>
              <w:rPr>
                <w:b/>
                <w:bCs/>
              </w:rPr>
              <w:t xml:space="preserve">Example 6 (Exchangeable but not fully exchangeable)</w:t>
            </w:r>
            <w:r>
              <w:t xml:space="preserve"> </w:t>
            </w:r>
            <w:r>
              <w:t xml:space="preserve">Take a population with four equally common kinds of individuals, written as pairs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treated are of kinds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untreated are of kinds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each treatment group, half have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half have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groups are exchangeable (</w:t>
            </w:r>
            <w:hyperlink w:anchor="def-exchangeability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But the treated are exactly the individuals whom treatment would not affect,</w:t>
            </w:r>
            <w:r>
              <w:t xml:space="preserve"> </w:t>
            </w:r>
            <w:r>
              <w:t xml:space="preserve">and the untreated exactly those whom it would,</w:t>
            </w:r>
            <w:r>
              <w:t xml:space="preserve"> </w:t>
            </w:r>
            <w:r>
              <w:t xml:space="preserve">so the pair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full exchangeability (</w:t>
            </w:r>
            <w:hyperlink w:anchor="def-full-exchangeability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fails.</w:t>
            </w:r>
          </w:p>
          <w:bookmarkEnd w:id="28"/>
        </w:tc>
      </w:tr>
    </w:tbl>
    <w:p>
      <w:pPr>
        <w:pStyle w:val="BodyText"/>
      </w:pPr>
      <w:ins w:id="2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prp-full-implies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(Full exchangeability implies exchangeability (Technical Point 2.1))</w:t>
            </w:r>
            <w:r>
              <w:t xml:space="preserve"> </w:t>
            </w:r>
            <w:r>
              <w:t xml:space="preserve">For any treatment and outcome,</w:t>
            </w:r>
            <w:r>
              <w:t xml:space="preserve"> </w:t>
            </w:r>
            <w:r>
              <w:t xml:space="preserve">full exchangeability (</w:t>
            </w:r>
            <w:hyperlink w:anchor="def-full-exchangeability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for a dichotomous treatment and outcome is exchangeability (</w:t>
            </w:r>
            <w:hyperlink w:anchor="def-exchangeability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converse is false</w:t>
            </w:r>
            <w:r>
              <w:t xml:space="preserve"> </w:t>
            </w:r>
            <w:r>
              <w:t xml:space="preserve">(Hernán and Robins 2020, 15)</w:t>
            </w:r>
            <w:r>
              <w:t xml:space="preserve">.</w:t>
            </w:r>
          </w:p>
          <w:bookmarkEnd w:id="29"/>
        </w:tc>
      </w:tr>
    </w:tbl>
    <w:p>
      <w:pPr>
        <w:pStyle w:val="BodyText"/>
      </w:pPr>
      <w:ins w:id="2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If the whole set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is each of its members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hyperlink w:anchor="exm-exchangeable-not-fully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 </w:t>
            </w:r>
            <w:r>
              <w:t xml:space="preserve">is a population in which the converse fails.</w:t>
            </w:r>
          </w:p>
          <w:p/>
        </w:tc>
      </w:tr>
    </w:tbl>
    <w:p>
      <w:pPr>
        <w:pStyle w:val="BodyText"/>
      </w:pPr>
      <w:ins w:id="28" w:author="PR Preview" w:date="2024-01-01T00:00:00Z">
        <w:r>
          <w:t xml:space="preserve">A coin flip assigns</w:t>
        </w:r>
      </w:ins>
      <w:ins w:id="28" w:author="PR Preview" w:date="2024-01-01T00:00:00Z">
        <w:r>
          <w:t xml:space="preserve"> </w:t>
        </w:r>
      </w:ins>
      <m:oMath>
        <m:r>
          <m:t>A</m:t>
        </m:r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independently of everything that exists before assignment, including the whole set</w:t>
        </w:r>
      </w:ins>
      <w:ins w:id="2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cr m:val="script"/>
                <m:sty m:val="p"/>
              </m:rPr>
              <m:t>A</m:t>
            </m:r>
          </m:sup>
        </m:sSup>
      </m:oMath>
      <w:ins w:id="28" w:author="PR Preview" w:date="2024-01-01T00:00:00Z">
        <w:r>
          <w:t xml:space="preserve">,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so randomization produces full exchangeability.</w:t>
        </w:r>
      </w:ins>
    </w:p>
    <w:p>
      <w:ins w:id="29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mean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(Mean exchangeability (Technical Point 2.1))</w:t>
            </w:r>
            <w:r>
              <w:t xml:space="preserve"> </w:t>
            </w:r>
            <w:r>
              <w:t xml:space="preserve">For a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finite counterfactual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 treatment values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present in the population</w:t>
            </w:r>
            <w:r>
              <w:t xml:space="preserve"> </w:t>
            </w:r>
            <w:r>
              <w:t xml:space="preserve">(Hernán and Robins 2020, 15)</w:t>
            </w:r>
            <w:r>
              <w:t xml:space="preserve">.</w:t>
            </w:r>
          </w:p>
          <w:bookmarkEnd w:id="30"/>
        </w:tc>
      </w:tr>
    </w:tbl>
    <w:p>
      <w:pPr>
        <w:pStyle w:val="BodyText"/>
      </w:pPr>
      <w:ins w:id="3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mean-not-exchangeable"/>
          <w:p>
            <w:pPr>
              <w:pStyle w:val="BodyText"/>
            </w:pPr>
            <w:r>
              <w:rPr>
                <w:b/>
                <w:bCs/>
              </w:rPr>
              <w:t xml:space="preserve">Example 7 (Equal means, unequal spreads)</w:t>
            </w:r>
            <w:r>
              <w:t xml:space="preserve"> </w:t>
            </w:r>
            <w:r>
              <w:t xml:space="preserve">For a dichotomous outcome and treatment,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mean exchangeability says that the risks in</w:t>
            </w:r>
            <w:r>
              <w:t xml:space="preserve"> </w:t>
            </w:r>
            <w:hyperlink w:anchor="eq-exchangeability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are equal:</w:t>
            </w:r>
            <w:r>
              <w:t xml:space="preserve"> </w:t>
            </w:r>
            <w:r>
              <w:t xml:space="preserve">it is the same as exchangeability (</w:t>
            </w:r>
            <w:hyperlink w:anchor="def-exchangeability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For a continuous outcome, mean exchangeability can hold while exchangeability in the sense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fails.</w:t>
            </w:r>
            <w:r>
              <w:t xml:space="preserve"> </w:t>
            </w:r>
            <w:r>
              <w:t xml:space="preserve">Suppose that, under each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has mean 130 millimeters of mercury in both the treated and the untreated,</w:t>
            </w:r>
            <w:r>
              <w:t xml:space="preserve"> </w:t>
            </w:r>
            <w:r>
              <w:t xml:space="preserve">but a standard deviation of 10 in the treated and 20 in the untreated.</w:t>
            </w:r>
            <w:r>
              <w:t xml:space="preserve"> </w:t>
            </w:r>
            <w:r>
              <w:t xml:space="preserve">Mean exchangeability (</w:t>
            </w:r>
            <w:hyperlink w:anchor="def-mean-exchangeabil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holds,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 its spread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ins w:id="3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prp-mean-exchangeability-suffices"/>
          <w:p>
            <w:pPr>
              <w:pStyle w:val="BodyText"/>
            </w:pPr>
            <w:r>
              <w:rPr>
                <w:b/>
                <w:bCs/>
              </w:rPr>
              <w:t xml:space="preserve">Proposition 4 (Mean exchangeability suffices (Technical Point 2.1))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treatment value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be finite.</w:t>
            </w:r>
            <w:r>
              <w:t xml:space="preserve"> </w:t>
            </w:r>
            <w:r>
              <w:t xml:space="preserve">If consistency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) and mean exchangeability (</w:t>
            </w:r>
            <w:hyperlink w:anchor="def-mean-exchangeabil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hold, then</w:t>
            </w:r>
          </w:p>
          <w:p>
            <w:pPr>
              <w:pStyle w:val="BodyText"/>
            </w:pPr>
            <w:bookmarkStart w:id="32" w:name="eq-mean-exchangeability-suffice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2"/>
          </w:p>
          <w:p>
            <w:pPr>
              <w:pStyle w:val="FirstParagraph"/>
            </w:pPr>
            <w:r>
              <w:t xml:space="preserve">Full exchangeability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</w:t>
            </w:r>
            <w:hyperlink w:anchor="prp-full-implies-exchangeability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in turn implies mean exchangeability,</w:t>
            </w:r>
            <w:r>
              <w:t xml:space="preserve"> </w:t>
            </w:r>
            <w:r>
              <w:t xml:space="preserve">so any of the three can take its place here</w:t>
            </w:r>
            <w:r>
              <w:t xml:space="preserve"> </w:t>
            </w:r>
            <w:r>
              <w:t xml:space="preserve">(Hernán and Robins 2020, 15)</w:t>
            </w:r>
            <w:r>
              <w:t xml:space="preserve">.</w:t>
            </w:r>
          </w:p>
          <w:bookmarkEnd w:id="33"/>
        </w:tc>
      </w:tr>
    </w:tbl>
    <w:p>
      <w:pPr>
        <w:pStyle w:val="BodyText"/>
      </w:pPr>
      <w:ins w:id="3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(mean exchangeability)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mean exchangeability.</w:t>
            </w:r>
          </w:p>
          <w:p/>
        </w:tc>
      </w:tr>
    </w:tbl>
    <w:bookmarkEnd w:id="34"/>
    <w:bookmarkStart w:id="41" w:name="Xc8ec38a9559c0e773136abf8b11a655113395fc"/>
    <w:p>
      <w:pPr>
        <w:pStyle w:val="Heading3"/>
      </w:pPr>
      <w:ins w:id="33" w:author="PR Preview" w:date="2024-01-01T00:00:00Z">
        <w:r>
          <w:t xml:space="preserve">1.5 Caution:</w:t>
        </w:r>
      </w:ins>
      <w:ins w:id="3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Is Not</w:t>
        </w:r>
      </w:ins>
      <w:ins w:id="33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prp-exchangeability-association"/>
          <w:p>
            <w:pPr>
              <w:pStyle w:val="BodyText"/>
            </w:pPr>
            <w:r>
              <w:rPr>
                <w:b/>
                <w:bCs/>
              </w:rPr>
              <w:t xml:space="preserve">Proposition 5 (Under exchangeability, association signals an average effect)</w:t>
            </w:r>
            <w:r>
              <w:t xml:space="preserve"> </w:t>
            </w:r>
            <w:r>
              <w:t xml:space="preserve">Under the conditions of</w:t>
            </w:r>
            <w:r>
              <w:t xml:space="preserve"> </w:t>
            </w:r>
            <w:hyperlink w:anchor="prp-association-is-causation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, consistency, and exchangeability),</w:t>
            </w:r>
            <w:r>
              <w:t xml:space="preserve"> </w:t>
            </w:r>
            <w:r>
              <w:t xml:space="preserve">treatment and outcome are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independent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if and only if there is no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average causal effect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that is, if and only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BodyText"/>
      </w:pPr>
      <w:ins w:id="3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eq-association-causation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 that the left side is 0, and no average causal effect means that the right side is 0.</w:t>
            </w:r>
          </w:p>
          <w:p/>
        </w:tc>
      </w:tr>
    </w:tbl>
    <w:p>
      <w:pPr>
        <w:pStyle w:val="BodyText"/>
      </w:pPr>
      <w:ins w:id="35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Exchangeability Is Not Independence of Treatment and Outcome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(exchangeability) says that, given any one treatment level for everybody, both groups would share the same risk.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says that observed treatment and observed outcome are not associated.</w:t>
            </w:r>
          </w:p>
          <w:p>
            <w:pPr>
              <w:pStyle w:val="FirstParagraph"/>
            </w:pPr>
            <w:r>
              <w:t xml:space="preserve">In a marginally randomized experiment with consistency, exchangeability is expected to hold.</w:t>
            </w:r>
            <w:r>
              <w:t xml:space="preserve"> </w:t>
            </w:r>
            <w:r>
              <w:t xml:space="preserve">If treatment also has an average causal effect,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fails (</w:t>
            </w:r>
            <w:hyperlink w:anchor="prp-exchangeability-association">
              <w:r>
                <w:rPr>
                  <w:rStyle w:val="Hyperlink"/>
                </w:rPr>
                <w:t xml:space="preserve">Proposition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15)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book’s margin note puts this in terms of individual effects,</w:t>
            </w:r>
            <w:r>
              <w:t xml:space="preserve"> </w:t>
            </w:r>
            <w:r>
              <w:t xml:space="preserve">but an effect in some individuals is not enough to create an association.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exchangeability-association">
              <w:r>
                <w:rPr>
                  <w:rStyle w:val="Hyperlink"/>
                </w:rPr>
                <w:t xml:space="preserve">Proposition 5</w:t>
              </w:r>
            </w:hyperlink>
            <w:r>
              <w:t xml:space="preserve">, with consistency,</w:t>
            </w:r>
            <w:r>
              <w:t xml:space="preserve"> </w:t>
            </w:r>
            <w:r>
              <w:t xml:space="preserve">if exchangeability held in a population whose individual effects cancel out on average, as in Table 1.1,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would hold despite those individual effects.</w:t>
            </w:r>
          </w:p>
          <w:p/>
        </w:tc>
      </w:tr>
    </w:tbl>
    <w:bookmarkEnd w:id="41"/>
    <w:bookmarkStart w:id="48" w:name="does-exchangeability-hold-in-table-2.1"/>
    <w:p>
      <w:pPr>
        <w:pStyle w:val="Heading3"/>
      </w:pPr>
      <w:ins w:id="36" w:author="PR Preview" w:date="2024-01-01T00:00:00Z">
        <w:r>
          <w:t xml:space="preserve">1.6 Does Exchangeability Hold in Table 2.1?</w:t>
        </w:r>
      </w:ins>
    </w:p>
    <w:p>
      <w:pPr>
        <w:pStyle w:val="FirstParagraph"/>
      </w:pPr>
      <w:ins w:id="37" w:author="PR Preview" w:date="2024-01-01T00:00:00Z">
        <w:r>
          <w:t xml:space="preserve">Until Chapter 10, let each of the 20 individuals stand for 1 billion identical ones,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so that proportions in the tables are population probabilities and sampling variability plays no role.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table-2-1-exchangeability"/>
          <w:p>
            <w:pPr>
              <w:pStyle w:val="BodyText"/>
            </w:pPr>
            <w:r>
              <w:rPr>
                <w:b/>
                <w:bCs/>
              </w:rPr>
              <w:t xml:space="preserve">Example 8 (Exchangeability fails in the heart transplant study (Tables 1.1 and 2.1))</w:t>
            </w:r>
            <w:r>
              <w:t xml:space="preserve"> </w:t>
            </w:r>
            <w:r>
              <w:t xml:space="preserve">Check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pretending we can see the counterfactual outcomes of Table 1.1.</w:t>
            </w:r>
            <w:r>
              <w:t xml:space="preserve"> </w:t>
            </w:r>
            <w:r>
              <w:t xml:space="preserve">Among the 13 treated,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7: Poseidon, Ares, Athena, Persephone, Hermes, Hebe, and Dionysus;</w:t>
            </w:r>
            <w:r>
              <w:t xml:space="preserve"> </w:t>
            </w:r>
            <w:r>
              <w:t xml:space="preserve">among the 7 untreated, for 3: Kronos, Artemis, and Apollo: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13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0.54</m:t>
                </m:r>
                <m:r>
                  <m:t> </m:t>
                </m:r>
                <m:r>
                  <m:rPr>
                    <m:sty m:val="p"/>
                  </m:rPr>
                  <m:t>&gt;</m:t>
                </m:r>
                <m:r>
                  <m:t> 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0.43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treated are at higher baseline risk than the untreated,</w:t>
            </w:r>
            <w:r>
              <w:t xml:space="preserve"> </w:t>
            </w:r>
            <w:r>
              <w:t xml:space="preserve">so exchangeability (</w:t>
            </w:r>
            <w:hyperlink w:anchor="def-exchangeability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 does not hold.</w:t>
            </w:r>
            <w:r>
              <w:t xml:space="preserve"> </w:t>
            </w:r>
            <w:r>
              <w:t xml:space="preserve">It fails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too: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(Rheia, Artemis, and Leto)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bookmarkEnd w:id="42"/>
        </w:tc>
      </w:tr>
    </w:tbl>
    <w:p>
      <w:pPr>
        <w:pStyle w:val="BodyText"/>
      </w:pPr>
      <w:ins w:id="3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Exchangeability Usually Cannot Be Checked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 we have only the observed data of Table 2.1, not the counterfactual outcomes of Table 1.1,</w:t>
            </w:r>
            <w:r>
              <w:t xml:space="preserve"> </w:t>
            </w:r>
            <w:r>
              <w:t xml:space="preserve">so we usually cannot tell whether exchangeability holds.</w:t>
            </w:r>
            <w:r>
              <w:t xml:space="preserve"> </w:t>
            </w:r>
            <w:r>
              <w:t xml:space="preserve">Even if we knew that it failed, that would not prove the study was not randomized: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Twenty people are too few;</w:t>
            </w:r>
            <w:r>
              <w:t xml:space="preserve"> </w:t>
            </w:r>
            <w:r>
              <w:t xml:space="preserve">sampling variability could explain almost anything (Chapter 10),</w:t>
            </w:r>
            <w:r>
              <w:t xml:space="preserve"> </w:t>
            </w:r>
            <w:r>
              <w:t xml:space="preserve">which is why we let each individual stand for 1 billion identical ones.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study can be randomized and still lack exchangeability in an infinite population,</w:t>
            </w:r>
            <w:r>
              <w:t xml:space="preserve"> </w:t>
            </w:r>
            <w:r>
              <w:t xml:space="preserve">if the investigators used more than one coin (Section 2.2)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ins w:id="3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Population Effects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targets population (average) causal effects,</w:t>
            </w:r>
            <w:r>
              <w:t xml:space="preserve"> </w:t>
            </w:r>
            <w:r>
              <w:t xml:space="preserve">because effects in single individuals generally cannot be computed from the observed data</w:t>
            </w:r>
            <w:r>
              <w:t xml:space="preserve"> </w:t>
            </w:r>
            <w:r>
              <w:t xml:space="preserve">(they are not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identified</w:t>
              </w:r>
            </w:hyperlink>
            <w:r>
              <w:t xml:space="preserve">, in the sense made precise in Section 2.3).</w:t>
            </w:r>
            <w:r>
              <w:t xml:space="preserve"> </w:t>
            </w:r>
            <w:r>
              <w:t xml:space="preserve">Crossover experiments, next, are a possible exception under strong conditions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48"/>
    <w:bookmarkStart w:id="54" w:name="crossover-experiments"/>
    <w:p>
      <w:pPr>
        <w:pStyle w:val="Heading3"/>
      </w:pPr>
      <w:ins w:id="40" w:author="PR Preview" w:date="2024-01-01T00:00:00Z">
        <w:r>
          <w:t xml:space="preserve">1.7 Crossover Experiments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crossover-experiment"/>
          <w:p>
            <w:pPr>
              <w:pStyle w:val="BodyText"/>
            </w:pPr>
            <w:r>
              <w:rPr>
                <w:b/>
                <w:bCs/>
              </w:rPr>
              <w:t xml:space="preserve">Definition 6 (Crossover experiment (Fine Point 2.1))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crossover experiment</w:t>
            </w:r>
            <w:r>
              <w:t xml:space="preserve"> </w:t>
            </w:r>
            <w:r>
              <w:t xml:space="preserve">follows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over two or more time points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assigned anew at each,</w:t>
            </w:r>
            <w:r>
              <w:t xml:space="preserve"> </w:t>
            </w:r>
            <w:r>
              <w:t xml:space="preserve">so that one person’s outcome can be seen under more than one treatment value.</w:t>
            </w:r>
            <w:r>
              <w:t xml:space="preserve"> </w:t>
            </w:r>
            <w:r>
              <w:t xml:space="preserve">For two periods, write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for the counterfactual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bookmarkEnd w:id="49"/>
        </w:tc>
      </w:tr>
    </w:tbl>
    <w:p>
      <w:pPr>
        <w:pStyle w:val="BodyText"/>
      </w:pPr>
      <w:ins w:id="4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exm-zeus-lightning"/>
          <w:p>
            <w:pPr>
              <w:pStyle w:val="BodyText"/>
            </w:pPr>
            <w:r>
              <w:rPr>
                <w:b/>
                <w:bCs/>
              </w:rPr>
              <w:t xml:space="preserve">Example 9 (Zeus’s lightning bolt)</w:t>
            </w:r>
            <w:r>
              <w:t xml:space="preserve"> </w:t>
            </w:r>
            <w:r>
              <w:t xml:space="preserve">Zeus lets us decide when he throws his thunderbolt.</w:t>
            </w:r>
            <w:r>
              <w:t xml:space="preserve"> </w:t>
            </w:r>
            <w:r>
              <w:t xml:space="preserve">On day 1 he throws it at our request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and his blood pressure goes up;</w:t>
            </w:r>
            <w:r>
              <w:t xml:space="preserve"> </w:t>
            </w:r>
            <w:r>
              <w:t xml:space="preserve">on day 2 we ask him to hold off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and his blood pressure stays flat.</w:t>
            </w:r>
            <w:r>
              <w:t xml:space="preserve"> </w:t>
            </w:r>
            <w:r>
              <w:t xml:space="preserve">This is a crossover experiment (</w:t>
            </w:r>
            <w:hyperlink w:anchor="def-crossover-experiment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with one individual and two periods.</w:t>
            </w:r>
            <w:r>
              <w:t xml:space="preserve"> </w:t>
            </w:r>
            <w:r>
              <w:t xml:space="preserve">It is tempting to say that we have seen both of Zeus’s counterfactual outcomes,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therefore an individual causal effect.</w:t>
            </w:r>
            <w:r>
              <w:t xml:space="preserve"> </w:t>
            </w:r>
            <w:r>
              <w:t xml:space="preserve">That conclusion holds only under the strong conditions stated next.</w:t>
            </w:r>
          </w:p>
          <w:bookmarkEnd w:id="50"/>
        </w:tc>
      </w:tr>
    </w:tbl>
    <w:p>
      <w:ins w:id="42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1" w:name="prp-crossover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6 (When a crossover experiment reveals an individual effect (Fine Point 2.1))</w:t>
            </w:r>
            <w:r>
              <w:t xml:space="preserve"> </w:t>
            </w:r>
            <w:r>
              <w:t xml:space="preserve">Consider a two-period crossover experiment (</w:t>
            </w:r>
            <w:hyperlink w:anchor="def-crossover-experiment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with dichotomous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, deterministic counterfactual outcomes, and consistency.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outcome at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</w:p>
          <w:p>
            <w:pPr>
              <w:pStyle w:val="Compact"/>
              <w:numPr>
                <w:ilvl w:val="0"/>
                <w:numId w:val="1005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there is no carryover effect of treatment: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individual causal effect does not change over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</w:p>
          <w:p>
            <w:pPr>
              <w:pStyle w:val="Compact"/>
              <w:numPr>
                <w:ilvl w:val="1"/>
                <w:numId w:val="1008"/>
              </w:numPr>
            </w:pPr>
            <w:r>
              <w:t xml:space="preserve">the outcome under no treatment does not change over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observed change equals the individual causal effect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bookmarkEnd w:id="51"/>
        </w:tc>
      </w:tr>
    </w:tbl>
    <w:p>
      <w:pPr>
        <w:pStyle w:val="BodyText"/>
      </w:pPr>
      <w:ins w:id="4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by (i).</w:t>
            </w:r>
            <w:r>
              <w:t xml:space="preserve"> </w:t>
            </w:r>
            <w:r>
              <w:t xml:space="preserve">Adding and subtracting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and then using (ii) and (iii),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b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0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b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 instead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same steps with the periods swapped give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t>0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t>0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t>0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4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Crossover Designs Need Effects That Wear Off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 (i) of</w:t>
            </w:r>
            <w:r>
              <w:t xml:space="preserve"> </w:t>
            </w:r>
            <w:hyperlink w:anchor="prp-crossover-identification">
              <w:r>
                <w:rPr>
                  <w:rStyle w:val="Hyperlink"/>
                </w:rPr>
                <w:t xml:space="preserve">Proposition 6</w:t>
              </w:r>
            </w:hyperlink>
            <w:r>
              <w:t xml:space="preserve"> </w:t>
            </w:r>
            <w:r>
              <w:t xml:space="preserve">requires an outcome that appears abruptly and resolves completely before the next period.</w:t>
            </w:r>
            <w:r>
              <w:t xml:space="preserve"> </w:t>
            </w:r>
            <w:r>
              <w:t xml:space="preserve">So a crossover design cannot study the effect of an irreversible action, such as a heart transplant,</w:t>
            </w:r>
            <w:r>
              <w:t xml:space="preserve"> </w:t>
            </w:r>
            <w:r>
              <w:t xml:space="preserve">on an irreversible outcome, such as death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54"/>
    <w:bookmarkEnd w:id="55"/>
    <w:bookmarkStart w:id="87" w:name="conditional-randomization-pp.-17-19"/>
    <w:p>
      <w:pPr>
        <w:pStyle w:val="Heading2"/>
      </w:pPr>
      <w:ins w:id="45" w:author="PR Preview" w:date="2024-01-01T00:00:00Z">
        <w:r>
          <w:t xml:space="preserve">2 2.2 Conditional Randomization (pp. 17-19)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" w:name="def-marginal-conditional-randomization"/>
          <w:p>
            <w:pPr>
              <w:pStyle w:val="BodyText"/>
            </w:pPr>
            <w:r>
              <w:rPr>
                <w:b/>
                <w:bCs/>
              </w:rPr>
              <w:t xml:space="preserve">Definition 7 (Marginally and conditionally randomized experiments)</w:t>
            </w:r>
            <w:r>
              <w:t xml:space="preserve"> </w:t>
            </w:r>
            <w:r>
              <w:t xml:space="preserve">Consider a randomized experiment (</w:t>
            </w:r>
            <w:hyperlink w:anchor="def-randomized-experiment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 with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measured before treatment is assigned.</w:t>
            </w:r>
            <w:r>
              <w:t xml:space="preserve"> </w:t>
            </w:r>
            <w:r>
              <w:t xml:space="preserve">The experiment is</w:t>
            </w:r>
            <w:r>
              <w:t xml:space="preserve"> </w:t>
            </w:r>
            <w:r>
              <w:rPr>
                <w:b/>
                <w:bCs/>
              </w:rPr>
              <w:t xml:space="preserve">marginally randomized</w:t>
            </w:r>
            <w:r>
              <w:t xml:space="preserve"> </w:t>
            </w:r>
            <w:r>
              <w:t xml:space="preserve">if it uses a single randomization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the same for everyone.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conditionally randomized</w:t>
            </w:r>
            <w:r>
              <w:t xml:space="preserve"> </w:t>
            </w:r>
            <w:r>
              <w:t xml:space="preserve">if the randomization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depends on the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with a different coin for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17)</w:t>
            </w:r>
            <w:r>
              <w:t xml:space="preserve">.</w:t>
            </w:r>
          </w:p>
          <w:bookmarkEnd w:id="56"/>
        </w:tc>
      </w:tr>
    </w:tbl>
    <w:p>
      <w:pPr>
        <w:pStyle w:val="BodyText"/>
      </w:pPr>
      <w:ins w:id="4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exm-two-designs"/>
          <w:p>
            <w:pPr>
              <w:pStyle w:val="BodyText"/>
            </w:pPr>
            <w:r>
              <w:rPr>
                <w:b/>
                <w:bCs/>
              </w:rPr>
              <w:t xml:space="preserve">Example 10 (Two designs for Table 2.2)</w:t>
            </w:r>
            <w:r>
              <w:t xml:space="preserve"> </w:t>
            </w:r>
            <w:r>
              <w:t xml:space="preserve">Two mutually exclusive designs could each explain the treatment counts in Table 2.2: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Design 1</w:t>
            </w:r>
            <w:r>
              <w:t xml:space="preserve"> </w:t>
            </w:r>
            <w:r>
              <w:t xml:space="preserve">(marginally randomized): one loaded coin, with probability 0.65 of treatment, for all 20 individuals;</w:t>
            </w:r>
            <w:r>
              <w:t xml:space="preserve"> </w:t>
            </w:r>
            <w:r>
              <w:t xml:space="preserve">it would explain why 13 of the 20 were treated.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Design 2</w:t>
            </w:r>
            <w:r>
              <w:t xml:space="preserve"> </w:t>
            </w:r>
            <w:r>
              <w:t xml:space="preserve">(conditionally randomized): a coin with probability 0.75 of treatment for those in critical condition 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one with probability 0.5 for those in noncritical condition 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  <w:r>
              <w:t xml:space="preserve"> </w:t>
            </w:r>
            <w:r>
              <w:t xml:space="preserve">it would explain why 9 of the 12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 of the 8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were treated</w:t>
            </w:r>
            <w:r>
              <w:t xml:space="preserve"> </w:t>
            </w:r>
            <w:r>
              <w:t xml:space="preserve">(Hernán and Robins 2020, 17)</w:t>
            </w:r>
            <w:r>
              <w:t xml:space="preserve">.</w:t>
            </w:r>
          </w:p>
          <w:bookmarkEnd w:id="57"/>
        </w:tc>
      </w:tr>
    </w:tbl>
    <w:bookmarkStart w:id="59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ins w:id="50" w:author="PR Preview" w:date="2024-01-01T00:00:00Z">
        <w:r>
          <w:t xml:space="preserve">As in Section 2.1, a marginally randomized experiment is expected to give exchangeability,</w:t>
        </w:r>
      </w:ins>
      <w:ins w:id="50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50" w:author="PR Preview" w:date="2024-01-01T00:00:00Z">
        <w:r>
          <w:t xml:space="preserve">.</w:t>
        </w:r>
      </w:ins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A conditionally randomized one generally does not:</w:t>
        </w:r>
      </w:ins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if the coin favors treatment in the sicker stratum,</w:t>
        </w:r>
      </w:ins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the treated start out sicker on average than the untreated.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which-design"/>
          <w:p>
            <w:pPr>
              <w:pStyle w:val="BodyText"/>
            </w:pPr>
            <w:r>
              <w:rPr>
                <w:b/>
                <w:bCs/>
              </w:rPr>
              <w:t xml:space="preserve">Example 11 (Table 2.2 came from design 2)</w:t>
            </w:r>
            <w:r>
              <w:t xml:space="preserve"> </w:t>
            </w:r>
            <w:r>
              <w:t xml:space="preserve">With each individual standing for 1 billion identical ones,</w:t>
            </w:r>
            <w:r>
              <w:t xml:space="preserve"> </w:t>
            </w:r>
            <w:r>
              <w:t xml:space="preserve">9 of the 13 treated (</w:t>
            </w:r>
            <m:oMath>
              <m:r>
                <m:rPr>
                  <m:sty m:val="p"/>
                </m:rPr>
                <m:t>≈</m:t>
              </m:r>
              <m:r>
                <m:t>69</m:t>
              </m:r>
              <m:r>
                <m:rPr>
                  <m:sty m:val="p"/>
                </m:rPr>
                <m:t>%</m:t>
              </m:r>
            </m:oMath>
            <w:r>
              <w:t xml:space="preserve">) but only 3 of the 7 untreated 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in Table 2.2 were in critical condition.</w:t>
            </w:r>
            <w:r>
              <w:t xml:space="preserve"> </w:t>
            </w:r>
            <w:r>
              <w:t xml:space="preserve">Since critical condition signals a bad prognosis,</w:t>
            </w:r>
            <w:r>
              <w:t xml:space="preserve"> </w:t>
            </w:r>
            <w:r>
              <w:t xml:space="preserve">the treated would have had a higher risk than the untreated had they remained untreated: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 and exchangeability (</w:t>
            </w:r>
            <w:hyperlink w:anchor="def-exchangeability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 fails.</w:t>
            </w:r>
            <w:r>
              <w:t xml:space="preserve"> </w:t>
            </w:r>
            <w:r>
              <w:t xml:space="preserve">The study was randomized,</w:t>
            </w:r>
            <w:r>
              <w:t xml:space="preserve"> </w:t>
            </w:r>
            <w:r>
              <w:t xml:space="preserve">so it must have been randomized conditional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design 2 of</w:t>
            </w:r>
            <w:r>
              <w:t xml:space="preserve"> </w:t>
            </w:r>
            <w:hyperlink w:anchor="exm-two-designs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bookmarkEnd w:id="59"/>
    <w:bookmarkStart w:id="68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ins w:id="52" w:author="PR Preview" w:date="2024-01-01T00:00:00Z">
        <w:r>
          <w:t xml:space="preserve">A conditionally randomized experiment is one marginally randomized experiment per level of</w:t>
        </w:r>
      </w:ins>
      <w:ins w:id="52" w:author="PR Preview" w:date="2024-01-01T00:00:00Z">
        <w:r>
          <w:t xml:space="preserve"> </w:t>
        </w:r>
      </w:ins>
      <m:oMath>
        <m:r>
          <m:t>L</m:t>
        </m:r>
      </m:oMath>
      <w:ins w:id="52" w:author="PR Preview" w:date="2024-01-01T00:00:00Z">
        <w:r>
          <w:t xml:space="preserve">: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here two, one among those with</w:t>
        </w:r>
      </w:ins>
      <w:ins w:id="52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and one among those with</w:t>
        </w:r>
      </w:ins>
      <w:ins w:id="52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0</m:t>
        </m:r>
      </m:oMath>
      <w:ins w:id="52" w:author="PR Preview" w:date="2024-01-01T00:00:00Z">
        <w:r>
          <w:t xml:space="preserve">.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Within each stratum, the treated and the untreated should therefore be exchangeable.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(Conditional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treatment with finitely many values,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 outcome with counterfactual outcomes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variable measured before treatment.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 within level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, written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 given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 and outcome, and when both treatment values occur in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this means</w:t>
            </w:r>
          </w:p>
          <w:p>
            <w:pPr>
              <w:pStyle w:val="BodyText"/>
            </w:pPr>
            <w:bookmarkStart w:id="60" w:name="eq-conditional-exchangeability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0"/>
          </w:p>
          <w:p>
            <w:pPr>
              <w:pStyle w:val="FirstParagraph"/>
            </w:pPr>
            <w:r>
              <w:rPr>
                <w:b/>
                <w:bCs/>
              </w:rPr>
              <w:t xml:space="preserve">Conditional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holds if this is true for every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18)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ins w:id="5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2" w:name="exm-conditional-exchangeability-design-2"/>
          <w:p>
            <w:pPr>
              <w:pStyle w:val="BodyText"/>
            </w:pPr>
            <w:r>
              <w:rPr>
                <w:b/>
                <w:bCs/>
              </w:rPr>
              <w:t xml:space="preserve">Example 12 (Conditional exchangeability in design 2)</w:t>
            </w:r>
            <w:r>
              <w:t xml:space="preserve"> </w:t>
            </w:r>
            <w:r>
              <w:t xml:space="preserve">In design 2 of</w:t>
            </w:r>
            <w:r>
              <w:t xml:space="preserve"> </w:t>
            </w:r>
            <w:hyperlink w:anchor="exm-two-designs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, everyone in critical condition 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gets the same coin, with probability 0.75 of treatment,</w:t>
            </w:r>
            <w:r>
              <w:t xml:space="preserve"> </w:t>
            </w:r>
            <w:r>
              <w:t xml:space="preserve">so within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experiment is marginally randomized,</w:t>
            </w:r>
            <w:r>
              <w:t xml:space="preserve"> </w:t>
            </w:r>
            <w:r>
              <w:t xml:space="preserve">and, as in Section 2.1, it is expected to give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Likewise the coin with probability 0.5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 conditional exchangeability (</w:t>
            </w:r>
            <w:hyperlink w:anchor="def-conditional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(the next proposition makes this precise),</w:t>
            </w:r>
            <w:r>
              <w:t xml:space="preserve"> </w:t>
            </w:r>
            <w:r>
              <w:t xml:space="preserve">even though</w:t>
            </w:r>
            <w:r>
              <w:t xml:space="preserve"> </w:t>
            </w:r>
            <w:hyperlink w:anchor="exm-which-design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 </w:t>
            </w:r>
            <w:r>
              <w:t xml:space="preserve">indicated that exchangeability fails in the population as a whole.</w:t>
            </w:r>
          </w:p>
          <w:bookmarkEnd w:id="62"/>
        </w:tc>
      </w:tr>
    </w:tbl>
    <w:p>
      <w:pPr>
        <w:pStyle w:val="BodyText"/>
      </w:pPr>
      <w:ins w:id="5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def-positivity-ch2"/>
          <w:p>
            <w:pPr>
              <w:pStyle w:val="BodyText"/>
            </w:pPr>
            <w:r>
              <w:rPr>
                <w:b/>
                <w:bCs/>
              </w:rPr>
              <w:t xml:space="preserve">Definition 9 (Positivity)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treatment with finitely many values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variable measured before treatment.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 </w:t>
            </w:r>
            <w:r>
              <w:t xml:space="preserve">holds if every treatment value has a nonzero probability in every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occurs:</w:t>
            </w:r>
          </w:p>
          <w:p>
            <w:pPr>
              <w:pStyle w:val="BodyText"/>
            </w:pPr>
            <w:bookmarkStart w:id="63" w:name="eq-positivity-ch2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t> </m:t>
                </m:r>
                <m:r>
                  <m:rPr>
                    <m:nor/>
                    <m:sty m:val="p"/>
                  </m:rPr>
                  <m:t>for every </m:t>
                </m:r>
                <m:r>
                  <m:t>a</m:t>
                </m:r>
                <m:r>
                  <m:rPr>
                    <m:nor/>
                    <m:sty m:val="p"/>
                  </m:rPr>
                  <m:t> and every </m:t>
                </m:r>
                <m:r>
                  <m:t>l</m:t>
                </m:r>
                <m:r>
                  <m:rPr>
                    <m:nor/>
                    <m:sty m:val="p"/>
                  </m:rPr>
                  <m:t> with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3"/>
          </w:p>
          <w:p>
            <w:pPr>
              <w:pStyle w:val="FirstParagraph"/>
            </w:pPr>
            <w:r>
              <w:t xml:space="preserve">(Hernán and Robins 2020, 25)</w:t>
            </w:r>
            <w:r>
              <w:t xml:space="preserve">.</w:t>
            </w:r>
          </w:p>
          <w:bookmarkEnd w:id="64"/>
        </w:tc>
      </w:tr>
    </w:tbl>
    <w:p>
      <w:pPr>
        <w:pStyle w:val="BodyText"/>
      </w:pPr>
      <w:ins w:id="5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5" w:name="exm-positivity-design-2"/>
          <w:p>
            <w:pPr>
              <w:pStyle w:val="BodyText"/>
            </w:pPr>
            <w:r>
              <w:rPr>
                <w:b/>
                <w:bCs/>
              </w:rPr>
              <w:t xml:space="preserve">Example 13 (Positivity in design 2)</w:t>
            </w:r>
            <w:r>
              <w:t xml:space="preserve"> </w:t>
            </w:r>
            <w:r>
              <w:t xml:space="preserve">In design 2 of</w:t>
            </w:r>
            <w:r>
              <w:t xml:space="preserve"> </w:t>
            </w:r>
            <w:hyperlink w:anchor="exm-two-designs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four are positive, so positivity (</w:t>
            </w:r>
            <w:hyperlink w:anchor="def-positivity-ch2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holds.</w:t>
            </w:r>
            <w:r>
              <w:t xml:space="preserve"> </w:t>
            </w:r>
            <w:r>
              <w:t xml:space="preserve">Had the investigators transplanted everyone in critical condition,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would be 0, and positivity would fail.</w:t>
            </w:r>
          </w:p>
          <w:bookmarkEnd w:id="6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prp-randomization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7 (What each design guarantees)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dichotomous treatment,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 outcome with counterfactual outcomes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(dichotomous wherever</w:t>
            </w:r>
            <w:r>
              <w:t xml:space="preserve"> </w:t>
            </w:r>
            <w:hyperlink w:anchor="def-exchangeability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 </w:t>
            </w:r>
            <w:r>
              <w:t xml:space="preserve">is invoked),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variable measured before treatment.</w:t>
            </w:r>
            <w:r>
              <w:t xml:space="preserve"> </w:t>
            </w:r>
            <w:r>
              <w:t xml:space="preserve">Suppose treatment is assigned by a random device so that, in a near-infinite population,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BodyText"/>
            </w:pPr>
            <w:bookmarkStart w:id="66" w:name="eq-conditional-randomization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6"/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Conditional exchangeability holds: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w:hyperlink w:anchor="def-conditional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If, in addition,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same for every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(marginal randomization),</w:t>
            </w:r>
            <w:r>
              <w:t xml:space="preserve"> </w:t>
            </w:r>
            <w:r>
              <w:t xml:space="preserve">then exchangeability also holds: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w:hyperlink w:anchor="def-exchangeability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18)</w:t>
            </w:r>
            <w:r>
              <w:t xml:space="preserve">.</w:t>
            </w:r>
          </w:p>
          <w:bookmarkEnd w:id="67"/>
        </w:tc>
      </w:tr>
    </w:tbl>
    <w:p>
      <w:pPr>
        <w:pStyle w:val="FirstParagraph"/>
      </w:pPr>
      <w:ins w:id="5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a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hyperlink w:anchor="eq-conditional-randomization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 </w:t>
            </w:r>
            <w:r>
              <w:t xml:space="preserve">says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independent of the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 is independent of each member of the pair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moreover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equals one constant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jointly, and in particular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11"/>
        </w:numPr>
      </w:pPr>
      <w:ins w:id="58" w:author="PR Preview" w:date="2024-01-01T00:00:00Z">
        <w:r>
          <w:t xml:space="preserve">Marginal randomization (design 1) produces both exchangeability and conditional exchangeability.</w:t>
        </w:r>
      </w:ins>
    </w:p>
    <w:p>
      <w:pPr>
        <w:pStyle w:val="Compact"/>
        <w:numPr>
          <w:ilvl w:val="0"/>
          <w:numId w:val="1011"/>
        </w:numPr>
      </w:pPr>
      <w:ins w:id="59" w:author="PR Preview" w:date="2024-01-01T00:00:00Z">
        <w:r>
          <w:t xml:space="preserve">Conditional randomization (design 2) produces conditional exchangeability, but not, in general, exchangeability (</w:t>
        </w:r>
      </w:ins>
      <w:hyperlink w:anchor="exm-which-design">
        <w:r>
          <w:rPr>
            <w:rStyle w:val="Hyperlink"/>
          </w:rPr>
          <w:t xml:space="preserve">Example 11</w:t>
        </w:r>
      </w:hyperlink>
      <w:ins w:id="59" w:author="PR Preview" w:date="2024-01-01T00:00:00Z">
        <w:r>
          <w:t xml:space="preserve">).</w:t>
        </w:r>
      </w:ins>
    </w:p>
    <w:bookmarkEnd w:id="68"/>
    <w:bookmarkStart w:id="73" w:name="a-missing-data-view"/>
    <w:p>
      <w:pPr>
        <w:pStyle w:val="Heading3"/>
      </w:pPr>
      <w:ins w:id="60" w:author="PR Preview" w:date="2024-01-01T00:00:00Z">
        <w:r>
          <w:t xml:space="preserve">2.3 A Missing-Data View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def-mcar-mar"/>
          <w:p>
            <w:pPr>
              <w:pStyle w:val="BodyText"/>
            </w:pPr>
            <w:r>
              <w:rPr>
                <w:b/>
                <w:bCs/>
              </w:rPr>
              <w:t xml:space="preserve">Definition 10 (Missing completely at random and missing at random)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dichotomous treatment,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 outcome with counterfactual outcomes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variable measured before treatment.</w:t>
            </w:r>
            <w:r>
              <w:t xml:space="preserve"> </w:t>
            </w:r>
            <w:r>
              <w:t xml:space="preserve">One counterfactual outcome is missing for everyone: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Take the full data to be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of which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observed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counterfactual outcomes are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missing completely at random</w:t>
            </w:r>
            <w:r>
              <w:t xml:space="preserve"> </w:t>
            </w:r>
            <w:r>
              <w:t xml:space="preserve">(MCAR)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missing at random</w:t>
            </w:r>
            <w:r>
              <w:t xml:space="preserve"> </w:t>
            </w:r>
            <w:r>
              <w:t xml:space="preserve">(MAR) if,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the data that would be observed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missing not at random</w:t>
            </w:r>
            <w:r>
              <w:t xml:space="preserve"> </w:t>
            </w:r>
            <w:r>
              <w:t xml:space="preserve">(MNAR) if they are not MAR</w:t>
            </w:r>
            <w:r>
              <w:t xml:space="preserve"> </w:t>
            </w:r>
            <w:r>
              <w:t xml:space="preserve">(Hernán and Robins 2020, 18)</w:t>
            </w:r>
            <w:r>
              <w:t xml:space="preserve">.</w:t>
            </w:r>
          </w:p>
          <w:bookmarkEnd w:id="69"/>
        </w:tc>
      </w:tr>
    </w:tbl>
    <w:p>
      <w:pPr>
        <w:pStyle w:val="FirstParagraph"/>
      </w:pPr>
      <w:ins w:id="6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" w:name="exm-mcar-mar-designs"/>
          <w:p>
            <w:pPr>
              <w:pStyle w:val="BodyText"/>
            </w:pPr>
            <w:r>
              <w:rPr>
                <w:b/>
                <w:bCs/>
              </w:rPr>
              <w:t xml:space="preserve">Example 14 (The two designs as missing-data mechanisms)</w:t>
            </w:r>
            <w:r>
              <w:t xml:space="preserve"> </w:t>
            </w:r>
            <w:r>
              <w:t xml:space="preserve">In design 1 of</w:t>
            </w:r>
            <w:r>
              <w:t xml:space="preserve"> </w:t>
            </w:r>
            <w:hyperlink w:anchor="exm-two-designs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0.65</m:t>
              </m:r>
            </m:oMath>
            <w:r>
              <w:t xml:space="preserve"> </w:t>
            </w:r>
            <w:r>
              <w:t xml:space="preserve">whatever the full data,</w:t>
            </w:r>
            <w:r>
              <w:t xml:space="preserve"> </w:t>
            </w:r>
            <w:r>
              <w:t xml:space="preserve">so the counterfactual outcomes are MCAR (</w:t>
            </w:r>
            <w:hyperlink w:anchor="def-mcar-mar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design 2,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0.75 if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0.5 if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alone, and the counterfactual outcomes are MAR but not MCAR.</w:t>
            </w:r>
          </w:p>
          <w:bookmarkEnd w:id="70"/>
        </w:tc>
      </w:tr>
    </w:tbl>
    <w:p>
      <w:pPr>
        <w:pStyle w:val="BodyText"/>
      </w:pPr>
      <w:ins w:id="6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prp-mar-conditional-randomization"/>
          <w:p>
            <w:pPr>
              <w:pStyle w:val="BodyText"/>
            </w:pPr>
            <w:r>
              <w:rPr>
                <w:b/>
                <w:bCs/>
              </w:rPr>
              <w:t xml:space="preserve">Proposition 8 (MAR is conditional randomization)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dichotomous, and suppose that for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of the four combinations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 positive probability given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counterfactual outcomes are MAR (</w:t>
            </w:r>
            <w:hyperlink w:anchor="def-mcar-mar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 if and only if</w:t>
            </w:r>
            <w:r>
              <w:t xml:space="preserve"> </w:t>
            </w:r>
            <w:hyperlink w:anchor="eq-conditional-randomization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book’s margin note states the implication from MAR without the condition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which is added here (the next example shows why)</w:t>
            </w:r>
            <w:r>
              <w:t xml:space="preserve"> </w:t>
            </w:r>
            <w:r>
              <w:t xml:space="preserve">(after Hernán and Robins 2020, 18)</w:t>
            </w:r>
            <w:r>
              <w:t xml:space="preserve">.</w:t>
            </w:r>
          </w:p>
          <w:bookmarkEnd w:id="71"/>
        </w:tc>
      </w:tr>
    </w:tbl>
    <w:p>
      <w:pPr>
        <w:pStyle w:val="BodyText"/>
      </w:pPr>
      <w:ins w:id="6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If</w:t>
            </w:r>
            <w:r>
              <w:t xml:space="preserve"> </w:t>
            </w:r>
            <w:hyperlink w:anchor="eq-conditional-randomization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 </w:t>
            </w:r>
            <w:r>
              <w:t xml:space="preserve">holds,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alone, so MAR holds.</w:t>
            </w:r>
            <w:r>
              <w:t xml:space="preserve"> </w:t>
            </w:r>
            <w:r>
              <w:t xml:space="preserve">Conversely, let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MAR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MAR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g</m:t>
              </m:r>
            </m:oMath>
            <w:r>
              <w:t xml:space="preserve">, and hence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does not depend on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With all four combinations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possible given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y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y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all of them,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alone and therefore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6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2" w:name="exm-mar-without-support"/>
          <w:p>
            <w:pPr>
              <w:pStyle w:val="BodyText"/>
            </w:pPr>
            <w:r>
              <w:rPr>
                <w:b/>
                <w:bCs/>
              </w:rPr>
              <w:t xml:space="preserve">Example 15 (MAR without conditional randomization)</w:t>
            </w:r>
            <w:r>
              <w:t xml:space="preserve"> </w:t>
            </w:r>
            <w:r>
              <w:t xml:space="preserve">The condition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prp-mar-conditional-randomization">
              <w:r>
                <w:rPr>
                  <w:rStyle w:val="Hyperlink"/>
                </w:rPr>
                <w:t xml:space="preserve">Proposition 8</w:t>
              </w:r>
            </w:hyperlink>
            <w:r>
              <w:t xml:space="preserve"> </w:t>
            </w:r>
            <w:r>
              <w:t xml:space="preserve">cannot simply be dropped.</w:t>
            </w:r>
            <w:r>
              <w:t xml:space="preserve"> </w:t>
            </w:r>
            <w:r>
              <w:t xml:space="preserve">Suppose the sharp causal null holds,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for everyone,</w:t>
            </w:r>
            <w:r>
              <w:t xml:space="preserve"> </w:t>
            </w:r>
            <w:r>
              <w:t xml:space="preserve">and suppose the probability of treatment is 0.8 for 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0.2 for the others,</w:t>
            </w:r>
            <w:r>
              <w:t xml:space="preserve"> </w:t>
            </w:r>
            <w:r>
              <w:t xml:space="preserve">whatever their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in some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both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occur.</w:t>
            </w:r>
            <w:r>
              <w:t xml:space="preserve"> </w:t>
            </w:r>
            <w:r>
              <w:t xml:space="preserve">This probability is a function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alone and also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the counterfactual outcomes are MAR (</w:t>
            </w:r>
            <w:hyperlink w:anchor="def-mcar-mar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conditional exchangeability fails.</w:t>
            </w:r>
            <w:r>
              <w:t xml:space="preserve"> </w:t>
            </w:r>
            <w:r>
              <w:t xml:space="preserve">Here only two of the four combinations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occur.</w:t>
            </w:r>
          </w:p>
          <w:bookmarkEnd w:id="72"/>
        </w:tc>
      </w:tr>
    </w:tbl>
    <w:p>
      <w:pPr>
        <w:pStyle w:val="BodyText"/>
      </w:pPr>
      <w:ins w:id="65" w:author="PR Preview" w:date="2024-01-01T00:00:00Z">
        <w:r>
          <w:t xml:space="preserve">Rubin (1976) and Marini, Olsen, and Rubin (1980) coined the labels MCAR, MAR, and MNAR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(Hernán and Robins 2020, 18)</w:t>
        </w:r>
      </w:ins>
      <w:ins w:id="65" w:author="PR Preview" w:date="2024-01-01T00:00:00Z">
        <w:r>
          <w:t xml:space="preserve">.</w:t>
        </w:r>
      </w:ins>
    </w:p>
    <w:bookmarkEnd w:id="73"/>
    <w:bookmarkStart w:id="80" w:name="two-targets"/>
    <w:p>
      <w:pPr>
        <w:pStyle w:val="Heading3"/>
      </w:pPr>
      <w:ins w:id="66" w:author="PR Preview" w:date="2024-01-01T00:00:00Z">
        <w:r>
          <w:t xml:space="preserve">2.4 Two Targets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design-1-analysis"/>
          <w:p>
            <w:pPr>
              <w:pStyle w:val="BodyText"/>
            </w:pPr>
            <w:r>
              <w:rPr>
                <w:b/>
                <w:bCs/>
              </w:rPr>
              <w:t xml:space="preserve">Example 16 (If Table 2.2 had come from design 1)</w:t>
            </w:r>
            <w:r>
              <w:t xml:space="preserve"> </w:t>
            </w:r>
            <w:r>
              <w:t xml:space="preserve">Had the data of Table 2.2 come from a marginally randomized experiment,</w:t>
            </w:r>
            <w:r>
              <w:t xml:space="preserve"> </w:t>
            </w:r>
            <w:r>
              <w:t xml:space="preserve">exchangeability would hold,</w:t>
            </w:r>
            <w:r>
              <w:t xml:space="preserve"> </w:t>
            </w:r>
            <w:r>
              <w:t xml:space="preserve">and, assuming consistency, by</w:t>
            </w:r>
            <w:r>
              <w:t xml:space="preserve"> </w:t>
            </w:r>
            <w:hyperlink w:anchor="prp-association-is-causation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causal risk ratio would be the associational one: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13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49</m:t>
                    </m:r>
                  </m:num>
                  <m:den>
                    <m:r>
                      <m:t>39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1.26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Table 2.2 came from design 2 (</w:t>
            </w:r>
            <w:hyperlink w:anchor="exm-which-design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), so this calculation does not apply</w:t>
            </w:r>
            <w:r>
              <w:t xml:space="preserve"> </w:t>
            </w:r>
            <w:r>
              <w:t xml:space="preserve">(Hernán and Robins 2020, 18)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ins w:id="67" w:author="PR Preview" w:date="2024-01-01T00:00:00Z">
        <w:r>
          <w:t xml:space="preserve">Under conditional randomization there are two targets.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def-stratification-ch2"/>
          <w:p>
            <w:pPr>
              <w:pStyle w:val="BodyText"/>
            </w:pPr>
            <w:r>
              <w:rPr>
                <w:b/>
                <w:bCs/>
              </w:rPr>
              <w:t xml:space="preserve">Definition 11 (Stratification)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dichotomous treatment,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 dichotomous outcome,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variable measured before treatment.</w:t>
            </w:r>
            <w:r>
              <w:t xml:space="preserve"> </w:t>
            </w:r>
            <w:r>
              <w:rPr>
                <w:b/>
                <w:bCs/>
              </w:rPr>
              <w:t xml:space="preserve">Stratification</w:t>
            </w:r>
            <w:r>
              <w:t xml:space="preserve"> </w:t>
            </w:r>
            <w:r>
              <w:t xml:space="preserve">computes causal effects separately within each level (stratum)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stratum-specific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defined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(Hernán and Robins 2020, 18)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ins w:id="6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prp-stratum-association-causation"/>
          <w:p>
            <w:pPr>
              <w:pStyle w:val="BodyText"/>
            </w:pPr>
            <w:r>
              <w:rPr>
                <w:b/>
                <w:bCs/>
              </w:rPr>
              <w:t xml:space="preserve">Proposition 9 (Within a stratum, association is causation)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dichotomous,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variable measured before treatment,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level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that consistency holds,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w:hyperlink w:anchor="def-conditional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that both treatment values occur in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(positivity within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as in</w:t>
            </w:r>
            <w:r>
              <w:t xml:space="preserve"> </w:t>
            </w:r>
            <w:hyperlink w:anchor="def-positivity-ch2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76" w:name="eq-stratum-association-causation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76"/>
          </w:p>
          <w:p>
            <w:pPr>
              <w:pStyle w:val="FirstParagraph"/>
            </w:pPr>
            <w:r>
              <w:t xml:space="preserve">so the stratum-specific causal risk ratio equals the stratum-specific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whenever the denominators are positive</w:t>
            </w:r>
            <w:r>
              <w:t xml:space="preserve"> </w:t>
            </w:r>
            <w:r>
              <w:t xml:space="preserve">(Hernán and Robins 2020, 18)</w:t>
            </w:r>
            <w:r>
              <w:t xml:space="preserve">.</w:t>
            </w:r>
          </w:p>
          <w:bookmarkEnd w:id="77"/>
        </w:tc>
      </w:tr>
    </w:tbl>
    <w:p>
      <w:pPr>
        <w:pStyle w:val="BodyText"/>
      </w:pPr>
      <w:ins w:id="6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Restrict attention to the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, viewed as a population in its own right.</w:t>
            </w:r>
            <w:r>
              <w:t xml:space="preserve"> </w:t>
            </w:r>
            <w:r>
              <w:t xml:space="preserve">In it, treatment is dichotomous with both values occurring,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treated and the untreated are exchangeable.</w:t>
            </w:r>
            <w:r>
              <w:t xml:space="preserve"> </w:t>
            </w:r>
            <w:hyperlink w:anchor="prp-association-is-causation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applied to that stratum gives</w:t>
            </w:r>
            <w:r>
              <w:t xml:space="preserve"> </w:t>
            </w:r>
            <w:hyperlink w:anchor="eq-stratum-association-causation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ins w:id="7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8" w:name="exm-stratification-table-2-2"/>
          <w:p>
            <w:pPr>
              <w:pStyle w:val="BodyText"/>
            </w:pPr>
            <w:r>
              <w:rPr>
                <w:b/>
                <w:bCs/>
              </w:rPr>
              <w:t xml:space="preserve">Example 17 (Stratum-specific effects in Table 2.2)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1 of the 4 treated died (Zeus) and 1 of the 4 untreated died (Kronos),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6 of the 9 treated died and 2 of the 3 untreated died (Artemis and Apollo),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Design 2 gives conditional exchangeability (</w:t>
            </w:r>
            <w:hyperlink w:anchor="exm-conditional-exchangeability-design-2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,</w:t>
            </w:r>
            <w:r>
              <w:t xml:space="preserve"> </w:t>
            </w:r>
            <w:hyperlink w:anchor="prp-randomization-exchangeability">
              <w:r>
                <w:rPr>
                  <w:rStyle w:val="Hyperlink"/>
                </w:rPr>
                <w:t xml:space="preserve">Proposition 7</w:t>
              </w:r>
            </w:hyperlink>
            <w:r>
              <w:t xml:space="preserve">) and positivity (</w:t>
            </w:r>
            <w:hyperlink w:anchor="exm-positivity-design-2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Assuming consistency as well,</w:t>
            </w:r>
            <w:r>
              <w:t xml:space="preserve"> </w:t>
            </w:r>
            <w:hyperlink w:anchor="prp-stratum-association-causation">
              <w:r>
                <w:rPr>
                  <w:rStyle w:val="Hyperlink"/>
                </w:rPr>
                <w:t xml:space="preserve">Proposition 9</w:t>
              </w:r>
            </w:hyperlink>
            <w:r>
              <w:t xml:space="preserve"> </w:t>
            </w:r>
            <w:r>
              <w:t xml:space="preserve">turns these into stratum-specific causal risk ratios (</w:t>
            </w:r>
            <w:hyperlink w:anchor="def-stratification-ch2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78"/>
        </w:tc>
      </w:tr>
    </w:tbl>
    <w:p>
      <w:pPr>
        <w:pStyle w:val="BodyText"/>
      </w:pPr>
      <w:ins w:id="71" w:author="PR Preview" w:date="2024-01-01T00:00:00Z">
        <w:r>
          <w:t xml:space="preserve">The two targets are then:</w:t>
        </w:r>
      </w:ins>
    </w:p>
    <w:p>
      <w:pPr>
        <w:pStyle w:val="Compact"/>
        <w:numPr>
          <w:ilvl w:val="0"/>
          <w:numId w:val="1014"/>
        </w:numPr>
      </w:pPr>
      <w:ins w:id="72" w:author="PR Preview" w:date="2024-01-01T00:00:00Z">
        <w:r>
          <w:rPr>
            <w:b/>
            <w:bCs/>
          </w:rPr>
          <w:t xml:space="preserve">The stratum-specific causal effects</w:t>
        </w:r>
      </w:ins>
      <w:ins w:id="72" w:author="PR Preview" w:date="2024-01-01T00:00:00Z">
        <w:r>
          <w:t xml:space="preserve">, by stratification.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If they differ across levels of</w:t>
        </w:r>
      </w:ins>
      <w:ins w:id="72" w:author="PR Preview" w:date="2024-01-01T00:00:00Z">
        <w:r>
          <w:t xml:space="preserve"> </w:t>
        </w:r>
      </w:ins>
      <m:oMath>
        <m:r>
          <m:t>L</m:t>
        </m:r>
      </m:oMath>
      <w:ins w:id="72" w:author="PR Preview" w:date="2024-01-01T00:00:00Z">
        <w:r>
          <w:t xml:space="preserve">, there is</w:t>
        </w:r>
      </w:ins>
      <w:ins w:id="72" w:author="PR Preview" w:date="2024-01-01T00:00:00Z">
        <w:r>
          <w:t xml:space="preserve"> </w:t>
        </w:r>
      </w:ins>
      <w:hyperlink r:id="rId79">
        <w:r>
          <w:rPr>
            <w:rStyle w:val="Hyperlink"/>
          </w:rPr>
          <w:t xml:space="preserve">effect modification</w:t>
        </w:r>
      </w:hyperlink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by</w:t>
        </w:r>
      </w:ins>
      <w:ins w:id="72" w:author="PR Preview" w:date="2024-01-01T00:00:00Z">
        <w:r>
          <w:t xml:space="preserve"> </w:t>
        </w:r>
      </w:ins>
      <m:oMath>
        <m:r>
          <m:t>L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(treatment effect heterogeneity), the topic of Chapter 4.</w:t>
        </w:r>
      </w:ins>
    </w:p>
    <w:p>
      <w:pPr>
        <w:pStyle w:val="Compact"/>
        <w:numPr>
          <w:ilvl w:val="0"/>
          <w:numId w:val="1014"/>
        </w:numPr>
      </w:pPr>
      <w:ins w:id="73" w:author="PR Preview" w:date="2024-01-01T00:00:00Z">
        <w:r>
          <w:rPr>
            <w:b/>
            <w:bCs/>
          </w:rPr>
          <w:t xml:space="preserve">The average causal effect in the whole population</w:t>
        </w:r>
      </w:ins>
      <w:ins w:id="73" w:author="PR Preview" w:date="2024-01-01T00:00:00Z">
        <w:r>
          <w:t xml:space="preserve">,</w:t>
        </w:r>
      </w:ins>
      <w:ins w:id="7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73" w:author="PR Preview" w:date="2024-01-01T00:00:00Z">
        <w:r>
          <w:t xml:space="preserve">,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for example when</w:t>
        </w:r>
      </w:ins>
      <w:ins w:id="73" w:author="PR Preview" w:date="2024-01-01T00:00:00Z">
        <w:r>
          <w:t xml:space="preserve"> </w:t>
        </w:r>
      </w:ins>
      <m:oMath>
        <m:r>
          <m:t>L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will not be available for future patients, so treatment decisions cannot depend on it.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Until Chapter 4, this is our target;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Sections 2.3 and 2.4 show two ways to compute it.</w:t>
        </w:r>
      </w:ins>
    </w:p>
    <w:bookmarkEnd w:id="80"/>
    <w:bookmarkStart w:id="86" w:name="risk-periods"/>
    <w:p>
      <w:pPr>
        <w:pStyle w:val="Heading3"/>
      </w:pPr>
      <w:ins w:id="74" w:author="PR Preview" w:date="2024-01-01T00:00:00Z">
        <w:r>
          <w:t xml:space="preserve">2.5 Risk Periods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risk-period"/>
          <w:p>
            <w:pPr>
              <w:pStyle w:val="BodyText"/>
            </w:pPr>
            <w:r>
              <w:rPr>
                <w:b/>
                <w:bCs/>
              </w:rPr>
              <w:t xml:space="preserve">Definition 12 (Risk and risk period (Fine Point 2.2))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 period</w:t>
            </w:r>
            <w:r>
              <w:t xml:space="preserve"> </w:t>
            </w:r>
            <w:r>
              <w:t xml:space="preserve">is the stretch of follow-up over which outcomes are counted,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is the fraction of individuals in whom the outcome occurs within it.</w:t>
            </w:r>
            <w:r>
              <w:t xml:space="preserve"> </w:t>
            </w:r>
            <w:r>
              <w:t xml:space="preserve">Read as a 5-day mortality risk, for instance,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share of treated individuals dead by day 5.</w:t>
            </w:r>
            <w:r>
              <w:t xml:space="preserve"> </w:t>
            </w:r>
            <w:r>
              <w:t xml:space="preserve">Once a risk period has been named, the book usually leaves it implicit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bookmarkEnd w:id="81"/>
        </w:tc>
      </w:tr>
    </w:tbl>
    <w:p>
      <w:pPr>
        <w:pStyle w:val="BodyText"/>
      </w:pPr>
      <w:ins w:id="7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2" w:name="exm-plague-antibiotics"/>
          <w:p>
            <w:pPr>
              <w:pStyle w:val="BodyText"/>
            </w:pPr>
            <w:r>
              <w:rPr>
                <w:b/>
                <w:bCs/>
              </w:rPr>
              <w:t xml:space="preserve">Example 18 (One trial, two risk ratios)</w:t>
            </w:r>
            <w:r>
              <w:t xml:space="preserve"> </w:t>
            </w:r>
            <w:r>
              <w:t xml:space="preserve">Two analysts study the same randomized trial of antibiotics in elderly plague patients.</w:t>
            </w:r>
            <w:r>
              <w:t xml:space="preserve"> </w:t>
            </w:r>
            <w:r>
              <w:t xml:space="preserve">One reports a causal risk ratio for death of 0.05;</w:t>
            </w:r>
            <w:r>
              <w:t xml:space="preserve"> </w:t>
            </w:r>
            <w:r>
              <w:t xml:space="preserve">the other reports 1.</w:t>
            </w:r>
            <w:r>
              <w:t xml:space="preserve"> </w:t>
            </w:r>
            <w:r>
              <w:t xml:space="preserve">They do not contradict each other:</w:t>
            </w:r>
            <w:r>
              <w:t xml:space="preserve"> </w:t>
            </w:r>
            <w:r>
              <w:t xml:space="preserve">the first used a 1-year risk period (</w:t>
            </w:r>
            <w:hyperlink w:anchor="def-risk-period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the second a 100-year one, over which everyone dies whatever the treatment.</w:t>
            </w:r>
            <w:r>
              <w:t xml:space="preserve"> </w:t>
            </w:r>
            <w:r>
              <w:t xml:space="preserve">So a treatment that</w:t>
            </w:r>
            <w:r>
              <w:t xml:space="preserve"> </w:t>
            </w:r>
            <w:r>
              <w:t xml:space="preserve">“affects mortality”</w:t>
            </w:r>
            <w:r>
              <w:t xml:space="preserve"> </w:t>
            </w:r>
            <w:r>
              <w:t xml:space="preserve">postpones deaths rather than abolishing them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ins w:id="7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Name the Risk Period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you report a risk or a risk ratio, say over what period it was measured,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exm-plague-antibiotics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 </w:t>
            </w:r>
            <w:r>
              <w:t xml:space="preserve">shows the same data can give very different numbers.</w:t>
            </w:r>
          </w:p>
          <w:p/>
        </w:tc>
      </w:tr>
    </w:tbl>
    <w:bookmarkEnd w:id="86"/>
    <w:bookmarkEnd w:id="87"/>
    <w:bookmarkStart w:id="100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8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ins w:id="81" w:author="PR Preview" w:date="2024-01-01T00:00:00Z">
        <w:r>
          <w:t xml:space="preserve">From</w:t>
        </w:r>
      </w:ins>
      <w:ins w:id="81" w:author="PR Preview" w:date="2024-01-01T00:00:00Z">
        <w:r>
          <w:t xml:space="preserve"> </w:t>
        </w:r>
      </w:ins>
      <w:hyperlink w:anchor="exm-stratification-table-2-2">
        <w:r>
          <w:rPr>
            <w:rStyle w:val="Hyperlink"/>
          </w:rPr>
          <w:t xml:space="preserve">Example 17</w:t>
        </w:r>
      </w:hyperlink>
      <w:ins w:id="81" w:author="PR Preview" w:date="2024-01-01T00:00:00Z">
        <w:r>
          <w:t xml:space="preserve">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ins w:id="82" w:author="PR Preview" w:date="2024-01-01T00:00:00Z">
        <w:r>
          <w:t xml:space="preserve">Under design 2 (conditional exchangeability by</w:t>
        </w:r>
      </w:ins>
      <w:ins w:id="82" w:author="PR Preview" w:date="2024-01-01T00:00:00Z">
        <w:r>
          <w:t xml:space="preserve"> </w:t>
        </w:r>
      </w:ins>
      <w:hyperlink w:anchor="prp-randomization-exchangeability">
        <w:r>
          <w:rPr>
            <w:rStyle w:val="Hyperlink"/>
          </w:rPr>
          <w:t xml:space="preserve">Proposition 7</w:t>
        </w:r>
      </w:hyperlink>
      <w:ins w:id="82" w:author="PR Preview" w:date="2024-01-01T00:00:00Z">
        <w:r>
          <w:t xml:space="preserve">, and positivity by</w:t>
        </w:r>
      </w:ins>
      <w:ins w:id="82" w:author="PR Preview" w:date="2024-01-01T00:00:00Z">
        <w:r>
          <w:t xml:space="preserve"> </w:t>
        </w:r>
      </w:ins>
      <w:hyperlink w:anchor="exm-positivity-design-2">
        <w:r>
          <w:rPr>
            <w:rStyle w:val="Hyperlink"/>
          </w:rPr>
          <w:t xml:space="preserve">Example 13</w:t>
        </w:r>
      </w:hyperlink>
      <w:ins w:id="82" w:author="PR Preview" w:date="2024-01-01T00:00:00Z">
        <w:r>
          <w:t xml:space="preserve">) and consistency,</w:t>
        </w:r>
      </w:ins>
      <w:ins w:id="82" w:author="PR Preview" w:date="2024-01-01T00:00:00Z">
        <w:r>
          <w:t xml:space="preserve"> </w:t>
        </w:r>
      </w:ins>
      <w:hyperlink w:anchor="prp-stratum-association-causation">
        <w:r>
          <w:rPr>
            <w:rStyle w:val="Hyperlink"/>
          </w:rPr>
          <w:t xml:space="preserve">Proposition 9</w:t>
        </w:r>
      </w:hyperlink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says that each observed stratum risk equals the corresponding counterfactual risk,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e.g. 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82" w:author="PR Preview" w:date="2024-01-01T00:00:00Z">
        <w:r>
          <w:t xml:space="preserve">.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The risk if all 20 had been treated should then be an average of</w:t>
        </w:r>
      </w:ins>
      <w:ins w:id="82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4</m:t>
        </m:r>
      </m:oMath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(in</w:t>
        </w:r>
      </w:ins>
      <w:ins w:id="82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0</m:t>
        </m:r>
      </m:oMath>
      <w:ins w:id="82" w:author="PR Preview" w:date="2024-01-01T00:00:00Z">
        <w:r>
          <w:t xml:space="preserve">) and</w:t>
        </w:r>
      </w:ins>
      <w:ins w:id="82" w:author="PR Preview" w:date="2024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3</m:t>
        </m:r>
      </m:oMath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(in</w:t>
        </w:r>
      </w:ins>
      <w:ins w:id="82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82" w:author="PR Preview" w:date="2024-01-01T00:00:00Z">
        <w:r>
          <w:t xml:space="preserve">),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weighted by the size of each stratum.</w:t>
        </w:r>
      </w:ins>
    </w:p>
    <w:bookmarkEnd w:id="88"/>
    <w:bookmarkStart w:id="92" w:name="standardized-means"/>
    <w:p>
      <w:pPr>
        <w:pStyle w:val="Heading3"/>
      </w:pPr>
      <w:ins w:id="83" w:author="PR Preview" w:date="2024-01-01T00:00:00Z">
        <w:r>
          <w:t xml:space="preserve">3.2 Standardized Means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13 (Standardization)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treatment,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 outcome with finite mean,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discrete variable,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with the whole population as the standard, is</w:t>
            </w:r>
          </w:p>
          <w:p>
            <w:pPr>
              <w:pStyle w:val="BodyText"/>
            </w:pPr>
            <w:bookmarkStart w:id="89" w:name="eq-standardized-mean"/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89"/>
          </w:p>
          <w:p>
            <w:pPr>
              <w:pStyle w:val="FirstParagraph"/>
            </w:pPr>
            <w:r>
              <w:t xml:space="preserve">the average of the stratum-specific means among those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weighted by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population.</w:t>
            </w:r>
            <w:r>
              <w:t xml:space="preserve"> </w:t>
            </w:r>
            <w:r>
              <w:t xml:space="preserve">For a dichotomous outcome it is the</w:t>
            </w:r>
            <w:r>
              <w:t xml:space="preserve"> </w:t>
            </w:r>
            <w:r>
              <w:rPr>
                <w:b/>
                <w:bCs/>
              </w:rPr>
              <w:t xml:space="preserve">standardized risk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causal effects this way is called</w:t>
            </w:r>
            <w:r>
              <w:t xml:space="preserve"> </w:t>
            </w:r>
            <w:r>
              <w:rPr>
                <w:b/>
                <w:bCs/>
              </w:rPr>
              <w:t xml:space="preserve">standardization</w:t>
            </w:r>
            <w:r>
              <w:t xml:space="preserve"> </w:t>
            </w:r>
            <w:r>
              <w:t xml:space="preserve">(Hernán and Robins 2020, 20)</w:t>
            </w:r>
            <w:r>
              <w:t xml:space="preserve">.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exm-standardization-table-2-2"/>
          <w:p>
            <w:pPr>
              <w:pStyle w:val="BodyText"/>
            </w:pPr>
            <w:r>
              <w:rPr>
                <w:b/>
                <w:bCs/>
              </w:rPr>
              <w:t xml:space="preserve">Example 19 (Standardized risks in Table 2.2)</w:t>
            </w:r>
            <w:r>
              <w:t xml:space="preserve"> </w:t>
            </w:r>
            <w:r>
              <w:t xml:space="preserve">The stratum weights are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the stratum risks of</w:t>
            </w:r>
            <w:r>
              <w:t xml:space="preserve"> </w:t>
            </w:r>
            <w:hyperlink w:anchor="exm-stratification-table-2-2">
              <w:r>
                <w:rPr>
                  <w:rStyle w:val="Hyperlink"/>
                </w:rPr>
                <w:t xml:space="preserve">Example 17</w:t>
              </w:r>
            </w:hyperlink>
            <w:r>
              <w:t xml:space="preserve">, the standardized risks (</w:t>
            </w:r>
            <w:hyperlink w:anchor="def-standardization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their ratio is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bookmarkEnd w:id="91"/>
        </w:tc>
      </w:tr>
    </w:tbl>
    <w:bookmarkEnd w:id="92"/>
    <w:bookmarkStart w:id="99" w:name="identification"/>
    <w:p>
      <w:pPr>
        <w:pStyle w:val="Heading3"/>
      </w:pPr>
      <w:ins w:id="85" w:author="PR Preview" w:date="2024-01-01T00:00:00Z">
        <w:r>
          <w:t xml:space="preserve">3.3 Identification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3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14 (Identification)</w:t>
            </w:r>
            <w:r>
              <w:t xml:space="preserve"> </w:t>
            </w:r>
            <w:r>
              <w:t xml:space="preserve">Fix a set of assumptions about how the data arose.</w:t>
            </w:r>
            <w:r>
              <w:t xml:space="preserve"> </w:t>
            </w:r>
            <w:r>
              <w:t xml:space="preserve">Under those assumptions, a counterfactual quantity, such as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written as a function of the distribution of the observed data, such as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unidentified</w:t>
            </w:r>
            <w:r>
              <w:t xml:space="preserve"> </w:t>
            </w:r>
            <w:r>
              <w:t xml:space="preserve">(Hernán and Robins 2020, 20)</w:t>
            </w:r>
            <w:r>
              <w:t xml:space="preserve">.</w:t>
            </w:r>
          </w:p>
          <w:bookmarkEnd w:id="93"/>
        </w:tc>
      </w:tr>
    </w:tbl>
    <w:p>
      <w:pPr>
        <w:pStyle w:val="BodyText"/>
      </w:pPr>
      <w:ins w:id="8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identified-coin-flip"/>
          <w:p>
            <w:pPr>
              <w:pStyle w:val="BodyText"/>
            </w:pPr>
            <w:r>
              <w:rPr>
                <w:b/>
                <w:bCs/>
              </w:rPr>
              <w:t xml:space="preserve">Example 20 (Identification in the coin-flip experiment)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diamond-experiment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, assume consistency and exchangeability.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association-is-causation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function of the joint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 under those assumptions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(</w:t>
            </w:r>
            <w:hyperlink w:anchor="def-identification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), and its value is 0.3.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7" w:name="prp-standardization-identifies"/>
          <w:p>
            <w:pPr>
              <w:pStyle w:val="BodyText"/>
            </w:pPr>
            <w:r>
              <w:rPr>
                <w:b/>
                <w:bCs/>
              </w:rPr>
              <w:t xml:space="preserve">Proposition 10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measured before treatment,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an outcome with finite counterfactual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consistency holds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conditional exchangeability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def-conditional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positivity holds,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w:hyperlink w:anchor="def-positivity-ch2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p>
            <w:pPr>
              <w:pStyle w:val="FirstParagraph"/>
            </w:pP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(</w:t>
            </w:r>
            <w:hyperlink w:anchor="def-identification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 and equals the standardized mean (</w:t>
            </w:r>
            <w:hyperlink w:anchor="def-standardization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BodyText"/>
            </w:pPr>
            <w:bookmarkStart w:id="95" w:name="eq-standardization-identifie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5"/>
          </w:p>
          <w:p>
            <w:pPr>
              <w:pStyle w:val="FirstParagraph"/>
            </w:pPr>
            <w:r>
              <w:t xml:space="preserve">For a dichotomous outcome,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standardized risk,</w:t>
            </w:r>
            <w:r>
              <w:t xml:space="preserve"> </w:t>
            </w:r>
            <w:r>
              <w:t xml:space="preserve">so,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causal risk ratio is the ratio of the standardized risks:</w:t>
            </w:r>
          </w:p>
          <w:p>
            <w:pPr>
              <w:pStyle w:val="BodyText"/>
            </w:pPr>
            <w:bookmarkStart w:id="96" w:name="eq-standardized-risk-ratio"/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6"/>
          </w:p>
          <w:p>
            <w:pPr>
              <w:pStyle w:val="FirstParagraph"/>
            </w:pPr>
            <w:r>
              <w:t xml:space="preserve">(Hernán and Robins 2020, 19–20, 25)</w:t>
            </w:r>
            <w:r>
              <w:t xml:space="preserve">.</w:t>
            </w:r>
          </w:p>
          <w:bookmarkEnd w:id="97"/>
        </w:tc>
      </w:tr>
    </w:tbl>
    <w:p>
      <w:pPr>
        <w:pStyle w:val="BodyText"/>
      </w:pPr>
      <w:ins w:id="108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sums are over the values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exchangeability,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right side involves only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outcome, each mean is a risk.</w:t>
            </w:r>
          </w:p>
          <w:p/>
        </w:tc>
      </w:tr>
    </w:tbl>
    <w:p>
      <w:pPr>
        <w:pStyle w:val="BodyText"/>
      </w:pPr>
      <w:ins w:id="108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8" w:name="exm-identified-table-2-2"/>
          <w:p>
            <w:pPr>
              <w:pStyle w:val="BodyText"/>
            </w:pPr>
            <w:r>
              <w:rPr>
                <w:b/>
                <w:bCs/>
              </w:rPr>
              <w:t xml:space="preserve">Example 21 (The counterfactual risks in Table 2.2)</w:t>
            </w:r>
            <w:r>
              <w:t xml:space="preserve"> </w:t>
            </w:r>
            <w:r>
              <w:t xml:space="preserve">In the conditionally randomized experiment of Table 2.2,</w:t>
            </w:r>
            <w:r>
              <w:t xml:space="preserve"> </w:t>
            </w:r>
            <w:r>
              <w:t xml:space="preserve">the conditions of</w:t>
            </w:r>
            <w:r>
              <w:t xml:space="preserve"> </w:t>
            </w:r>
            <w:hyperlink w:anchor="prp-standardization-identifies">
              <w:r>
                <w:rPr>
                  <w:rStyle w:val="Hyperlink"/>
                </w:rPr>
                <w:t xml:space="preserve">Proposition 10</w:t>
              </w:r>
            </w:hyperlink>
            <w:r>
              <w:t xml:space="preserve"> </w:t>
            </w:r>
            <w:r>
              <w:t xml:space="preserve">hold:</w:t>
            </w:r>
            <w:r>
              <w:t xml:space="preserve"> </w:t>
            </w:r>
            <w:r>
              <w:t xml:space="preserve">conditional exchangeability by design (</w:t>
            </w:r>
            <w:hyperlink w:anchor="exm-conditional-exchangeability-design-2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,</w:t>
            </w:r>
            <w:r>
              <w:t xml:space="preserve"> </w:t>
            </w:r>
            <w:hyperlink w:anchor="prp-randomization-exchangeability">
              <w:r>
                <w:rPr>
                  <w:rStyle w:val="Hyperlink"/>
                </w:rPr>
                <w:t xml:space="preserve">Proposition 7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positivity by</w:t>
            </w:r>
            <w:r>
              <w:t xml:space="preserve"> </w:t>
            </w:r>
            <w:hyperlink w:anchor="exm-positivity-design-2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consistency by assumption.</w:t>
            </w:r>
            <w:r>
              <w:t xml:space="preserve"> </w:t>
            </w:r>
            <w:r>
              <w:t xml:space="preserve">So the standardized risks of</w:t>
            </w:r>
            <w:r>
              <w:t xml:space="preserve"> </w:t>
            </w:r>
            <w:hyperlink w:anchor="exm-standardization-table-2-2">
              <w:r>
                <w:rPr>
                  <w:rStyle w:val="Hyperlink"/>
                </w:rPr>
                <w:t xml:space="preserve">Example 19</w:t>
              </w:r>
            </w:hyperlink>
            <w:r>
              <w:t xml:space="preserve"> </w:t>
            </w:r>
            <w:r>
              <w:t xml:space="preserve">are the counterfactual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 the 1.26 of</w:t>
            </w:r>
            <w:r>
              <w:t xml:space="preserve"> </w:t>
            </w:r>
            <w:hyperlink w:anchor="exm-design-1-analysis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.</w:t>
            </w:r>
          </w:p>
          <w:bookmarkEnd w:id="98"/>
        </w:tc>
      </w:tr>
    </w:tbl>
    <w:bookmarkEnd w:id="99"/>
    <w:bookmarkEnd w:id="100"/>
    <w:bookmarkStart w:id="132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92" w:author="PR Preview" w:date="2024-01-01T00:00:00Z">
        <w:r>
          <w:t xml:space="preserve">The same causal risk ratio can be computed a second way, by reweighting the individuals.</w:t>
        </w:r>
      </w:ins>
    </w:p>
    <w:bookmarkStart w:id="101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6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6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6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ins w:id="98" w:author="PR Preview" w:date="2024-01-01T00:00:00Z">
        <w:r>
          <w:t xml:space="preserve">In the terminology of Robins (1986, 1987), Figure 2.1 represents a conditionally randomized experiment as an FRCISTG: a fully randomized causally interpreted structured tree graph.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The book asks whether this wins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“the prize for the worst acronym ever”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(Hernán and Robins 2020, 20)</w:t>
        </w:r>
      </w:ins>
      <w:ins w:id="98" w:author="PR Preview" w:date="2024-01-01T00:00:00Z">
        <w:r>
          <w:t xml:space="preserve">.</w:t>
        </w:r>
      </w:ins>
    </w:p>
    <w:bookmarkEnd w:id="101"/>
    <w:bookmarkStart w:id="104" w:name="X451e00a7e1488fe8485783fc824e092c5aa5742"/>
    <w:p>
      <w:pPr>
        <w:pStyle w:val="Heading3"/>
      </w:pPr>
      <w:ins w:id="99" w:author="PR Preview" w:date="2024-01-01T00:00:00Z">
        <w:r>
          <w:t xml:space="preserve">4.2 Simulating Everybody Untreated and Everybody Treated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2" w:name="exm-everybody-untreated"/>
          <w:p>
            <w:pPr>
              <w:pStyle w:val="BodyText"/>
            </w:pPr>
            <w:r>
              <w:rPr>
                <w:b/>
                <w:bCs/>
              </w:rPr>
              <w:t xml:space="preserve">Example 22 (Everybody untreated (Figure 2.2))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1 of the 4 untreated died.</w:t>
            </w:r>
            <w:r>
              <w:t xml:space="preserve"> </w:t>
            </w:r>
            <w:r>
              <w:t xml:space="preserve">Had all 8 been untreated (twice as many), 2 would have died.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2 of the 3 untreated died.</w:t>
            </w:r>
            <w:r>
              <w:t xml:space="preserve"> </w:t>
            </w:r>
            <w:r>
              <w:t xml:space="preserve">Had all 12 been untreated (</w:t>
            </w:r>
            <m:oMath>
              <m:r>
                <m:t>12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 </w:t>
            </w:r>
            <w:r>
              <w:t xml:space="preserve">would have died.</w:t>
            </w:r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relies on exchangeability within each stratum (</w:t>
            </w:r>
            <w:hyperlink w:anchor="def-conditional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 treated, had they been untreated, would have had the same risk as the untreated in their stratum</w:t>
            </w:r>
            <w:r>
              <w:t xml:space="preserve"> </w:t>
            </w:r>
            <w:r>
              <w:t xml:space="preserve">(Hernán and Robins 2020, 21–22)</w:t>
            </w:r>
            <w:r>
              <w:t xml:space="preserve">.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3" w:name="exm-everybody-treated"/>
          <w:p>
            <w:pPr>
              <w:pStyle w:val="BodyText"/>
            </w:pPr>
            <w:r>
              <w:rPr>
                <w:b/>
                <w:bCs/>
              </w:rPr>
              <w:t xml:space="preserve">Example 23 (Everybody treated (Figure 2.2))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1 of the 4 treated died;</w:t>
            </w:r>
            <w:r>
              <w:t xml:space="preserve"> </w:t>
            </w:r>
            <w:r>
              <w:t xml:space="preserve">scaled up to all 8: 2 deaths.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6 of the 9 treated died;</w:t>
            </w:r>
            <w:r>
              <w:t xml:space="preserve"> </w:t>
            </w:r>
            <w:r>
              <w:t xml:space="preserve">scaled up to all 12 (a factor</w:t>
            </w:r>
            <w: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):</w:t>
            </w:r>
            <w: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 </w:t>
            </w:r>
            <w:r>
              <w:t xml:space="preserve">deaths.</w:t>
            </w:r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with</w:t>
            </w:r>
            <w:r>
              <w:t xml:space="preserve"> </w:t>
            </w:r>
            <w:hyperlink w:anchor="exm-everybody-untreated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with standardization (</w:t>
            </w:r>
            <w:hyperlink w:anchor="exm-standardization-table-2-2">
              <w:r>
                <w:rPr>
                  <w:rStyle w:val="Hyperlink"/>
                </w:rPr>
                <w:t xml:space="preserve">Example 19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22)</w:t>
            </w:r>
            <w:r>
              <w:t xml:space="preserve">.</w:t>
            </w:r>
          </w:p>
          <w:bookmarkEnd w:id="103"/>
        </w:tc>
      </w:tr>
    </w:tbl>
    <w:bookmarkEnd w:id="104"/>
    <w:bookmarkStart w:id="118" w:name="ip-weights-and-the-pseudo-population"/>
    <w:p>
      <w:pPr>
        <w:pStyle w:val="Heading3"/>
      </w:pPr>
      <w:ins w:id="101" w:author="PR Preview" w:date="2024-01-01T00:00:00Z">
        <w:r>
          <w:t xml:space="preserve">4.3 IP Weights and the Pseudo-Population</w:t>
        </w:r>
      </w:ins>
    </w:p>
    <w:p>
      <w:pPr>
        <w:pStyle w:val="FirstParagraph"/>
      </w:pPr>
      <w:ins w:id="102" w:author="PR Preview" w:date="2024-01-01T00:00:00Z">
        <w:r>
          <w:t xml:space="preserve">Both simulations scaled each group up by the inverse of the probability that its members received the treatment they did.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15 (IP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be the conditional probability of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assumed positive for every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inverse probability (IP) weight</w:t>
            </w:r>
            <w:r>
              <w:t xml:space="preserve"> </w:t>
            </w:r>
            <w:r>
              <w:t xml:space="preserve">of an individual is</w:t>
            </w:r>
          </w:p>
          <w:p>
            <w:pPr>
              <w:pStyle w:val="BodyText"/>
            </w:pPr>
            <w:bookmarkStart w:id="105" w:name="eq-ip-weights"/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5"/>
          </w:p>
          <w:p>
            <w:pPr>
              <w:pStyle w:val="FirstParagraph"/>
            </w:pPr>
            <w:r>
              <w:t xml:space="preserve">the inverse of the probability of receiving the treatment value the individual actually received, given the individual’s own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22–23)</w:t>
            </w:r>
            <w:r>
              <w:t xml:space="preserve">.</w:t>
            </w:r>
          </w:p>
          <w:bookmarkEnd w:id="106"/>
        </w:tc>
      </w:tr>
    </w:tbl>
    <w:p>
      <w:pPr>
        <w:pStyle w:val="BodyText"/>
      </w:pPr>
      <w:ins w:id="10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7" w:name="exm-ip-weights-table-2-2"/>
          <w:p>
            <w:pPr>
              <w:pStyle w:val="BodyText"/>
            </w:pPr>
            <w:r>
              <w:rPr>
                <w:b/>
                <w:bCs/>
              </w:rPr>
              <w:t xml:space="preserve">Example 24 (IP weights in Table 2.2)</w:t>
            </w:r>
            <w:r>
              <w:t xml:space="preserve"> </w:t>
            </w:r>
            <w:r>
              <w:t xml:space="preserve">From the tree of Figure 2.1, the IP weights (</w:t>
            </w:r>
            <w:hyperlink w:anchor="def-ip-weight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and the size of each group after weighting are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weight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so the 4 individuals count as 8;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weight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so the 4 individuals count as 8;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weight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so the 3 individuals count as 12;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weight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, so the 9 individuals count as 12.</w:t>
            </w:r>
          </w:p>
          <w:bookmarkEnd w:id="107"/>
        </w:tc>
      </w:tr>
    </w:tbl>
    <w:p>
      <w:pPr>
        <w:pStyle w:val="FirstParagraph"/>
      </w:pPr>
      <w:ins w:id="10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8" w:name="def-pseudo-population-ch2"/>
          <w:p>
            <w:pPr>
              <w:pStyle w:val="BodyText"/>
            </w:pPr>
            <w:r>
              <w:rPr>
                <w:b/>
                <w:bCs/>
              </w:rPr>
              <w:t xml:space="preserve">Definition 16 (Pseudo-population)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pseudo-population</w:t>
            </w:r>
            <w:r>
              <w:t xml:space="preserve"> </w:t>
            </w:r>
            <w:r>
              <w:t xml:space="preserve">created by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ip-weight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is the hypothetical population in which each individual of the original population is counted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times.</w:t>
            </w:r>
            <w:r>
              <w:t xml:space="preserve"> </w:t>
            </w:r>
            <w:r>
              <w:t xml:space="preserve">Its expectations are IP weighted averages:</w:t>
            </w:r>
            <w:r>
              <w:t xml:space="preserve"> </w:t>
            </w:r>
            <w:r>
              <w:t xml:space="preserve">for any function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W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W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uses this rule for the particular functions in Technical Point 2.2;</w:t>
            </w:r>
            <w:r>
              <w:t xml:space="preserve"> </w:t>
            </w:r>
            <w:r>
              <w:t xml:space="preserve">the general form is ours</w:t>
            </w:r>
            <w:r>
              <w:t xml:space="preserve"> </w:t>
            </w:r>
            <w:r>
              <w:t xml:space="preserve">(adapted from Hernán and Robins 2020, 22–23)</w:t>
            </w:r>
            <w:r>
              <w:t xml:space="preserve">.</w:t>
            </w:r>
          </w:p>
          <w:bookmarkEnd w:id="108"/>
        </w:tc>
      </w:tr>
    </w:tbl>
    <w:p>
      <w:pPr>
        <w:pStyle w:val="BodyText"/>
      </w:pPr>
      <w:ins w:id="10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9" w:name="exm-pseudo-population-table-2-2"/>
          <w:p>
            <w:pPr>
              <w:pStyle w:val="BodyText"/>
            </w:pPr>
            <w:r>
              <w:rPr>
                <w:b/>
                <w:bCs/>
              </w:rPr>
              <w:t xml:space="preserve">Example 25 (The pseudo-population of Table 2.2 (Figure 2.3))</w:t>
            </w:r>
            <w:r>
              <w:t xml:space="preserve"> </w:t>
            </w:r>
            <w:r>
              <w:t xml:space="preserve">Weighting as in</w:t>
            </w:r>
            <w:r>
              <w:t xml:space="preserve"> </w:t>
            </w:r>
            <w:hyperlink w:anchor="exm-ip-weights-table-2-2">
              <w:r>
                <w:rPr>
                  <w:rStyle w:val="Hyperlink"/>
                </w:rPr>
                <w:t xml:space="preserve">Example 24</w:t>
              </w:r>
            </w:hyperlink>
            <w:r>
              <w:t xml:space="preserve"> </w:t>
            </w:r>
            <w:r>
              <w:t xml:space="preserve">gives a pseudo-population (</w:t>
            </w:r>
            <w:hyperlink w:anchor="def-pseudo-population-ch2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 of 40,</w:t>
            </w:r>
            <w:r>
              <w:t xml:space="preserve"> </w:t>
            </w:r>
            <w:r>
              <w:t xml:space="preserve">twice the original 20:</w:t>
            </w:r>
            <w:r>
              <w:t xml:space="preserve"> </w:t>
            </w:r>
            <w:r>
              <w:t xml:space="preserve">8 treated and 8 untreated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12 treated and 12 untreated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pools the two simulated trees of</w:t>
            </w:r>
            <w:r>
              <w:t xml:space="preserve"> </w:t>
            </w:r>
            <w:hyperlink w:anchor="exm-everybody-untreated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xm-everybody-treated">
              <w:r>
                <w:rPr>
                  <w:rStyle w:val="Hyperlink"/>
                </w:rPr>
                <w:t xml:space="preserve">Example 23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so every stratum of the original population appears once in full as treated and once in full as untreated.</w:t>
            </w:r>
            <w:r>
              <w:t xml:space="preserve"> </w:t>
            </w:r>
            <w:r>
              <w:t xml:space="preserve">Half of each stratum is treated,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 in the pseudo-population</w:t>
            </w:r>
            <w:r>
              <w:t xml:space="preserve"> </w:t>
            </w:r>
            <w:r>
              <w:t xml:space="preserve">(Hernán and Robins 2020, 22)</w:t>
            </w:r>
            <w:r>
              <w:t xml:space="preserve">.</w:t>
            </w:r>
          </w:p>
          <w:bookmarkEnd w:id="109"/>
        </w:tc>
      </w:tr>
    </w:tbl>
    <w:p>
      <w:ins w:id="106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1" w:name="def-ip-weighted-mean"/>
          <w:p>
            <w:pPr>
              <w:pStyle w:val="BodyText"/>
            </w:pPr>
            <w:r>
              <w:rPr>
                <w:b/>
                <w:bCs/>
              </w:rPr>
              <w:t xml:space="preserve">Definition 17 (IP weighted mean)</w:t>
            </w:r>
            <w:r>
              <w:t xml:space="preserve"> </w:t>
            </w:r>
            <w:r>
              <w:t xml:space="preserve">Under the conditions of</w:t>
            </w:r>
            <w:r>
              <w:t xml:space="preserve"> </w:t>
            </w:r>
            <w:hyperlink w:anchor="def-ip-weight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, and for 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finite mean, the</w:t>
            </w:r>
            <w:r>
              <w:t xml:space="preserve"> </w:t>
            </w:r>
            <w:r>
              <w:rPr>
                <w:b/>
                <w:bCs/>
              </w:rPr>
              <w:t xml:space="preserve">IP weighted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bookmarkStart w:id="110" w:name="eq-ip-weighted-mean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</m:e>
                        </m:d>
                        <m:r>
                          <m:t>​</m:t>
                        </m:r>
                        <m:r>
                          <m:t>Y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10"/>
          </w:p>
          <w:p>
            <w:pPr>
              <w:pStyle w:val="FirstParagraph"/>
            </w:pPr>
            <w:r>
              <w:t xml:space="preserve">where the indicator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1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</w:t>
            </w:r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bookmarkEnd w:id="111"/>
        </w:tc>
      </w:tr>
    </w:tbl>
    <w:p>
      <w:pPr>
        <w:pStyle w:val="BodyText"/>
      </w:pPr>
      <w:ins w:id="10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2" w:name="exm-ip-weighted-mean-table-2-2"/>
          <w:p>
            <w:pPr>
              <w:pStyle w:val="BodyText"/>
            </w:pPr>
            <w:r>
              <w:rPr>
                <w:b/>
                <w:bCs/>
              </w:rPr>
              <w:t xml:space="preserve">Example 26 (IP weighted risks in Table 2.2)</w:t>
            </w:r>
            <w:r>
              <w:t xml:space="preserve"> </w:t>
            </w:r>
            <w:r>
              <w:t xml:space="preserve">For a dichotomous outcome the IP weighted mean (</w:t>
            </w:r>
            <w:hyperlink w:anchor="def-ip-weighted-mean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is a risk.</w:t>
            </w:r>
            <w:r>
              <w:t xml:space="preserve"> </w:t>
            </w:r>
            <w:r>
              <w:t xml:space="preserve">In Table 2.2, with the weights of</w:t>
            </w:r>
            <w:r>
              <w:t xml:space="preserve"> </w:t>
            </w:r>
            <w:hyperlink w:anchor="exm-ip-weights-table-2-2">
              <w:r>
                <w:rPr>
                  <w:rStyle w:val="Hyperlink"/>
                </w:rPr>
                <w:t xml:space="preserve">Example 24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only the deaths among those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contribute to the average over the 20 individuals: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1 death with weight 2 and 2 deaths with weight 4, so the IP weighted risk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1 death with weight 2 and 6 deaths with weight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, so the IP weighted risk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These are the risks found in</w:t>
            </w:r>
            <w:r>
              <w:t xml:space="preserve"> </w:t>
            </w:r>
            <w:hyperlink w:anchor="exm-everybody-untreated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xm-everybody-treated">
              <w:r>
                <w:rPr>
                  <w:rStyle w:val="Hyperlink"/>
                </w:rPr>
                <w:t xml:space="preserve">Example 23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BodyText"/>
      </w:pPr>
      <w:ins w:id="10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4" w:name="prp-pseudo-population-ch2"/>
          <w:p>
            <w:pPr>
              <w:pStyle w:val="BodyText"/>
            </w:pPr>
            <w:r>
              <w:rPr>
                <w:b/>
                <w:bCs/>
              </w:rPr>
              <w:t xml:space="preserve">Proposition 11 (Properties of the pseudo-population)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values, assume the conditions of</w:t>
            </w:r>
            <w:r>
              <w:t xml:space="preserve"> </w:t>
            </w:r>
            <w:hyperlink w:anchor="def-ip-weight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, and let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have finite mean.</w:t>
            </w:r>
            <w:r>
              <w:t xml:space="preserve"> </w:t>
            </w:r>
            <w:r>
              <w:t xml:space="preserve">In the pseudo-population (</w:t>
            </w:r>
            <w:hyperlink w:anchor="def-pseudo-population-ch2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the same distribution as in the original population, and each treatment value has probability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mean outcome among those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is the IP weighted mean (</w:t>
            </w:r>
            <w:hyperlink w:anchor="def-ip-weighted-mean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):</w:t>
            </w:r>
          </w:p>
          <w:p>
            <w:pPr>
              <w:pStyle w:val="FirstParagraph"/>
            </w:pPr>
            <w:bookmarkStart w:id="113" w:name="eq-pseudo-population-mean"/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E</m:t>
                    </m:r>
                  </m:e>
                  <m:sub>
                    <m:r>
                      <m:t>p</m:t>
                    </m:r>
                    <m:r>
                      <m:t>s</m:t>
                    </m:r>
                  </m:sub>
                </m:sSub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</m:e>
                        </m:d>
                        <m:r>
                          <m:t>​</m:t>
                        </m:r>
                        <m:r>
                          <m:t>Y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13"/>
          </w:p>
          <w:p>
            <w:pPr>
              <w:pStyle w:val="FirstParagraph"/>
            </w:pPr>
            <w:r>
              <w:t xml:space="preserve">Part 2 is Technical Point 2.2;</w:t>
            </w:r>
            <w:r>
              <w:t xml:space="preserve"> </w:t>
            </w:r>
            <w:r>
              <w:t xml:space="preserve">the book states only the independence in part 1, and the margins are added here</w:t>
            </w:r>
            <w:r>
              <w:t xml:space="preserve"> </w:t>
            </w:r>
            <w:r>
              <w:t xml:space="preserve">(adapted from Hernán and Robins 2020, 22–23)</w:t>
            </w:r>
            <w:r>
              <w:t xml:space="preserve">.</w:t>
            </w:r>
          </w:p>
          <w:bookmarkEnd w:id="114"/>
        </w:tc>
      </w:tr>
    </w:tbl>
    <w:p>
      <w:pPr>
        <w:pStyle w:val="BodyText"/>
      </w:pPr>
      <w:ins w:id="10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1, the weighted size of the group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W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cr m:val="double-struck"/>
                      <m:sty m:val="p"/>
                    </m:rPr>
                    <m:t>1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over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the values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gives a total size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W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, a product of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 a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gives independence with the stated margins.</w:t>
            </w:r>
          </w:p>
          <w:p>
            <w:pPr>
              <w:pStyle w:val="BodyText"/>
            </w:pPr>
            <w:r>
              <w:t xml:space="preserve">For 2,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s</m:t>
                            </m:r>
                          </m:sub>
                        </m:sSub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cr m:val="double-struck"/>
                                <m:sty m:val="p"/>
                              </m:rPr>
                              <m:t>1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b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s</m:t>
                            </m:r>
                          </m:sub>
                        </m:sSub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1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(laws of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W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t>Y</m:t>
                            </m:r>
                            <m:r>
                              <m:rPr>
                                <m:scr m:val="double-struck"/>
                                <m:sty m:val="p"/>
                              </m:rPr>
                              <m:t>1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W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cr m:val="double-struck"/>
                                <m:sty m:val="p"/>
                              </m:rPr>
                              <m:t>1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⋅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cr m:val="double-struck"/>
                                <m:sty m:val="p"/>
                              </m:rPr>
                              <m:t>1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f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1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f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nor/>
                        <m:sty m:val="p"/>
                      </m:rPr>
                      <m:t> when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  <m:r>
                              <m:rPr>
                                <m:scr m:val="double-struck"/>
                                <m:sty m:val="p"/>
                              </m:rPr>
                              <m:t>1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</m:e>
                            </m:d>
                            <m:r>
                              <m:t>​</m:t>
                            </m:r>
                          </m:num>
                          <m:den>
                            <m:r>
                              <m:t>f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(denominator is 1)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1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last expression equals</w:t>
            </w:r>
            <w:r>
              <w:t xml:space="preserve"> </w:t>
            </w:r>
            <w:hyperlink w:anchor="eq-ip-weighted-mean">
              <w:r>
                <w:rPr>
                  <w:rStyle w:val="Hyperlink"/>
                </w:rPr>
                <w:t xml:space="preserve">Equation 12</w:t>
              </w:r>
            </w:hyperlink>
            <w:r>
              <w:t xml:space="preserve">, again because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11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rem-ip-weight-notation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(Why IP weights use random arguments (Technical Point 2.2)). </w:t>
            </w:r>
            <w:r>
              <w:t xml:space="preserve">Each person’s weight plugs that person’s own treatment and covariate values into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Substituting the random variables themselves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single formula that covers everyone.</w:t>
            </w:r>
            <w:r>
              <w:t xml:space="preserve"> </w:t>
            </w:r>
            <w:r>
              <w:t xml:space="preserve">The tempting alternative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useless, since it equals 1 for everyone.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would be a conditional probability density function</w:t>
            </w:r>
            <w:r>
              <w:t xml:space="preserve"> </w:t>
            </w:r>
            <w:r>
              <w:t xml:space="preserve">(Hernán and Robins 2020, 23)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ins w:id="11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 an IP Weight as a Head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with weight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counts as 4 members of the pseudo-population:</w:t>
            </w:r>
            <w:r>
              <w:t xml:space="preserve"> </w:t>
            </w:r>
            <w:r>
              <w:t xml:space="preserve">the individual,</w:t>
            </w:r>
            <w:r>
              <w:t xml:space="preserve"> </w:t>
            </w:r>
            <w:r>
              <w:t xml:space="preserve">plus 3 stand-ins for members of the same stratum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who actually received the other treatment.</w:t>
            </w:r>
            <w:r>
              <w:t xml:space="preserve"> </w:t>
            </w:r>
            <w:r>
              <w:t xml:space="preserve">Conditional exchangeability is what lets the stand-ins borrow this individual’s risk under the treatment the individual received.</w:t>
            </w:r>
          </w:p>
          <w:p/>
        </w:tc>
      </w:tr>
    </w:tbl>
    <w:p>
      <w:pPr>
        <w:pStyle w:val="BodyText"/>
      </w:pPr>
      <w:ins w:id="112" w:author="PR Preview" w:date="2024-01-01T00:00:00Z">
        <w:r>
          <w:t xml:space="preserve">IP weighted estimators date back to Horvitz and Thompson (1952), who designed them for surveys that sample units with unequal probabilities (Technical Point 12.1)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(Hernán and Robins 2020, 22)</w:t>
        </w:r>
      </w:ins>
      <w:ins w:id="112" w:author="PR Preview" w:date="2024-01-01T00:00:00Z">
        <w:r>
          <w:t xml:space="preserve">.</w:t>
        </w:r>
      </w:ins>
    </w:p>
    <w:bookmarkEnd w:id="118"/>
    <w:bookmarkStart w:id="129" w:name="X62ef604768e9e6ad2ac1c0661584d5e6c7fe02d"/>
    <w:p>
      <w:pPr>
        <w:pStyle w:val="Heading3"/>
      </w:pPr>
      <w:ins w:id="113" w:author="PR Preview" w:date="2024-01-01T00:00:00Z">
        <w:r>
          <w:t xml:space="preserve">4.4 Standardization and IP Weighting Are Equivalent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0" w:name="prp-ipw-equals-standardization"/>
          <w:p>
            <w:pPr>
              <w:pStyle w:val="BodyText"/>
            </w:pPr>
            <w:r>
              <w:rPr>
                <w:b/>
                <w:bCs/>
              </w:rPr>
              <w:t xml:space="preserve">Proposition 12 (IP weighting equals standardization (Technical Point 2.3))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discrete,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have finite mean,</w:t>
            </w:r>
            <w:r>
              <w:t xml:space="preserve"> </w:t>
            </w:r>
            <w:r>
              <w:t xml:space="preserve">and assume positivity (</w:t>
            </w:r>
            <w:hyperlink w:anchor="def-positivity-ch2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holds in a conditionally randomized experiment whose randomization probabilities are all strictly between 0 and 1.</w:t>
            </w:r>
            <w:r>
              <w:t xml:space="preserve"> </w:t>
            </w:r>
            <w:r>
              <w:t xml:space="preserve">Then the IP weighted mean (</w:t>
            </w:r>
            <w:hyperlink w:anchor="def-ip-weighted-mean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equals the standardized mean (</w:t>
            </w:r>
            <w:hyperlink w:anchor="def-standardization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BodyText"/>
            </w:pPr>
            <w:bookmarkStart w:id="119" w:name="eq-ipw-equals-standardization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</m:e>
                        </m:d>
                        <m:r>
                          <m:t>​</m:t>
                        </m:r>
                        <m:r>
                          <m:t>Y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19"/>
          </w:p>
          <w:p>
            <w:pPr>
              <w:pStyle w:val="FirstParagraph"/>
            </w:pPr>
            <w:r>
              <w:t xml:space="preserve">No counterfactuals are involved</w:t>
            </w:r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bookmarkEnd w:id="120"/>
        </w:tc>
      </w:tr>
    </w:tbl>
    <w:p>
      <w:pPr>
        <w:pStyle w:val="BodyText"/>
      </w:pPr>
      <w:ins w:id="11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Only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contribute to the left side, and for them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cr m:val="double-struck"/>
                                <m:sty m:val="p"/>
                              </m:rPr>
                              <m:t>1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t>Y</m:t>
                            </m:r>
                          </m:num>
                          <m:den>
                            <m:r>
                              <m:t>f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f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den>
                        </m:f>
                      </m:e>
                    </m:nary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after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cancels.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/>
        </w:tc>
      </w:tr>
    </w:tbl>
    <w:p>
      <w:pPr>
        <w:pStyle w:val="BodyText"/>
      </w:pPr>
      <w:ins w:id="11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prp-ipw-identifies"/>
          <w:p>
            <w:pPr>
              <w:pStyle w:val="BodyText"/>
            </w:pPr>
            <w:r>
              <w:rPr>
                <w:b/>
                <w:bCs/>
              </w:rPr>
              <w:t xml:space="preserve">Proposition 13 (IP weighting identifies the counterfactual mean (Technical Point 2.3))</w:t>
            </w:r>
            <w:r>
              <w:t xml:space="preserve"> </w:t>
            </w:r>
            <w:r>
              <w:t xml:space="preserve">Under the conditions of</w:t>
            </w:r>
            <w:r>
              <w:t xml:space="preserve"> </w:t>
            </w:r>
            <w:hyperlink w:anchor="prp-ipw-equals-standardization">
              <w:r>
                <w:rPr>
                  <w:rStyle w:val="Hyperlink"/>
                </w:rPr>
                <w:t xml:space="preserve">Proposition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finite, and that consistency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) and conditional exchangeability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hyperlink w:anchor="def-conditional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hold.</w:t>
            </w:r>
            <w:r>
              <w:t xml:space="preserve"> </w:t>
            </w:r>
            <w:r>
              <w:t xml:space="preserve">Then the IP weighted mean equals the counterfactual mean:</w:t>
            </w:r>
          </w:p>
          <w:p>
            <w:pPr>
              <w:pStyle w:val="BodyText"/>
            </w:pPr>
            <w:bookmarkStart w:id="121" w:name="eq-ipw-identifie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</m:e>
                        </m:d>
                        <m:r>
                          <m:t>​</m:t>
                        </m:r>
                        <m:r>
                          <m:t>Y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1"/>
          </w:p>
          <w:p>
            <w:pPr>
              <w:pStyle w:val="FirstParagraph"/>
            </w:pPr>
            <w:r>
              <w:t xml:space="preserve">So, by</w:t>
            </w:r>
            <w:r>
              <w:t xml:space="preserve"> </w:t>
            </w:r>
            <w:hyperlink w:anchor="prp-pseudo-population-ch2">
              <w:r>
                <w:rPr>
                  <w:rStyle w:val="Hyperlink"/>
                </w:rPr>
                <w:t xml:space="preserve">Proposition 11</w:t>
              </w:r>
            </w:hyperlink>
            <w:r>
              <w:t xml:space="preserve">, for a dichotomous treatment and outcome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comparing the risks of treated and untreated members of the pseudo-population gives the causal risk ratio of the original population</w:t>
            </w:r>
            <w:r>
              <w:t xml:space="preserve"> </w:t>
            </w:r>
            <w:r>
              <w:t xml:space="preserve">(Hernán and Robins 2020, 22, 25)</w:t>
            </w:r>
            <w:r>
              <w:t xml:space="preserve">.</w:t>
            </w:r>
          </w:p>
          <w:bookmarkEnd w:id="122"/>
        </w:tc>
      </w:tr>
    </w:tbl>
    <w:p>
      <w:pPr>
        <w:pStyle w:val="BodyText"/>
      </w:pPr>
      <w:ins w:id="11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follows from</w:t>
            </w:r>
            <w:r>
              <w:t xml:space="preserve"> </w:t>
            </w:r>
            <w:hyperlink w:anchor="prp-ipw-equals-standardization">
              <w:r>
                <w:rPr>
                  <w:rStyle w:val="Hyperlink"/>
                </w:rPr>
                <w:t xml:space="preserve">Proposition 12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prp-standardization-identifies">
              <w:r>
                <w:rPr>
                  <w:rStyle w:val="Hyperlink"/>
                </w:rPr>
                <w:t xml:space="preserve">Proposition 10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 direct proof: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cr m:val="double-struck"/>
                                <m:sty m:val="p"/>
                              </m:rPr>
                              <m:t>1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</m:e>
                            </m:d>
                            <m:r>
                              <m:t>​</m:t>
                            </m:r>
                          </m:num>
                          <m:den>
                            <m:r>
                              <m:t>f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den>
                        </m:f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cr m:val="double-struck"/>
                                <m:sty m:val="p"/>
                              </m:rPr>
                              <m:t>1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</m:e>
                            </m:d>
                            <m:r>
                              <m:t>​</m:t>
                            </m:r>
                          </m:num>
                          <m:den>
                            <m:r>
                              <m:t>f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den>
                        </m:f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|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cr m:val="double-struck"/>
                                    <m:sty m:val="p"/>
                                  </m:rPr>
                                  <m:t>1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r>
                                      <m:t>a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num>
                              <m:den>
                                <m:r>
                                  <m:t>f</m:t>
                                </m:r>
                                <m:r>
                                  <m:rPr>
                                    <m:sty m:val="p"/>
                                  </m:rPr>
                                  <m:t>[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]</m:t>
                                </m:r>
                              </m:den>
                            </m:f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t> </m:t>
                            </m:r>
                          </m:e>
                          <m:e>
                            <m:r>
                              <m:t> 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|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cr m:val="double-struck"/>
                                    <m:sty m:val="p"/>
                                  </m:rPr>
                                  <m:t>1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r>
                                      <m:t>a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num>
                              <m:den>
                                <m:r>
                                  <m:t>f</m:t>
                                </m:r>
                                <m:r>
                                  <m:rPr>
                                    <m:sty m:val="p"/>
                                  </m:rPr>
                                  <m:t>[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]</m:t>
                                </m:r>
                              </m:den>
                            </m:f>
                            <m:r>
                              <m:t> </m:t>
                            </m:r>
                          </m:e>
                          <m:e>
                            <m:r>
                              <m:t> 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inner mean is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makes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nonzero, so every ratio is defined.</w:t>
            </w:r>
          </w:p>
          <w:p/>
        </w:tc>
      </w:tr>
    </w:tbl>
    <w:p>
      <w:pPr>
        <w:pStyle w:val="BodyText"/>
      </w:pPr>
      <w:ins w:id="11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3" w:name="exm-two-methods-table-2-2"/>
          <w:p>
            <w:pPr>
              <w:pStyle w:val="BodyText"/>
            </w:pPr>
            <w:r>
              <w:rPr>
                <w:b/>
                <w:bCs/>
              </w:rPr>
              <w:t xml:space="preserve">Example 27 (Two methods, one answer in Table 2.2)</w:t>
            </w:r>
            <w:r>
              <w:t xml:space="preserve"> </w:t>
            </w:r>
            <w:r>
              <w:t xml:space="preserve">Standardization (</w:t>
            </w:r>
            <w:hyperlink w:anchor="exm-standardization-table-2-2">
              <w:r>
                <w:rPr>
                  <w:rStyle w:val="Hyperlink"/>
                </w:rPr>
                <w:t xml:space="preserve">Example 19</w:t>
              </w:r>
            </w:hyperlink>
            <w:r>
              <w:t xml:space="preserve">) and IP weighting (</w:t>
            </w:r>
            <w:hyperlink w:anchor="exm-ip-weighted-mean-table-2-2">
              <w:r>
                <w:rPr>
                  <w:rStyle w:val="Hyperlink"/>
                </w:rPr>
                <w:t xml:space="preserve">Example 26</w:t>
              </w:r>
            </w:hyperlink>
            <w:r>
              <w:t xml:space="preserve">) both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in Table 2.2,</w:t>
            </w:r>
            <w:r>
              <w:t xml:space="preserve"> </w:t>
            </w:r>
            <w:r>
              <w:t xml:space="preserve">and so a causal risk ratio of 1.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ipw-equals-standardization">
              <w:r>
                <w:rPr>
                  <w:rStyle w:val="Hyperlink"/>
                </w:rPr>
                <w:t xml:space="preserve">Proposition 12</w:t>
              </w:r>
            </w:hyperlink>
            <w:r>
              <w:t xml:space="preserve"> </w:t>
            </w:r>
            <w:r>
              <w:t xml:space="preserve">this is no coincidence</w:t>
            </w:r>
            <w:r>
              <w:t xml:space="preserve"> </w:t>
            </w:r>
            <w:r>
              <w:t xml:space="preserve">(Hernán and Robins 2020, 23)</w:t>
            </w:r>
            <w:r>
              <w:t xml:space="preserve">.</w:t>
            </w:r>
          </w:p>
          <w:bookmarkEnd w:id="123"/>
        </w:tc>
      </w:tr>
    </w:tbl>
    <w:p>
      <w:pPr>
        <w:pStyle w:val="BodyText"/>
      </w:pPr>
      <w:ins w:id="11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4" w:name="rem-two-ingredient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(Two recipes for the same counterfactual tree). </w:t>
            </w:r>
            <w:r>
              <w:t xml:space="preserve">Both methods build a counterfactual tree in which everyone receives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from different pieces: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IP weighting</w:t>
            </w:r>
            <w:r>
              <w:t xml:space="preserve"> </w:t>
            </w:r>
            <w:r>
              <w:t xml:space="preserve">uses the treatment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standardization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 the outcome risks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23)</w:t>
            </w:r>
            <w:r>
              <w:t xml:space="preserve">.</w:t>
            </w:r>
          </w:p>
          <w:bookmarkEnd w:id="124"/>
        </w:tc>
      </w:tr>
    </w:tbl>
    <w:p>
      <w:pPr>
        <w:pStyle w:val="FirstParagraph"/>
      </w:pPr>
      <w:ins w:id="11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Analytic Control Is Not Physical Control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Both methods mimic a world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played no part in how treatment was assigned,</w:t>
            </w:r>
            <w:r>
              <w:t xml:space="preserve"> </w:t>
            </w:r>
            <w:r>
              <w:t xml:space="preserve">so we say that they</w:t>
            </w:r>
            <w:r>
              <w:t xml:space="preserve"> </w:t>
            </w:r>
            <w:r>
              <w:rPr>
                <w:b/>
                <w:bCs/>
              </w:rPr>
              <w:t xml:space="preserve">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Saying that they</w:t>
            </w:r>
            <w:r>
              <w:t xml:space="preserve"> </w:t>
            </w:r>
            <w:r>
              <w:t xml:space="preserve">“control for”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slight abuse of language: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analysis is very different from the control that a randomized experiment exerts by design</w:t>
            </w:r>
            <w:r>
              <w:t xml:space="preserve"> </w:t>
            </w:r>
            <w:r>
              <w:t xml:space="preserve">(Hernán and Robins 2020, 23)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2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Continuous Treatments Break the Equivalence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continuous treatment, the IP weighted mean no longer equals the standardized mean,</w:t>
            </w:r>
            <w:r>
              <w:t xml:space="preserve"> </w:t>
            </w:r>
            <w:r>
              <w:t xml:space="preserve">and it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1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0, not 1;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1, so positivity fails.</w:t>
            </w:r>
            <w:r>
              <w:t xml:space="preserve"> </w:t>
            </w:r>
            <w:r>
              <w:t xml:space="preserve">Section 12.4 generalizes IP weighting to continuous treatments,</w:t>
            </w:r>
            <w:r>
              <w:t xml:space="preserve"> </w:t>
            </w:r>
            <w:r>
              <w:t xml:space="preserve">and Technical Point 3.1 shows that the results above fail without positivity even for a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129"/>
    <w:bookmarkStart w:id="131" w:name="why-not-finish-the-book-here"/>
    <w:p>
      <w:pPr>
        <w:pStyle w:val="Heading3"/>
      </w:pPr>
      <w:ins w:id="121" w:author="PR Preview" w:date="2024-01-01T00:00:00Z">
        <w:r>
          <w:t xml:space="preserve">4.5 Why Not Finish the Book Here?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0" w:name="rem-limits-of-experiment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(Why not always run a randomized experiment?). </w:t>
            </w:r>
            <w:r>
              <w:t xml:space="preserve">An ideal randomized experiment plus standardization or IP weighting gives average causal effects.</w:t>
            </w:r>
            <w:r>
              <w:t xml:space="preserve"> </w:t>
            </w:r>
            <w:r>
              <w:t xml:space="preserve">But such experiments are frequently unethical, infeasible, or too slow.</w:t>
            </w:r>
            <w:r>
              <w:t xml:space="preserve"> </w:t>
            </w:r>
            <w:r>
              <w:t xml:space="preserve">For the heart transplant study: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ethics</w:t>
            </w:r>
            <w:r>
              <w:t xml:space="preserve">: donor hearts are in short supply, and allocating them by coin flip rather than by expected benefit would be hard to defend;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feasibility</w:t>
            </w:r>
            <w:r>
              <w:t xml:space="preserve">: nobody can be blinded to a transplant, patients randomized to medical therapy may seek one anyway, and a matching heart may not turn up for those randomized to receive one;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timeliness</w:t>
            </w:r>
            <w:r>
              <w:t xml:space="preserve">: results would arrive only after years, while patients need decisions now.</w:t>
            </w:r>
          </w:p>
          <w:p>
            <w:pPr>
              <w:pStyle w:val="FirstParagraph"/>
            </w:pPr>
            <w:r>
              <w:t xml:space="preserve">Often the least bad choice left is an observational study (Chapter 3)</w:t>
            </w:r>
            <w:r>
              <w:t xml:space="preserve"> </w:t>
            </w:r>
            <w:r>
              <w:t xml:space="preserve">(Hernán and Robins 2020, 23–24)</w:t>
            </w:r>
            <w:r>
              <w:t xml:space="preserve">.</w:t>
            </w:r>
          </w:p>
          <w:bookmarkEnd w:id="130"/>
        </w:tc>
      </w:tr>
    </w:tbl>
    <w:bookmarkEnd w:id="131"/>
    <w:bookmarkEnd w:id="132"/>
    <w:bookmarkStart w:id="133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4"/>
        </w:numPr>
      </w:pPr>
      <w:ins w:id="124" w:author="PR Preview" w:date="2024-01-01T00:00:00Z">
        <w:r>
          <w:rPr>
            <w:b/>
            <w:bCs/>
          </w:rPr>
          <w:t xml:space="preserve">Randomization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makes missing counterfactuals missing by chance and is expected to produce exchangeability,</w:t>
        </w:r>
      </w:ins>
      <w:ins w:id="124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(</w:t>
        </w:r>
      </w:ins>
      <w:hyperlink w:anchor="def-exchangeability">
        <w:r>
          <w:rPr>
            <w:rStyle w:val="Hyperlink"/>
          </w:rPr>
          <w:t xml:space="preserve">Definition 3</w:t>
        </w:r>
      </w:hyperlink>
      <w:ins w:id="124" w:author="PR Preview" w:date="2024-01-01T00:00:00Z">
        <w:r>
          <w:t xml:space="preserve">);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in an ideal randomized experiment, association is causation (</w:t>
        </w:r>
      </w:ins>
      <w:hyperlink w:anchor="prp-association-is-causation">
        <w:r>
          <w:rPr>
            <w:rStyle w:val="Hyperlink"/>
          </w:rPr>
          <w:t xml:space="preserve">Proposition 2</w:t>
        </w:r>
      </w:hyperlink>
      <w:ins w:id="124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24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(exchangeability) is different from</w:t>
        </w:r>
      </w:ins>
      <w:ins w:id="125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(no association), as</w:t>
        </w:r>
      </w:ins>
      <w:ins w:id="125" w:author="PR Preview" w:date="2024-01-01T00:00:00Z">
        <w:r>
          <w:t xml:space="preserve"> </w:t>
        </w:r>
      </w:ins>
      <w:hyperlink w:anchor="prp-exchangeability-association">
        <w:r>
          <w:rPr>
            <w:rStyle w:val="Hyperlink"/>
          </w:rPr>
          <w:t xml:space="preserve">Proposition 5</w:t>
        </w:r>
      </w:hyperlink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shows.</w:t>
        </w:r>
      </w:ins>
    </w:p>
    <w:p>
      <w:pPr>
        <w:pStyle w:val="Compact"/>
        <w:numPr>
          <w:ilvl w:val="0"/>
          <w:numId w:val="1024"/>
        </w:numPr>
      </w:pPr>
      <w:ins w:id="126" w:author="PR Preview" w:date="2024-01-01T00:00:00Z">
        <w:r>
          <w:rPr>
            <w:b/>
            <w:bCs/>
          </w:rPr>
          <w:t xml:space="preserve">Conditional randomization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(randomization probabilities depending on</w:t>
        </w:r>
      </w:ins>
      <w:ins w:id="126" w:author="PR Preview" w:date="2024-01-01T00:00:00Z">
        <w:r>
          <w:t xml:space="preserve"> </w:t>
        </w:r>
      </w:ins>
      <m:oMath>
        <m:r>
          <m:t>L</m:t>
        </m:r>
      </m:oMath>
      <w:ins w:id="126" w:author="PR Preview" w:date="2024-01-01T00:00:00Z">
        <w:r>
          <w:t xml:space="preserve">) in general produces only conditional exchangeability,</w:t>
        </w:r>
      </w:ins>
      <w:ins w:id="126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(</w:t>
        </w:r>
      </w:ins>
      <w:hyperlink w:anchor="def-conditional-exchangeability">
        <w:r>
          <w:rPr>
            <w:rStyle w:val="Hyperlink"/>
          </w:rPr>
          <w:t xml:space="preserve">Definition 8</w:t>
        </w:r>
      </w:hyperlink>
      <w:ins w:id="126" w:author="PR Preview" w:date="2024-01-01T00:00:00Z">
        <w:r>
          <w:t xml:space="preserve">,</w:t>
        </w:r>
      </w:ins>
      <w:ins w:id="126" w:author="PR Preview" w:date="2024-01-01T00:00:00Z">
        <w:r>
          <w:t xml:space="preserve"> </w:t>
        </w:r>
      </w:ins>
      <w:hyperlink w:anchor="prp-randomization-exchangeability">
        <w:r>
          <w:rPr>
            <w:rStyle w:val="Hyperlink"/>
          </w:rPr>
          <w:t xml:space="preserve">Proposition 7</w:t>
        </w:r>
      </w:hyperlink>
      <w:ins w:id="126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24"/>
        </w:numPr>
      </w:pPr>
      <w:ins w:id="127" w:author="PR Preview" w:date="2024-01-01T00:00:00Z">
        <w:r>
          <w:t xml:space="preserve">Under consistency, conditional exchangeability, and positivity, the population causal effect is identified by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rPr>
            <w:b/>
            <w:bCs/>
          </w:rPr>
          <w:t xml:space="preserve">standardization</w:t>
        </w:r>
      </w:ins>
      <w:ins w:id="127" w:author="PR Preview" w:date="2024-01-01T00:00:00Z">
        <w:r>
          <w:t xml:space="preserve">,</w:t>
        </w:r>
      </w:ins>
      <w:ins w:id="127" w:author="PR Preview" w:date="2024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(</w:t>
        </w:r>
      </w:ins>
      <w:hyperlink w:anchor="prp-standardization-identifies">
        <w:r>
          <w:rPr>
            <w:rStyle w:val="Hyperlink"/>
          </w:rPr>
          <w:t xml:space="preserve">Proposition 10</w:t>
        </w:r>
      </w:hyperlink>
      <w:ins w:id="127" w:author="PR Preview" w:date="2024-01-01T00:00:00Z">
        <w:r>
          <w:t xml:space="preserve">),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or equivalently by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rPr>
            <w:b/>
            <w:bCs/>
          </w:rPr>
          <w:t xml:space="preserve">IP weighting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with</w:t>
        </w:r>
      </w:ins>
      <w:ins w:id="127" w:author="PR Preview" w:date="2024-01-01T00:00:00Z">
        <w:r>
          <w:t xml:space="preserve"> </w:t>
        </w:r>
      </w:ins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(</w:t>
        </w:r>
      </w:ins>
      <w:hyperlink w:anchor="prp-ipw-identifies">
        <w:r>
          <w:rPr>
            <w:rStyle w:val="Hyperlink"/>
          </w:rPr>
          <w:t xml:space="preserve">Proposition 13</w:t>
        </w:r>
      </w:hyperlink>
      <w:ins w:id="127" w:author="PR Preview" w:date="2024-01-01T00:00:00Z">
        <w:r>
          <w:t xml:space="preserve">),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which creates a pseudo-population in which</w:t>
        </w:r>
      </w:ins>
      <w:ins w:id="127" w:author="PR Preview" w:date="2024-01-01T00:00:00Z">
        <w:r>
          <w:t xml:space="preserve"> </w:t>
        </w:r>
      </w:ins>
      <m:oMath>
        <m:r>
          <m:t>L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and</w:t>
        </w:r>
      </w:ins>
      <w:ins w:id="127" w:author="PR Preview" w:date="2024-01-01T00:00:00Z">
        <w:r>
          <w:t xml:space="preserve"> </w:t>
        </w:r>
      </w:ins>
      <m:oMath>
        <m:r>
          <m:t>A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are independent (</w:t>
        </w:r>
      </w:ins>
      <w:hyperlink w:anchor="prp-pseudo-population-ch2">
        <w:r>
          <w:rPr>
            <w:rStyle w:val="Hyperlink"/>
          </w:rPr>
          <w:t xml:space="preserve">Proposition 11</w:t>
        </w:r>
      </w:hyperlink>
      <w:ins w:id="127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24"/>
        </w:numPr>
      </w:pPr>
      <w:ins w:id="128" w:author="PR Preview" w:date="2024-01-01T00:00:00Z">
        <w:r>
          <w:t xml:space="preserve">In Table 2.2 both methods give a causal risk ratio of 1 (</w:t>
        </w:r>
      </w:ins>
      <w:hyperlink w:anchor="exm-two-methods-table-2-2">
        <w:r>
          <w:rPr>
            <w:rStyle w:val="Hyperlink"/>
          </w:rPr>
          <w:t xml:space="preserve">Example 27</w:t>
        </w:r>
      </w:hyperlink>
      <w:ins w:id="128" w:author="PR Preview" w:date="2024-01-01T00:00:00Z">
        <w:r>
          <w:t xml:space="preserve">), whereas the crude associational risk ratio is 1.26.</w:t>
        </w:r>
      </w:ins>
    </w:p>
    <w:bookmarkEnd w:id="133"/>
    <w:bookmarkStart w:id="137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136" w:name="refs"/>
    <w:bookmarkStart w:id="13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3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3" Type="http://schemas.openxmlformats.org/officeDocument/2006/relationships/image" Target="media/rId83.png"/><Relationship Id="rId38" Type="http://schemas.openxmlformats.org/officeDocument/2006/relationships/image" Target="media/rId38.png"/><Relationship Id="rId15" Type="http://schemas.openxmlformats.org/officeDocument/2006/relationships/hyperlink" Target="01-introduction.qmd" TargetMode="External"/><Relationship Id="rId36" Type="http://schemas.openxmlformats.org/officeDocument/2006/relationships/hyperlink" Target="01-introduction.qmd#def-average-causal-effect" TargetMode="External"/><Relationship Id="rId21" Type="http://schemas.openxmlformats.org/officeDocument/2006/relationships/hyperlink" Target="01-introduction.qmd#def-consistency-ch1" TargetMode="External"/><Relationship Id="rId35" Type="http://schemas.openxmlformats.org/officeDocument/2006/relationships/hyperlink" Target="01-introduction.qmd#def-independence" TargetMode="External"/><Relationship Id="rId79" Type="http://schemas.openxmlformats.org/officeDocument/2006/relationships/hyperlink" Target="04-effect-modification.qmd#def-effect-modification" TargetMode="External"/><Relationship Id="rId13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01-introduction.qmd" TargetMode="External"/><Relationship Id="rId36" Type="http://schemas.openxmlformats.org/officeDocument/2006/relationships/hyperlink" Target="01-introduction.qmd#def-average-causal-effect" TargetMode="External"/><Relationship Id="rId21" Type="http://schemas.openxmlformats.org/officeDocument/2006/relationships/hyperlink" Target="01-introduction.qmd#def-consistency-ch1" TargetMode="External"/><Relationship Id="rId35" Type="http://schemas.openxmlformats.org/officeDocument/2006/relationships/hyperlink" Target="01-introduction.qmd#def-independence" TargetMode="External"/><Relationship Id="rId79" Type="http://schemas.openxmlformats.org/officeDocument/2006/relationships/hyperlink" Target="04-effect-modification.qmd#def-effect-modification" TargetMode="External"/><Relationship Id="rId13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2026-10-09T12:06:24Z</dcterms:created>
  <dcterms:modified xsi:type="dcterms:W3CDTF">2026-10-09T12:06:24Z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