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4 introduced effect modification: the effect of a single treatment</w:t>
        </w:r>
      </w:ins>
      <w:ins w:id="1" w:author="PR Preview" w:date="2024-01-01T00:00:00Z">
        <w:r>
          <w:t xml:space="preserve"> </w:t>
        </w:r>
      </w:ins>
      <m:oMath>
        <m:r>
          <m:t>A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varying across levels of another variable</w:t>
        </w:r>
      </w:ins>
      <w:ins w:id="1" w:author="PR Preview" w:date="2024-01-01T00:00:00Z">
        <w:r>
          <w:t xml:space="preserve"> </w:t>
        </w:r>
      </w:ins>
      <m:oMath>
        <m:r>
          <m:t>V</m:t>
        </m:r>
      </m:oMath>
      <w:ins w:id="1" w:author="PR Preview" w:date="2024-01-01T00:00:00Z">
        <w:r>
          <w:t xml:space="preserve">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Many causal questions, however, concern two or more treatments applied together.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Roughly, two treatments interact if the causal effect of one depends on the value we set for the other;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Section 5.1 makes this precise.</w:t>
        </w:r>
      </w:ins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ins w:id="5" w:author="PR Preview" w:date="2024-01-01T00:00:00Z">
        <w:r>
          <w:t xml:space="preserve">This chapter is based on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Hernán and Robins (2020, chap. 5, pp. 61-74)</w:t>
        </w:r>
      </w:ins>
      <w:ins w:id="5" w:author="PR Preview" w:date="2024-01-01T00:00:00Z">
        <w:r>
          <w:t xml:space="preserve">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When joint interventions are feasible, knowing about interaction tells us which combination of interventions works best.</w:t>
        </w:r>
      </w:ins>
    </w:p>
    <w:bookmarkStart w:id="3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1" w:name="joint-interventions"/>
    <w:p>
      <w:pPr>
        <w:pStyle w:val="Heading3"/>
      </w:pPr>
      <w:r>
        <w:t xml:space="preserve">1.1 Joint Interventions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fixes the values of several treatments simultaneously.</w:t>
            </w:r>
            <w:r>
              <w:t xml:space="preserve"> </w:t>
            </w:r>
            <w:r>
              <w:t xml:space="preserve">For two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 individual’s</w:t>
            </w:r>
            <w:r>
              <w:t xml:space="preserve"> </w:t>
            </w:r>
            <w:r>
              <w:rPr>
                <w:b/>
                <w:bCs/>
              </w:rPr>
              <w:t xml:space="preserve">joint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their outcome in the hypothetical world where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fixed 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transplant-vitamins-joint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Vitamins: Four Joint Counterfactuals)</w:t>
            </w:r>
            <w:r>
              <w:t xml:space="preserve"> </w:t>
            </w:r>
            <w:r>
              <w:t xml:space="preserve">Extend the heart transplant example with a second treatment,</w:t>
            </w:r>
            <w:r>
              <w:t xml:space="preserve"> </w:t>
            </w:r>
            <w:r>
              <w:t xml:space="preserve">assigned before the first: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E</m:t>
              </m:r>
            </m:oMath>
            <w:r>
              <w:t xml:space="preserve">: multivitamin complex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or no vitamins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 heart transplant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or not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 joint intervention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assigns everyone to one of four treatment combinations,</w:t>
            </w:r>
            <w:r>
              <w:t xml:space="preserve"> </w:t>
            </w:r>
            <w:r>
              <w:t xml:space="preserve">so each individual has four joint counterfactual outcomes: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recursive-substitution"/>
    <w:p>
      <w:pPr>
        <w:pStyle w:val="Heading3"/>
      </w:pPr>
      <w:ins w:id="11" w:author="PR Preview" w:date="2024-01-01T00:00:00Z">
        <w:r>
          <w:t xml:space="preserve">1.2 Recursive Substitution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rem-recursive-substitu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(Recursive Substitution). </w:t>
            </w:r>
            <w:r>
              <w:t xml:space="preserve">Suppose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(for example, because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assigned before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 intervening to set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 the value it would have taken anyway does not change the outcome.</w:t>
            </w:r>
            <w:r>
              <w:t xml:space="preserve"> </w:t>
            </w:r>
            <w:r>
              <w:t xml:space="preserve">Then an intervention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 leaves each individual’s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at its actual value,</w:t>
            </w:r>
            <w:r>
              <w:t xml:space="preserve"> </w:t>
            </w:r>
            <w:r>
              <w:t xml:space="preserve">so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equals the joint counterfactual evaluated at that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Combining this with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 gives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consistency is the special case of the same substitution in which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also the actual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ins w:id="1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recursive-substitution-vitamins"/>
          <w:p>
            <w:pPr>
              <w:pStyle w:val="BodyText"/>
            </w:pPr>
            <w:r>
              <w:rPr>
                <w:b/>
                <w:bCs/>
              </w:rPr>
              <w:t xml:space="preserve">Example 2 (Recursive Substitution for a Vitamin Taker)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transplant-vitamins-joint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vitamins are assigned before transplant, so transplant cannot affect them.</w:t>
            </w:r>
            <w:r>
              <w:t xml:space="preserve"> </w:t>
            </w:r>
            <w:r>
              <w:t xml:space="preserve">For an individual who actually took vitamins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hyperlink w:anchor="rem-recursive-substitution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their outcome had they been transplanted equals their outcome had they been transplanted and given vitamins.</w:t>
            </w:r>
            <w:r>
              <w:t xml:space="preserve"> </w:t>
            </w:r>
            <w:r>
              <w:t xml:space="preserve">For an individual who took no vitamins,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instead.</w:t>
            </w:r>
          </w:p>
          <w:bookmarkEnd w:id="13"/>
        </w:tc>
      </w:tr>
    </w:tbl>
    <w:p>
      <w:pPr>
        <w:pStyle w:val="BodyText"/>
      </w:pPr>
      <w:ins w:id="13" w:author="PR Preview" w:date="2024-01-01T00:00:00Z">
        <w:r>
          <w:t xml:space="preserve">Source: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Hernán and Robins (2020, 61, margin note)</w:t>
        </w:r>
      </w:ins>
      <w:ins w:id="13" w:author="PR Preview" w:date="2024-01-01T00:00:00Z">
        <w:r>
          <w:t xml:space="preserve">, which also points to Technical Point 6.2.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If</w:t>
        </w:r>
      </w:ins>
      <w:ins w:id="13" w:author="PR Preview" w:date="2024-01-01T00:00:00Z">
        <w:r>
          <w:t xml:space="preserve"> </w:t>
        </w:r>
      </w:ins>
      <m:oMath>
        <m:r>
          <m:t>A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could affect</w:t>
        </w:r>
      </w:ins>
      <w:ins w:id="13" w:author="PR Preview" w:date="2024-01-01T00:00:00Z">
        <w:r>
          <w:t xml:space="preserve"> </w:t>
        </w:r>
      </w:ins>
      <m:oMath>
        <m:r>
          <m:t>E</m:t>
        </m:r>
      </m:oMath>
      <w:ins w:id="13" w:author="PR Preview" w:date="2024-01-01T00:00:00Z">
        <w:r>
          <w:t xml:space="preserve">, intervening on</w:t>
        </w:r>
      </w:ins>
      <w:ins w:id="13" w:author="PR Preview" w:date="2024-01-01T00:00:00Z">
        <w:r>
          <w:t xml:space="preserve"> </w:t>
        </w:r>
      </w:ins>
      <m:oMath>
        <m:r>
          <m:t>A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alone would also change</w:t>
        </w:r>
      </w:ins>
      <w:ins w:id="13" w:author="PR Preview" w:date="2024-01-01T00:00:00Z">
        <w:r>
          <w:t xml:space="preserve"> </w:t>
        </w:r>
      </w:ins>
      <m:oMath>
        <m:r>
          <m:t>E</m:t>
        </m:r>
      </m:oMath>
      <w:ins w:id="13" w:author="PR Preview" w:date="2024-01-01T00:00:00Z">
        <w:r>
          <w:t xml:space="preserve">,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 the substitution would need the counterfactual value of</w:t>
        </w:r>
      </w:ins>
      <w:ins w:id="13" w:author="PR Preview" w:date="2024-01-01T00:00:00Z">
        <w:r>
          <w:t xml:space="preserve"> </w:t>
        </w:r>
      </w:ins>
      <m:oMath>
        <m:r>
          <m:t>E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under</w:t>
        </w:r>
      </w:ins>
      <w:ins w:id="13" w:author="PR Preview" w:date="2024-01-01T00:00:00Z">
        <w:r>
          <w:t xml:space="preserve"> </w:t>
        </w:r>
      </w:ins>
      <m:oMath>
        <m:r>
          <m:t>a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rather than its actual value.</w:t>
        </w:r>
      </w:ins>
    </w:p>
    <w:p>
      <w:r>
        <w:pict>
          <v:rect style="width:0;height:1.5pt" o:hralign="center" o:hrstd="t" o:hr="t"/>
        </w:pict>
      </w:r>
    </w:p>
    <w:bookmarkEnd w:id="14"/>
    <w:bookmarkStart w:id="19" w:name="X655c230df54ed76b1a361ed763747b8960f150d"/>
    <w:p>
      <w:pPr>
        <w:pStyle w:val="Heading3"/>
      </w:pPr>
      <w:ins w:id="15" w:author="PR Preview" w:date="2024-01-01T00:00:00Z">
        <w:r>
          <w:t xml:space="preserve">1.3 Interaction in the Counterfactual Framework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interaction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Between Two Treatments)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be a dichotomous treatment.</w:t>
            </w:r>
            <w:r>
              <w:t xml:space="preserve"> </w:t>
            </w:r>
            <w:r>
              <w:t xml:space="preserve">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interact</w:t>
            </w:r>
            <w:r>
              <w:t xml:space="preserve"> </w:t>
            </w:r>
            <w:r>
              <w:t xml:space="preserve">for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we also fix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at 1</w:t>
            </w:r>
            <w:r>
              <w:t xml:space="preserve"> </w:t>
            </w:r>
            <w:r>
              <w:t xml:space="preserve">is not the same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we also fix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at 0.</w:t>
            </w:r>
            <w:r>
              <w:t xml:space="preserve"> </w:t>
            </w:r>
            <w:r>
              <w:t xml:space="preserve">The definition is completed by choosing an effect measure to compare the two effects,</w:t>
            </w:r>
            <w:r>
              <w:t xml:space="preserve"> </w:t>
            </w:r>
            <w:r>
              <w:t xml:space="preserve">such as the causal risk difference,</w:t>
            </w:r>
            <w:r>
              <w:t xml:space="preserve"> </w:t>
            </w:r>
            <w:r>
              <w:t xml:space="preserve">and whether, and how, the two effects differ can depend on that choice.</w:t>
            </w:r>
          </w:p>
          <w:bookmarkEnd w:id="15"/>
        </w:tc>
      </w:tr>
    </w:tbl>
    <w:p>
      <w:pPr>
        <w:pStyle w:val="BodyText"/>
      </w:pPr>
      <w:ins w:id="1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looking-up-dressed"/>
          <w:p>
            <w:pPr>
              <w:pStyle w:val="BodyText"/>
            </w:pPr>
            <w:r>
              <w:rPr>
                <w:b/>
                <w:bCs/>
              </w:rPr>
              <w:t xml:space="preserve">Example 3 (Looking Up, Dressed or Naked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Chapter 2 asked whether your looking up at the sky makes other pedestrians look up too.</w:t>
            </w:r>
            <w:r>
              <w:t xml:space="preserve"> </w:t>
            </w:r>
            <w:r>
              <w:t xml:space="preserve">Now randomize two treatments:</w:t>
            </w:r>
            <w:r>
              <w:t xml:space="preserve"> </w:t>
            </w:r>
            <w:r>
              <w:t xml:space="preserve">whether you look up (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whether you are clothed or naked while you do it (</w:t>
            </w:r>
            <m:oMath>
              <m:r>
                <m:t>E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If the effect of your looking up on other pedestrians when you are dressed</w:t>
            </w:r>
            <w:r>
              <w:t xml:space="preserve"> </w:t>
            </w:r>
            <w:r>
              <w:t xml:space="preserve">differs from its effect when you are naked,</w:t>
            </w:r>
            <w:r>
              <w:t xml:space="preserve"> </w:t>
            </w:r>
            <w:r>
              <w:t xml:space="preserve">then looking up and being dressed interact.</w:t>
            </w:r>
          </w:p>
          <w:bookmarkEnd w:id="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3 (Interaction on the Additive Scale)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be dichotomous treatments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dichotomous outcome,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risk under the joint intervention that sets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that is,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</w:p>
          <w:bookmarkEnd w:id="17"/>
        </w:tc>
      </w:tr>
    </w:tbl>
    <w:p>
      <w:pPr>
        <w:pStyle w:val="BodyText"/>
      </w:pPr>
      <w:ins w:id="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4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8"/>
        </w:tc>
      </w:tr>
    </w:tbl>
    <w:p>
      <w:ins w:id="19" w:author="PR Preview" w:date="2024-01-01T00:00:00Z">
        <w:r>
          <w:pict>
            <v:rect style="width:0;height:1.5pt" o:hralign="center" o:hrstd="t" o:hr="t"/>
          </w:pict>
        </w:r>
      </w:ins>
    </w:p>
    <w:bookmarkEnd w:id="19"/>
    <w:bookmarkStart w:id="22" w:name="a-and-e-have-equal-status"/>
    <w:p>
      <w:pPr>
        <w:pStyle w:val="Heading3"/>
      </w:pPr>
      <w:ins w:id="20" w:author="PR Preview" w:date="2024-01-01T00:00:00Z">
        <w:r>
          <w:t xml:space="preserve">1.4</w:t>
        </w:r>
      </w:ins>
      <w:ins w:id="20" w:author="PR Preview" w:date="2024-01-01T00:00:00Z">
        <w:r>
          <w:t xml:space="preserve"> </w:t>
        </w:r>
      </w:ins>
      <m:oMath>
        <m:r>
          <m:t>A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</w:t>
        </w:r>
      </w:ins>
      <w:ins w:id="20" w:author="PR Preview" w:date="2024-01-01T00:00:00Z">
        <w:r>
          <w:t xml:space="preserve"> </w:t>
        </w:r>
      </w:ins>
      <m:oMath>
        <m:r>
          <m:t>E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Have Equal Status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prp-additive-interaction-symmetric"/>
          <w:p>
            <w:pPr>
              <w:pStyle w:val="BodyText"/>
            </w:pPr>
            <w:r>
              <w:rPr>
                <w:b/>
                <w:bCs/>
              </w:rPr>
              <w:t xml:space="preserve">Proposition 1 (Additive Interaction Is Symmetric in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For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differs between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between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⇔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Moreover, the two differences of risk differences are equal: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ins w:id="2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Both differences of risk differences equal the same</w:t>
            </w:r>
            <w:r>
              <w:t xml:space="preserve"> </w:t>
            </w:r>
            <w:r>
              <w:rPr>
                <w:b/>
                <w:bCs/>
              </w:rPr>
              <w:t xml:space="preserve">interaction contrast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one is nonzero exactly when the other is.</w:t>
            </w:r>
          </w:p>
          <w:p/>
        </w:tc>
      </w:tr>
    </w:tbl>
    <w:p>
      <w:pPr>
        <w:pStyle w:val="BodyText"/>
      </w:pPr>
      <w:ins w:id="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vitamins-effect-by-transplant"/>
          <w:p>
            <w:pPr>
              <w:pStyle w:val="BodyText"/>
            </w:pPr>
            <w:r>
              <w:rPr>
                <w:b/>
                <w:bCs/>
              </w:rPr>
              <w:t xml:space="preserve">Example 5 (The Vitamin Effect Depends on Transplant)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additive-interaction-symmetric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too:</w:t>
            </w:r>
            <w:r>
              <w:t xml:space="preserve"> </w:t>
            </w:r>
            <w:r>
              <w:t xml:space="preserve">the causal risk difference for vitamins is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lower had everybody been transplanted</w:t>
            </w:r>
            <w:r>
              <w:t xml:space="preserve"> </w:t>
            </w:r>
            <w:r>
              <w:t xml:space="preserve">than had nobody been transplanted</w:t>
            </w:r>
            <w:r>
              <w:t xml:space="preserve"> </w:t>
            </w:r>
            <w:r>
              <w:t xml:space="preserve">(Hernán and Robins 2020, 62)</w:t>
            </w:r>
            <w:r>
              <w:t xml:space="preserve">.</w:t>
            </w:r>
          </w:p>
          <w:bookmarkEnd w:id="21"/>
        </w:tc>
      </w:tr>
    </w:tbl>
    <w:p>
      <w:ins w:id="23" w:author="PR Preview" w:date="2024-01-01T00:00:00Z">
        <w:r>
          <w:pict>
            <v:rect style="width:0;height:1.5pt" o:hralign="center" o:hrstd="t" o:hr="t"/>
          </w:pict>
        </w:r>
      </w:ins>
    </w:p>
    <w:bookmarkEnd w:id="22"/>
    <w:bookmarkStart w:id="31" w:name="additive-and-multiplicative-scales"/>
    <w:p>
      <w:pPr>
        <w:pStyle w:val="Heading3"/>
      </w:pPr>
      <w:ins w:id="24" w:author="PR Preview" w:date="2024-01-01T00:00:00Z">
        <w:r>
          <w:t xml:space="preserve">1.5 Additive and Multiplicative Scales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prp-additive-decomposition"/>
          <w:p>
            <w:pPr>
              <w:pStyle w:val="BodyText"/>
            </w:pPr>
            <w:r>
              <w:rPr>
                <w:b/>
                <w:bCs/>
              </w:rPr>
              <w:t xml:space="preserve">Proposition 2 (No Additive Interaction Means Additive Joint Effects (Technical Point 5.1))</w:t>
            </w:r>
            <w:r>
              <w:t xml:space="preserve"> </w:t>
            </w:r>
            <w:r>
              <w:t xml:space="preserve">For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there is no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on the additive scale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w:r>
              <w:t xml:space="preserve">the joint effect of both treatments is the sum 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 and the effect of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alone: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3"/>
        </w:tc>
      </w:tr>
    </w:tbl>
    <w:p>
      <w:pPr>
        <w:pStyle w:val="FirstParagraph"/>
      </w:pPr>
      <w:ins w:id="2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Subtracting the right-hand side from the left-hand side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00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01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00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displayed equality holds exactly when this difference is zero,</w:t>
            </w:r>
            <w:r>
              <w:t xml:space="preserve"> </w:t>
            </w:r>
            <w:r>
              <w:t xml:space="preserve">which is exactly when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 that is, when there is no additive interaction.</w:t>
            </w:r>
          </w:p>
          <w:p/>
        </w:tc>
      </w:tr>
    </w:tbl>
    <w:p>
      <w:pPr>
        <w:pStyle w:val="BodyText"/>
      </w:pPr>
      <w:ins w:id="2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def-superadditive"/>
          <w:p>
            <w:pPr>
              <w:pStyle w:val="BodyText"/>
            </w:pPr>
            <w:r>
              <w:rPr>
                <w:b/>
                <w:bCs/>
              </w:rPr>
              <w:t xml:space="preserve">Definition 4 (Superadditive and Subadditive Interaction (Technical Point 5.1))</w:t>
            </w:r>
            <w:r>
              <w:t xml:space="preserve"> </w:t>
            </w:r>
            <w:r>
              <w:t xml:space="preserve">For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additive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4"/>
        </w:tc>
      </w:tr>
    </w:tbl>
    <w:p>
      <w:pPr>
        <w:pStyle w:val="FirstParagraph"/>
      </w:pPr>
      <w:ins w:id="2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exm-transplant-vitamins-subadditive"/>
          <w:p>
            <w:pPr>
              <w:pStyle w:val="BodyText"/>
            </w:pPr>
            <w:r>
              <w:rPr>
                <w:b/>
                <w:bCs/>
              </w:rPr>
              <w:t xml:space="preserve">Example 6 (Transplant and Vitamins Interact Subadditively)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proof of</w:t>
            </w:r>
            <w:r>
              <w:t xml:space="preserve"> </w:t>
            </w:r>
            <w:hyperlink w:anchor="prp-additive-decomposi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shows that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interaction is subadditive.</w:t>
            </w:r>
          </w:p>
          <w:bookmarkEnd w:id="25"/>
        </w:tc>
      </w:tr>
    </w:tbl>
    <w:p>
      <w:ins w:id="2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interaction-multiplicative"/>
          <w:p>
            <w:pPr>
              <w:pStyle w:val="BodyText"/>
            </w:pPr>
            <w:r>
              <w:rPr>
                <w:b/>
                <w:bCs/>
              </w:rPr>
              <w:t xml:space="preserve">Definition 5 (Interaction on the Multiplicative Scale (Technical Point 5.1))</w:t>
            </w:r>
            <w:r>
              <w:t xml:space="preserve"> </w:t>
            </w:r>
            <w:r>
              <w:t xml:space="preserve">For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multiplicative scale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 causal risk ratio for both treatments is not the product of the causal risk ratios for each alone: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interaction is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if the left side is greater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if it is smaller.</w:t>
            </w:r>
          </w:p>
          <w:bookmarkEnd w:id="26"/>
        </w:tc>
      </w:tr>
    </w:tbl>
    <w:p>
      <w:pPr>
        <w:pStyle w:val="BodyText"/>
      </w:pPr>
      <w:ins w:id="2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scale-dependence"/>
          <w:p>
            <w:pPr>
              <w:pStyle w:val="BodyText"/>
            </w:pPr>
            <w:r>
              <w:rPr>
                <w:b/>
                <w:bCs/>
              </w:rPr>
              <w:t xml:space="preserve">Example 7 (Interaction on One Scale but Not the Other)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On the additive scale,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there is no additive interaction (</w:t>
            </w:r>
            <w:hyperlink w:anchor="prp-additive-decomposi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On the multiplicative scale,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interaction is submultiplicative.</w:t>
            </w:r>
          </w:p>
          <w:bookmarkEnd w:id="27"/>
        </w:tc>
      </w:tr>
    </w:tbl>
    <w:p>
      <w:pPr>
        <w:pStyle w:val="BodyText"/>
      </w:pPr>
      <w:ins w:id="3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Name the Scale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interact”</w:t>
            </w:r>
            <w:r>
              <w:t xml:space="preserve"> </w:t>
            </w:r>
            <w:r>
              <w:t xml:space="preserve">is incomplete without a scale: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exm-scale-dependence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shows, the same four risks can show no interaction on one scale and interaction on another.</w:t>
            </w:r>
          </w:p>
          <w:p/>
        </w:tc>
      </w:tr>
    </w:tbl>
    <w:p>
      <w:ins w:id="31" w:author="PR Preview" w:date="2024-01-01T00:00:00Z">
        <w:r>
          <w:pict>
            <v:rect style="width:0;height:1.5pt" o:hralign="center" o:hrstd="t" o:hr="t"/>
          </w:pict>
        </w:r>
      </w:ins>
    </w:p>
    <w:bookmarkEnd w:id="31"/>
    <w:bookmarkStart w:id="38" w:name="interaction-versus-effect-modification"/>
    <w:p>
      <w:pPr>
        <w:pStyle w:val="Heading3"/>
      </w:pPr>
      <w:ins w:id="32" w:author="PR Preview" w:date="2024-01-01T00:00:00Z">
        <w:r>
          <w:t xml:space="preserve">1.6 Interaction versus Effect Modification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Recall: Effect Modification (Chapter 4)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that 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modifies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the additive scale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Chapter 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definition uses only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interventions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teraction-vs-effect-modific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Effect modification versus interaction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Effect modification by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Interaction between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E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Counterfactuals involved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Interventions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only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joint, on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E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 of the two variables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unequal: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  <w:r>
                    <w:t xml:space="preserve"> </w:t>
                  </w:r>
                  <w:r>
                    <w:t xml:space="preserve">is not intervened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equal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ins w:id="3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nteraction-vs-effect-modific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(Unequal versus Equal Status). </w:t>
            </w:r>
            <w:r>
              <w:t xml:space="preserve">Effect modification concerns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only.</w:t>
            </w:r>
            <w:r>
              <w:t xml:space="preserve"> </w:t>
            </w:r>
            <w:r>
              <w:t xml:space="preserve">In Chapter 4, sex modified the effect of transplant,</w:t>
            </w:r>
            <w:r>
              <w:t xml:space="preserve"> </w:t>
            </w:r>
            <w:r>
              <w:t xml:space="preserve">but the effect of sex on death was never considered,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were not on an equal footing.</w:t>
            </w:r>
            <w:r>
              <w:t xml:space="preserve"> </w:t>
            </w:r>
            <w:r>
              <w:t xml:space="preserve">Interaction concerns the joint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prp-additive-interaction-symmetric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shows that its definition treats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symmetrically</w:t>
            </w:r>
            <w:r>
              <w:t xml:space="preserve"> </w:t>
            </w:r>
            <w:r>
              <w:t xml:space="preserve">(Hernán and Robins 2020, 62)</w:t>
            </w:r>
            <w:r>
              <w:t xml:space="preserve">.</w:t>
            </w:r>
          </w:p>
          <w:bookmarkEnd w:id="37"/>
        </w:tc>
      </w:tr>
    </w:tbl>
    <w:bookmarkEnd w:id="38"/>
    <w:bookmarkEnd w:id="39"/>
    <w:bookmarkStart w:id="52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bookmarkStart w:id="45" w:name="identification-for-the-joint-treatment"/>
    <w:p>
      <w:pPr>
        <w:pStyle w:val="Heading3"/>
      </w:pPr>
      <w:ins w:id="36" w:author="PR Preview" w:date="2024-01-01T00:00:00Z">
        <w:r>
          <w:t xml:space="preserve">2.1 Identification for the Joint Treatment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identify-interaction-joint"/>
          <w:p>
            <w:pPr>
              <w:pStyle w:val="BodyText"/>
            </w:pPr>
            <w:r>
              <w:rPr>
                <w:b/>
                <w:bCs/>
              </w:rPr>
              <w:t xml:space="preserve">Proposition 3 (Identifying Interaction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be dichotomous treatments,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dichotomous outcome,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discrete vector of measured covariates.</w:t>
            </w:r>
            <w:r>
              <w:t xml:space="preserve"> </w:t>
            </w:r>
            <w:r>
              <w:t xml:space="preserve">Suppose that, for every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Conditional exchangeability for the joint treatment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each joint counterfactual risk is identified by standardization,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contrasts in</w:t>
            </w:r>
            <w:r>
              <w:t xml:space="preserve"> 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interaction-multiplicative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are identified too.</w:t>
            </w:r>
          </w:p>
          <w:bookmarkEnd w:id="40"/>
        </w:tc>
      </w:tr>
    </w:tbl>
    <w:p>
      <w:pPr>
        <w:pStyle w:val="BodyText"/>
      </w:pPr>
      <w:ins w:id="3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summing over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and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makes each conditional probability in the second and third lines well defined.</w:t>
            </w:r>
          </w:p>
          <w:p/>
        </w:tc>
      </w:tr>
    </w:tbl>
    <w:p>
      <w:pPr>
        <w:pStyle w:val="BodyText"/>
      </w:pPr>
      <w:ins w:id="3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Treat the Pair as One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w:anchor="prp-identify-interaction-joint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is the single-treatment result of earlier chapters</w:t>
            </w:r>
            <w:r>
              <w:t xml:space="preserve"> </w:t>
            </w:r>
            <w:r>
              <w:t xml:space="preserve">applied to the combined treatment</w:t>
            </w:r>
            <w:r>
              <w:t xml:space="preserve"> </w:t>
            </w:r>
            <m:oMath>
              <m:r>
                <m:t>A</m:t>
              </m:r>
              <m:r>
                <m:t>E</m:t>
              </m:r>
            </m:oMath>
            <w:r>
              <w:t xml:space="preserve"> </w:t>
            </w:r>
            <w:r>
              <w:t xml:space="preserve">with four levels (11, 01, 10, 00).</w:t>
            </w:r>
            <w:r>
              <w:t xml:space="preserve"> </w:t>
            </w:r>
            <w:r>
              <w:t xml:space="preserve">Standardization or IP weighting for that four-level treatment estimates all four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any interaction contrast is then a contrast of those four risks.</w:t>
            </w:r>
          </w:p>
          <w:p/>
        </w:tc>
      </w:tr>
    </w:tbl>
    <w:p>
      <w:pPr>
        <w:pStyle w:val="BodyText"/>
      </w:pPr>
      <w:ins w:id="3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rem-joint-conditions-sufficient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(Sufficient, Not Necessary). </w:t>
            </w:r>
            <w:r>
              <w:t xml:space="preserve">The conditions of</w:t>
            </w:r>
            <w:r>
              <w:t xml:space="preserve"> </w:t>
            </w:r>
            <w:hyperlink w:anchor="prp-identify-interaction-joint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for identifying interaction.</w:t>
            </w:r>
            <w:r>
              <w:t xml:space="preserve"> </w:t>
            </w:r>
            <w:r>
              <w:t xml:space="preserve">Part III of the book shows that they are not required once the two treatments are assigned at different times</w:t>
            </w:r>
            <w:r>
              <w:t xml:space="preserve"> </w:t>
            </w:r>
            <w:r>
              <w:t xml:space="preserve">(Hernán and Robins 2020, 64)</w:t>
            </w:r>
            <w:r>
              <w:t xml:space="preserve">.</w:t>
            </w:r>
            <w:r>
              <w:t xml:space="preserve"> </w:t>
            </w:r>
            <w:r>
              <w:t xml:space="preserve">After this chapter, most of Parts I and II return to a single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44"/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Xcf030272910656901932dc6c4e933d873c589ae"/>
    <w:p>
      <w:pPr>
        <w:pStyle w:val="Heading3"/>
      </w:pPr>
      <w:ins w:id="41" w:author="PR Preview" w:date="2024-01-01T00:00:00Z">
        <w:r>
          <w:t xml:space="preserve">2.2 When</w:t>
        </w:r>
      </w:ins>
      <w:ins w:id="41" w:author="PR Preview" w:date="2024-01-01T00:00:00Z">
        <w:r>
          <w:t xml:space="preserve"> </w:t>
        </w:r>
      </w:ins>
      <m:oMath>
        <m:r>
          <m:t>E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Is Randomized, Interaction Is Effect Modification by</w:t>
        </w:r>
      </w:ins>
      <w:ins w:id="41" w:author="PR Preview" w:date="2024-01-01T00:00:00Z">
        <w:r>
          <w:t xml:space="preserve"> </w:t>
        </w:r>
      </w:ins>
      <m:oMath>
        <m:r>
          <m:t>E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Xac0b886ac43066353c6620d187cfab9d51ab18d"/>
          <w:p>
            <w:pPr>
              <w:pStyle w:val="BodyText"/>
            </w:pPr>
            <w:r>
              <w:rPr>
                <w:b/>
                <w:bCs/>
              </w:rPr>
              <w:t xml:space="preserve">Proposition 4 (Randomized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: Interaction Equals Effect Modification by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be dichotomous treatments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dichotomous outcome.</w:t>
            </w:r>
            <w:r>
              <w:t xml:space="preserve"> </w:t>
            </w:r>
            <w:r>
              <w:t xml:space="preserve">Suppose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is randomly and unconditionally assigned,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recursive substitution holds: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rem-recursive-substitution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there is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on the additive scale (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modifies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the additive scale: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ins w:id="4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E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E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is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for those with 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(recursive substitution,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these four equalities into the inequality of</w:t>
            </w:r>
            <w:r>
              <w:t xml:space="preserve"> 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gives the displayed inequality.</w:t>
            </w:r>
          </w:p>
          <w:p/>
        </w:tc>
      </w:tr>
    </w:tbl>
    <w:p>
      <w:pPr>
        <w:pStyle w:val="BodyText"/>
      </w:pPr>
      <w:ins w:id="4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randomized-vitamins"/>
          <w:p>
            <w:pPr>
              <w:pStyle w:val="BodyText"/>
            </w:pPr>
            <w:r>
              <w:rPr>
                <w:b/>
                <w:bCs/>
              </w:rPr>
              <w:t xml:space="preserve">Example 8 (Randomized Vitamins)</w:t>
            </w:r>
            <w:r>
              <w:t xml:space="preserve"> </w:t>
            </w:r>
            <w:r>
              <w:t xml:space="preserve">Suppose vitamins are randomly assigned, as in</w:t>
            </w:r>
            <w:r>
              <w:t xml:space="preserve"> </w:t>
            </w:r>
            <w:hyperlink w:anchor="Xac0b886ac43066353c6620d187cfab9d51ab18d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 risks are those of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Then among those who received vitamins,</w:t>
            </w:r>
            <w:r>
              <w:t xml:space="preserve"> </w:t>
            </w:r>
            <w:r>
              <w:t xml:space="preserve">the causal risk difference for transplant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among those who did not, it is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vitamins modify the effect of transplant,</w:t>
            </w:r>
            <w:r>
              <w:t xml:space="preserve"> </w:t>
            </w:r>
            <w:r>
              <w:t xml:space="preserve">and the Chapter 4 methods for detecting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apply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(Hernán and Robins 2020, 62–63)</w:t>
            </w:r>
            <w:r>
              <w:t xml:space="preserve">.</w:t>
            </w:r>
          </w:p>
          <w:bookmarkEnd w:id="47"/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effect-modification-without-interaction"/>
    <w:p>
      <w:pPr>
        <w:pStyle w:val="Heading3"/>
      </w:pPr>
      <w:r>
        <w:t xml:space="preserve">2.3 Effect Modification Without Interaction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X59083badc3ebea147a8f2f9415f450fa10deed0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(Effect Modification Needs Fewer Assumptions than Interaction). </w:t>
            </w:r>
            <w:r>
              <w:t xml:space="preserve">Suppose we are willing to assume exchangeability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E</m:t>
              </m:r>
            </m:oMath>
            <w:r>
              <w:t xml:space="preserve">, with positivity in each stratum) but no identifying assumptions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randomized and we estimate its effect within subgroups defined by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we can generally assess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 by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needs no identifying assumptions about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whereas the joint counterfactual risks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do.</w:t>
            </w:r>
            <w:r>
              <w:t xml:space="preserve"> </w:t>
            </w:r>
            <w:r>
              <w:t xml:space="preserve">Chapter 4 wrote such variables as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for which no identifying assumptions are made.</w:t>
            </w:r>
          </w:p>
          <w:bookmarkEnd w:id="49"/>
        </w:tc>
      </w:tr>
    </w:tbl>
    <w:p>
      <w:pPr>
        <w:pStyle w:val="BodyText"/>
      </w:pPr>
      <w:ins w:id="4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m-nationality-surrogate"/>
          <w:p>
            <w:pPr>
              <w:pStyle w:val="BodyText"/>
            </w:pPr>
            <w:r>
              <w:rPr>
                <w:b/>
                <w:bCs/>
              </w:rPr>
              <w:t xml:space="preserve">Example 9 (Nationality: Effect Modification Without Interaction)</w:t>
            </w:r>
            <w:r>
              <w:t xml:space="preserve"> </w:t>
            </w:r>
            <w:r>
              <w:t xml:space="preserve">In Chapter 4, nationality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modified the effect of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was argued to be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effect modifier:</w:t>
            </w:r>
            <w:r>
              <w:t xml:space="preserve"> </w:t>
            </w:r>
            <w:r>
              <w:t xml:space="preserve">a marker for a factor, such as quality of care, that does act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does interact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Nationality itself does not act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does not interact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“no action, no interaction”</w:t>
            </w:r>
            <w:r>
              <w:t xml:space="preserve">).</w:t>
            </w:r>
            <w:r>
              <w:t xml:space="preserve"> </w:t>
            </w:r>
            <w:r>
              <w:t xml:space="preserve">So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modified by a variable that does not interact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64)</w:t>
            </w:r>
            <w:r>
              <w:t xml:space="preserve">.</w:t>
            </w:r>
          </w:p>
          <w:bookmarkEnd w:id="50"/>
        </w:tc>
      </w:tr>
    </w:tbl>
    <w:p>
      <w:pPr>
        <w:pStyle w:val="BodyText"/>
      </w:pPr>
      <w:ins w:id="47" w:author="PR Preview" w:date="2024-01-01T00:00:00Z">
        <w:r>
          <w:t xml:space="preserve">The reverse, interaction between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and</w:t>
        </w:r>
      </w:ins>
      <w:ins w:id="47" w:author="PR Preview" w:date="2024-01-01T00:00:00Z">
        <w:r>
          <w:t xml:space="preserve"> </w:t>
        </w:r>
      </w:ins>
      <m:oMath>
        <m:r>
          <m:t>E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without modification of the effect of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by</w:t>
        </w:r>
      </w:ins>
      <w:ins w:id="47" w:author="PR Preview" w:date="2024-01-01T00:00:00Z">
        <w:r>
          <w:t xml:space="preserve"> </w:t>
        </w:r>
      </w:ins>
      <m:oMath>
        <m:r>
          <m:t>E</m:t>
        </m:r>
      </m:oMath>
      <w:ins w:id="47" w:author="PR Preview" w:date="2024-01-01T00:00:00Z">
        <w:r>
          <w:t xml:space="preserve">,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can happen in principle but is presumably uncommon,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since it needs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to act in opposite directions with effects that cancel exactly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(Hernán and Robins 2020, 64, margin note citing VanderWeele 2009b)</w:t>
        </w:r>
      </w:ins>
      <w:ins w:id="47" w:author="PR Preview" w:date="2024-01-01T00:00:00Z">
        <w:r>
          <w:t xml:space="preserve">.</w:t>
        </w:r>
      </w:ins>
    </w:p>
    <w:bookmarkEnd w:id="51"/>
    <w:bookmarkEnd w:id="52"/>
    <w:bookmarkStart w:id="84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Assumptions for Sections 5.3 to 5.6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None of the results so far requires deterministic counterfactual outcomes.</w:t>
            </w:r>
            <w:r>
              <w:t xml:space="preserve"> </w:t>
            </w:r>
            <w:r>
              <w:t xml:space="preserve">From here to the end of the chapter, counterfactual outcomes are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,</w:t>
            </w:r>
            <w:r>
              <w:t xml:space="preserve"> </w:t>
            </w:r>
            <w:r>
              <w:t xml:space="preserve">and treatments and outcome are</w:t>
            </w:r>
            <w:r>
              <w:t xml:space="preserve"> </w:t>
            </w:r>
            <w:r>
              <w:rPr>
                <w:b/>
                <w:bCs/>
              </w:rPr>
              <w:t xml:space="preserve">dichotomous</w:t>
            </w:r>
            <w:r>
              <w:t xml:space="preserve"> </w:t>
            </w:r>
            <w:r>
              <w:t xml:space="preserve">(Hernán and Robins 2020, 64)</w:t>
            </w:r>
            <w:r>
              <w:t xml:space="preserve">.</w:t>
            </w:r>
          </w:p>
          <w:p/>
        </w:tc>
      </w:tr>
    </w:tbl>
    <w:bookmarkStart w:id="59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response-type"/>
          <w:p>
            <w:pPr>
              <w:pStyle w:val="BodyText"/>
            </w:pPr>
            <w:r>
              <w:rPr>
                <w:b/>
                <w:bCs/>
              </w:rPr>
              <w:t xml:space="preserve">Definition 6 (Response Type)</w:t>
            </w:r>
            <w:r>
              <w:t xml:space="preserve"> </w:t>
            </w:r>
            <w:r>
              <w:t xml:space="preserve">With deterministic counterfactual outcomes,</w:t>
            </w:r>
            <w:r>
              <w:t xml:space="preserve"> </w:t>
            </w:r>
            <w:r>
              <w:t xml:space="preserve">an individual’s</w:t>
            </w:r>
            <w:r>
              <w:t xml:space="preserve"> </w:t>
            </w:r>
            <w:r>
              <w:rPr>
                <w:b/>
                <w:bCs/>
              </w:rPr>
              <w:t xml:space="preserve">response type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response pattern</w:t>
            </w:r>
            <w:r>
              <w:t xml:space="preserve">) is the list of their counterfactual outcomes under every value of the treatment: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one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two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5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57"/>
          <w:p/>
        </w:tc>
      </w:tr>
    </w:tbl>
    <w:p>
      <w:pPr>
        <w:pStyle w:val="BodyText"/>
      </w:pPr>
      <w:ins w:id="5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zeus-response-types"/>
          <w:p>
            <w:pPr>
              <w:pStyle w:val="BodyText"/>
            </w:pPr>
            <w:r>
              <w:rPr>
                <w:b/>
                <w:bCs/>
              </w:rPr>
              <w:t xml:space="preserve">Example 10 (Response Types in Zeus’s Family)</w:t>
            </w:r>
            <w:r>
              <w:t xml:space="preserve"> </w:t>
            </w:r>
            <w:r>
              <w:t xml:space="preserve">With one dichotomous treatment and a dichotomous outcome there are four response types,</w:t>
            </w:r>
            <w:r>
              <w:t xml:space="preserve"> </w:t>
            </w:r>
            <w:r>
              <w:t xml:space="preserve">and all four occur in Zeus’s family from Chapter 1 (</w:t>
            </w:r>
            <w:hyperlink w:anchor="tbl-response-types-one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doomed</w:t>
            </w:r>
            <w:r>
              <w:t xml:space="preserve"> </w:t>
            </w:r>
            <w:r>
              <w:t xml:space="preserve">die whatever the treatment,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helped</w:t>
            </w:r>
            <w:r>
              <w:t xml:space="preserve"> </w:t>
            </w:r>
            <w:r>
              <w:t xml:space="preserve">die only if untreated,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hurt</w:t>
            </w:r>
            <w:r>
              <w:t xml:space="preserve"> </w:t>
            </w:r>
            <w:r>
              <w:t xml:space="preserve">die only if treated,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immune</w:t>
            </w:r>
            <w:r>
              <w:t xml:space="preserve"> </w:t>
            </w:r>
            <w:r>
              <w:t xml:space="preserve">survive whatever the treatment.</w:t>
            </w:r>
          </w:p>
          <w:bookmarkEnd w:id="58"/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def-individual-interaction-contrast"/>
          <w:p>
            <w:pPr>
              <w:pStyle w:val="BodyText"/>
            </w:pPr>
            <w:r>
              <w:rPr>
                <w:b/>
                <w:bCs/>
              </w:rPr>
              <w:t xml:space="preserve">Definition 7 (Individual Interaction Contrast)</w:t>
            </w:r>
            <w:r>
              <w:t xml:space="preserve"> </w:t>
            </w:r>
            <w:r>
              <w:t xml:space="preserve">For an individual with deterministic counterfactual outcomes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individual interaction contrast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individual’s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set to 1 minus their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set to 0.</w:t>
            </w:r>
            <w:r>
              <w:t xml:space="preserve"> </w:t>
            </w:r>
            <w:r>
              <w:t xml:space="preserve">It depends only on the response type.</w:t>
            </w:r>
            <w:r>
              <w:t xml:space="preserve"> </w:t>
            </w:r>
            <w:r>
              <w:t xml:space="preserve">Because expectations are linear, its population mean is the interaction contrast of</w:t>
            </w:r>
            <w:r>
              <w:t xml:space="preserve"> </w:t>
            </w:r>
            <w:hyperlink w:anchor="prp-additive-interaction-symmetric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first five columns follow</w:t>
            </w:r>
            <w:r>
              <w:t xml:space="preserve"> </w:t>
            </w:r>
            <w:r>
              <w:t xml:space="preserve">Hernán and Robins (2020, Table 5.2, p. 65)</w:t>
            </w:r>
            <w:r>
              <w:t xml:space="preserve">;</w:t>
            </w:r>
            <w:r>
              <w:t xml:space="preserve"> </w:t>
            </w:r>
            <w:r>
              <w:t xml:space="preserve">the last adds the individual interaction contrast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ndividual-interaction-contrast">
              <w:r>
                <w:rPr>
                  <w:rStyle w:val="Hyperlink"/>
                </w:rPr>
                <w:t xml:space="preserve">Definition 7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61"/>
          <w:p/>
        </w:tc>
      </w:tr>
    </w:tbl>
    <w:p>
      <w:pPr>
        <w:pStyle w:val="BodyText"/>
      </w:pPr>
      <w:ins w:id="105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exm-individual-interaction-contrast"/>
          <w:p>
            <w:pPr>
              <w:pStyle w:val="BodyText"/>
            </w:pPr>
            <w:r>
              <w:rPr>
                <w:b/>
                <w:bCs/>
              </w:rPr>
              <w:t xml:space="preserve">Example 11 (Individual Contrasts of Types 7 and 8)</w:t>
            </w:r>
            <w:r>
              <w:t xml:space="preserve"> </w:t>
            </w:r>
            <w:r>
              <w:t xml:space="preserve">An individual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(type 7 in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transplant kills them if they take vitamins and saves them if they do not.</w:t>
            </w:r>
            <w:r>
              <w:t xml:space="preserve"> </w:t>
            </w:r>
            <w:r>
              <w:t xml:space="preserve">An individual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(type 8) has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they die only if given both treatments.</w:t>
            </w:r>
          </w:p>
          <w:bookmarkEnd w:id="62"/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types-without-interaction"/>
    <w:p>
      <w:pPr>
        <w:pStyle w:val="Heading3"/>
      </w:pPr>
      <w:r>
        <w:t xml:space="preserve">3.3 Types Without Interaction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types-1-16"/>
          <w:p>
            <w:pPr>
              <w:pStyle w:val="BodyText"/>
            </w:pPr>
            <w:r>
              <w:rPr>
                <w:b/>
                <w:bCs/>
              </w:rPr>
              <w:t xml:space="preserve">Example 12 (Types 1 and 16: No Effect of Either Treatment)</w:t>
            </w:r>
            <w:r>
              <w:t xml:space="preserve"> </w:t>
            </w:r>
            <w:r>
              <w:t xml:space="preserve">Type 1 dies under every joint treatment and type 16 survives under every joint treatment.</w:t>
            </w:r>
            <w:r>
              <w:t xml:space="preserve"> </w:t>
            </w:r>
            <w:r>
              <w:t xml:space="preserve">If everyone were of type 1 or 16,</w:t>
            </w:r>
            <w:r>
              <w:t xml:space="preserve"> </w:t>
            </w:r>
            <w:r>
              <w:t xml:space="preserve">the sharp causal null hypothesis would hold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65)</w:t>
            </w:r>
            <w:r>
              <w:t xml:space="preserve">.</w:t>
            </w:r>
          </w:p>
          <w:bookmarkEnd w:id="64"/>
        </w:tc>
      </w:tr>
    </w:tbl>
    <w:p>
      <w:pPr>
        <w:pStyle w:val="BodyText"/>
      </w:pPr>
      <w:ins w:id="5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5" w:name="prp-no-interaction-types"/>
          <w:p>
            <w:pPr>
              <w:pStyle w:val="BodyText"/>
            </w:pPr>
            <w:r>
              <w:rPr>
                <w:b/>
                <w:bCs/>
              </w:rPr>
              <w:t xml:space="preserve">Proposition 5 (Six Types Without Interaction)</w:t>
            </w:r>
            <w:r>
              <w:t xml:space="preserve"> </w:t>
            </w:r>
            <w:r>
              <w:t xml:space="preserve">Assume deterministic counterfactuals and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individuals of types 1, 4, 6, 11, 13, and 16 in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effect of each treatment does not depend on the other: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types 1 and 16: neither treatment has an effect;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type 4: dies only if given vitamins, and type 13: dies only if not given vitamins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alone matters);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type 6: dies only if transplanted, and type 11: dies only if not transplanted 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 matters).</w:t>
            </w:r>
          </w:p>
          <w:p>
            <w:pPr>
              <w:pStyle w:val="FirstParagraph"/>
            </w:pPr>
            <w:r>
              <w:t xml:space="preserve">If everyone in the population has one of these six types,</w:t>
            </w:r>
            <w:r>
              <w:t xml:space="preserve"> </w:t>
            </w:r>
            <w:r>
              <w:t xml:space="preserve">there is no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on the additive scale.</w:t>
            </w:r>
          </w:p>
          <w:bookmarkEnd w:id="65"/>
        </w:tc>
      </w:tr>
    </w:tbl>
    <w:p>
      <w:pPr>
        <w:pStyle w:val="BodyText"/>
      </w:pPr>
      <w:ins w:id="5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last column of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 </w:t>
            </w:r>
            <w:r>
              <w:t xml:space="preserve">shows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each of the six types,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 individual.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individual-interaction-contrast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no additive interaction (</w:t>
            </w:r>
            <w:hyperlink w:anchor="prp-additive-interaction-symmetric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4" w:name="Xb9870ea66b83b0801944363e951793683193d0a"/>
    <w:p>
      <w:pPr>
        <w:pStyle w:val="Heading3"/>
      </w:pPr>
      <w:r>
        <w:t xml:space="preserve">3.4 Additive Interaction Requires Interaction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interaction-classes"/>
          <w:p>
            <w:pPr>
              <w:pStyle w:val="BodyText"/>
            </w:pPr>
            <w:r>
              <w:rPr>
                <w:b/>
                <w:bCs/>
              </w:rPr>
              <w:t xml:space="preserve">Definition 8 (Interaction Classes)</w:t>
            </w:r>
            <w:r>
              <w:t xml:space="preserve"> </w:t>
            </w:r>
            <w:r>
              <w:t xml:space="preserve">Greenland and Poole (1988) grouped the other ten response types of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 </w:t>
            </w:r>
            <w:r>
              <w:t xml:space="preserve">into three classes: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outcome under exactly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of the four joint interventions: types 8, 12, 14, 15;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outcome under exactly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joint interventions,</w:t>
            </w:r>
            <w:r>
              <w:t xml:space="preserve"> </w:t>
            </w:r>
            <w:r>
              <w:t xml:space="preserve">with the effect of each treatment reversed across levels of the other: types 7, 10;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outcome under exactly</w:t>
            </w:r>
            <w:r>
              <w:t xml:space="preserve"> </w:t>
            </w:r>
            <w:r>
              <w:rPr>
                <w:b/>
                <w:bCs/>
              </w:rPr>
              <w:t xml:space="preserve">three</w:t>
            </w:r>
            <w:r>
              <w:t xml:space="preserve"> </w:t>
            </w:r>
            <w:r>
              <w:t xml:space="preserve">of them: types 2, 3, 5, 9.</w:t>
            </w:r>
          </w:p>
          <w:p>
            <w:pPr>
              <w:pStyle w:val="FirstParagraph"/>
            </w:pPr>
            <w:r>
              <w:t xml:space="preserve">Unlike the 16 types, the three classes do not change when the labels 0 and 1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swapped.</w:t>
            </w:r>
          </w:p>
          <w:bookmarkEnd w:id="67"/>
        </w:tc>
      </w:tr>
    </w:tbl>
    <w:p>
      <w:pPr>
        <w:pStyle w:val="BodyText"/>
      </w:pPr>
      <w:ins w:id="6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interaction-classes"/>
          <w:p>
            <w:pPr>
              <w:pStyle w:val="BodyText"/>
            </w:pPr>
            <w:r>
              <w:rPr>
                <w:b/>
                <w:bCs/>
              </w:rPr>
              <w:t xml:space="preserve">Example 13 (Classifying Types 7 and 8)</w:t>
            </w:r>
            <w:r>
              <w:t xml:space="preserve"> </w:t>
            </w:r>
            <w:r>
              <w:t xml:space="preserve">The type-8 individual of</w:t>
            </w:r>
            <w:r>
              <w:t xml:space="preserve"> </w:t>
            </w:r>
            <w:hyperlink w:anchor="exm-individual-interaction-contrast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dies only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belongs to class 1.</w:t>
            </w:r>
            <w:r>
              <w:t xml:space="preserve"> </w:t>
            </w:r>
            <w:r>
              <w:t xml:space="preserve">The type-7 individual dies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transplant kills them with vitamins and saves them without,</w:t>
            </w:r>
            <w:r>
              <w:t xml:space="preserve"> </w:t>
            </w:r>
            <w:r>
              <w:t xml:space="preserve">and vitamins kill them with transplant and save them without,</w:t>
            </w:r>
            <w:r>
              <w:t xml:space="preserve"> </w:t>
            </w:r>
            <w:r>
              <w:t xml:space="preserve">so they belong to class 2.</w:t>
            </w:r>
          </w:p>
          <w:bookmarkEnd w:id="68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X5137dfed285539da67331027974522ec58a62a4"/>
          <w:p>
            <w:pPr>
              <w:pStyle w:val="BodyText"/>
            </w:pPr>
            <w:r>
              <w:rPr>
                <w:b/>
                <w:bCs/>
              </w:rPr>
              <w:t xml:space="preserve">Proposition 6 (Additive Interaction and the Interaction Classes)</w:t>
            </w:r>
            <w:r>
              <w:t xml:space="preserve"> </w:t>
            </w:r>
            <w:r>
              <w:t xml:space="preserve">Assume deterministic counterfactuals and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be the population risk under the joint intervention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proportion of the population with response type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π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π</m:t>
                    </m:r>
                  </m:e>
                  <m:sub>
                    <m:r>
                      <m:t>8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π</m:t>
                    </m:r>
                  </m:e>
                  <m:sub>
                    <m:r>
                      <m:t>15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π</m:t>
                    </m:r>
                  </m:e>
                  <m:sub>
                    <m:r>
                      <m:t>9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π</m:t>
                    </m:r>
                  </m:e>
                  <m:sub>
                    <m:r>
                      <m:t>12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π</m:t>
                    </m:r>
                  </m:e>
                  <m:sub>
                    <m:r>
                      <m:t>14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7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Consequently: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additive interaction implies that some individuals belong to at least one of the three classes of</w:t>
            </w:r>
            <w:r>
              <w:t xml:space="preserve"> </w:t>
            </w:r>
            <w:hyperlink w:anchor="def-interaction-classes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no additive interaction implies that either nobody belongs to these classes</w:t>
            </w:r>
            <w:r>
              <w:t xml:space="preserve"> </w:t>
            </w:r>
            <w:r>
              <w:t xml:space="preserve">or the contributions of the types present cancel exactly</w:t>
            </w:r>
            <w:r>
              <w:t xml:space="preserve"> </w:t>
            </w:r>
            <w:r>
              <w:t xml:space="preserve">(for example, equal proportions of types 7 and 10, or of types 8 and 12).</w:t>
            </w:r>
          </w:p>
          <w:bookmarkEnd w:id="69"/>
        </w:tc>
      </w:tr>
    </w:tbl>
    <w:p>
      <w:pPr>
        <w:pStyle w:val="FirstParagraph"/>
      </w:pPr>
      <w:ins w:id="6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def-individual-interaction-contrast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16</m:t>
                  </m:r>
                </m:sup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value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for type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 the last column of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Collecting the nonzero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gives the display.</w:t>
            </w:r>
            <w:r>
              <w:t xml:space="preserve"> </w:t>
            </w:r>
            <w:r>
              <w:t xml:space="preserve">The types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ten types of the three classes.</w:t>
            </w:r>
            <w:r>
              <w:t xml:space="preserve"> </w:t>
            </w:r>
            <w:r>
              <w:t xml:space="preserve">If no one belongs to a class, every term is zero;</w:t>
            </w:r>
            <w:r>
              <w:t xml:space="preserve"> </w:t>
            </w:r>
            <w:r>
              <w:t xml:space="preserve">so additive interaction requires some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in a class.</w:t>
            </w:r>
          </w:p>
          <w:p/>
        </w:tc>
      </w:tr>
    </w:tbl>
    <w:p>
      <w:pPr>
        <w:pStyle w:val="BodyText"/>
      </w:pPr>
      <w:ins w:id="6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14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70"/>
        </w:tc>
      </w:tr>
    </w:tbl>
    <w:p>
      <w:pPr>
        <w:pStyle w:val="BodyText"/>
      </w:pPr>
      <w:ins w:id="6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 Population Interaction Does Not Mean No Individual 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</w:t>
            </w:r>
            <w:r>
              <w:t xml:space="preserve"> </w:t>
            </w:r>
            <w:hyperlink w:anchor="exm-cancellation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 </w:t>
            </w:r>
            <w:r>
              <w:t xml:space="preserve">shows,</w:t>
            </w:r>
            <w:r>
              <w:t xml:space="preserve"> </w:t>
            </w:r>
            <w:r>
              <w:t xml:space="preserve">the absence of additive interaction in the population does not rule out individuals whose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r-population-contrast"/>
          <w:p>
            <w:pPr>
              <w:pStyle w:val="BodyText"/>
            </w:pPr>
            <w:r>
              <w:rPr>
                <w:b/>
                <w:bCs/>
              </w:rPr>
              <w:t xml:space="preserve">Exercise 1 (Computing a Population Interaction Contrast)</w:t>
            </w:r>
            <w:r>
              <w:t xml:space="preserve"> </w:t>
            </w:r>
            <w:r>
              <w:t xml:space="preserve">In a population, 30% are of type 2, 10% are of type 3, and the rest are of type 16.</w:t>
            </w:r>
            <w:r>
              <w:t xml:space="preserve"> </w:t>
            </w:r>
            <w:r>
              <w:t xml:space="preserve">Is there additive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and if so, is it superadditive or subadditive?</w:t>
            </w:r>
          </w:p>
          <w:bookmarkEnd w:id="73"/>
        </w:tc>
      </w:tr>
    </w:tbl>
    <w:p>
      <w:pPr>
        <w:pStyle w:val="BodyText"/>
      </w:pPr>
      <w:ins w:id="106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X5137dfed285539da67331027974522ec58a62a4">
              <w:r>
                <w:rPr>
                  <w:rStyle w:val="Hyperlink"/>
                </w:rPr>
                <w:t xml:space="preserve">Proposition 6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is nonzero, so there is additive interaction.</w:t>
            </w:r>
            <w:r>
              <w:t xml:space="preserve"> </w:t>
            </w:r>
            <w:r>
              <w:t xml:space="preserve">It is negative, so by the proof of</w:t>
            </w:r>
            <w:r>
              <w:t xml:space="preserve"> </w:t>
            </w:r>
            <w:hyperlink w:anchor="prp-additive-decomposi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interaction is subadditive (</w:t>
            </w:r>
            <w:hyperlink w:anchor="def-superadditiv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4"/>
    <w:bookmarkStart w:id="77" w:name="monotonicity"/>
    <w:p>
      <w:pPr>
        <w:pStyle w:val="Heading3"/>
      </w:pPr>
      <w:ins w:id="1070" w:author="PR Preview" w:date="2024-01-01T00:00:00Z">
        <w:r>
          <w:t xml:space="preserve">3.5 Monotonicity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monotonic-effects"/>
          <w:p>
            <w:pPr>
              <w:pStyle w:val="BodyText"/>
            </w:pPr>
            <w:r>
              <w:rPr>
                <w:b/>
                <w:bCs/>
              </w:rPr>
              <w:t xml:space="preserve">Definition 9 (Monotonic Effects (Technical Point 5.2))</w:t>
            </w:r>
            <w:r>
              <w:t xml:space="preserve"> </w:t>
            </w:r>
            <w:r>
              <w:t xml:space="preserve">For one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every individual,</w:t>
            </w:r>
            <w:r>
              <w:t xml:space="preserve"> </w:t>
            </w:r>
            <w:r>
              <w:t xml:space="preserve">that is, if nobody is helped by treatment.</w:t>
            </w:r>
          </w:p>
          <w:p>
            <w:pPr>
              <w:pStyle w:val="BodyText"/>
            </w:pPr>
            <w:r>
              <w:t xml:space="preserve">For two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causal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every individual’s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Equivalently, nobody has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75"/>
        </w:tc>
      </w:tr>
    </w:tbl>
    <w:p>
      <w:pPr>
        <w:pStyle w:val="FirstParagraph"/>
      </w:pPr>
      <w:ins w:id="107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exm-monotonic-types"/>
          <w:p>
            <w:pPr>
              <w:pStyle w:val="BodyText"/>
            </w:pPr>
            <w:r>
              <w:rPr>
                <w:b/>
                <w:bCs/>
              </w:rPr>
              <w:t xml:space="preserve">Example 15 (Which Types Are Monotonic?)</w:t>
            </w:r>
            <w:r>
              <w:t xml:space="preserve"> </w:t>
            </w:r>
            <w:r>
              <w:t xml:space="preserve">In Zeus’s family (</w:t>
            </w:r>
            <w:hyperlink w:anchor="tbl-response-types-one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), six individuals are helped by transplant,</w:t>
            </w:r>
            <w:r>
              <w:t xml:space="preserve"> </w:t>
            </w:r>
            <w:r>
              <w:t xml:space="preserve">so the effect of transplant is not monotonic there.</w:t>
            </w:r>
            <w:r>
              <w:t xml:space="preserve"> </w:t>
            </w:r>
            <w:r>
              <w:t xml:space="preserve">For two treatments,</w:t>
            </w:r>
            <w:r>
              <w:t xml:space="preserve"> </w:t>
            </w:r>
            <w:r>
              <w:t xml:space="preserve">checking each row of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 </w:t>
            </w:r>
            <w:r>
              <w:t xml:space="preserve">against the four forbidden pairs</w:t>
            </w:r>
            <w:r>
              <w:t xml:space="preserve"> </w:t>
            </w:r>
            <w:r>
              <w:t xml:space="preserve">leaves only types 1, 2, 4, 6, 8, and 16:</w:t>
            </w:r>
            <w:r>
              <w:t xml:space="preserve"> </w:t>
            </w:r>
            <w:r>
              <w:t xml:space="preserve">monotonic effects mean that everyone has one of these six types.</w:t>
            </w:r>
          </w:p>
          <w:bookmarkEnd w:id="76"/>
        </w:tc>
      </w:tr>
    </w:tbl>
    <w:p>
      <w:pPr>
        <w:pStyle w:val="BodyText"/>
      </w:pPr>
      <w:ins w:id="1072" w:author="PR Preview" w:date="2024-01-01T00:00:00Z">
        <w:r>
          <w:t xml:space="preserve">Source: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Hernán and Robins (2020, Technical Point 5.2, p. 66)</w:t>
        </w:r>
      </w:ins>
      <w:ins w:id="1072" w:author="PR Preview" w:date="2024-01-01T00:00:00Z">
        <w:r>
          <w:t xml:space="preserve">.</w:t>
        </w:r>
      </w:ins>
    </w:p>
    <w:p>
      <w:ins w:id="1073" w:author="PR Preview" w:date="2024-01-01T00:00:00Z">
        <w:r>
          <w:pict>
            <v:rect style="width:0;height:1.5pt" o:hralign="center" o:hrstd="t" o:hr="t"/>
          </w:pict>
        </w:r>
      </w:ins>
    </w:p>
    <w:bookmarkEnd w:id="77"/>
    <w:bookmarkStart w:id="83" w:name="detecting-synergistic-types"/>
    <w:p>
      <w:pPr>
        <w:pStyle w:val="Heading3"/>
      </w:pPr>
      <w:ins w:id="1074" w:author="PR Preview" w:date="2024-01-01T00:00:00Z">
        <w:r>
          <w:t xml:space="preserve">3.6 Detecting Synergistic Types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prp-detect-types-7-8"/>
          <w:p>
            <w:pPr>
              <w:pStyle w:val="BodyText"/>
            </w:pPr>
            <w:r>
              <w:rPr>
                <w:b/>
                <w:bCs/>
              </w:rPr>
              <w:t xml:space="preserve">Proposition 7 (Conditions for Types 7 and 8 to Exist (Fine Point 5.1))</w:t>
            </w:r>
            <w:r>
              <w:t xml:space="preserve"> </w:t>
            </w:r>
            <w:r>
              <w:t xml:space="preserve">Assume deterministic counterfactuals and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e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def-interaction-additiv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some individuals have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or 8 in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If, in addition,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 (</w:t>
            </w:r>
            <w:hyperlink w:anchor="def-monotonic-effect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then superadditive interaction,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 implies that some individuals are of type 8.</w:t>
            </w:r>
          </w:p>
          <w:bookmarkEnd w:id="78"/>
        </w:tc>
      </w:tr>
    </w:tbl>
    <w:p>
      <w:pPr>
        <w:pStyle w:val="FirstParagraph"/>
      </w:pPr>
      <w:ins w:id="107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part 1,</w:t>
            </w:r>
            <w:r>
              <w:t xml:space="preserve"> </w:t>
            </w:r>
            <w:r>
              <w:t xml:space="preserve">an individual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either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is of type 7 or 8.</w:t>
            </w:r>
            <w:r>
              <w:t xml:space="preserve"> </w:t>
            </w: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nor/>
                        <m:sty m:val="p"/>
                      </m:rPr>
                      <m:t>type 7 or 8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nor/>
                        <m:sty m:val="p"/>
                      </m:rPr>
                      <m:t>type 7 or 8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type 7 or 8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part 2,</w:t>
            </w:r>
            <w:r>
              <w:t xml:space="preserve"> </w:t>
            </w:r>
            <w:r>
              <w:t xml:space="preserve">under monotonicity only types 1, 2, 4, 6, 8, and 16 occur (</w:t>
            </w:r>
            <w:hyperlink w:anchor="exm-monotonic-types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their contrasts in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X5137dfed285539da67331027974522ec58a62a4">
              <w:r>
                <w:rPr>
                  <w:rStyle w:val="Hyperlink"/>
                </w:rPr>
                <w:t xml:space="preserve">Proposition 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Superadditive interaction makes this positive (proof of</w:t>
            </w:r>
            <w:r>
              <w:t xml:space="preserve"> </w:t>
            </w:r>
            <w:hyperlink w:anchor="prp-additive-decomposition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07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exm-detect-types-7-8"/>
          <w:p>
            <w:pPr>
              <w:pStyle w:val="BodyText"/>
            </w:pPr>
            <w:r>
              <w:rPr>
                <w:b/>
                <w:bCs/>
              </w:rPr>
              <w:t xml:space="preserve">Example 16 (Checking for Types 7 and 8 in a Trial)</w:t>
            </w:r>
            <w:r>
              <w:t xml:space="preserve"> </w:t>
            </w:r>
            <w:r>
              <w:t xml:space="preserve">Suppose a randomized experiment on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in which the conditions of</w:t>
            </w:r>
            <w:r>
              <w:t xml:space="preserve"> </w:t>
            </w:r>
            <w:hyperlink w:anchor="prp-identify-interaction-joint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hold,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prp-detect-types-7-8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 </w:t>
            </w:r>
            <w:r>
              <w:t xml:space="preserve">some individuals would die if given both treatments but not if given either one alone.</w:t>
            </w:r>
          </w:p>
          <w:bookmarkEnd w:id="79"/>
        </w:tc>
      </w:tr>
    </w:tbl>
    <w:p>
      <w:pPr>
        <w:pStyle w:val="BodyText"/>
      </w:pPr>
      <w:ins w:id="107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Sufficient, Not Necessary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conditions in</w:t>
            </w:r>
            <w:r>
              <w:t xml:space="preserve"> </w:t>
            </w:r>
            <w:hyperlink w:anchor="prp-detect-types-7-8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 </w:t>
            </w:r>
            <w:r>
              <w:t xml:space="preserve">are sufficient but not necessary.</w:t>
            </w:r>
            <w:r>
              <w:t xml:space="preserve"> </w:t>
            </w:r>
            <w:r>
              <w:t xml:space="preserve">The first is so strong that it can fail in most populations in which types 7 or 8 exist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078" w:author="PR Preview" w:date="2024-01-01T00:00:00Z">
        <w:r>
          <w:t xml:space="preserve">VanderWeele and Robins (2007a, 2008) developed this theory of sufficient cause interaction for two and three treatments.</w:t>
        </w:r>
      </w:ins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The monotonic-case result was reported by Greenland and Rothman and appears in Greenland, Lash, and Rothman (2008).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exr-monotonic-synergy"/>
          <w:p>
            <w:pPr>
              <w:pStyle w:val="BodyText"/>
            </w:pPr>
            <w:r>
              <w:rPr>
                <w:b/>
                <w:bCs/>
              </w:rPr>
              <w:t xml:space="preserve">Exercise 2 (The Weaker Condition Under Monotonicity)</w:t>
            </w:r>
            <w:r>
              <w:t xml:space="preserve"> </w:t>
            </w:r>
            <w:r>
              <w:t xml:space="preserve">Suppose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Does part 1 of</w:t>
            </w:r>
            <w:r>
              <w:t xml:space="preserve"> </w:t>
            </w:r>
            <w:hyperlink w:anchor="prp-detect-types-7-8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 </w:t>
            </w:r>
            <w:r>
              <w:t xml:space="preserve">apply?</w:t>
            </w:r>
            <w:r>
              <w:t xml:space="preserve"> </w:t>
            </w:r>
            <w:r>
              <w:t xml:space="preserve">Does part 2?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Part 1 does not apply: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0.45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0.05</m:t>
              </m:r>
            </m:oMath>
            <w:r>
              <w:t xml:space="preserve">, which is not positive.</w:t>
            </w:r>
            <w:r>
              <w:t xml:space="preserve"> </w:t>
            </w:r>
            <w:r>
              <w:t xml:space="preserve">Part 2 does: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0.15</m:t>
              </m:r>
              <m:r>
                <m:rPr>
                  <m:sty m:val="p"/>
                </m:rPr>
                <m:t>&gt;</m:t>
              </m:r>
              <m:r>
                <m:t>0.1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interaction is superadditive,</w:t>
            </w:r>
            <w:r>
              <w:t xml:space="preserve"> </w:t>
            </w:r>
            <w:r>
              <w:t xml:space="preserve">and under monotonicity some individuals are of type 8.</w:t>
            </w:r>
            <w:r>
              <w:t xml:space="preserve"> </w:t>
            </w:r>
            <w:r>
              <w:t xml:space="preserve">In fact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0.45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 so at least 5% are of type 8.</w:t>
            </w:r>
          </w:p>
          <w:p/>
        </w:tc>
      </w:tr>
    </w:tbl>
    <w:bookmarkEnd w:id="83"/>
    <w:bookmarkEnd w:id="84"/>
    <w:bookmarkStart w:id="99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2" w:author="PR Preview" w:date="2024-01-01T00:00:00Z">
        <w:r>
          <w:t xml:space="preserve">The variety of response types shows that</w:t>
        </w:r>
      </w:ins>
      <w:ins w:id="82" w:author="PR Preview" w:date="2024-01-01T00:00:00Z">
        <w:r>
          <w:t xml:space="preserve"> </w:t>
        </w:r>
      </w:ins>
      <m:oMath>
        <m:r>
          <m:t>A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is not the only determinant of</w:t>
        </w:r>
      </w:ins>
      <w:ins w:id="82" w:author="PR Preview" w:date="2024-01-01T00:00:00Z">
        <w:r>
          <w:t xml:space="preserve"> </w:t>
        </w:r>
      </w:ins>
      <m:oMath>
        <m:r>
          <m:t>Y</m:t>
        </m:r>
      </m:oMath>
      <w:ins w:id="82" w:author="PR Preview" w:date="2024-01-01T00:00:00Z">
        <w:r>
          <w:t xml:space="preserve">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The sufficient-component-cause framework represents the other determinants explicitly.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def-background-factor"/>
          <w:p>
            <w:pPr>
              <w:pStyle w:val="BodyText"/>
            </w:pPr>
            <w:r>
              <w:rPr>
                <w:b/>
                <w:bCs/>
              </w:rPr>
              <w:t xml:space="preserve">Definition 10 (Background Factor)</w:t>
            </w:r>
            <w:r>
              <w:t xml:space="preserve"> </w:t>
            </w:r>
            <w:r>
              <w:t xml:space="preserve">In the sufficient-component-cause framework,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background factor</w:t>
            </w:r>
            <w:r>
              <w:t xml:space="preserve"> </w:t>
            </w:r>
            <w:r>
              <w:t xml:space="preserve">is a dichotomous variable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other than the treatments, that helps determine the outcome.</w:t>
            </w:r>
            <w:r>
              <w:t xml:space="preserve"> </w:t>
            </w:r>
            <w:r>
              <w:t xml:space="preserve">By definition, background factors cannot be intervened on and are not affected by treatment</w:t>
            </w:r>
            <w:r>
              <w:t xml:space="preserve"> </w:t>
            </w:r>
            <w:r>
              <w:t xml:space="preserve">(Hernán and Robins 2020, 67, margin note)</w:t>
            </w:r>
            <w:r>
              <w:t xml:space="preserve">.</w:t>
            </w:r>
          </w:p>
          <w:bookmarkEnd w:id="85"/>
        </w:tc>
      </w:tr>
    </w:tbl>
    <w:p>
      <w:pPr>
        <w:pStyle w:val="BodyText"/>
      </w:pPr>
      <w:ins w:id="8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6" w:name="exm-background-factor-allergy"/>
          <w:p>
            <w:pPr>
              <w:pStyle w:val="BodyText"/>
            </w:pPr>
            <w:r>
              <w:rPr>
                <w:b/>
                <w:bCs/>
              </w:rPr>
              <w:t xml:space="preserve">Example 17 (Allergy to Anesthesia)</w:t>
            </w:r>
            <w:r>
              <w:t xml:space="preserve"> </w:t>
            </w:r>
            <w:r>
              <w:t xml:space="preserve">In an oversimplified version of the heart transplant example,</w:t>
            </w:r>
            <w:r>
              <w:t xml:space="preserve"> </w:t>
            </w:r>
            <w:r>
              <w:t xml:space="preserve">suppose the only way a transplant can cause death is through allergy to anesthesia.</w:t>
            </w:r>
            <w:r>
              <w:t xml:space="preserve"> </w:t>
            </w:r>
            <w:r>
              <w:t xml:space="preserve">The indicator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allergy to anesthesia is a background factor:</w:t>
            </w:r>
            <w:r>
              <w:t xml:space="preserve"> </w:t>
            </w:r>
            <w:r>
              <w:t xml:space="preserve">we cannot intervene on it,</w:t>
            </w:r>
            <w:r>
              <w:t xml:space="preserve"> </w:t>
            </w:r>
            <w:r>
              <w:t xml:space="preserve">and transplant does not change it.</w:t>
            </w:r>
          </w:p>
          <w:bookmarkEnd w:id="86"/>
        </w:tc>
      </w:tr>
    </w:tbl>
    <w:p>
      <w:pPr>
        <w:pStyle w:val="BodyText"/>
      </w:pPr>
      <w:ins w:id="8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7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11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 an outcome is a collection of conditions,</w:t>
            </w:r>
            <w:r>
              <w:t xml:space="preserve"> </w:t>
            </w:r>
            <w:r>
              <w:t xml:space="preserve">on the treatments and the background factors,</w:t>
            </w:r>
            <w:r>
              <w:t xml:space="preserve"> </w:t>
            </w:r>
            <w:r>
              <w:t xml:space="preserve">such that anyone meeting all of them develops the outcome.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no proper subset of its conditions is itself sufficient.</w:t>
            </w:r>
            <w:r>
              <w:t xml:space="preserve"> </w:t>
            </w:r>
            <w:r>
              <w:t xml:space="preserve">Its conditions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the sufficient causes and their components together.</w:t>
            </w:r>
          </w:p>
          <w:bookmarkEnd w:id="87"/>
        </w:tc>
      </w:tr>
    </w:tbl>
    <w:p>
      <w:pPr>
        <w:pStyle w:val="BodyText"/>
      </w:pPr>
      <w:ins w:id="8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exm-three-sufficient-causes"/>
          <w:p>
            <w:pPr>
              <w:pStyle w:val="BodyText"/>
            </w:pPr>
            <w:r>
              <w:rPr>
                <w:b/>
                <w:bCs/>
              </w:rPr>
              <w:t xml:space="preserve">Example 18 (Three Sufficient Causes for One Treatment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66–67)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hyperlink w:anchor="exm-background-factor-allergy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Suppose also that the only way going without a transplant can cause death is through an ejection fraction below 20% (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that, apart from these two routes, the only cause of death is pancreatic cancer at study start (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which kills whatever the treatment.</w:t>
            </w:r>
            <w:r>
              <w:t xml:space="preserve"> </w:t>
            </w:r>
            <w:r>
              <w:t xml:space="preserve">Then death has three minimal sufficient causes: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together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together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no treatment component.</w:t>
            </w:r>
          </w:p>
          <w:bookmarkEnd w:id="8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tbl-sufficient-caus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The three sufficient causes of death in</w:t>
            </w:r>
            <w:r>
              <w:t xml:space="preserve"> </w:t>
            </w:r>
            <w:hyperlink w:anchor="exm-three-sufficient-causes">
              <w:r>
                <w:rPr>
                  <w:rStyle w:val="Hyperlink"/>
                </w:rPr>
                <w:t xml:space="preserve">Example 18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Sufficient cause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Treatment component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Background factor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transplant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allergy to anesthesia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 transplant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ejection fraction below 20%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pancreatic cancer at study start</w:t>
                  </w:r>
                </w:p>
              </w:tc>
            </w:tr>
          </w:tbl>
          <w:bookmarkEnd w:id="89"/>
          <w:p/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</w:t>
            </w:r>
            <w:r>
              <w:t xml:space="preserve"> </w:t>
            </w:r>
            <w:hyperlink w:anchor="exm-three-sufficient-causes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, each combination of background factors determines one response type: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2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92"/>
                <w:p/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ins w:id="8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3" w:name="rem-exchangeability-component-cause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(Exchangeability in Terms of Component Causes). </w:t>
            </w:r>
            <w:r>
              <w:t xml:space="preserve">In the setting of</w:t>
            </w:r>
            <w:r>
              <w:t xml:space="preserve"> </w:t>
            </w:r>
            <w:hyperlink w:anchor="exm-three-sufficient-causes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 dichotomous treatment and outcome 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bl-types-components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that is,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that is,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 exchangeability holds exactly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</w:p>
          <w:bookmarkEnd w:id="93"/>
        </w:tc>
      </w:tr>
    </w:tbl>
    <w:p>
      <w:pPr>
        <w:pStyle w:val="BodyText"/>
      </w:pPr>
      <w:ins w:id="89" w:author="PR Preview" w:date="2024-01-01T00:00:00Z">
        <w:r>
          <w:t xml:space="preserve">See Greenland and Brumback (2002), Flanders (2006), and VanderWeele and Hernán (2006).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VanderWeele and Robins (2008) generalized some results to two or more treatments.</w:t>
        </w:r>
      </w:ins>
    </w:p>
    <w:p>
      <w:ins w:id="90" w:author="PR Preview" w:date="2024-01-01T00:00:00Z">
        <w:r>
          <w:pict>
            <v:rect style="width:0;height:1.5pt" o:hralign="center" o:hrstd="t" o:hr="t"/>
          </w:pict>
        </w:r>
      </w:ins>
    </w:p>
    <w:bookmarkStart w:id="95" w:name="Xc61ceafbe294394ad7e513cd74cc201570cd38a"/>
    <w:p>
      <w:pPr>
        <w:pStyle w:val="Heading3"/>
      </w:pPr>
      <w:ins w:id="91" w:author="PR Preview" w:date="2024-01-01T00:00:00Z">
        <w:r>
          <w:t xml:space="preserve">4.1 Effect Size Depends on Background Factors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exm-allergy-prevalence"/>
          <w:p>
            <w:pPr>
              <w:pStyle w:val="BodyText"/>
            </w:pPr>
            <w:r>
              <w:rPr>
                <w:b/>
                <w:bCs/>
              </w:rPr>
              <w:t xml:space="preserve">Example 19 (Prevalence of Allergy and the Size of the Effect)</w:t>
            </w:r>
            <w:r>
              <w:t xml:space="preserve"> </w:t>
            </w:r>
            <w:r>
              <w:t xml:space="preserve">Take the sufficient causes of</w:t>
            </w:r>
            <w:r>
              <w:t xml:space="preserve"> </w:t>
            </w:r>
            <w:hyperlink w:anchor="exm-three-sufficient-causes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compare two populations that have the same joint distribution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in which allergy to anesthesia (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has prevalence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1% in the first;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10% in the second.</w:t>
            </w:r>
          </w:p>
          <w:p>
            <w:pPr>
              <w:pStyle w:val="FirstParagraph"/>
            </w:pPr>
            <w:r>
              <w:t xml:space="preserve">In each population, let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independent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risk had everyone been transplanted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same in both populations.</w:t>
            </w:r>
            <w:r>
              <w:t xml:space="preserve"> </w:t>
            </w:r>
            <w:r>
              <w:t xml:space="preserve">So the causal risk difference is larger in the second population by</w:t>
            </w:r>
            <w:r>
              <w:t xml:space="preserve"> </w:t>
            </w:r>
            <m:oMath>
              <m:r>
                <m:t>0.09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sufficient cause</w:t>
            </w:r>
            <w:r>
              <w:t xml:space="preserve"> </w:t>
            </w:r>
            <w:r>
              <w:t xml:space="preserve">“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is ten times more common there.</w:t>
            </w:r>
            <w:r>
              <w:t xml:space="preserve"> </w:t>
            </w:r>
            <w:r>
              <w:t xml:space="preserve">A randomized experiment in each population, assigning half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would estimate this larger effect.</w:t>
            </w:r>
          </w:p>
          <w:bookmarkEnd w:id="94"/>
        </w:tc>
      </w:tr>
    </w:tbl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8" w:name="two-treatments-nine-sufficient-causes"/>
    <w:p>
      <w:pPr>
        <w:pStyle w:val="Heading3"/>
      </w:pPr>
      <w:ins w:id="94" w:author="PR Preview" w:date="2024-01-01T00:00:00Z">
        <w:r>
          <w:t xml:space="preserve">4.2 Two Treatments: Nine Sufficient Causes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6" w:name="rem-nine-sufficient-cause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(Nine Possible Sufficient Causes for Two Treatments). </w:t>
            </w:r>
            <w:r>
              <w:t xml:space="preserve">With dichotomous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there are 9 possible sufficient causes (Greenland and Poole 1988).</w:t>
            </w:r>
            <w:r>
              <w:t xml:space="preserve"> </w:t>
            </w:r>
            <w:r>
              <w:t xml:space="preserve">Their treatment components are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neither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Each also contains background factors, from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(Figure 5.2 of the book).</w:t>
            </w:r>
          </w:p>
          <w:bookmarkEnd w:id="96"/>
        </w:tc>
      </w:tr>
    </w:tbl>
    <w:p>
      <w:pPr>
        <w:pStyle w:val="BodyText"/>
      </w:pPr>
      <w:ins w:id="9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exm-absent-sufficient-causes"/>
          <w:p>
            <w:pPr>
              <w:pStyle w:val="BodyText"/>
            </w:pPr>
            <w:r>
              <w:rPr>
                <w:b/>
                <w:bCs/>
              </w:rPr>
              <w:t xml:space="preserve">Example 20 (Sufficient Causes That Are Absent)</w:t>
            </w:r>
            <w:r>
              <w:t xml:space="preserve"> </w:t>
            </w:r>
            <w:r>
              <w:t xml:space="preserve">Not all 9 sufficient causes need be present.</w:t>
            </w:r>
            <w:r>
              <w:t xml:space="preserve"> </w:t>
            </w:r>
            <w:r>
              <w:t xml:space="preserve">If vitamins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kill anyone, whatever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is,</w:t>
            </w:r>
            <w:r>
              <w:t xml:space="preserve"> </w:t>
            </w:r>
            <w:r>
              <w:t xml:space="preserve">then the 3 sufficient causes with component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absent,</w:t>
            </w:r>
            <w:r>
              <w:t xml:space="preserve"> </w:t>
            </w:r>
            <w:r>
              <w:t xml:space="preserve">in the sense that none of them is ever anyone’s only route to death.</w:t>
            </w:r>
            <w:r>
              <w:t xml:space="preserve"> </w:t>
            </w:r>
            <w:r>
              <w:t xml:space="preserve">If one were, the individuals completing it (e.g., those whose only background factor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would be killed by vitamins,</w:t>
            </w:r>
            <w:r>
              <w:t xml:space="preserve"> </w:t>
            </w:r>
            <w:r>
              <w:t xml:space="preserve">that is, saved by withholding them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97"/>
        </w:tc>
      </w:tr>
    </w:tbl>
    <w:bookmarkEnd w:id="98"/>
    <w:bookmarkEnd w:id="99"/>
    <w:bookmarkStart w:id="112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8" w:author="PR Preview" w:date="2024-01-01T00:00:00Z">
        <w:r>
          <w:t xml:space="preserve">The counterfactual definition of interaction (</w:t>
        </w:r>
      </w:ins>
      <w:hyperlink w:anchor="def-interaction-additive">
        <w:r>
          <w:rPr>
            <w:rStyle w:val="Hyperlink"/>
          </w:rPr>
          <w:t xml:space="preserve">Definition 3</w:t>
        </w:r>
      </w:hyperlink>
      <w:ins w:id="98" w:author="PR Preview" w:date="2024-01-01T00:00:00Z">
        <w:r>
          <w:t xml:space="preserve">) is a contrast of counterfactual risks.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It can be identified in an ideal randomized experiment on</w:t>
        </w:r>
      </w:ins>
      <w:ins w:id="98" w:author="PR Preview" w:date="2024-01-01T00:00:00Z">
        <w:r>
          <w:t xml:space="preserve"> </w:t>
        </w:r>
      </w:ins>
      <m:oMath>
        <m:r>
          <m:t>A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and</w:t>
        </w:r>
      </w:ins>
      <w:ins w:id="98" w:author="PR Preview" w:date="2024-01-01T00:00:00Z">
        <w:r>
          <w:t xml:space="preserve"> </w:t>
        </w:r>
      </w:ins>
      <m:oMath>
        <m:r>
          <m:t>E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without any knowledge of the mechanisms by which the treatments act.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 second concept of interaction refers to mechanisms directly.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12 (Sufficient Cause Interaction)</w:t>
            </w:r>
            <w:r>
              <w:t xml:space="preserve"> </w:t>
            </w:r>
            <w:r>
              <w:t xml:space="preserve">There is a</w:t>
            </w:r>
            <w:r>
              <w:t xml:space="preserve"> </w:t>
            </w:r>
            <w:r>
              <w:rPr>
                <w:b/>
                <w:bCs/>
              </w:rPr>
              <w:t xml:space="preserve">sufficient cause interaction</w:t>
            </w:r>
            <w:r>
              <w:t xml:space="preserve"> </w:t>
            </w:r>
            <w:r>
              <w:t xml:space="preserve">between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 a population</w:t>
            </w:r>
            <w:r>
              <w:t xml:space="preserve"> </w:t>
            </w:r>
            <w:r>
              <w:t xml:space="preserve">if some sufficient cause (</w:t>
            </w:r>
            <w:hyperlink w:anchor="def-sufficient-caus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has a component involving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 component involving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at least one individual has all of its background-factor components,</w:t>
            </w:r>
            <w:r>
              <w:t xml:space="preserve"> </w:t>
            </w:r>
            <w:r>
              <w:t xml:space="preserve">so that it would be completed under some joint intervention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21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101"/>
        </w:tc>
      </w:tr>
    </w:tbl>
    <w:p>
      <w:r>
        <w:pict>
          <v:rect style="width:0;height:1.5pt" o:hralign="center" o:hrstd="t" o:hr="t"/>
        </w:pict>
      </w:r>
    </w:p>
    <w:bookmarkStart w:id="104" w:name="synergism-and-antagonism"/>
    <w:p>
      <w:pPr>
        <w:pStyle w:val="Heading3"/>
      </w:pPr>
      <w:r>
        <w:t xml:space="preserve">5.1 Synergism and Antagonism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def-synergism-antagonism"/>
          <w:p>
            <w:pPr>
              <w:pStyle w:val="BodyText"/>
            </w:pPr>
            <w:r>
              <w:rPr>
                <w:b/>
                <w:bCs/>
              </w:rPr>
              <w:t xml:space="preserve">Definition 13 (Synergism and Antagonism)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synergism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components of the same sufficient cause;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antagonism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are components of the same sufficient cause.</w:t>
            </w:r>
          </w:p>
          <w:p>
            <w:pPr>
              <w:pStyle w:val="FirstParagraph"/>
            </w:pPr>
            <w:r>
              <w:t xml:space="preserve">Antagonism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viewed as synergism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(or between</w:t>
            </w:r>
            <w:r>
              <w:t xml:space="preserve"> </w:t>
            </w:r>
            <w:r>
              <w:t xml:space="preserve">“no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).</w:t>
            </w:r>
          </w:p>
          <w:bookmarkEnd w:id="102"/>
        </w:tc>
      </w:tr>
    </w:tbl>
    <w:p>
      <w:pPr>
        <w:pStyle w:val="BodyText"/>
      </w:pPr>
      <w:ins w:id="10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exm-synergism-antagonism"/>
          <w:p>
            <w:pPr>
              <w:pStyle w:val="BodyText"/>
            </w:pPr>
            <w:r>
              <w:rPr>
                <w:b/>
                <w:bCs/>
              </w:rPr>
              <w:t xml:space="preserve">Example 22 (Synergism and Antagonism Between Transplant and Vitamins)</w:t>
            </w:r>
            <w:r>
              <w:t xml:space="preserve"> </w:t>
            </w:r>
            <w:r>
              <w:t xml:space="preserve">The sufficient cause of</w:t>
            </w:r>
            <w:r>
              <w:t xml:space="preserve"> </w:t>
            </w:r>
            <w:hyperlink w:anchor="exm-sufficient-cause-interaction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, with components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 synergism between transplant and vitamins.</w:t>
            </w:r>
            <w:r>
              <w:t xml:space="preserve"> </w:t>
            </w:r>
            <w:r>
              <w:t xml:space="preserve">If, instead, some individuals died only when transplanted without vitamins,</w:t>
            </w:r>
            <w:r>
              <w:t xml:space="preserve"> </w:t>
            </w:r>
            <w:r>
              <w:t xml:space="preserve">a sufficient cause with components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would be present:</w:t>
            </w:r>
            <w:r>
              <w:t xml:space="preserve"> </w:t>
            </w:r>
            <w:r>
              <w:t xml:space="preserve">an antagonism between transplant and vitamins.</w:t>
            </w:r>
          </w:p>
          <w:bookmarkEnd w:id="103"/>
        </w:tc>
      </w:tr>
    </w:tbl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11" w:name="X8fd0aecc61e96c02ff1f4f4aeccd47ec50ba442"/>
    <w:p>
      <w:pPr>
        <w:pStyle w:val="Heading3"/>
      </w:pPr>
      <w:r>
        <w:t xml:space="preserve">5.2 Detecting Synergism Without Knowing the Mechanisms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prp-detect-synergism"/>
          <w:p>
            <w:pPr>
              <w:pStyle w:val="BodyText"/>
            </w:pPr>
            <w:r>
              <w:rPr>
                <w:b/>
                <w:bCs/>
              </w:rPr>
              <w:t xml:space="preserve">Proposition 8 (Detecting Synergism from Counterfactual Risks)</w:t>
            </w:r>
            <w:r>
              <w:t xml:space="preserve"> </w:t>
            </w:r>
            <w:r>
              <w:t xml:space="preserve">Assume deterministic counterfactuals and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the outcome is generated by sufficient causes:</w:t>
            </w:r>
            <w:r>
              <w:t xml:space="preserve"> </w:t>
            </w:r>
            <w:r>
              <w:t xml:space="preserve">for every individual and every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and only if at least one sufficient cause is completed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either condition of</w:t>
            </w:r>
            <w:r>
              <w:t xml:space="preserve"> </w:t>
            </w:r>
            <w:hyperlink w:anchor="prp-detect-types-7-8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(the second one together with monotonic effects),</w:t>
            </w:r>
            <w:r>
              <w:t xml:space="preserve"> </w:t>
            </w:r>
            <w:r>
              <w:t xml:space="preserve">then there is synergism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</w:t>
            </w:r>
            <w:hyperlink w:anchor="def-synergism-antagonism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bookmarkEnd w:id="105"/>
        </w:tc>
      </w:tr>
    </w:tbl>
    <w:p>
      <w:pPr>
        <w:pStyle w:val="BodyText"/>
      </w:pPr>
      <w:ins w:id="10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prp-detect-types-7-8">
              <w:r>
                <w:rPr>
                  <w:rStyle w:val="Hyperlink"/>
                </w:rPr>
                <w:t xml:space="preserve">Proposition 7</w:t>
              </w:r>
            </w:hyperlink>
            <w:r>
              <w:t xml:space="preserve">,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some sufficient cause is completed for this individual.</w:t>
            </w:r>
            <w:r>
              <w:t xml:space="preserve"> </w:t>
            </w:r>
            <w:r>
              <w:t xml:space="preserve">That sufficient cause cannot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because those components are absent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cannot lack a component involving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 it would then also be completed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giving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cannot lack a component involving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 it would then also be completed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giving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it contains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which is synergism.</w:t>
            </w:r>
          </w:p>
          <w:p/>
        </w:tc>
      </w:tr>
    </w:tbl>
    <w:p>
      <w:pPr>
        <w:pStyle w:val="BodyText"/>
      </w:pPr>
      <w:ins w:id="10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exm-detect-synergism"/>
          <w:p>
            <w:pPr>
              <w:pStyle w:val="BodyText"/>
            </w:pPr>
            <w:r>
              <w:rPr>
                <w:b/>
                <w:bCs/>
              </w:rPr>
              <w:t xml:space="preserve">Example 23 (Synergism in a Trial)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detect-types-7-8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detect-synergism">
              <w:r>
                <w:rPr>
                  <w:rStyle w:val="Hyperlink"/>
                </w:rPr>
                <w:t xml:space="preserve">Proposition 8</w:t>
              </w:r>
            </w:hyperlink>
            <w:r>
              <w:t xml:space="preserve">, there is synergism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 nothing is known about the background factors involved.</w:t>
            </w:r>
          </w:p>
          <w:bookmarkEnd w:id="106"/>
        </w:tc>
      </w:tr>
    </w:tbl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9" w:name="def-compositional-epistasis"/>
          <w:p>
            <w:pPr>
              <w:pStyle w:val="BodyText"/>
            </w:pPr>
            <w:r>
              <w:rPr>
                <w:b/>
                <w:bCs/>
              </w:rPr>
              <w:t xml:space="preserve">Definition 14 (Compositional Epistasis)</w:t>
            </w:r>
            <w:r>
              <w:t xml:space="preserve"> </w:t>
            </w:r>
            <w:r>
              <w:t xml:space="preserve">In genetics,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 </w:t>
            </w:r>
            <w:r>
              <w:t xml:space="preserve">between two genetic factors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w:r>
              <w:t xml:space="preserve">some individuals have response type 8 in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they develop the outcome when both factors are present, and not otherwise.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0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24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harmful mutation in each of the two copies of a gene needed to make a vital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These infants are of type 8, so there is compositional epistasis.</w:t>
            </w:r>
            <w:r>
              <w:t xml:space="preserve"> </w:t>
            </w:r>
            <w:r>
              <w:t xml:space="preserve">There is also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two copies need not act on each other in any physical sense.</w:t>
            </w:r>
          </w:p>
          <w:bookmarkEnd w:id="110"/>
        </w:tc>
      </w:tr>
    </w:tbl>
    <w:p>
      <w:pPr>
        <w:pStyle w:val="BodyText"/>
      </w:pPr>
      <w:ins w:id="1112" w:author="PR Preview" w:date="2024-01-01T00:00:00Z">
        <w:r>
          <w:t xml:space="preserve">VanderWeele (2010a) reviews tests for compositional epistasis.</w:t>
        </w:r>
      </w:ins>
    </w:p>
    <w:bookmarkEnd w:id="111"/>
    <w:bookmarkEnd w:id="112"/>
    <w:bookmarkStart w:id="123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two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Two frameworks for causation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Sufficient-component causes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Counterfactuals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Starts from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particular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particular cause or intervention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Central question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what mechanisms the outcome came about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the outcome would be under an intervention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Describes mechanisms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ins w:id="117" w:author="PR Preview" w:date="2024-01-01T00:00:00Z">
        <w:r>
          <w:t xml:space="preserve">The two models look in opposite directions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(Hernán and Robins 2020, 71)</w:t>
        </w:r>
      </w:ins>
      <w:ins w:id="117" w:author="PR Preview" w:date="2024-01-01T00:00:00Z">
        <w:r>
          <w:t xml:space="preserve">: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sufficient-component causes trace an effect back to its possible causes,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and counterfactuals trace a cause forward to its possible effects.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In philosophy the sufficient-component-cause framework goes back to Mackie (1965),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whose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INUS condition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for</w:t>
        </w:r>
      </w:ins>
      <w:ins w:id="117" w:author="PR Preview" w:date="2024-01-01T00:00:00Z">
        <w:r>
          <w:t xml:space="preserve"> </w:t>
        </w:r>
      </w:ins>
      <m:oMath>
        <m:r>
          <m:t>Y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is an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I</w:t>
        </w:r>
      </w:ins>
      <w:ins w:id="117" w:author="PR Preview" w:date="2024-01-01T00:00:00Z">
        <w:r>
          <w:t xml:space="preserve">nsufficient but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N</w:t>
        </w:r>
      </w:ins>
      <w:ins w:id="117" w:author="PR Preview" w:date="2024-01-01T00:00:00Z">
        <w:r>
          <w:t xml:space="preserve">ecessary part of a condition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which is itself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U</w:t>
        </w:r>
      </w:ins>
      <w:ins w:id="117" w:author="PR Preview" w:date="2024-01-01T00:00:00Z">
        <w:r>
          <w:t xml:space="preserve">nnecessary but exclusively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S</w:t>
        </w:r>
      </w:ins>
      <w:ins w:id="117" w:author="PR Preview" w:date="2024-01-01T00:00:00Z">
        <w:r>
          <w:t xml:space="preserve">ufficient for</w:t>
        </w:r>
      </w:ins>
      <w:ins w:id="117" w:author="PR Preview" w:date="2024-01-01T00:00:00Z">
        <w:r>
          <w:t xml:space="preserve"> </w:t>
        </w:r>
      </w:ins>
      <m:oMath>
        <m:r>
          <m:t>Y</m:t>
        </m:r>
      </m:oMath>
      <w:ins w:id="117" w:author="PR Preview" w:date="2024-01-01T00:00:00Z">
        <w:r>
          <w:t xml:space="preserve">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Hume (1748) already anticipated a counterfactual account of causation.</w:t>
        </w:r>
      </w:ins>
    </w:p>
    <w:p>
      <w:r>
        <w:pict>
          <v:rect style="width:0;height:1.5pt" o:hralign="center" o:hrstd="t" o:hr="t"/>
        </w:pict>
      </w:r>
    </w:p>
    <w:bookmarkStart w:id="119" w:name="Xfdef73ce43ad10ec8b3347a20ea29b8241e8bfb"/>
    <w:p>
      <w:pPr>
        <w:pStyle w:val="Heading3"/>
      </w:pPr>
      <w:r>
        <w:t xml:space="preserve">6.1 Strengths and Limitations of Sufficient-Component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4" w:name="X446b903fa2931b338327cfdcda9d8301f6f9e72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(Useful for Teaching, Limited for Data Analysis). </w:t>
            </w:r>
            <w:r>
              <w:t xml:space="preserve">Sufficient-component causes are useful for teaching, because they illustrate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why the size of a causal effect depends on the distribution of background factors (effect modifiers), as in</w:t>
            </w:r>
            <w:r>
              <w:t xml:space="preserve"> </w:t>
            </w:r>
            <w:hyperlink w:anchor="exm-allergy-prevalence">
              <w:r>
                <w:rPr>
                  <w:rStyle w:val="Hyperlink"/>
                </w:rPr>
                <w:t xml:space="preserve">Example 19</w:t>
              </w:r>
            </w:hyperlink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how effect modification, interaction, and synergism relate.</w:t>
            </w:r>
          </w:p>
          <w:p>
            <w:pPr>
              <w:pStyle w:val="FirstParagraph"/>
            </w:pPr>
            <w:r>
              <w:t xml:space="preserve">They are of limited use for data analysis, because in its classical form the framework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is deterministic;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gives conclusions that depend on the coding of the outcome;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is restricted to dichotomous treatments and outcomes;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requires large amounts of data to study the fine distinctions it makes.</w:t>
            </w:r>
          </w:p>
          <w:bookmarkEnd w:id="114"/>
        </w:tc>
      </w:tr>
    </w:tbl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Recall from Fine Point 3.5 that the excess fraction for a treatment is</w:t>
            </w:r>
            <w:r>
              <w:t xml:space="preserve"> </w:t>
            </w:r>
            <w:r>
              <w:t xml:space="preserve">the share of observed cases that would not have occurred had everyone been untreated.</w:t>
            </w:r>
            <w:r>
              <w:t xml:space="preserve"> </w:t>
            </w:r>
            <w:r>
              <w:t xml:space="preserve">Suppose the excess fraction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/>
        </w:tc>
      </w:tr>
    </w:tbl>
    <w:p>
      <w:pPr>
        <w:pStyle w:val="BodyText"/>
      </w:pPr>
      <w:ins w:id="11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exm-zeus-counted-twice"/>
          <w:p>
            <w:pPr>
              <w:pStyle w:val="BodyText"/>
            </w:pPr>
            <w:r>
              <w:rPr>
                <w:b/>
                <w:bCs/>
              </w:rPr>
              <w:t xml:space="preserve">Example 25 (Zeus Is Counted Twice)</w:t>
            </w:r>
            <w:r>
              <w:t xml:space="preserve"> </w:t>
            </w:r>
            <w:r>
              <w:t xml:space="preserve">Suppose Zeus has background factor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(and no other background factors),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exm-sufficient-cause-interaction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 </w:t>
            </w:r>
            <w:r>
              <w:t xml:space="preserve">he dies only if he receives both treatments,</w:t>
            </w:r>
            <w:r>
              <w:t xml:space="preserve"> </w:t>
            </w:r>
            <w:r>
              <w:t xml:space="preserve">and suppose he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died.</w:t>
            </w:r>
            <w:r>
              <w:t xml:space="preserve"> </w:t>
            </w:r>
            <w:r>
              <w:t xml:space="preserve">Withholding either treatment alone would have averted his death.</w:t>
            </w:r>
            <w:r>
              <w:t xml:space="preserve"> </w:t>
            </w:r>
            <w:r>
              <w:t xml:space="preserve">He therefore belongs both to the cases averted by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to those averted by setting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):</w:t>
            </w:r>
            <w:r>
              <w:t xml:space="preserve"> </w:t>
            </w:r>
            <w:r>
              <w:t xml:space="preserve">he is counted in both excess fractions,</w:t>
            </w:r>
            <w:r>
              <w:t xml:space="preserve"> </w:t>
            </w:r>
            <w:r>
              <w:t xml:space="preserve">which is why they can sum to more than 100%.</w:t>
            </w:r>
          </w:p>
          <w:bookmarkEnd w:id="117"/>
        </w:tc>
      </w:tr>
    </w:tbl>
    <w:p>
      <w:pPr>
        <w:pStyle w:val="BodyText"/>
      </w:pPr>
      <w:ins w:id="112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8" w:name="exm-phenylketonuria"/>
          <w:p>
            <w:pPr>
              <w:pStyle w:val="BodyText"/>
            </w:pPr>
            <w:r>
              <w:rPr>
                <w:b/>
                <w:bCs/>
              </w:rPr>
              <w:t xml:space="preserve">Example 26 (Phenylketonuria: 100% Genetic and 100% Environmental)</w:t>
            </w:r>
            <w:r>
              <w:t xml:space="preserve"> </w:t>
            </w:r>
            <w:r>
              <w:t xml:space="preserve">Intellectual disability due to phenylketonuria occurs only in people who carry a genetic susceptibility and whose diet includes certain foods.</w:t>
            </w:r>
            <w:r>
              <w:t xml:space="preserve"> </w:t>
            </w:r>
            <w:r>
              <w:t xml:space="preserve">Removing those foods from the diet would prevent every case,</w:t>
            </w:r>
            <w:r>
              <w:t xml:space="preserve"> </w:t>
            </w:r>
            <w:r>
              <w:t xml:space="preserve">and so would replacing the susceptibility genes.</w:t>
            </w:r>
            <w:r>
              <w:t xml:space="preserve"> </w:t>
            </w:r>
            <w:r>
              <w:t xml:space="preserve">So the excess fraction is 100% for the foods and 100% for the genes.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asking what fraction of disease is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</w:p>
          <w:bookmarkEnd w:id="118"/>
        </w:tc>
      </w:tr>
    </w:tbl>
    <w:p>
      <w:pPr>
        <w:pStyle w:val="BodyText"/>
      </w:pPr>
      <w:ins w:id="1124" w:author="PR Preview" w:date="2024-01-01T00:00:00Z">
        <w:r>
          <w:t xml:space="preserve">See Rothman, Greenland, and Lash (2008).</w:t>
        </w:r>
      </w:ins>
    </w:p>
    <w:p>
      <w:ins w:id="1125" w:author="PR Preview" w:date="2024-01-01T00:00:00Z">
        <w:r>
          <w:pict>
            <v:rect style="width:0;height:1.5pt" o:hralign="center" o:hrstd="t" o:hr="t"/>
          </w:pict>
        </w:r>
      </w:ins>
    </w:p>
    <w:bookmarkEnd w:id="119"/>
    <w:bookmarkStart w:id="122" w:name="Xedd9a355a90807f0447c7e1073025dfc7af4c2a"/>
    <w:p>
      <w:pPr>
        <w:pStyle w:val="Heading3"/>
      </w:pPr>
      <w:ins w:id="1126" w:author="PR Preview" w:date="2024-01-01T00:00:00Z">
        <w:r>
          <w:t xml:space="preserve">6.2 Monotonicity Rules Out Some Sufficient Causes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0" w:name="rem-monotonicity-sufficient-caus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(Monotonicity Rules Out Some Sufficient Causes (Technical Point 5.3)). </w:t>
            </w:r>
            <w:r>
              <w:t xml:space="preserve">Suppose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 (</w:t>
            </w:r>
            <w:hyperlink w:anchor="def-monotonic-effect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 outcome is generated by sufficient causes as in</w:t>
            </w:r>
            <w:r>
              <w:t xml:space="preserve"> </w:t>
            </w:r>
            <w:hyperlink w:anchor="prp-detect-synergism">
              <w:r>
                <w:rPr>
                  <w:rStyle w:val="Hyperlink"/>
                </w:rPr>
                <w:t xml:space="preserve">Proposition 8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Consider an individual for whom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completed under some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while no sufficient cause is completed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someone whose only background factor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individual would have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treating them would prevent their outcome, contradicting monotonicity.</w:t>
            </w:r>
            <w:r>
              <w:t xml:space="preserve"> </w:t>
            </w:r>
            <w:r>
              <w:t xml:space="preserve">So under monotonicity, whoever completes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develops the outcome under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, through some other sufficient cause.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Monotonicity therefore rules out every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that would leave some individual’s outcome preventable by treatment;</w:t>
            </w:r>
            <w:r>
              <w:t xml:space="preserve"> </w:t>
            </w:r>
            <w:r>
              <w:t xml:space="preserve">this is the sense in which such causes cannot be present.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1" w:name="exm-smoking-inactivity"/>
          <w:p>
            <w:pPr>
              <w:pStyle w:val="BodyText"/>
            </w:pPr>
            <w:r>
              <w:rPr>
                <w:b/>
                <w:bCs/>
              </w:rPr>
              <w:t xml:space="preserve">Example 27 (Smoking and Physical Inactivity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Technical Point 5.3, pp. 73-74)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then, in the sense of</w:t>
            </w:r>
            <w:r>
              <w:t xml:space="preserve"> </w:t>
            </w:r>
            <w:hyperlink w:anchor="rem-monotonicity-sufficient-causes">
              <w:r>
                <w:rPr>
                  <w:rStyle w:val="Hyperlink"/>
                </w:rPr>
                <w:t xml:space="preserve">Remark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no sufficient cause of heart disease contains</w:t>
            </w:r>
            <w:r>
              <w:t xml:space="preserve"> </w:t>
            </w:r>
            <w:r>
              <w:t xml:space="preserve">“not smoking”</w:t>
            </w:r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</w:t>
            </w:r>
            <w:r>
              <w:t xml:space="preserve"> </w:t>
            </w:r>
            <w:r>
              <w:t xml:space="preserve">“physically active”</w:t>
            </w:r>
            <w:r>
              <w:t xml:space="preserve"> </w:t>
            </w:r>
            <w:r>
              <w:t xml:space="preserve">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Figure 5.3 of the book crosses out the sufficient causes excluded this way.</w:t>
            </w:r>
          </w:p>
          <w:bookmarkEnd w:id="121"/>
        </w:tc>
      </w:tr>
    </w:tbl>
    <w:bookmarkEnd w:id="122"/>
    <w:bookmarkEnd w:id="123"/>
    <w:bookmarkStart w:id="124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9"/>
        </w:numPr>
      </w:pPr>
      <w:ins w:id="131" w:author="PR Preview" w:date="2024-01-01T00:00:00Z">
        <w:r>
          <w:rPr>
            <w:b/>
            <w:bCs/>
          </w:rPr>
          <w:t xml:space="preserve">Identification</w:t>
        </w:r>
      </w:ins>
      <w:ins w:id="131" w:author="PR Preview" w:date="2024-01-01T00:00:00Z">
        <w:r>
          <w:t xml:space="preserve">: exchangeability, positivity, and consistency for the joint treatment</w:t>
        </w:r>
      </w:ins>
      <w:ins w:id="131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suffice;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if</w:t>
        </w:r>
      </w:ins>
      <w:ins w:id="131" w:author="PR Preview" w:date="2024-01-01T00:00:00Z">
        <w:r>
          <w:t xml:space="preserve"> </w:t>
        </w:r>
      </w:ins>
      <m:oMath>
        <m:r>
          <m:t>E</m:t>
        </m:r>
      </m:oMath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is randomized, interaction coincides with effect modification by</w:t>
        </w:r>
      </w:ins>
      <w:ins w:id="131" w:author="PR Preview" w:date="2024-01-01T00:00:00Z">
        <w:r>
          <w:t xml:space="preserve"> </w:t>
        </w:r>
      </w:ins>
      <m:oMath>
        <m:r>
          <m:t>E</m:t>
        </m:r>
      </m:oMath>
      <w:ins w:id="131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9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9"/>
        </w:numPr>
      </w:pPr>
      <w:ins w:id="134" w:author="PR Preview" w:date="2024-01-01T00:00:00Z">
        <w:r>
          <w:rPr>
            <w:b/>
            <w:bCs/>
          </w:rPr>
          <w:t xml:space="preserve">Sufficient cause interaction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means</w:t>
        </w:r>
      </w:ins>
      <w:ins w:id="134" w:author="PR Preview" w:date="2024-01-01T00:00:00Z">
        <w:r>
          <w:t xml:space="preserve"> </w:t>
        </w:r>
      </w:ins>
      <m:oMath>
        <m:r>
          <m:t>A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and</w:t>
        </w:r>
      </w:ins>
      <w:ins w:id="134" w:author="PR Preview" w:date="2024-01-01T00:00:00Z">
        <w:r>
          <w:t xml:space="preserve"> </w:t>
        </w:r>
      </w:ins>
      <m:oMath>
        <m:r>
          <m:t>E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appear in the same sufficient cause that someone in the population can complete (</w:t>
        </w:r>
      </w:ins>
      <w:hyperlink w:anchor="def-sufficient-cause-interaction">
        <w:r>
          <w:rPr>
            <w:rStyle w:val="Hyperlink"/>
          </w:rPr>
          <w:t xml:space="preserve">Definition 12</w:t>
        </w:r>
      </w:hyperlink>
      <w:ins w:id="134" w:author="PR Preview" w:date="2024-01-01T00:00:00Z">
        <w:r>
          <w:t xml:space="preserve">);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synergism can sometimes be detected from counterfactual risks alone (</w:t>
        </w:r>
      </w:ins>
      <w:hyperlink w:anchor="prp-detect-synergism">
        <w:r>
          <w:rPr>
            <w:rStyle w:val="Hyperlink"/>
          </w:rPr>
          <w:t xml:space="preserve">Proposition 8</w:t>
        </w:r>
      </w:hyperlink>
      <w:ins w:id="134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19"/>
        </w:numPr>
      </w:pPr>
      <w:ins w:id="135" w:author="PR Preview" w:date="2024-01-01T00:00:00Z">
        <w:r>
          <w:t xml:space="preserve">The counterfactual framework describes what would happen under interventions and is the one used in the rest of the book;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sufficient-component causes describe mechanisms and are mainly a teaching tool.</w:t>
        </w:r>
      </w:ins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124"/>
    <w:bookmarkStart w:id="128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7" w:name="refs"/>
    <w:bookmarkStart w:id="12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png"/><Relationship Id="rId32" Type="http://schemas.openxmlformats.org/officeDocument/2006/relationships/image" Target="media/rId32.png"/><Relationship Id="rId41" Type="http://schemas.openxmlformats.org/officeDocument/2006/relationships/image" Target="media/rId41.png"/><Relationship Id="rId28" Type="http://schemas.openxmlformats.org/officeDocument/2006/relationships/image" Target="media/rId28.png"/><Relationship Id="rId35" Type="http://schemas.openxmlformats.org/officeDocument/2006/relationships/hyperlink" Target="04-effect-modification.qmd#def-effect-modification" TargetMode="External"/><Relationship Id="rId12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04-effect-modification.qmd#def-effect-modification" TargetMode="External"/><Relationship Id="rId12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2026-10-09T09:49:06Z</dcterms:created>
  <dcterms:modified xsi:type="dcterms:W3CDTF">2026-10-09T09:49:06Z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