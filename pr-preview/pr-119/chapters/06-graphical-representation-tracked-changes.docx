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ins w:id="2" w:author="PR Preview" w:date="2024-01-01T00:00:00Z">
        <w:r>
          <w:t xml:space="preserve">This chapter introduces causal diagrams, a graphical tool for encoding qualitative causal assumptions.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Draw Your Assumptions Before Your Conclusions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Put the causal structure you are willing to assume into a diagram before you analyze the data.</w:t>
            </w:r>
            <w:r>
              <w:t xml:space="preserve"> </w:t>
            </w:r>
            <w:r>
              <w:t xml:space="preserve">A diagram makes the assumptions explicit,</w:t>
            </w:r>
            <w:r>
              <w:t xml:space="preserve"> </w:t>
            </w:r>
            <w:r>
              <w:t xml:space="preserve">which clarifies conceptual problems and helps investigators communicate</w:t>
            </w:r>
            <w:r>
              <w:t xml:space="preserve"> </w:t>
            </w:r>
            <w:r>
              <w:t xml:space="preserve">(Hernán and Robins 2020, 75)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57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dag"/>
          <w:p>
            <w:pPr>
              <w:pStyle w:val="BodyText"/>
            </w:pPr>
            <w:r>
              <w:rPr>
                <w:b/>
                <w:bCs/>
              </w:rPr>
              <w:t xml:space="preserve">Definition 1 (Directed Acyclic Graph)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directed acyclic graph (DAG)</w:t>
            </w:r>
            <w:r>
              <w:t xml:space="preserve"> </w:t>
            </w:r>
            <w:r>
              <w:t xml:space="preserve">is a set of nodes joined by arrows (directed edges)</w:t>
            </w:r>
            <w:r>
              <w:t xml:space="preserve"> </w:t>
            </w:r>
            <w:r>
              <w:t xml:space="preserve">in which no node can be reached from itself by following arrows in their direction.</w:t>
            </w:r>
          </w:p>
          <w:bookmarkEnd w:id="16"/>
        </w:tc>
      </w:tr>
    </w:tbl>
    <w:p>
      <w:pPr>
        <w:pStyle w:val="BodyText"/>
      </w:pPr>
      <w:ins w:id="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dag-6-1"/>
          <w:p>
            <w:pPr>
              <w:pStyle w:val="BodyText"/>
            </w:pPr>
            <w:r>
              <w:rPr>
                <w:b/>
                <w:bCs/>
              </w:rPr>
              <w:t xml:space="preserve">Example 1 (Book Figure 6.1 Is a DAG)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has nodes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diagrams in this chapter put earlier variables to the left,</w:t>
            </w:r>
            <w:r>
              <w:t xml:space="preserve"> </w:t>
            </w:r>
            <w:r>
              <w:t xml:space="preserve">so every arrow points rightward and following arrows never returns to a node already visited.</w:t>
            </w:r>
            <w:r>
              <w:t xml:space="preserve"> </w:t>
            </w:r>
            <w:r>
              <w:t xml:space="preserve">Adding an arrow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 </w:t>
            </w:r>
            <w:r>
              <w:t xml:space="preserve">would create the cycle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cause of itself,</w:t>
            </w:r>
            <w:r>
              <w:t xml:space="preserve"> </w:t>
            </w:r>
            <w:r>
              <w:t xml:space="preserve">and the graph would no longer be a DAG.</w:t>
            </w:r>
          </w:p>
          <w:bookmarkEnd w:id="17"/>
        </w:tc>
      </w:tr>
    </w:tbl>
    <w:p>
      <w:ins w:id="7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dag-relatives"/>
          <w:p>
            <w:pPr>
              <w:pStyle w:val="BodyText"/>
            </w:pPr>
            <w:r>
              <w:rPr>
                <w:b/>
                <w:bCs/>
              </w:rPr>
              <w:t xml:space="preserve">Definition 2 (Parents, Descendants, and Ancestors)</w:t>
            </w:r>
            <w:r>
              <w:t xml:space="preserve"> </w:t>
            </w:r>
            <w:r>
              <w:t xml:space="preserve">In a DAG: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are the nodes with an arrow pointing directly into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node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can be reached from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by following one or more arrows in their direction;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non-descendants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are the nodes other than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that are not descendants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ins w:id="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dag-relatives-6-1"/>
          <w:p>
            <w:pPr>
              <w:pStyle w:val="BodyText"/>
            </w:pPr>
            <w:r>
              <w:rPr>
                <w:b/>
                <w:bCs/>
              </w:rPr>
              <w:t xml:space="preserve">Example 2 (Parents and Descendants in Book Figure 6.1)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no parents, the only parent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the parents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descendants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 only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only non-descendant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its parent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9"/>
        </w:tc>
      </w:tr>
    </w:tbl>
    <w:p>
      <w:ins w:id="9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ausal-dag"/>
          <w:p>
            <w:pPr>
              <w:pStyle w:val="BodyText"/>
            </w:pPr>
            <w:r>
              <w:rPr>
                <w:b/>
                <w:bCs/>
              </w:rPr>
              <w:t xml:space="preserve">Definition 3 (Causal DAG)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(</w:t>
            </w:r>
            <w:hyperlink w:anchor="def-dag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 whose nodes are random variables and in which: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arrow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W</m:t>
              </m:r>
            </m:oMath>
            <w:r>
              <w:t xml:space="preserve"> </w:t>
            </w:r>
            <w:r>
              <w:t xml:space="preserve">means that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has a direct causal effect on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for at least one individual in the population,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“direct”</w:t>
            </w:r>
            <w:r>
              <w:t xml:space="preserve"> </w:t>
            </w:r>
            <w:r>
              <w:t xml:space="preserve">means not mediated by the other variables on the graph;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absence of an arrow from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means that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has no direct causal effect on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for any individual;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every common cause of any pair of variables on the graph, measured or not, is also on the graph;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every variable is a cause of its descendants (</w:t>
            </w:r>
            <w:hyperlink w:anchor="def-dag-relative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p>
            <w:pPr>
              <w:pStyle w:val="FirstParagraph"/>
            </w:pPr>
            <w:r>
              <w:t xml:space="preserve">These conditions combine the book’s description on p. 75 with its formal definition in Technical Point 6.1</w:t>
            </w:r>
            <w:r>
              <w:t xml:space="preserve"> </w:t>
            </w:r>
            <w:r>
              <w:t xml:space="preserve">(Hernán and Robins 2020, 75–76)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ins w:id="1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causal-dag-6-1"/>
          <w:p>
            <w:pPr>
              <w:pStyle w:val="BodyText"/>
            </w:pPr>
            <w:r>
              <w:rPr>
                <w:b/>
                <w:bCs/>
              </w:rPr>
              <w:t xml:space="preserve">Example 3 (Reading Book Figure 6.1 as a Causal DAG)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disease severity,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heart transplant,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death.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says that severity affects whether at least one individual receives a transplant,</w:t>
            </w:r>
            <w:r>
              <w:t xml:space="preserve"> </w:t>
            </w:r>
            <w:r>
              <w:t xml:space="preserve">and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says that transplant directly affects at least one individual’s death.</w:t>
            </w:r>
            <w:r>
              <w:t xml:space="preserve"> </w:t>
            </w:r>
            <w:r>
              <w:t xml:space="preserve">Drawing the graph as a causal DAG also asserts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the only common cause of any two of these variables:</w:t>
            </w:r>
            <w:r>
              <w:t xml:space="preserve"> </w:t>
            </w:r>
            <w:r>
              <w:t xml:space="preserve">for instance, no unmeasured factor affects both transplant and death.</w:t>
            </w:r>
          </w:p>
          <w:bookmarkEnd w:id="21"/>
        </w:tc>
      </w:tr>
    </w:tbl>
    <w:p>
      <w:pPr>
        <w:pStyle w:val="BodyText"/>
      </w:pPr>
      <w:ins w:id="1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an Arrow Does Not Say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standard causal diagram does not say whether an effect is harmful or protective.</w:t>
            </w:r>
            <w:r>
              <w:t xml:space="preserve"> </w:t>
            </w:r>
            <w:r>
              <w:t xml:space="preserve">When a variable has two causes, as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does in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diagram does not say how they interact</w:t>
            </w:r>
            <w:r>
              <w:t xml:space="preserve"> </w:t>
            </w:r>
            <w:r>
              <w:t xml:space="preserve">(Hernán and Robins 2020, 75)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2" w:author="PR Preview" w:date="2024-01-01T00:00:00Z">
        <w:r>
          <w:t xml:space="preserve">The modern theory of causal diagrams arose in computer science and artificial intelligence;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see Pearl (2009) and Spirtes, Glymour, and Scheines (2000).</w:t>
        </w:r>
      </w:ins>
    </w:p>
    <w:p>
      <w:r>
        <w:pict>
          <v:rect style="width:0;height:1.5pt" o:hralign="center" o:hrstd="t" o:hr="t"/>
        </w:pict>
      </w:r>
    </w:p>
    <w:bookmarkStart w:id="36" w:name="X6ec45e6c949195837baf7da5c8cce694ff0f4a6"/>
    <w:p>
      <w:pPr>
        <w:pStyle w:val="Heading3"/>
      </w:pPr>
      <w:r>
        <w:t xml:space="preserve">1.1 Directed Acyclic Graphs and the Causal Markov Assumption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arkov-dag"/>
          <w:p>
            <w:pPr>
              <w:pStyle w:val="BodyText"/>
            </w:pPr>
            <w:r>
              <w:rPr>
                <w:b/>
                <w:bCs/>
              </w:rPr>
              <w:t xml:space="preserve">Definition 4 (Markov Property)</w:t>
            </w:r>
            <w:r>
              <w:t xml:space="preserve"> </w:t>
            </w:r>
            <w:r>
              <w:t xml:space="preserve">The joint distribution of the variables on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 with respect to</w:t>
            </w:r>
            <w:r>
              <w:rPr>
                <w:b/>
                <w:bCs/>
              </w:rP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conditional on its parents, each variable is independent of its non-descendants (</w:t>
            </w:r>
            <w:hyperlink w:anchor="def-dag-relative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25"/>
        </w:tc>
      </w:tr>
    </w:tbl>
    <w:p>
      <w:pPr>
        <w:pStyle w:val="BodyText"/>
      </w:pPr>
      <w:ins w:id="1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markov-chain"/>
          <w:p>
            <w:pPr>
              <w:pStyle w:val="BodyText"/>
            </w:pPr>
            <w:r>
              <w:rPr>
                <w:b/>
                <w:bCs/>
              </w:rPr>
              <w:t xml:space="preserve">Example 4 (The Markov Property for a Chain)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non-descendants,</w:t>
            </w:r>
            <w:r>
              <w:t xml:space="preserve"> </w:t>
            </w:r>
            <w:r>
              <w:t xml:space="preserve">and the only non-descendant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its parent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these two variables add no requirement.</w:t>
            </w:r>
            <w:r>
              <w:t xml:space="preserve"> </w:t>
            </w:r>
            <w:r>
              <w:t xml:space="preserve">The non-descendants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its parent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Markov property requires exactly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bookmarkEnd w:id="26"/>
        </w:tc>
      </w:tr>
    </w:tbl>
    <w:p>
      <w:ins w:id="16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5 (Causal Markov Assumption)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Markov assumption</w:t>
            </w:r>
            <w:r>
              <w:t xml:space="preserve"> </w:t>
            </w:r>
            <w:r>
              <w:t xml:space="preserve">is that the joint distribution of the variables on a causal DAG (</w:t>
            </w:r>
            <w:hyperlink w:anchor="def-causal-da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 is Markov with respect to that DAG (</w:t>
            </w:r>
            <w:hyperlink w:anchor="def-markov-dag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conditional on its direct causes (its parents),</w:t>
            </w:r>
            <w:r>
              <w:t xml:space="preserve"> </w:t>
            </w:r>
            <w:r>
              <w:t xml:space="preserve">each variable is independent of every variable that it does not cause 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27"/>
        </w:tc>
      </w:tr>
    </w:tbl>
    <w:p>
      <w:pPr>
        <w:pStyle w:val="BodyText"/>
      </w:pPr>
      <w:ins w:id="1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exm-causal-markov-lighter"/>
          <w:p>
            <w:pPr>
              <w:pStyle w:val="BodyText"/>
            </w:pPr>
            <w:r>
              <w:rPr>
                <w:b/>
                <w:bCs/>
              </w:rPr>
              <w:t xml:space="preserve">Example 5 (Lighters and Lung Cancer)</w:t>
            </w:r>
            <w:r>
              <w:t xml:space="preserve"> </w:t>
            </w:r>
            <w:r>
              <w:t xml:space="preserve">Suppose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both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carrying a lighter does not cause lung cancer,</w:t>
            </w:r>
            <w:r>
              <w:t xml:space="preserve"> </w:t>
            </w:r>
            <w:r>
              <w:t xml:space="preserve">so the causal DAG is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non-descendant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whose only parent is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causal Markov assumption gives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among people with the same smoking status, carrying a lighter tells us nothing more about lung cancer.</w:t>
            </w:r>
          </w:p>
          <w:bookmarkEnd w:id="28"/>
        </w:tc>
      </w:tr>
    </w:tbl>
    <w:p>
      <w:pPr>
        <w:pStyle w:val="BodyText"/>
      </w:pPr>
      <w:ins w:id="1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rem-common-causes-on-graph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(Why Every Common Cause Must Be on the Graph). </w:t>
            </w:r>
            <w:r>
              <w:t xml:space="preserve">Condition 3 of</w:t>
            </w:r>
            <w:r>
              <w:t xml:space="preserve"> </w:t>
            </w:r>
            <w:hyperlink w:anchor="def-causal-da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 </w:t>
            </w:r>
            <w:r>
              <w:t xml:space="preserve">is needed for the causal Markov assumption to be credible.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causal-markov-lighter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, leave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off the graph.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then have no parents and no arrow between them,</w:t>
            </w:r>
            <w:r>
              <w:t xml:space="preserve"> </w:t>
            </w:r>
            <w:r>
              <w:t xml:space="preserve">so the Markov property would require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But carrying a lighter and lung cancer share the cause smoking,</w:t>
            </w:r>
            <w:r>
              <w:t xml:space="preserve"> </w:t>
            </w:r>
            <w:r>
              <w:t xml:space="preserve">so they are generically (for all but special parameter values) associated,</w:t>
            </w:r>
            <w:r>
              <w:t xml:space="preserve"> </w:t>
            </w:r>
            <w:r>
              <w:t xml:space="preserve">and the distribution is then not Markov with respect to the graph without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9"/>
        </w:tc>
      </w:tr>
    </w:tbl>
    <w:p>
      <w:ins w:id="19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markov-factorization"/>
          <w:p>
            <w:pPr>
              <w:pStyle w:val="BodyText"/>
            </w:pPr>
            <w:r>
              <w:rPr>
                <w:b/>
                <w:bCs/>
              </w:rPr>
              <w:t xml:space="preserve">Proposition 1 (Markov Factorization)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be a DAG 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numbered so that no node is an ancestor of a node with a smaller number</w:t>
            </w:r>
            <w:r>
              <w:t xml:space="preserve"> </w:t>
            </w:r>
            <w:r>
              <w:t xml:space="preserve">(such a numbering exists because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no cycles).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discrete with probability mass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the product of the variables’ ranges.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for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for their values in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Markov 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markov-dag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if and only if, for every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30" w:name="eq-markov-factorization"/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0"/>
          </w:p>
          <w:bookmarkEnd w:id="31"/>
        </w:tc>
      </w:tr>
    </w:tbl>
    <w:p>
      <w:pPr>
        <w:pStyle w:val="FirstParagraph"/>
      </w:pPr>
      <w:ins w:id="2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Suppose first that the distribution is Markov 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descendant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as an ancestor, so it has a larger number than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all non-descendants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They include every parent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because a parent is an ancestor and so has a smaller number.</w:t>
            </w:r>
            <w:r>
              <w:t xml:space="preserve"> </w:t>
            </w:r>
            <w:r>
              <w:t xml:space="preserve">The Markov property then gives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</w:t>
            </w:r>
            <w:r>
              <w:t xml:space="preserve"> </w:t>
            </w:r>
            <w:hyperlink w:anchor="eq-markov-factorizati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Conversely, suppose</w:t>
            </w:r>
            <w:r>
              <w:t xml:space="preserve"> </w:t>
            </w:r>
            <w:hyperlink w:anchor="eq-markov-factorizati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holds, and fix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be the set of descendants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its set of non-descendants.</w:t>
            </w:r>
            <w:r>
              <w:t xml:space="preserve"> </w:t>
            </w:r>
            <w:r>
              <w:t xml:space="preserve">No variable in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has a parent in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or equal 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since it would then be a descendant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Sum</w:t>
            </w:r>
            <w:r>
              <w:t xml:space="preserve"> </w:t>
            </w:r>
            <w:hyperlink w:anchor="eq-markov-factorizati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over the values of the variables in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 one at a time,</w:t>
            </w:r>
            <w:r>
              <w:t xml:space="preserve"> </w:t>
            </w:r>
            <w:r>
              <w:t xml:space="preserve">starting with the one with the largest number.</w:t>
            </w:r>
            <w:r>
              <w:t xml:space="preserve"> </w:t>
            </w:r>
            <w:r>
              <w:t xml:space="preserve">Each variable summed out at that point has all its children in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with larger numbers, already summed out,</w:t>
            </w:r>
            <w:r>
              <w:t xml:space="preserve"> </w:t>
            </w:r>
            <w:r>
              <w:t xml:space="preserve">so it appears only in its own factor, which sums to 1.</w:t>
            </w:r>
            <w:r>
              <w:t xml:space="preserve"> </w:t>
            </w:r>
            <w:r>
              <w:t xml:space="preserve">What remains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t>N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value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the product does not involve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Summing over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are in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so this conditional distribution depends 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parents.</w:t>
            </w:r>
          </w:p>
          <w:p/>
        </w:tc>
      </w:tr>
    </w:tbl>
    <w:p>
      <w:pPr>
        <w:pStyle w:val="BodyText"/>
      </w:pPr>
      <w:ins w:id="2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6 (Markov Factorization Implies an Independence)</w:t>
            </w:r>
            <w:r>
              <w:t xml:space="preserve"> </w:t>
            </w:r>
            <w:r>
              <w:t xml:space="preserve">Take the lighter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causal-markov-lighter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</w:t>
            </w:r>
            <w:r>
              <w:t xml:space="preserve"> </w:t>
            </w:r>
            <w:hyperlink w:anchor="prp-markov-factoriz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32"/>
        </w:tc>
      </w:tr>
    </w:tbl>
    <w:p>
      <w:pPr>
        <w:pStyle w:val="BodyText"/>
      </w:pPr>
      <w:ins w:id="2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book’s Technical Point 6.1 states formally the definitions above:</w:t>
            </w:r>
            <w:r>
              <w:t xml:space="preserve"> </w:t>
            </w:r>
            <w:r>
              <w:t xml:space="preserve">DAGs, parents, descendants, and ancestors (</w:t>
            </w:r>
            <w:hyperlink w:anchor="def-dag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</w:t>
            </w:r>
            <w:r>
              <w:t xml:space="preserve"> </w:t>
            </w:r>
            <w:hyperlink w:anchor="def-dag-relative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causal DAGs (</w:t>
            </w:r>
            <w:hyperlink w:anchor="def-causal-da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Markov property and its factorization (</w:t>
            </w:r>
            <w:hyperlink w:anchor="def-markov-dag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,</w:t>
            </w:r>
            <w:r>
              <w:t xml:space="preserve"> </w:t>
            </w:r>
            <w:hyperlink w:anchor="prp-markov-factoriz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the causal Markov assumption (</w:t>
            </w:r>
            <w:hyperlink w:anchor="def-causal-marko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A causal DAG on its own makes no claim about the distribution of the data;</w:t>
            </w:r>
            <w:r>
              <w:t xml:space="preserve"> </w:t>
            </w:r>
            <w:r>
              <w:t xml:space="preserve">the causal Markov assumption is what links the two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4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randomized-dags"/>
          <w:p>
            <w:pPr>
              <w:pStyle w:val="BodyText"/>
            </w:pPr>
            <w:r>
              <w:rPr>
                <w:b/>
                <w:bCs/>
              </w:rPr>
              <w:t xml:space="preserve">Example 7 (Randomized Experiments as Causal DAGs)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If transplant is randomized with a probability that depends on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must appear (condition 3 of</w:t>
            </w:r>
            <w:r>
              <w:t xml:space="preserve"> </w:t>
            </w:r>
            <w:hyperlink w:anchor="def-causal-da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):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depicts this conditionally randomized experiment.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If everyone has the same probability of transplant,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common cause and can be omitted: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depicts this marginally randomized experiment.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can also depict an observational study in which the only parent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no other cause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41"/>
        </w:tc>
      </w:tr>
    </w:tbl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56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ins w:id="28" w:author="PR Preview" w:date="2024-01-01T00:00:00Z">
        <w:r>
          <w:t xml:space="preserve">Each causal DAG has an underlying counterfactual model (Technical Points 6.2 and 6.3 below).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That model justifies the intuitive graphical rules in this chapter,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but conventional diagrams do not show the counterfactual variables.</w:t>
        </w:r>
      </w:ins>
    </w:p>
    <w:p>
      <w:pPr>
        <w:pStyle w:val="BodyText"/>
      </w:pPr>
      <w:r>
        <w:t xml:space="preserve">Single World Intervention Graphs (SWIGs) 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the book, every causal DAG stands for a counterfactual model.</w:t>
            </w:r>
            <w:r>
              <w:t xml:space="preserve"> </w:t>
            </w:r>
            <w:r>
              <w:t xml:space="preserve">The basic one is defined next.</w:t>
            </w:r>
            <w:r>
              <w:t xml:space="preserve"> </w:t>
            </w:r>
            <w:r>
              <w:t xml:space="preserve">Robins (1986) introduced it as a finest causally interpreted structural tree graph (FCISTG)</w:t>
            </w:r>
            <w:r>
              <w:t xml:space="preserve"> </w:t>
            </w:r>
            <w:r>
              <w:t xml:space="preserve">“as detailed as the data”</w:t>
            </w:r>
            <w:r>
              <w:t xml:space="preserve">,</w:t>
            </w:r>
            <w:r>
              <w:t xml:space="preserve"> </w:t>
            </w:r>
            <w:r>
              <w:t xml:space="preserve">and Pearl (2009) showed how to represent it with a DAG.</w:t>
            </w:r>
            <w:r>
              <w:t xml:space="preserve"> </w:t>
            </w:r>
            <w:r>
              <w:t xml:space="preserve">For exposition the book assumes that every variable can be intervened on,</w:t>
            </w:r>
            <w:r>
              <w:t xml:space="preserve"> </w:t>
            </w:r>
            <w:r>
              <w:t xml:space="preserve">although its statistical methods do not require this</w:t>
            </w:r>
            <w:r>
              <w:t xml:space="preserve"> </w:t>
            </w:r>
            <w:r>
              <w:t xml:space="preserve">(Hernán and Robins 2020, Technical Point 6.2, p. 77)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npsem"/>
          <w:p>
            <w:pPr>
              <w:pStyle w:val="BodyText"/>
            </w:pPr>
            <w:r>
              <w:rPr>
                <w:b/>
                <w:bCs/>
              </w:rPr>
              <w:t xml:space="preserve">Definition 6 (Nonparametric Structural Equation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be a DAG with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numbered as in</w:t>
            </w:r>
            <w:r>
              <w:t xml:space="preserve"> </w:t>
            </w:r>
            <w:hyperlink w:anchor="prp-markov-factoriz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represented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assumes that there are unobserved random variables (errors)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that,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each value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would take if its parents were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node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with no parents, such as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this reads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Counterfactuals are assumed to exist for interventions on every variable,</w:t>
            </w:r>
            <w:r>
              <w:t xml:space="preserve"> </w:t>
            </w:r>
            <w:r>
              <w:t xml:space="preserve">and every factual and counterfactual value is obtained by applying these equations recursively in the numbered order.</w:t>
            </w:r>
          </w:p>
          <w:bookmarkEnd w:id="45"/>
        </w:tc>
      </w:tr>
    </w:tbl>
    <w:p>
      <w:pPr>
        <w:pStyle w:val="BodyText"/>
      </w:pPr>
      <w:ins w:id="3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8 (The NPSEM for Book Figure 6.1)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the structural equations (</w:t>
            </w:r>
            <w:hyperlink w:anchor="def-npsem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6"/>
        </w:tc>
      </w:tr>
    </w:tbl>
    <w:p>
      <w:ins w:id="34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FCISTG alone does not imply the causal Markov assumption (</w:t>
            </w:r>
            <w:hyperlink w:anchor="def-causal-marko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assumptions about the joint distribution of the errors, or of the counterfactuals, must be added.</w:t>
            </w:r>
            <w:r>
              <w:t xml:space="preserve"> </w:t>
            </w:r>
            <w:r>
              <w:t xml:space="preserve">Two such models are defined next</w:t>
            </w:r>
            <w:r>
              <w:t xml:space="preserve"> </w:t>
            </w:r>
            <w:r>
              <w:t xml:space="preserve">(Hernán and Robins 2020, Technical Point 6.3, p. 78)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3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def-npsem-ie"/>
          <w:p>
            <w:pPr>
              <w:pStyle w:val="BodyText"/>
            </w:pPr>
            <w:r>
              <w:rPr>
                <w:b/>
                <w:bCs/>
              </w:rPr>
              <w:t xml:space="preserve">Definition 7 (NPSEM with Independent Errors)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NPSEM-IE</w:t>
            </w:r>
            <w:r>
              <w:t xml:space="preserve"> </w:t>
            </w:r>
            <w:r>
              <w:t xml:space="preserve">is an NPSEM (</w:t>
            </w:r>
            <w:hyperlink w:anchor="def-npsem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whose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mutually independent.</w:t>
            </w:r>
            <w:r>
              <w:t xml:space="preserve"> </w:t>
            </w:r>
            <w:r>
              <w:t xml:space="preserve">This is the model that Pearl usually assumes.</w:t>
            </w:r>
          </w:p>
          <w:bookmarkEnd w:id="49"/>
        </w:tc>
      </w:tr>
    </w:tbl>
    <w:p>
      <w:pPr>
        <w:pStyle w:val="BodyText"/>
      </w:pPr>
      <w:ins w:id="3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ffrcistg"/>
          <w:p>
            <w:pPr>
              <w:pStyle w:val="BodyText"/>
            </w:pPr>
            <w:r>
              <w:rPr>
                <w:b/>
                <w:bCs/>
              </w:rPr>
              <w:t xml:space="preserve">Definition 8 (FFRCISTG)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finest fully randomized causally interpreted structured tree graph (FFRCISTG)</w:t>
            </w:r>
            <w:r>
              <w:t xml:space="preserve"> </w:t>
            </w:r>
            <w:r>
              <w:t xml:space="preserve">is an FCISTG,</w:t>
            </w:r>
            <w:r>
              <w:t xml:space="preserve"> </w:t>
            </w:r>
            <w:r>
              <w:t xml:space="preserve">that is, a model as in</w:t>
            </w:r>
            <w:r>
              <w:t xml:space="preserve"> </w:t>
            </w:r>
            <w:hyperlink w:anchor="def-npsem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in which, for every value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the nodes,</w:t>
            </w:r>
            <w:r>
              <w:t xml:space="preserve"> </w:t>
            </w:r>
            <w:r>
              <w:t xml:space="preserve">the one-step-ahead counterfactuals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with each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read off from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are mutually independent (Robins 1986).</w:t>
            </w:r>
          </w:p>
          <w:bookmarkEnd w:id="50"/>
        </w:tc>
      </w:tr>
    </w:tbl>
    <w:p>
      <w:pPr>
        <w:pStyle w:val="BodyText"/>
      </w:pPr>
      <w:ins w:id="3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fig-6-2-two-models"/>
          <w:p>
            <w:pPr>
              <w:pStyle w:val="BodyText"/>
            </w:pPr>
            <w:r>
              <w:rPr>
                <w:b/>
                <w:bCs/>
              </w:rPr>
              <w:t xml:space="preserve">Example 9 (Two Models for Book Figure 6.2)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the structural equations (</w:t>
            </w:r>
            <w:hyperlink w:anchor="def-npsem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As an NPSEM-IE (</w:t>
            </w:r>
            <w:hyperlink w:anchor="def-npsem-i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 function of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, is independent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a function of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full exchangeability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As an FFRCISTG (</w:t>
            </w:r>
            <w:hyperlink w:anchor="def-ffrcistg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), the one-step-ahead counterfactuals for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 the model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separately:</w:t>
            </w:r>
            <w:r>
              <w:t xml:space="preserve"> </w:t>
            </w:r>
            <w:r>
              <w:t xml:space="preserve">marginal exchangeability, which says nothing about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the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jointly.</w:t>
            </w:r>
          </w:p>
          <w:bookmarkEnd w:id="51"/>
        </w:tc>
      </w:tr>
    </w:tbl>
    <w:p>
      <w:ins w:id="38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prp-npsem-ie-ffrcistg"/>
          <w:p>
            <w:pPr>
              <w:pStyle w:val="BodyText"/>
            </w:pPr>
            <w:r>
              <w:rPr>
                <w:b/>
                <w:bCs/>
              </w:rPr>
              <w:t xml:space="preserve">Proposition 2 (Every NPSEM-IE Is an FFRCISTG, Not Conversely)</w:t>
            </w:r>
            <w:r>
              <w:t xml:space="preserve"> </w:t>
            </w:r>
            <w:r>
              <w:t xml:space="preserve">Every NPSEM-IE (</w:t>
            </w:r>
            <w:hyperlink w:anchor="def-npsem-i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is an FFRCISTG (</w:t>
            </w:r>
            <w:hyperlink w:anchor="def-ffrcistg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converse fails: some models that satisfy the FFRCISTG condition are not NPSEM-IE models.</w:t>
            </w:r>
          </w:p>
          <w:bookmarkEnd w:id="52"/>
        </w:tc>
      </w:tr>
    </w:tbl>
    <w:p>
      <w:pPr>
        <w:pStyle w:val="BodyText"/>
      </w:pPr>
      <w:ins w:id="3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Fix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NPSEM-IE, each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fixed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is a function of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Functions of mutually independent random variables are mutually independent,</w:t>
            </w:r>
            <w:r>
              <w:t xml:space="preserve"> </w:t>
            </w:r>
            <w:r>
              <w:t xml:space="preserve">so these counterfactuals are mutually independent, as an FFRCISTG requires.</w:t>
            </w:r>
          </w:p>
          <w:p>
            <w:pPr>
              <w:pStyle w:val="BodyText"/>
            </w:pPr>
            <w:r>
              <w:t xml:space="preserve">For the converse, take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independent fair coin flips,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exactly one of them equals 1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gives an NPSEM.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whatever the value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the other, independent fair coin makes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equal 1 with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 the model is an FFRCISTG.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is not constant, so full exchangeability fails.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xm-fig-6-2-two-models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, no NPSEM-IE for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gives this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4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prp-ffrcistg-markov"/>
          <w:p>
            <w:pPr>
              <w:pStyle w:val="BodyText"/>
            </w:pPr>
            <w:r>
              <w:rPr>
                <w:b/>
                <w:bCs/>
              </w:rPr>
              <w:t xml:space="preserve">Proposition 3 (Counterfactual Models Imply the Causal Markov Assumption)</w:t>
            </w:r>
            <w:r>
              <w:t xml:space="preserve"> </w:t>
            </w:r>
            <w:r>
              <w:t xml:space="preserve">If the counterfactuals for a causal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follow an FFRCISTG (</w:t>
            </w:r>
            <w:hyperlink w:anchor="def-ffrcistg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so in particular if they follow an NPSEM-IE (</w:t>
            </w:r>
            <w:hyperlink w:anchor="prp-npsem-ie-ffrcistg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then the joint distribution of the factual variables is Markov 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markov-dag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Robins (1986) proved this</w:t>
            </w:r>
            <w:r>
              <w:t xml:space="preserve"> </w:t>
            </w:r>
            <w:r>
              <w:t xml:space="preserve">(Hernán and Robins 2020, Technical Point 6.3, p. 78)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ins w:id="4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Default Counterfactual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Unless stated otherwise, a causal DAG in the book, and in these notes, represents an FFRCISTG (</w:t>
            </w:r>
            <w:hyperlink w:anchor="def-ffrcistg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Technical Point 6.3, p. 78)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42" w:author="PR Preview" w:date="2024-01-01T00:00:00Z">
        <w:r>
          <w:t xml:space="preserve">Robins and Richardson (2010) showed that Robins’s original formulation is equivalent to the joint-independence assumption for a positive distribution,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and that an NPSEM-IE makes many more independence assumptions than an FFRCISTG.</w:t>
        </w:r>
      </w:ins>
    </w:p>
    <w:bookmarkEnd w:id="56"/>
    <w:bookmarkEnd w:id="57"/>
    <w:bookmarkStart w:id="75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6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65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marginal-examp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Marginal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three causal DAGs.</w:t>
            </w:r>
            <w:r>
              <w:t xml:space="preserve"> </w:t>
            </w:r>
            <w:r>
              <w:t xml:space="preserve">“Associated”</w:t>
            </w:r>
            <w:r>
              <w:t xml:space="preserve"> </w:t>
            </w:r>
            <w:r>
              <w:t xml:space="preserve">holds generically (for all but special parameter values).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Structure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fig-dag-6-2">
                    <w:r>
                      <w:rPr>
                        <w:rStyle w:val="Hyperlink"/>
                      </w:rPr>
                      <w:t xml:space="preserve">Figure 2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aspirin prevents heart disease (randomized)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associated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fig-dag-6-3">
                    <w:r>
                      <w:rPr>
                        <w:rStyle w:val="Hyperlink"/>
                      </w:rPr>
                      <w:t xml:space="preserve">Figure 3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←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lighter, smoking, lung cancer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associated (no effect of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fig-dag-6-4">
                    <w:r>
                      <w:rPr>
                        <w:rStyle w:val="Hyperlink"/>
                      </w:rPr>
                      <w:t xml:space="preserve">Figure 4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←</m:t>
                    </m:r>
                    <m:r>
                      <m:t>Y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haplotype, heart disease, smoking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independent</w:t>
                  </w:r>
                </w:p>
              </w:tc>
            </w:tr>
          </w:tbl>
          <w:bookmarkEnd w:id="66"/>
          <w:p/>
        </w:tc>
      </w:tr>
    </w:tbl>
    <w:p>
      <w:r>
        <w:pict>
          <v:rect style="width:0;height:1.5pt" o:hralign="center" o:hrstd="t" o:hr="t"/>
        </w:pict>
      </w:r>
    </w:p>
    <w:bookmarkStart w:id="7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9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67"/>
        </w:tc>
      </w:tr>
    </w:tbl>
    <w:p>
      <w:pPr>
        <w:pStyle w:val="BodyText"/>
      </w:pPr>
      <w:ins w:id="104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paths-6-1"/>
          <w:p>
            <w:pPr>
              <w:pStyle w:val="BodyText"/>
            </w:pPr>
            <w:r>
              <w:rPr>
                <w:b/>
                <w:bCs/>
              </w:rPr>
              <w:t xml:space="preserve">Example 10 (Paths in Book Figure 6.1)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there are two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which is causal,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which is noncausal because its two arrows point in different directions.</w:t>
            </w:r>
          </w:p>
          <w:bookmarkEnd w:id="68"/>
        </w:tc>
      </w:tr>
    </w:tbl>
    <w:p>
      <w:pPr>
        <w:pStyle w:val="BodyText"/>
      </w:pPr>
      <w:r>
        <w:t xml:space="preserve">Picture paths as pipes through which association flows.</w:t>
      </w:r>
      <w:r>
        <w:t xml:space="preserve"> </w:t>
      </w:r>
      <w:r>
        <w:t xml:space="preserve">Association is symmetric, so it flows regardless of the direction of the arrows.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10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69"/>
        </w:tc>
      </w:tr>
    </w:tbl>
    <w:p>
      <w:pPr>
        <w:pStyle w:val="BodyText"/>
      </w:pPr>
      <w:ins w:id="105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exm-collider-6-1"/>
          <w:p>
            <w:pPr>
              <w:pStyle w:val="BodyText"/>
            </w:pPr>
            <w:r>
              <w:rPr>
                <w:b/>
                <w:bCs/>
              </w:rPr>
              <w:t xml:space="preserve">Example 11 (Being a Collider Depends on the Path)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collider on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On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by contrast,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not a collider: one arrow on the path enters it and the other leaves it.</w:t>
            </w:r>
          </w:p>
          <w:bookmarkEnd w:id="70"/>
        </w:tc>
      </w:tr>
    </w:tbl>
    <w:p>
      <w:ins w:id="1052" w:author="PR Preview" w:date="2024-01-01T00:00:00Z">
        <w:r>
          <w:pict>
            <v:rect style="width:0;height:1.5pt" o:hralign="center" o:hrstd="t" o:hr="t"/>
          </w:pict>
        </w:r>
      </w:ins>
    </w:p>
    <w:bookmarkEnd w:id="71"/>
    <w:bookmarkStart w:id="74" w:name="the-three-examples"/>
    <w:p>
      <w:pPr>
        <w:pStyle w:val="Heading3"/>
      </w:pPr>
      <w:r>
        <w:t xml:space="preserve">2.2 The Three Examples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hree-marginal-examples"/>
          <w:p>
            <w:pPr>
              <w:pStyle w:val="BodyText"/>
            </w:pPr>
            <w:r>
              <w:rPr>
                <w:b/>
                <w:bCs/>
              </w:rPr>
              <w:t xml:space="preserve">Example 12 (Three Marginal Associations)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: causation implies association; in an ideal randomized experiment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: learning that Hera carries a lighter makes it likelier she smokes, hence likelier she gets lung cancer;</w:t>
            </w:r>
            <w:r>
              <w:t xml:space="preserve"> </w:t>
            </w:r>
            <w:r>
              <w:t xml:space="preserve">association flows through the common 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: learning that Apollo lacks the haplotype says nothing about his smoking;</w:t>
            </w:r>
            <w:r>
              <w:t xml:space="preserve"> </w:t>
            </w:r>
            <w:r>
              <w:t xml:space="preserve">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the flow of association, 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.</w:t>
            </w:r>
          </w:p>
          <w:bookmarkEnd w:id="72"/>
        </w:tc>
      </w:tr>
    </w:tbl>
    <w:p>
      <w:pPr>
        <w:pStyle w:val="FirstParagraph"/>
      </w:pPr>
      <w:ins w:id="5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marginal-association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(Marginal Association in a Causal DAG). </w:t>
            </w:r>
            <w:r>
              <w:t xml:space="preserve">Two variables on a causal DAG are generically (for all but special parameter values) marginally associated</w:t>
            </w:r>
            <w:r>
              <w:t xml:space="preserve"> </w:t>
            </w:r>
            <w:r>
              <w:t xml:space="preserve">if one causes the other or if they share a common cause.</w:t>
            </w:r>
            <w:r>
              <w:t xml:space="preserve"> </w:t>
            </w:r>
            <w:r>
              <w:t xml:space="preserve">Otherwise, under the causal Markov assumption (</w:t>
            </w:r>
            <w:hyperlink w:anchor="def-causal-marko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), they are marginally independent.</w:t>
            </w:r>
          </w:p>
          <w:bookmarkEnd w:id="73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74"/>
    <w:bookmarkEnd w:id="75"/>
    <w:bookmarkStart w:id="9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Notation: A Box Means Conditioning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square box around a node means that the analysis conditions on that variable,</w:t>
            </w:r>
            <w:r>
              <w:t xml:space="preserve"> </w:t>
            </w:r>
            <w:r>
              <w:t xml:space="preserve">for example by restricting to one of its levels.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2" w:name="exm-conditioning-three-structures"/>
          <w:p>
            <w:pPr>
              <w:pStyle w:val="BodyText"/>
            </w:pPr>
            <w:r>
              <w:rPr>
                <w:b/>
                <w:bCs/>
              </w:rPr>
              <w:t xml:space="preserve">Example 13 (Conditioning in Three Structures)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Structure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Conditioning 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Path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given the conditioning variable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(Fig. 6.5)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mediator</w:t>
                  </w:r>
                  <w:r>
                    <w:t xml:space="preserve"> </w:t>
                  </w:r>
                  <m:oMath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blocked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independent: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←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(Fig. 6.6)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common cause</w:t>
                  </w:r>
                  <w:r>
                    <w:t xml:space="preserve"> </w:t>
                  </w:r>
                  <m:oMath>
                    <m:r>
                      <m:t>L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blocked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independent: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←</m:t>
                    </m:r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(Fig. 6.7)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collider</w:t>
                  </w:r>
                  <w:r>
                    <w:t xml:space="preserve"> </w:t>
                  </w:r>
                  <m:oMath>
                    <m:r>
                      <m:t>L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opened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generically associated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 independences follow from the causal Markov assumption (</w:t>
            </w:r>
            <w:hyperlink w:anchor="def-causal-marko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association in the collider row holds generically (for all but special parameter values),</w:t>
            </w:r>
            <w:r>
              <w:t xml:space="preserve"> </w:t>
            </w:r>
            <w:r>
              <w:t xml:space="preserve">in at least one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6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86" w:name="Xe01c9731b1121c205545cadb794e52355bfdd22"/>
    <w:p>
      <w:pPr>
        <w:pStyle w:val="Heading3"/>
      </w:pPr>
      <w:r>
        <w:t xml:space="preserve">3.1 Conditioning on a Collider Opens the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collider-heart-disease"/>
          <w:p>
            <w:pPr>
              <w:pStyle w:val="BodyText"/>
            </w:pPr>
            <w:r>
              <w:rPr>
                <w:b/>
                <w:bCs/>
              </w:rPr>
              <w:t xml:space="preserve">Example 14 (Haplotype and Smoking Among People with Heart Disease)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 restrict to people with heart disease 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book Figure 6.7).</w:t>
            </w:r>
            <w:r>
              <w:t xml:space="preserve"> </w:t>
            </w:r>
            <w:r>
              <w:t xml:space="preserve">Intuitively, among them someone without the haplotype is more likely to have the other cause, smoking,</w:t>
            </w:r>
            <w:r>
              <w:t xml:space="preserve"> </w:t>
            </w:r>
            <w:r>
              <w:t xml:space="preserve">which would make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inversely associated given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extreme case where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absence of one cause guarantees the presence of the other.</w:t>
            </w:r>
          </w:p>
          <w:bookmarkEnd w:id="83"/>
        </w:tc>
      </w:tr>
    </w:tbl>
    <w:p>
      <w:pPr>
        <w:pStyle w:val="BodyText"/>
      </w:pPr>
      <w:ins w:id="6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Diagram Does Not Fix the 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diagram alone implies only that, generically (for all but special parameter values),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in at least one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sign of that association, and whether it appears in the level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particular,</w:t>
            </w:r>
            <w:r>
              <w:t xml:space="preserve"> </w:t>
            </w:r>
            <w:r>
              <w:t xml:space="preserve">depend on how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act together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8).</w:t>
            </w:r>
          </w:p>
          <w:p/>
        </w:tc>
      </w:tr>
    </w:tbl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86"/>
    <w:bookmarkStart w:id="92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exm-descendant-of-collider"/>
          <w:p>
            <w:pPr>
              <w:pStyle w:val="BodyText"/>
            </w:pPr>
            <w:r>
              <w:rPr>
                <w:b/>
                <w:bCs/>
              </w:rPr>
              <w:t xml:space="preserve">Example 15 (Conditioning on Diuretic Use)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8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,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affected by the collider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also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haplotype and smoking are generically (for all but special parameter values) associated in at least one level of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path stays blocked when we condition on neither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91"/>
        </w:tc>
      </w:tr>
    </w:tbl>
    <w:p>
      <w:r>
        <w:pict>
          <v:rect style="width:0;height:1.5pt" o:hralign="center" o:hrstd="t" o:hr="t"/>
        </w:pict>
      </w:r>
    </w:p>
    <w:bookmarkEnd w:id="92"/>
    <w:bookmarkStart w:id="94" w:name="three-structural-sources-of-association"/>
    <w:p>
      <w:pPr>
        <w:pStyle w:val="Heading3"/>
      </w:pPr>
      <w:r>
        <w:t xml:space="preserve">3.3 Three Structural Sources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3" w:name="rem-structural-sources-assoc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(Three Structural Sources of Association). </w:t>
            </w:r>
            <w:r>
              <w:t xml:space="preserve">Two variables can be associated because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one causes the other;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they share a common cause;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they share a common effect and the analysis is restricted to a level of that effect (or of its descendants).</w:t>
            </w:r>
          </w:p>
          <w:p>
            <w:pPr>
              <w:pStyle w:val="FirstParagraph"/>
            </w:pPr>
            <w:r>
              <w:t xml:space="preserve">A fourth, nonstructural source is chance (random variability), which shrinks as the study population grows.</w:t>
            </w:r>
            <w:r>
              <w:t xml:space="preserve"> </w:t>
            </w:r>
            <w:r>
              <w:t xml:space="preserve">Until Chapter 10 the book assumes a very large population, so all associations discussed are structural.</w:t>
            </w:r>
          </w:p>
          <w:bookmarkEnd w:id="93"/>
        </w:tc>
      </w:tr>
    </w:tbl>
    <w:p>
      <w:pPr>
        <w:pStyle w:val="BodyText"/>
      </w:pPr>
      <w:r>
        <w:t xml:space="preserve">The heuristic arguments of this section are formalized by d-separation 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94"/>
    <w:bookmarkEnd w:id="95"/>
    <w:bookmarkStart w:id="127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graphical rules of Sections 6.2 and 6.3, for a path (</w:t>
            </w:r>
            <w:hyperlink w:anchor="def-path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between two variables, are: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nothing conditioned on, a path is blocked exactly when it contains a collider (</w:t>
            </w:r>
            <w:hyperlink w:anchor="def-collider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path that contains a conditioned-on non-collider is blocked;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conditioned-on collider does not block a path;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collider with a conditioned-on descendant does not block a path.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two definitions below summarize these rules</w:t>
            </w:r>
            <w:r>
              <w:t xml:space="preserve"> </w:t>
            </w:r>
            <w:r>
              <w:t xml:space="preserve">(Hernán and Robins 2020, Fine Point 6.1, p. 82)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8" w:name="def-blocked-path"/>
          <w:p>
            <w:pPr>
              <w:pStyle w:val="BodyText"/>
            </w:pPr>
            <w:r>
              <w:rPr>
                <w:b/>
                <w:bCs/>
              </w:rPr>
              <w:t xml:space="preserve">Definition 11 (Blocked and Open Paths)</w:t>
            </w:r>
            <w:r>
              <w:t xml:space="preserve"> </w:t>
            </w:r>
            <w:r>
              <w:t xml:space="preserve">Given a set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of conditioned-on variables, 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contains a non-collider that is 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contains a collider that is not 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and has no descendant 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Otherwise the path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</w:p>
          <w:bookmarkEnd w:id="98"/>
        </w:tc>
      </w:tr>
    </w:tbl>
    <w:p>
      <w:pPr>
        <w:pStyle w:val="BodyText"/>
      </w:pPr>
      <w:ins w:id="107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d-separation"/>
          <w:p>
            <w:pPr>
              <w:pStyle w:val="BodyText"/>
            </w:pPr>
            <w:r>
              <w:rPr>
                <w:b/>
                <w:bCs/>
              </w:rPr>
              <w:t xml:space="preserve">Definition 12 (D-Separation)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given a set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of other variables (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may be empty)</w:t>
            </w:r>
            <w:r>
              <w:t xml:space="preserve"> </w:t>
            </w:r>
            <w:r>
              <w:t xml:space="preserve">if every path between them is blocked given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(</w:t>
            </w:r>
            <w:hyperlink w:anchor="def-blocked-path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Two disjoint sets of variables are d-separated given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if each variable in one is d-separated from every variable in the other.</w:t>
            </w:r>
          </w:p>
          <w:bookmarkEnd w:id="99"/>
        </w:tc>
      </w:tr>
    </w:tbl>
    <w:p>
      <w:pPr>
        <w:pStyle w:val="BodyText"/>
      </w:pPr>
      <w:ins w:id="107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0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16 (D-Separation in Book Figures 6.1, 6.4, and 6.8)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given nothing: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given nothing: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w:anchor="fig-dag-6-8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: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the descendant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in the conditioning set,</w:t>
            </w:r>
            <w:r>
              <w:t xml:space="preserve"> </w:t>
            </w:r>
            <w:r>
              <w:t xml:space="preserve">so the only path is open and they are d-connected.</w:t>
            </w:r>
          </w:p>
          <w:bookmarkEnd w:id="100"/>
        </w:tc>
      </w:tr>
    </w:tbl>
    <w:p>
      <w:ins w:id="1075" w:author="PR Preview" w:date="2024-01-01T00:00:00Z">
        <w:r>
          <w:pict>
            <v:rect style="width:0;height:1.5pt" o:hralign="center" o:hrstd="t" o:hr="t"/>
          </w:pict>
        </w:r>
      </w:ins>
    </w:p>
    <w:bookmarkStart w:id="109" w:name="from-d-separation-to-independence"/>
    <w:p>
      <w:pPr>
        <w:pStyle w:val="Heading3"/>
      </w:pPr>
      <w:r>
        <w:t xml:space="preserve">4.1 From D-Separation to Independence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1" w:name="thm-d-separation"/>
          <w:p>
            <w:pPr>
              <w:pStyle w:val="BodyText"/>
            </w:pPr>
            <w:r>
              <w:rPr>
                <w:b/>
                <w:bCs/>
              </w:rPr>
              <w:t xml:space="preserve">Theorem 1 (D-Separation Implies Independence)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be disjoint sets of variables on a causal DAG,</w:t>
            </w:r>
            <w:r>
              <w:t xml:space="preserve"> </w:t>
            </w:r>
            <w:r>
              <w:t xml:space="preserve">and suppose the causal Markov assumption (</w:t>
            </w:r>
            <w:hyperlink w:anchor="def-causal-marko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holds.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 </w:t>
            </w:r>
            <w:r>
              <w:t xml:space="preserve">are d-separated given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(</w:t>
            </w:r>
            <w:hyperlink w:anchor="def-d-separation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Pearl (1988) proved this</w:t>
            </w:r>
            <w:r>
              <w:t xml:space="preserve"> </w:t>
            </w:r>
            <w:r>
              <w:t xml:space="preserve">(Hernán and Robins 2020, Fine Point 6.1, p. 82)</w:t>
            </w:r>
            <w:r>
              <w:t xml:space="preserve">.</w:t>
            </w:r>
          </w:p>
          <w:bookmarkEnd w:id="101"/>
        </w:tc>
      </w:tr>
    </w:tbl>
    <w:p>
      <w:pPr>
        <w:pStyle w:val="BodyText"/>
      </w:pPr>
      <w:ins w:id="7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2" w:name="exm-d-separation-independence"/>
          <w:p>
            <w:pPr>
              <w:pStyle w:val="BodyText"/>
            </w:pPr>
            <w:r>
              <w:rPr>
                <w:b/>
                <w:bCs/>
              </w:rPr>
              <w:t xml:space="preserve">Example 17 (Reading an Independence off Book Figure 6.5)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5">
              <w:r>
                <w:rPr>
                  <w:rStyle w:val="Hyperlink"/>
                </w:rPr>
                <w:t xml:space="preserve">Figure 5</w:t>
              </w:r>
            </w:hyperlink>
            <w:r>
              <w:t xml:space="preserve">, the only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contains the conditioned-on non-collider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d-separated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-separation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conclusion reached informally in Section 6.3.</w:t>
            </w:r>
          </w:p>
          <w:bookmarkEnd w:id="102"/>
        </w:tc>
      </w:tr>
    </w:tbl>
    <w:p>
      <w:ins w:id="78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3" w:name="def-faithfulness"/>
          <w:p>
            <w:pPr>
              <w:pStyle w:val="BodyText"/>
            </w:pPr>
            <w:r>
              <w:rPr>
                <w:b/>
                <w:bCs/>
              </w:rPr>
              <w:t xml:space="preserve">Definition 13 (Faithfulness)</w:t>
            </w:r>
            <w:r>
              <w:t xml:space="preserve"> </w:t>
            </w:r>
            <w:r>
              <w:t xml:space="preserve">The joint distribution of the variables on a causal DAG is</w:t>
            </w:r>
            <w:r>
              <w:t xml:space="preserve"> </w:t>
            </w:r>
            <w:r>
              <w:rPr>
                <w:b/>
                <w:bCs/>
              </w:rPr>
              <w:t xml:space="preserve">faithful</w:t>
            </w:r>
            <w:r>
              <w:t xml:space="preserve"> </w:t>
            </w:r>
            <w:r>
              <w:t xml:space="preserve">to the DAG if,</w:t>
            </w:r>
            <w:r>
              <w:t xml:space="preserve"> </w:t>
            </w:r>
            <w:r>
              <w:t xml:space="preserve">for all disjoint sets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of its variables (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possibly empty),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implies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 </w:t>
            </w:r>
            <w:r>
              <w:t xml:space="preserve">are d-separated given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converse of</w:t>
            </w:r>
            <w:r>
              <w:t xml:space="preserve"> </w:t>
            </w:r>
            <w:hyperlink w:anchor="thm-d-separation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faithfulness assumption</w:t>
            </w:r>
            <w:r>
              <w:t xml:space="preserve"> </w:t>
            </w:r>
            <w:r>
              <w:t xml:space="preserve">is that this holds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103"/>
        </w:tc>
      </w:tr>
    </w:tbl>
    <w:p>
      <w:pPr>
        <w:pStyle w:val="BodyText"/>
      </w:pPr>
      <w:ins w:id="7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exm-faithfulness-collider"/>
          <w:p>
            <w:pPr>
              <w:pStyle w:val="BodyText"/>
            </w:pPr>
            <w:r>
              <w:rPr>
                <w:b/>
                <w:bCs/>
              </w:rPr>
              <w:t xml:space="preserve">Example 18 (Faithfulness and a Conditioned-On Collider)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conditioned on (book Figure 6.7),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d-connected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faithfulness, then,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independent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they are associated in at least one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4"/>
        </w:tc>
      </w:tr>
    </w:tbl>
    <w:p>
      <w:pPr>
        <w:pStyle w:val="BodyText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 (</w:t>
            </w:r>
            <w:hyperlink w:anchor="def-faithfulnes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7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19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 not faithful to the DAG (</w:t>
            </w:r>
            <w:hyperlink w:anchor="def-faithfulnes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107"/>
        </w:tc>
      </w:tr>
    </w:tbl>
    <w:p>
      <w:pPr>
        <w:pStyle w:val="BodyText"/>
      </w:pPr>
      <w:ins w:id="8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8" w:name="exm-matching-unfaithful"/>
          <w:p>
            <w:pPr>
              <w:pStyle w:val="BodyText"/>
            </w:pPr>
            <w:r>
              <w:rPr>
                <w:b/>
                <w:bCs/>
              </w:rPr>
              <w:t xml:space="preserve">Example 20 (Matching Builds In a Cancellation)</w:t>
            </w:r>
            <w:r>
              <w:t xml:space="preserve"> </w:t>
            </w:r>
            <w:r>
              <w:t xml:space="preserve">Take a matched study (book Section 4.5, Figure 6.9).</w:t>
            </w:r>
            <w:r>
              <w:t xml:space="preserve"> </w:t>
            </w:r>
            <w:r>
              <w:t xml:space="preserve">The matching factor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whether an individual enters the matched sample,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depends on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leaves two open paths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S</m:t>
              </m:r>
              <m:r>
                <m:rPr>
                  <m:sty m:val="p"/>
                </m:rPr>
                <m:t>←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d-separation does not predict independence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S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But matching is designed to give the treated and the untreated in the sample the same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among those with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two variables are independent:</w:t>
            </w:r>
            <w:r>
              <w:t xml:space="preserve"> </w:t>
            </w:r>
            <w:r>
              <w:t xml:space="preserve">the two paths carry associations that cancel exactly.</w:t>
            </w:r>
            <w:r>
              <w:t xml:space="preserve"> </w:t>
            </w:r>
            <w:r>
              <w:t xml:space="preserve">Faithfulness (</w:t>
            </w:r>
            <w:hyperlink w:anchor="def-faithfulnes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rules out such exact cancellations,</w:t>
            </w:r>
            <w:r>
              <w:t xml:space="preserve"> </w:t>
            </w:r>
            <w:r>
              <w:t xml:space="preserve">so matching produces an unfaithful distribution on purpose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108"/>
        </w:tc>
      </w:tr>
    </w:tbl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p>
      <w:ins w:id="1085" w:author="PR Preview" w:date="2024-01-01T00:00:00Z">
        <w:r>
          <w:pict>
            <v:rect style="width:0;height:1.5pt" o:hralign="center" o:hrstd="t" o:hr="t"/>
          </w:pict>
        </w:r>
      </w:ins>
    </w:p>
    <w:bookmarkEnd w:id="109"/>
    <w:bookmarkStart w:id="110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 do-calculus 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110"/>
    <w:bookmarkStart w:id="112" w:name="positivity-and-consistency-in-the-graph"/>
    <w:p>
      <w:pPr>
        <w:pStyle w:val="Heading3"/>
      </w:pPr>
      <w:r>
        <w:t xml:space="preserve">4.3 Positivity and Consistency in the Graph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1" w:name="rem-positivity-consistency-graph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(Where Positivity and Consistency Sit in a Graph).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 </w:t>
            </w:r>
            <w:r>
              <w:t xml:space="preserve">concerns arrows</w:t>
            </w:r>
            <w:r>
              <w:t xml:space="preserve"> </w:t>
            </w:r>
            <w:r>
              <w:rPr>
                <w:b/>
                <w:bCs/>
              </w:rPr>
              <w:t xml:space="preserve">into</w:t>
            </w:r>
            <w:r>
              <w:t xml:space="preserve"> </w:t>
            </w:r>
            <w:r>
              <w:t xml:space="preserve">treatment nodes.</w:t>
            </w:r>
            <w:r>
              <w:t xml:space="preserve"> </w:t>
            </w:r>
            <w:r>
              <w:t xml:space="preserve">Causal graphs generally cannot encode its violations, except special cases,</w:t>
            </w:r>
            <w:r>
              <w:t xml:space="preserve"> </w:t>
            </w:r>
            <w:r>
              <w:t xml:space="preserve">e.g.,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 deterministic function of a pretreatment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(drawn as a bold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arrow).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 </w:t>
            </w:r>
            <w:r>
              <w:t xml:space="preserve">(well-defined counterfactuals) concerns arrows</w:t>
            </w:r>
            <w:r>
              <w:t xml:space="preserve"> </w:t>
            </w:r>
            <w:r>
              <w:rPr>
                <w:b/>
                <w:bCs/>
              </w:rPr>
              <w:t xml:space="preserve">out of</w:t>
            </w:r>
            <w:r>
              <w:t xml:space="preserve"> </w:t>
            </w:r>
            <w:r>
              <w:t xml:space="preserve">treatment nodes: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must correspond to a possibly hypothetical but relatively unambiguous intervention</w:t>
            </w:r>
            <w:r>
              <w:t xml:space="preserve"> </w:t>
            </w:r>
            <w:r>
              <w:t xml:space="preserve">(or,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state, to well-defined interventions that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Fine Point 6.4).</w:t>
            </w:r>
          </w:p>
          <w:p>
            <w:pPr>
              <w:pStyle w:val="FirstParagraph"/>
            </w:pPr>
            <w:r>
              <w:t xml:space="preserve">In the book’s diagrams, positivity is implicit unless stated</w:t>
            </w:r>
            <w:r>
              <w:t xml:space="preserve"> </w:t>
            </w:r>
            <w:r>
              <w:t xml:space="preserve">and consistency is embedded in the notation.</w:t>
            </w:r>
          </w:p>
          <w:bookmarkEnd w:id="111"/>
        </w:tc>
      </w:tr>
    </w:tbl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112"/>
    <w:bookmarkStart w:id="126" w:name="X69b6bfea7eeaf80b8a0b2790fc669905e9d32f6"/>
    <w:p>
      <w:pPr>
        <w:pStyle w:val="Heading3"/>
      </w:pPr>
      <w:r>
        <w:t xml:space="preserve">4.4 Treatment Nodes Need Well-Defined Interventions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 Every Node Can Be a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Diagrams read as NPSEMs with independent errors (</w:t>
            </w:r>
            <w:hyperlink w:anchor="def-npsem-i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seem to give all variables equal status,</w:t>
            </w:r>
            <w:r>
              <w:t xml:space="preserve"> </w:t>
            </w:r>
            <w:r>
              <w:t xml:space="preserve">which can mislead when some nodes correspond to ill-defined interventions.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node for</w:t>
            </w:r>
            <w:r>
              <w:t xml:space="preserve"> </w:t>
            </w:r>
            <w:r>
              <w:t xml:space="preserve">“obesity”</w:t>
            </w:r>
            <w:r>
              <w:t xml:space="preserve"> </w:t>
            </w:r>
            <w:r>
              <w:t xml:space="preserve">may be acceptable as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a covariate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It is generally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acceptable as a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(Chapter 3).</w:t>
            </w:r>
          </w:p>
          <w:p/>
        </w:tc>
      </w:tr>
    </w:tbl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11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9" w:name="exm-weight-loss-interventions"/>
          <w:p>
            <w:pPr>
              <w:pStyle w:val="BodyText"/>
            </w:pPr>
            <w:r>
              <w:rPr>
                <w:b/>
                <w:bCs/>
              </w:rPr>
              <w:t xml:space="preserve">Example 21 (Many Ways to Lose Weight)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0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there are several ways to intervene on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some of them, through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directly.</w:t>
            </w:r>
            <w:r>
              <w:t xml:space="preserve"> </w:t>
            </w:r>
            <w:r>
              <w:t xml:space="preserve">Losing weight by caloric restriction, by exercise, or by genetic manipulation would then lead to different mortality,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is unclear.</w:t>
            </w:r>
          </w:p>
          <w:bookmarkEnd w:id="119"/>
        </w:tc>
      </w:tr>
    </w:tbl>
    <w:p>
      <w:pPr>
        <w:pStyle w:val="BodyText"/>
      </w:pPr>
      <w:ins w:id="9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Name the Intervention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Being explicit about the intervention is a step toward a well-defined effect,</w:t>
            </w:r>
            <w:r>
              <w:t xml:space="preserve"> </w:t>
            </w:r>
            <w:r>
              <w:t xml:space="preserve">relevant data, and the right adjustment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2" w:name="def-causal-discovery"/>
          <w:p>
            <w:pPr>
              <w:pStyle w:val="BodyText"/>
            </w:pPr>
            <w:r>
              <w:rPr>
                <w:b/>
                <w:bCs/>
              </w:rPr>
              <w:t xml:space="preserve">Definition 14 (Causal Discovery)</w:t>
            </w:r>
            <w:r>
              <w:t xml:space="preserve"> </w:t>
            </w:r>
            <w:r>
              <w:rPr>
                <w:b/>
                <w:bCs/>
              </w:rPr>
              <w:t xml:space="preserve">Causal discovery</w:t>
            </w:r>
            <w:r>
              <w:t xml:space="preserve"> </w:t>
            </w:r>
            <w:r>
              <w:t xml:space="preserve">is learning parts of the causal structure, such as which arrows are absent from the causal DAG,</w:t>
            </w:r>
            <w:r>
              <w:t xml:space="preserve"> </w:t>
            </w:r>
            <w:r>
              <w:t xml:space="preserve">by analyzing data rather than from expert knowledge</w:t>
            </w:r>
            <w:r>
              <w:t xml:space="preserve"> </w:t>
            </w:r>
            <w:r>
              <w:t xml:space="preserve">(Hernán and Robins 2020, Fine Point 6.3, p. 85)</w:t>
            </w:r>
            <w:r>
              <w:t xml:space="preserve">.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3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22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assume faithfulness (</w:t>
            </w:r>
            <w:hyperlink w:anchor="def-faithfulnes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infinite data, suppose all three variables are marginally associated</w:t>
            </w:r>
            <w:r>
              <w:t xml:space="preserve"> </w:t>
            </w:r>
            <w:r>
              <w:t xml:space="preserve">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only causal DAGs compatible with the data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 and consistency and positivity hold,</w:t>
            </w:r>
            <w:r>
              <w:t xml:space="preserve"> </w:t>
            </w:r>
            <w:r>
              <w:t xml:space="preserve">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Fine Point 6.3, p. 85)</w:t>
            </w:r>
            <w:r>
              <w:t xml:space="preserve">.</w:t>
            </w:r>
          </w:p>
          <w:bookmarkEnd w:id="123"/>
        </w:tc>
      </w:tr>
    </w:tbl>
    <w:p>
      <w:pPr>
        <w:pStyle w:val="BodyText"/>
      </w:pPr>
      <w:ins w:id="9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Discovery (</w:t>
            </w:r>
            <w:hyperlink w:anchor="def-causal-discovery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 sometimes works if we assume faithfulness,</w:t>
            </w:r>
            <w:r>
              <w:t xml:space="preserve"> </w:t>
            </w:r>
            <w:r>
              <w:t xml:space="preserve">so that independences in the data imply missing arrows,</w:t>
            </w:r>
            <w:r>
              <w:t xml:space="preserve"> </w:t>
            </w:r>
            <w:r>
              <w:t xml:space="preserve">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 of these.</w:t>
            </w:r>
          </w:p>
          <w:p/>
        </w:tc>
      </w:tr>
    </w:tbl>
    <w:p>
      <w:pPr>
        <w:pStyle w:val="BodyText"/>
      </w:pPr>
      <w:ins w:id="100" w:author="PR Preview" w:date="2024-01-01T00:00:00Z">
        <w:r>
          <w:t xml:space="preserve">Why the learned DAG in</w:t>
        </w:r>
      </w:ins>
      <w:ins w:id="100" w:author="PR Preview" w:date="2024-01-01T00:00:00Z">
        <w:r>
          <w:t xml:space="preserve"> </w:t>
        </w:r>
      </w:ins>
      <w:hyperlink w:anchor="exm-discovery">
        <w:r>
          <w:rPr>
            <w:rStyle w:val="Hyperlink"/>
          </w:rPr>
          <w:t xml:space="preserve">Example 22</w:t>
        </w:r>
      </w:hyperlink>
      <w:ins w:id="100" w:author="PR Preview" w:date="2024-01-01T00:00:00Z">
        <w:r>
          <w:t xml:space="preserve">: a direct arrow</w:t>
        </w:r>
      </w:ins>
      <w:ins w:id="100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→</m:t>
        </m:r>
        <m:r>
          <m:t>Y</m:t>
        </m:r>
      </m:oMath>
      <w:ins w:id="100" w:author="PR Preview" w:date="2024-01-01T00:00:00Z">
        <w:r>
          <w:t xml:space="preserve">, a common cause of</w:t>
        </w:r>
      </w:ins>
      <w:ins w:id="100" w:author="PR Preview" w:date="2024-01-01T00:00:00Z">
        <w:r>
          <w:t xml:space="preserve"> </w:t>
        </w:r>
      </w:ins>
      <m:oMath>
        <m:r>
          <m:t>Z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and</w:t>
        </w:r>
      </w:ins>
      <w:ins w:id="100" w:author="PR Preview" w:date="2024-01-01T00:00:00Z">
        <w:r>
          <w:t xml:space="preserve"> </w:t>
        </w:r>
      </w:ins>
      <m:oMath>
        <m:r>
          <m:t>Y</m:t>
        </m:r>
      </m:oMath>
      <w:ins w:id="100" w:author="PR Preview" w:date="2024-01-01T00:00:00Z">
        <w:r>
          <w:t xml:space="preserve">, or an unmeasured common cause of</w:t>
        </w:r>
      </w:ins>
      <w:ins w:id="100" w:author="PR Preview" w:date="2024-01-01T00:00:00Z">
        <w:r>
          <w:t xml:space="preserve"> </w:t>
        </w:r>
      </w:ins>
      <m:oMath>
        <m:r>
          <m:t>A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and</w:t>
        </w:r>
      </w:ins>
      <w:ins w:id="100" w:author="PR Preview" w:date="2024-01-01T00:00:00Z">
        <w:r>
          <w:t xml:space="preserve"> </w:t>
        </w:r>
      </w:ins>
      <m:oMath>
        <m:r>
          <m:t>Y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would each make</w:t>
        </w:r>
      </w:ins>
      <w:ins w:id="100" w:author="PR Preview" w:date="2024-01-01T00:00:00Z">
        <w:r>
          <w:t xml:space="preserve"> </w:t>
        </w:r>
      </w:ins>
      <m:oMath>
        <m:r>
          <m:t>Z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and</w:t>
        </w:r>
      </w:ins>
      <w:ins w:id="100" w:author="PR Preview" w:date="2024-01-01T00:00:00Z">
        <w:r>
          <w:t xml:space="preserve"> </w:t>
        </w:r>
      </w:ins>
      <m:oMath>
        <m:r>
          <m:t>Y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dependent given</w:t>
        </w:r>
      </w:ins>
      <w:ins w:id="100" w:author="PR Preview" w:date="2024-01-01T00:00:00Z">
        <w:r>
          <w:t xml:space="preserve"> </w:t>
        </w:r>
      </w:ins>
      <m:oMath>
        <m:r>
          <m:t>A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(assuming faithfulness);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the marginal association of</w:t>
        </w:r>
      </w:ins>
      <w:ins w:id="100" w:author="PR Preview" w:date="2024-01-01T00:00:00Z">
        <w:r>
          <w:t xml:space="preserve"> </w:t>
        </w:r>
      </w:ins>
      <m:oMath>
        <m:r>
          <m:t>A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and</w:t>
        </w:r>
      </w:ins>
      <w:ins w:id="100" w:author="PR Preview" w:date="2024-01-01T00:00:00Z">
        <w:r>
          <w:t xml:space="preserve"> </w:t>
        </w:r>
      </w:ins>
      <m:oMath>
        <m:r>
          <m:t>Y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then requires an arrow</w:t>
        </w:r>
      </w:ins>
      <w:ins w:id="10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Y</m:t>
        </m:r>
      </m:oMath>
      <w:ins w:id="100" w:author="PR Preview" w:date="2024-01-01T00:00:00Z">
        <w:r>
          <w:t xml:space="preserve">.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If an unmeasured common cause of</w:t>
        </w:r>
      </w:ins>
      <w:ins w:id="100" w:author="PR Preview" w:date="2024-01-01T00:00:00Z">
        <w:r>
          <w:t xml:space="preserve"> </w:t>
        </w:r>
      </w:ins>
      <m:oMath>
        <m:r>
          <m:t>A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and</w:t>
        </w:r>
      </w:ins>
      <w:ins w:id="100" w:author="PR Preview" w:date="2024-01-01T00:00:00Z">
        <w:r>
          <w:t xml:space="preserve"> </w:t>
        </w:r>
      </w:ins>
      <m:oMath>
        <m:r>
          <m:t>Y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existed, no conditional independence would be found,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and discovery could not tell whether</w:t>
        </w:r>
      </w:ins>
      <w:ins w:id="100" w:author="PR Preview" w:date="2024-01-01T00:00:00Z">
        <w:r>
          <w:t xml:space="preserve"> </w:t>
        </w:r>
      </w:ins>
      <m:oMath>
        <m:r>
          <m:t>A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causes</w:t>
        </w:r>
      </w:ins>
      <w:ins w:id="100" w:author="PR Preview" w:date="2024-01-01T00:00:00Z">
        <w:r>
          <w:t xml:space="preserve"> </w:t>
        </w:r>
      </w:ins>
      <m:oMath>
        <m:r>
          <m:t>Y</m:t>
        </m:r>
      </m:oMath>
      <w:ins w:id="100" w:author="PR Preview" w:date="2024-01-01T00:00:00Z">
        <w:r>
          <w:t xml:space="preserve">.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Approaches to discovery are described by Spirtes et al. (2000) and Peters et al. (2017);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finite samples are discussed in the book’s Technical Point 10.7.</w:t>
        </w:r>
      </w:ins>
    </w:p>
    <w:bookmarkEnd w:id="126"/>
    <w:bookmarkEnd w:id="127"/>
    <w:bookmarkStart w:id="13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8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15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128"/>
        </w:tc>
      </w:tr>
    </w:tbl>
    <w:p>
      <w:pPr>
        <w:pStyle w:val="BodyText"/>
      </w:pPr>
      <w:ins w:id="10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9" w:name="exm-systematic-bias-lighter"/>
          <w:p>
            <w:pPr>
              <w:pStyle w:val="BodyText"/>
            </w:pPr>
            <w:r>
              <w:rPr>
                <w:b/>
                <w:bCs/>
              </w:rPr>
              <w:t xml:space="preserve">Example 23 (Lighters and Lung Cancer Again)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,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two are generically (for all but special parameter values) associated through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association is structural: it does not shrink as the sample grows.</w:t>
            </w:r>
            <w:r>
              <w:t xml:space="preserve"> </w:t>
            </w:r>
            <w:r>
              <w:t xml:space="preserve">So even infinite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cannot reveal that the effect is null:</w:t>
            </w:r>
            <w:r>
              <w:t xml:space="preserve"> </w:t>
            </w:r>
            <w:r>
              <w:t xml:space="preserve">an analysis that ignores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systematic bias.</w:t>
            </w:r>
          </w:p>
          <w:bookmarkEnd w:id="129"/>
        </w:tc>
      </w:tr>
    </w:tbl>
    <w:p>
      <w:pPr>
        <w:pStyle w:val="BodyText"/>
      </w:pPr>
      <w:ins w:id="104" w:author="PR Preview" w:date="2024-01-01T00:00:00Z">
        <w:r>
          <w:t xml:space="preserve">With systematic bias no estimator can be consistent (see Chapter 1 for consistent estimators).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In this chapter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“bias”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means systematic bias, because the sample size is assumed infinite.</w:t>
        </w:r>
      </w:ins>
    </w:p>
    <w:p>
      <w:ins w:id="105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0" w:name="def-unconditional-conditional-bias"/>
          <w:p>
            <w:pPr>
              <w:pStyle w:val="BodyText"/>
            </w:pPr>
            <w:r>
              <w:rPr>
                <w:b/>
                <w:bCs/>
              </w:rPr>
              <w:t xml:space="preserve">Definition 16 (Unconditional and Conditional Bias)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 dichotomous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a covariate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unconditional bias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conditional bias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at least one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0"/>
        </w:tc>
      </w:tr>
    </w:tbl>
    <w:p>
      <w:pPr>
        <w:pStyle w:val="FirstParagraph"/>
      </w:pPr>
      <w:ins w:id="106" w:author="PR Preview" w:date="2024-01-01T00:00:00Z">
        <w:r>
          <w:t xml:space="preserve">Under consistency and positivity, unconditional exchangeability</w:t>
        </w:r>
      </w:ins>
      <w:ins w:id="10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rules out unconditional bias,</w:t>
        </w:r>
      </w:ins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and conditional exchangeability</w:t>
        </w:r>
      </w:ins>
      <w:ins w:id="10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rules out conditional bias.</w:t>
        </w:r>
      </w:ins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When exchangeability fails, bias is generically present.</w:t>
        </w:r>
      </w:ins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Absence of unconditional bias means the association measure in the population is a consistent estimate of the corresponding effect measure.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1" w:name="exm-table-3-1-bias"/>
          <w:p>
            <w:pPr>
              <w:pStyle w:val="BodyText"/>
            </w:pPr>
            <w:r>
              <w:rPr>
                <w:b/>
                <w:bCs/>
              </w:rPr>
              <w:t xml:space="preserve">Example 24 (Unconditional but No Conditional Bias in Table 3.1)</w:t>
            </w:r>
            <w:r>
              <w:t xml:space="preserve"> </w:t>
            </w:r>
            <w:r>
              <w:t xml:space="preserve">In the book’s Table 3.1, assume, as in Chapter 3, consistency, positivity, and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observed risks are equal in the treated and the untreated</w:t>
            </w:r>
            <w:r>
              <w:t xml:space="preserve"> </w:t>
            </w:r>
            <w:r>
              <w:t xml:space="preserve">(1/4 versus 1/4 when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2/3 versus 2/3 when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 the conditional causal risk differences are 0 and there is no conditional bias.</w:t>
            </w:r>
            <w:r>
              <w:t xml:space="preserve"> </w:t>
            </w:r>
            <w:r>
              <w:t xml:space="preserve">The causal risk difference is also 0,</w:t>
            </w:r>
            <w:r>
              <w:t xml:space="preserve"> </w:t>
            </w:r>
            <w:r>
              <w:t xml:space="preserve">but the associational risk difference is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≈</m:t>
              </m:r>
              <m:r>
                <m:t>0.11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there is unconditional bias.</w:t>
            </w:r>
          </w:p>
          <w:bookmarkEnd w:id="131"/>
        </w:tc>
      </w:tr>
    </w:tbl>
    <w:p>
      <w:r>
        <w:pict>
          <v:rect style="width:0;height:1.5pt" o:hralign="center" o:hrstd="t" o:hr="t"/>
        </w:pict>
      </w:r>
    </w:p>
    <w:bookmarkStart w:id="135" w:name="bias-under-the-null"/>
    <w:p>
      <w:pPr>
        <w:pStyle w:val="Heading3"/>
      </w:pPr>
      <w:r>
        <w:t xml:space="preserve">5.1 Bias Under the Null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2" w:name="def-bias-under-null"/>
          <w:p>
            <w:pPr>
              <w:pStyle w:val="BodyText"/>
            </w:pPr>
            <w:r>
              <w:rPr>
                <w:b/>
                <w:bCs/>
              </w:rPr>
              <w:t xml:space="preserve">Definition 17 (Bias Under the Null)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bias under the null</w:t>
            </w:r>
            <w:r>
              <w:t xml:space="preserve"> </w:t>
            </w:r>
            <w:r>
              <w:t xml:space="preserve">when treatment has no causal effect on the outcome</w:t>
            </w:r>
            <w:r>
              <w:t xml:space="preserve"> </w:t>
            </w:r>
            <w:r>
              <w:t xml:space="preserve">and yet, in the population, treatment and outcome are associated.</w:t>
            </w:r>
            <w:r>
              <w:t xml:space="preserve"> </w:t>
            </w:r>
            <w:r>
              <w:t xml:space="preserve">Lack of exchangeability causes bias under the null.</w:t>
            </w:r>
          </w:p>
          <w:bookmarkEnd w:id="132"/>
        </w:tc>
      </w:tr>
    </w:tbl>
    <w:p>
      <w:pPr>
        <w:pStyle w:val="BodyText"/>
      </w:pPr>
      <w:ins w:id="10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3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25 (Bias Under the Null in Table 3.1)</w:t>
            </w:r>
            <w:r>
              <w:t xml:space="preserve"> </w:t>
            </w:r>
            <w:r>
              <w:t xml:space="preserve">In the book’s observational study of Table 3.1 (</w:t>
            </w:r>
            <w:hyperlink w:anchor="exm-table-3-1-bias">
              <w:r>
                <w:rPr>
                  <w:rStyle w:val="Hyperlink"/>
                </w:rPr>
                <w:t xml:space="preserve">Example 24</w:t>
              </w:r>
            </w:hyperlink>
            <w:r>
              <w:t xml:space="preserve">),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133"/>
        </w:tc>
      </w:tr>
    </w:tbl>
    <w:p>
      <w:pPr>
        <w:pStyle w:val="BodyText"/>
      </w:pPr>
      <w:ins w:id="11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4" w:name="rem-bias-null-alternative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(Under the Null and Under the Alternative). </w:t>
            </w:r>
            <w:r>
              <w:t xml:space="preserve">Any causal structure that causes bias under the null also causes bias under the alternative,</w:t>
            </w:r>
            <w:r>
              <w:t xml:space="preserve"> </w:t>
            </w:r>
            <w:r>
              <w:t xml:space="preserve">that is, when treatment does have a non-null effect;</w:t>
            </w:r>
            <w:r>
              <w:t xml:space="preserve"> </w:t>
            </w:r>
            <w:r>
              <w:t xml:space="preserve">the converse is false.</w:t>
            </w:r>
          </w:p>
          <w:bookmarkEnd w:id="134"/>
        </w:tc>
      </w:tr>
    </w:tbl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5"/>
    <w:bookmarkStart w:id="137" w:name="Xb82aae02d87e644a334d0e8fdae2797fa82a0bd"/>
    <w:p>
      <w:pPr>
        <w:pStyle w:val="Heading3"/>
      </w:pPr>
      <w:r>
        <w:t xml:space="preserve">5.2 Two Structures That Break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6" w:name="rem-sources-systematic-bia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(Sources of Systematic Bias). </w:t>
            </w:r>
            <w:r>
              <w:t xml:space="preserve">Lack of exchangeability has two causal structures: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common causes of treatment and outcome: what many epidemiologists call confounding (Chapter 7);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conditioning on common effects: what many epidemiologists call selection bias under the null (Chapter 8).</w:t>
            </w:r>
          </w:p>
          <w:p>
            <w:pPr>
              <w:pStyle w:val="FirstParagraph"/>
            </w:pPr>
            <w:r>
              <w:t xml:space="preserve">A third source of systematic bias is measurement bias (information bias), from mismeasured treatment, outcome, or covariates;</w:t>
            </w:r>
            <w:r>
              <w:t xml:space="preserve"> </w:t>
            </w:r>
            <w:r>
              <w:t xml:space="preserve">some types also cause bias under the null (Chapter 9).</w:t>
            </w:r>
            <w:r>
              <w:t xml:space="preserve"> </w:t>
            </w:r>
            <w:r>
              <w:t xml:space="preserve">Random variability is a separate, nonstructural source of error (Chapter 10).</w:t>
            </w:r>
          </w:p>
          <w:bookmarkEnd w:id="136"/>
        </w:tc>
      </w:tr>
    </w:tbl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137"/>
    <w:bookmarkEnd w:id="138"/>
    <w:bookmarkStart w:id="157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4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3" w:name="exm-quality-of-care"/>
          <w:p>
            <w:pPr>
              <w:pStyle w:val="BodyText"/>
            </w:pPr>
            <w:r>
              <w:rPr>
                <w:b/>
                <w:bCs/>
              </w:rPr>
              <w:t xml:space="preserve">Example 26 (Transplant and Quality of Care)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2">
              <w:r>
                <w:rPr>
                  <w:rStyle w:val="Hyperlink"/>
                </w:rPr>
                <w:t xml:space="preserve">Figure 8</w:t>
              </w:r>
            </w:hyperlink>
            <w:r>
              <w:t xml:space="preserve">,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randomized, so association is causation.</w:t>
            </w:r>
            <w:r>
              <w:t xml:space="preserve"> </w:t>
            </w:r>
            <w:r>
              <w:t xml:space="preserve">Investigators stratify by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find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on the additive scale.</w:t>
            </w:r>
          </w:p>
          <w:bookmarkEnd w:id="143"/>
        </w:tc>
      </w:tr>
    </w:tbl>
    <w:p>
      <w:r>
        <w:pict>
          <v:rect style="width:0;height:1.5pt" o:hralign="center" o:hrstd="t" o:hr="t"/>
        </w:pict>
      </w:r>
    </w:p>
    <w:bookmarkStart w:id="146" w:name="two-caveats"/>
    <w:p>
      <w:pPr>
        <w:pStyle w:val="Heading3"/>
      </w:pPr>
      <w:r>
        <w:t xml:space="preserve">6.1 Two Caveats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the Diagram Does Not Say About Effect Modification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hyperlink w:anchor="fig-dag-6-12">
              <w:r>
                <w:rPr>
                  <w:rStyle w:val="Hyperlink"/>
                </w:rPr>
                <w:t xml:space="preserve">Figure 8</w:t>
              </w:r>
            </w:hyperlink>
            <w:r>
              <w:t xml:space="preserve"> </w:t>
            </w:r>
            <w:r>
              <w:t xml:space="preserve">would be valid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appears only because the question refers to it.</w:t>
            </w:r>
            <w:r>
              <w:t xml:space="preserve"> </w:t>
            </w:r>
            <w:r>
              <w:t xml:space="preserve">Variables on the path from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such as therapy complications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(book Figure 6.13), could also be effect modifiers.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hyperlink w:anchor="fig-dag-6-12">
              <w:r>
                <w:rPr>
                  <w:rStyle w:val="Hyperlink"/>
                </w:rPr>
                <w:t xml:space="preserve">Figure 8</w:t>
              </w:r>
            </w:hyperlink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show whether, or how,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modifies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cannot distinguish: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effects in the same direction in both strata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effects in opposite directions (qualitative effect modification);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an effect in one stratum only (e.g.,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kills only those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6"/>
    <w:bookmarkStart w:id="152" w:name="surrogate-effect-modifiers"/>
    <w:p>
      <w:pPr>
        <w:pStyle w:val="Heading3"/>
      </w:pPr>
      <w:r>
        <w:t xml:space="preserve">6.2 Surrogate Effect Modifiers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8" w:name="def-surrogate-effect-modifier"/>
          <w:p>
            <w:pPr>
              <w:pStyle w:val="BodyText"/>
            </w:pPr>
            <w:r>
              <w:rPr>
                <w:b/>
                <w:bCs/>
              </w:rPr>
              <w:t xml:space="preserve">Definition 18 (Causal and Surrogate Effect Modifiers)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effect modifier</w:t>
            </w:r>
            <w:r>
              <w:t xml:space="preserve"> </w:t>
            </w:r>
            <w:r>
              <w:t xml:space="preserve">is a variable that modifies the effect of treatment on the outcome</w:t>
            </w:r>
            <w:r>
              <w:t xml:space="preserve"> </w:t>
            </w:r>
            <w:r>
              <w:t xml:space="preserve">(</w:t>
            </w:r>
            <w:hyperlink r:id="rId147">
              <w:r>
                <w:rPr>
                  <w:rStyle w:val="Hyperlink"/>
                </w:rPr>
                <w:t xml:space="preserve">Chapter 4</w:t>
              </w:r>
            </w:hyperlink>
            <w:r>
              <w:t xml:space="preserve">) and itself affects the outcome.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surrogate effect modifier</w:t>
            </w:r>
            <w:r>
              <w:t xml:space="preserve"> </w:t>
            </w:r>
            <w:r>
              <w:t xml:space="preserve">is a variable that is associated with a causal effect modifier but does not itself affect the outcome</w:t>
            </w:r>
            <w:r>
              <w:t xml:space="preserve"> </w:t>
            </w:r>
            <w:r>
              <w:t xml:space="preserve">(Hernán and Robins 2020, 88)</w:t>
            </w:r>
            <w:r>
              <w:t xml:space="preserve">.</w:t>
            </w:r>
          </w:p>
          <w:bookmarkEnd w:id="148"/>
        </w:tc>
      </w:tr>
    </w:tbl>
    <w:p>
      <w:pPr>
        <w:pStyle w:val="BodyText"/>
      </w:pPr>
      <w:ins w:id="12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9" w:name="exm-surrogate-modifiers"/>
          <w:p>
            <w:pPr>
              <w:pStyle w:val="BodyText"/>
            </w:pPr>
            <w:r>
              <w:rPr>
                <w:b/>
                <w:bCs/>
              </w:rPr>
              <w:t xml:space="preserve">Example 27 (Three Surrogates for Quality of Care)</w:t>
            </w:r>
            <w:r>
              <w:t xml:space="preserve"> </w:t>
            </w:r>
            <w:r>
              <w:t xml:space="preserve">In the study of</w:t>
            </w:r>
            <w:r>
              <w:t xml:space="preserve"> </w:t>
            </w:r>
            <w:hyperlink w:anchor="exm-quality-of-care">
              <w:r>
                <w:rPr>
                  <w:rStyle w:val="Hyperlink"/>
                </w:rPr>
                <w:t xml:space="preserve">Example 26</w:t>
              </w:r>
            </w:hyperlink>
            <w:r>
              <w:t xml:space="preserve">, an analysis stratified by a surrogate of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but not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itself,</w:t>
            </w:r>
            <w:r>
              <w:t xml:space="preserve"> </w:t>
            </w:r>
            <w:r>
              <w:t xml:space="preserve">will generally detect effect modification by the surrogate.</w:t>
            </w:r>
            <w:r>
              <w:t xml:space="preserve"> </w:t>
            </w:r>
            <w:r>
              <w:t xml:space="preserve">The association between surrogate 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can come from any structure: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Book figure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Surrogate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Structure linking it to</w:t>
                  </w:r>
                  <w:r>
                    <w:t xml:space="preserve"> </w:t>
                  </w:r>
                  <m:oMath>
                    <m:r>
                      <m:t>V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6.14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cost of treatment</w:t>
                  </w:r>
                  <w:r>
                    <w:t xml:space="preserve"> </w:t>
                  </w:r>
                  <m:oMath>
                    <m:r>
                      <m:t>S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 and effect:</w:t>
                  </w:r>
                  <w:r>
                    <w:t xml:space="preserve"> </w:t>
                  </w:r>
                  <m:oMath>
                    <m:r>
                      <m:t>V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S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6.15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passport nationality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common cause: residence</w:t>
                  </w:r>
                  <w:r>
                    <w:t xml:space="preserve"> </w:t>
                  </w:r>
                  <m:oMath>
                    <m:r>
                      <m:t>U</m:t>
                    </m:r>
                  </m:oMath>
                  <w:r>
                    <w:t xml:space="preserve"> </w:t>
                  </w:r>
                  <w:r>
                    <w:t xml:space="preserve">affects</w:t>
                  </w:r>
                  <w:r>
                    <w:t xml:space="preserve"> </w:t>
                  </w:r>
                  <m:oMath>
                    <m:r>
                      <m:t>V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6.16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bottled mineral water</w:t>
                  </w:r>
                  <w:r>
                    <w:t xml:space="preserve"> </w:t>
                  </w:r>
                  <m:oMath>
                    <m:r>
                      <m:t>W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conditioning on a common effect:</w:t>
                  </w:r>
                  <w:r>
                    <w:t xml:space="preserve"> </w:t>
                  </w:r>
                  <m:oMath>
                    <m:r>
                      <m:t>V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W</m:t>
                    </m:r>
                  </m:oMath>
                  <w:r>
                    <w:t xml:space="preserve"> </w:t>
                  </w:r>
                  <w:r>
                    <w:t xml:space="preserve">affect cost</w:t>
                  </w:r>
                  <w:r>
                    <w:t xml:space="preserve"> </w:t>
                  </w:r>
                  <m:oMath>
                    <m:r>
                      <m:t>S</m:t>
                    </m:r>
                  </m:oMath>
                  <w:r>
                    <w:t xml:space="preserve">, analysis restricted to</w:t>
                  </w:r>
                  <w:r>
                    <w:t xml:space="preserve"> 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</w:tr>
          </w:tbl>
          <w:bookmarkEnd w:id="149"/>
        </w:tc>
      </w:tr>
    </w:tbl>
    <w:p>
      <w:pPr>
        <w:pStyle w:val="BodyText"/>
      </w:pPr>
      <w:ins w:id="12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Surrogate Is Not a Lever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Reading surrogate effect modification causally misleads.</w:t>
            </w:r>
            <w:r>
              <w:t xml:space="preserve"> </w:t>
            </w:r>
            <w:r>
              <w:t xml:space="preserve">“Cost modifies the effect of transplant”</w:t>
            </w:r>
            <w:r>
              <w:t xml:space="preserve"> </w:t>
            </w:r>
            <w:r>
              <w:t xml:space="preserve">could suggest raising prices without raising the quality of care</w:t>
            </w:r>
            <w:r>
              <w:t xml:space="preserve"> </w:t>
            </w:r>
            <w:r>
              <w:t xml:space="preserve">(Hernán and Robins 2020, 88)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24" w:author="PR Preview" w:date="2024-01-01T00:00:00Z">
        <w:r>
          <w:t xml:space="preserve">Causal and surrogate effect modifiers are often indistinguishable in practice,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so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“effect modification”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covers both (Section 4.2);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some prefer the neutral term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“heterogeneity of causal effects”</w:t>
        </w:r>
      </w:ins>
      <w:ins w:id="124" w:author="PR Preview" w:date="2024-01-01T00:00:00Z">
        <w:r>
          <w:t xml:space="preserve">.</w:t>
        </w:r>
      </w:ins>
    </w:p>
    <w:p>
      <w:pPr>
        <w:pStyle w:val="BodyText"/>
      </w:pPr>
      <w:ins w:id="125" w:author="PR Preview" w:date="2024-01-01T00:00:00Z">
        <w:r>
          <w:t xml:space="preserve">Why the mineral-water example works (book margin note, p. 88):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a hospital can keep its total cost low while paying for bottled water only by economizing elsewhere,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including on the care that reduces deaths.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Among low-cost hospitals, then, bottled water tends to go with lower quality of care.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VanderWeele and Robins (2007b) give a finer classification of effect modification via causal diagrams.</w:t>
        </w:r>
      </w:ins>
    </w:p>
    <w:p>
      <w:r>
        <w:pict>
          <v:rect style="width:0;height:1.5pt" o:hralign="center" o:hrstd="t" o:hr="t"/>
        </w:pict>
      </w:r>
    </w:p>
    <w:bookmarkEnd w:id="152"/>
    <w:bookmarkStart w:id="156" w:name="interaction-in-causal-diagrams"/>
    <w:p>
      <w:pPr>
        <w:pStyle w:val="Heading3"/>
      </w:pPr>
      <w:r>
        <w:t xml:space="preserve">6.3 Interaction in Causal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3" w:name="rem-diagrams-interact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(Diagrams and Interaction). </w:t>
            </w:r>
            <w:r>
              <w:t xml:space="preserve">Causal diagrams are agnostic about interaction between two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They can encode it if augmented with nodes for sufficient-component causes (Chapter 5),</w:t>
            </w:r>
            <w:r>
              <w:t xml:space="preserve"> </w:t>
            </w:r>
            <w:r>
              <w:t xml:space="preserve">with deterministic arrows from the treatments to those nodes;</w:t>
            </w:r>
            <w:r>
              <w:t xml:space="preserve"> </w:t>
            </w:r>
            <w:r>
              <w:t xml:space="preserve">the book develops such diagrams in Chapter 8.</w:t>
            </w:r>
          </w:p>
          <w:bookmarkEnd w:id="1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</w:t>
            </w:r>
            <w:r>
              <w:t xml:space="preserve"> </w:t>
            </w:r>
            <w:hyperlink w:anchor="exm-discovery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 and consistency and positivity hold,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/>
        </w:tc>
      </w:tr>
    </w:tbl>
    <w:p>
      <w:pPr>
        <w:pStyle w:val="FirstParagraph"/>
      </w:pPr>
      <w:ins w:id="1129" w:author="PR Preview" w:date="2024-01-01T00:00:00Z">
        <w:r>
          <w:t xml:space="preserve">In practice</w:t>
        </w:r>
      </w:ins>
      <w:ins w:id="1129" w:author="PR Preview" w:date="2024-01-01T00:00:00Z">
        <w:r>
          <w:t xml:space="preserve"> </w:t>
        </w:r>
      </w:ins>
      <m:oMath>
        <m:r>
          <m:t>A</m:t>
        </m:r>
      </m:oMath>
      <w:ins w:id="1129" w:author="PR Preview" w:date="2024-01-01T00:00:00Z">
        <w:r>
          <w:t xml:space="preserve"> </w:t>
        </w:r>
      </w:ins>
      <w:ins w:id="1129" w:author="PR Preview" w:date="2024-01-01T00:00:00Z">
        <w:r>
          <w:t xml:space="preserve">and</w:t>
        </w:r>
      </w:ins>
      <w:ins w:id="1129" w:author="PR Preview" w:date="2024-01-01T00:00:00Z">
        <w:r>
          <w:t xml:space="preserve"> </w:t>
        </w:r>
      </w:ins>
      <m:oMath>
        <m:r>
          <m:t>Y</m:t>
        </m:r>
      </m:oMath>
      <w:ins w:id="1129" w:author="PR Preview" w:date="2024-01-01T00:00:00Z">
        <w:r>
          <w:t xml:space="preserve"> </w:t>
        </w:r>
      </w:ins>
      <w:ins w:id="1129" w:author="PR Preview" w:date="2024-01-01T00:00:00Z">
        <w:r>
          <w:t xml:space="preserve">usually share unmeasured causes.</w:t>
        </w:r>
      </w:ins>
      <w:ins w:id="1129" w:author="PR Preview" w:date="2024-01-01T00:00:00Z">
        <w:r>
          <w:t xml:space="preserve"> </w:t>
        </w:r>
      </w:ins>
      <w:ins w:id="1129" w:author="PR Preview" w:date="2024-01-01T00:00:00Z">
        <w:r>
          <w:t xml:space="preserve">Then</w:t>
        </w:r>
      </w:ins>
      <w:ins w:id="1129" w:author="PR Preview" w:date="2024-01-01T00:00:00Z">
        <w:r>
          <w:t xml:space="preserve"> </w:t>
        </w:r>
      </w:ins>
      <m:oMath>
        <m:r>
          <m:t>A</m:t>
        </m:r>
      </m:oMath>
      <w:ins w:id="1129" w:author="PR Preview" w:date="2024-01-01T00:00:00Z">
        <w:r>
          <w:t xml:space="preserve"> </w:t>
        </w:r>
      </w:ins>
      <w:ins w:id="1129" w:author="PR Preview" w:date="2024-01-01T00:00:00Z">
        <w:r>
          <w:t xml:space="preserve">is a collider between</w:t>
        </w:r>
      </w:ins>
      <w:ins w:id="1129" w:author="PR Preview" w:date="2024-01-01T00:00:00Z">
        <w:r>
          <w:t xml:space="preserve"> </w:t>
        </w:r>
      </w:ins>
      <m:oMath>
        <m:r>
          <m:t>Z</m:t>
        </m:r>
      </m:oMath>
      <w:ins w:id="1129" w:author="PR Preview" w:date="2024-01-01T00:00:00Z">
        <w:r>
          <w:t xml:space="preserve"> </w:t>
        </w:r>
      </w:ins>
      <w:ins w:id="1129" w:author="PR Preview" w:date="2024-01-01T00:00:00Z">
        <w:r>
          <w:t xml:space="preserve">and those causes, conditioning on it links</w:t>
        </w:r>
      </w:ins>
      <w:ins w:id="1129" w:author="PR Preview" w:date="2024-01-01T00:00:00Z">
        <w:r>
          <w:t xml:space="preserve"> </w:t>
        </w:r>
      </w:ins>
      <m:oMath>
        <m:r>
          <m:t>Z</m:t>
        </m:r>
      </m:oMath>
      <w:ins w:id="1129" w:author="PR Preview" w:date="2024-01-01T00:00:00Z">
        <w:r>
          <w:t xml:space="preserve"> </w:t>
        </w:r>
      </w:ins>
      <w:ins w:id="1129" w:author="PR Preview" w:date="2024-01-01T00:00:00Z">
        <w:r>
          <w:t xml:space="preserve">to</w:t>
        </w:r>
      </w:ins>
      <w:ins w:id="1129" w:author="PR Preview" w:date="2024-01-01T00:00:00Z">
        <w:r>
          <w:t xml:space="preserve"> </w:t>
        </w:r>
      </w:ins>
      <m:oMath>
        <m:r>
          <m:t>Y</m:t>
        </m:r>
      </m:oMath>
      <w:ins w:id="1129" w:author="PR Preview" w:date="2024-01-01T00:00:00Z">
        <w:r>
          <w:t xml:space="preserve">, and (iii) fails,</w:t>
        </w:r>
      </w:ins>
      <w:ins w:id="1129" w:author="PR Preview" w:date="2024-01-01T00:00:00Z">
        <w:r>
          <w:t xml:space="preserve"> </w:t>
        </w:r>
      </w:ins>
      <w:ins w:id="1129" w:author="PR Preview" w:date="2024-01-01T00:00:00Z">
        <w:r>
          <w:t xml:space="preserve">so the data say nothing about whether</w:t>
        </w:r>
      </w:ins>
      <w:ins w:id="1129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</m:oMath>
      <w:ins w:id="1129" w:author="PR Preview" w:date="2024-01-01T00:00:00Z">
        <w:r>
          <w:t xml:space="preserve"> </w:t>
        </w:r>
      </w:ins>
      <w:ins w:id="1129" w:author="PR Preview" w:date="2024-01-01T00:00:00Z">
        <w:r>
          <w:t xml:space="preserve">is well defined</w:t>
        </w:r>
      </w:ins>
      <w:ins w:id="1129" w:author="PR Preview" w:date="2024-01-01T00:00:00Z">
        <w:r>
          <w:t xml:space="preserve"> </w:t>
        </w:r>
      </w:ins>
      <w:ins w:id="1129" w:author="PR Preview" w:date="2024-01-01T00:00:00Z">
        <w:r>
          <w:t xml:space="preserve">(Hernán and Robins 2020, Fine Point 6.4, p. 89)</w:t>
        </w:r>
      </w:ins>
      <w:ins w:id="1129" w:author="PR Preview" w:date="2024-01-01T00:00:00Z">
        <w:r>
          <w:t xml:space="preserve">.</w:t>
        </w:r>
      </w:ins>
    </w:p>
    <w:p>
      <w:pPr>
        <w:pStyle w:val="BodyText"/>
      </w:pPr>
      <w:ins w:id="1130" w:author="PR Preview" w:date="2024-01-01T00:00:00Z">
        <w:r>
          <w:t xml:space="preserve">The book gets around this with a dose-finding trial that randomizes two things:</w:t>
        </w:r>
      </w:ins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which drug an individual gets (</w:t>
        </w:r>
      </w:ins>
      <m:oMath>
        <m:r>
          <m:t>Z</m:t>
        </m:r>
      </m:oMath>
      <w:ins w:id="1130" w:author="PR Preview" w:date="2024-01-01T00:00:00Z">
        <w:r>
          <w:t xml:space="preserve">),</w:t>
        </w:r>
      </w:ins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and which of two blood-pressure reductions (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or</w:t>
        </w:r>
      </w:ins>
      <w:ins w:id="113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</m:oMath>
      <w:ins w:id="1130" w:author="PR Preview" w:date="2024-01-01T00:00:00Z">
        <w:r>
          <w:t xml:space="preserve">) the dose</w:t>
        </w:r>
      </w:ins>
      <w:ins w:id="1130" w:author="PR Preview" w:date="2024-01-01T00:00:00Z">
        <w:r>
          <w:t xml:space="preserve"> </w:t>
        </w:r>
      </w:ins>
      <m:oMath>
        <m:r>
          <m:t>D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is titrated to reach and hold.</w:t>
        </w:r>
      </w:ins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Blood pressure</w:t>
        </w:r>
      </w:ins>
      <w:ins w:id="1130" w:author="PR Preview" w:date="2024-01-01T00:00:00Z">
        <w:r>
          <w:t xml:space="preserve"> </w:t>
        </w:r>
      </w:ins>
      <m:oMath>
        <m:r>
          <m:t>A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is then fixed by the randomized target, so no unmeasured cause can point into it (book Figure 6.18).</w:t>
        </w:r>
      </w:ins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If, in addition,</w:t>
        </w:r>
      </w:ins>
      <w:ins w:id="1130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D</m:t>
        </m:r>
        <m:r>
          <m:rPr>
            <m:sty m:val="p"/>
          </m:rPr>
          <m:t>∣</m:t>
        </m:r>
        <m:r>
          <m:t>A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and</w:t>
        </w:r>
      </w:ins>
      <w:ins w:id="1130" w:author="PR Preview" w:date="2024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≠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ins w:id="1130" w:author="PR Preview" w:date="2024-01-01T00:00:00Z">
        <w:r>
          <w:t xml:space="preserve">,</w:t>
        </w:r>
      </w:ins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then, assuming faithfulness and that</w:t>
        </w:r>
      </w:ins>
      <w:ins w:id="1130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sup>
        </m:sSup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and</w:t>
        </w:r>
      </w:ins>
      <w:ins w:id="1130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are well defined,</w:t>
        </w:r>
      </w:ins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the dose affects</w:t>
        </w:r>
      </w:ins>
      <w:ins w:id="1130" w:author="PR Preview" w:date="2024-01-01T00:00:00Z">
        <w:r>
          <w:t xml:space="preserve"> </w:t>
        </w:r>
      </w:ins>
      <m:oMath>
        <m:r>
          <m:t>Y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only through</w:t>
        </w:r>
      </w:ins>
      <w:ins w:id="1130" w:author="PR Preview" w:date="2024-01-01T00:00:00Z">
        <w:r>
          <w:t xml:space="preserve"> </w:t>
        </w:r>
      </w:ins>
      <m:oMath>
        <m:r>
          <m:t>A</m:t>
        </m:r>
      </m:oMath>
      <w:ins w:id="1130" w:author="PR Preview" w:date="2024-01-01T00:00:00Z">
        <w:r>
          <w:t xml:space="preserve">,</w:t>
        </w:r>
      </w:ins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and</w:t>
        </w:r>
      </w:ins>
      <w:ins w:id="1130" w:author="PR Preview" w:date="2024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identifies</w:t>
        </w:r>
      </w:ins>
      <w:ins w:id="1130" w:author="PR Preview" w:date="2024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</m:e>
        </m:d>
        <m:r>
          <m:t>​</m:t>
        </m:r>
      </m:oMath>
      <w:ins w:id="1130" w:author="PR Preview" w:date="2024-01-01T00:00:00Z">
        <w:r>
          <w:t xml:space="preserve">,</w:t>
        </w:r>
      </w:ins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whatever unmeasured causes</w:t>
        </w:r>
      </w:ins>
      <w:ins w:id="1130" w:author="PR Preview" w:date="2024-01-01T00:00:00Z">
        <w:r>
          <w:t xml:space="preserve"> </w:t>
        </w:r>
      </w:ins>
      <m:oMath>
        <m:r>
          <m:t>A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and</w:t>
        </w:r>
      </w:ins>
      <w:ins w:id="1130" w:author="PR Preview" w:date="2024-01-01T00:00:00Z">
        <w:r>
          <w:t xml:space="preserve"> </w:t>
        </w:r>
      </w:ins>
      <m:oMath>
        <m:r>
          <m:t>Y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would otherwise share.</w:t>
        </w:r>
      </w:ins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Without titration (book Figure 6.17),</w:t>
        </w:r>
      </w:ins>
      <w:ins w:id="1130" w:author="PR Preview" w:date="2024-01-01T00:00:00Z">
        <w:r>
          <w:t xml:space="preserve"> </w:t>
        </w:r>
      </w:ins>
      <m:oMath>
        <m:r>
          <m:t>Z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and</w:t>
        </w:r>
      </w:ins>
      <w:ins w:id="1130" w:author="PR Preview" w:date="2024-01-01T00:00:00Z">
        <w:r>
          <w:t xml:space="preserve"> </w:t>
        </w:r>
      </w:ins>
      <m:oMath>
        <m:r>
          <m:t>Y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stay associated given</w:t>
        </w:r>
      </w:ins>
      <w:ins w:id="1130" w:author="PR Preview" w:date="2024-01-01T00:00:00Z">
        <w:r>
          <w:t xml:space="preserve"> </w:t>
        </w:r>
      </w:ins>
      <m:oMath>
        <m:r>
          <m:t>A</m:t>
        </m:r>
      </m:oMath>
      <w:ins w:id="1130" w:author="PR Preview" w:date="2024-01-01T00:00:00Z">
        <w:r>
          <w:t xml:space="preserve">,</w:t>
        </w:r>
      </w:ins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and a direct effect of</w:t>
        </w:r>
      </w:ins>
      <w:ins w:id="1130" w:author="PR Preview" w:date="2024-01-01T00:00:00Z">
        <w:r>
          <w:t xml:space="preserve"> </w:t>
        </w:r>
      </w:ins>
      <m:oMath>
        <m:r>
          <m:t>Z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on</w:t>
        </w:r>
      </w:ins>
      <w:ins w:id="1130" w:author="PR Preview" w:date="2024-01-01T00:00:00Z">
        <w:r>
          <w:t xml:space="preserve"> </w:t>
        </w:r>
      </w:ins>
      <m:oMath>
        <m:r>
          <m:t>Y</m:t>
        </m:r>
      </m:oMath>
      <w:ins w:id="1130" w:author="PR Preview" w:date="2024-01-01T00:00:00Z">
        <w:r>
          <w:t xml:space="preserve"> </w:t>
        </w:r>
      </w:ins>
      <w:ins w:id="1130" w:author="PR Preview" w:date="2024-01-01T00:00:00Z">
        <w:r>
          <w:t xml:space="preserve">cannot be excluded.</w:t>
        </w:r>
      </w:ins>
    </w:p>
    <w:bookmarkEnd w:id="156"/>
    <w:bookmarkEnd w:id="157"/>
    <w:bookmarkStart w:id="1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ins w:id="133" w:author="PR Preview" w:date="2024-01-01T00:00:00Z">
        <w:r>
          <w:t xml:space="preserve">A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rPr>
            <w:b/>
            <w:bCs/>
          </w:rPr>
          <w:t xml:space="preserve">causal DAG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encodes qualitative causal knowledge: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an arrow means a direct effect for at least one individual;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a missing arrow means none for anyone;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all common causes of variables on the graph must be on the graph (needed for the causal Markov assumption).</w:t>
        </w:r>
      </w:ins>
    </w:p>
    <w:p>
      <w:pPr>
        <w:pStyle w:val="Compact"/>
        <w:numPr>
          <w:ilvl w:val="0"/>
          <w:numId w:val="1018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18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18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18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158"/>
    <w:bookmarkStart w:id="1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61" w:name="refs"/>
    <w:bookmarkStart w:id="1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9" Type="http://schemas.openxmlformats.org/officeDocument/2006/relationships/image" Target="media/rId9.png"/><Relationship Id="rId22" Type="http://schemas.openxmlformats.org/officeDocument/2006/relationships/image" Target="media/rId22.png"/><Relationship Id="rId12" Type="http://schemas.openxmlformats.org/officeDocument/2006/relationships/image" Target="media/rId12.png"/><Relationship Id="rId115" Type="http://schemas.openxmlformats.org/officeDocument/2006/relationships/image" Target="media/rId115.png"/><Relationship Id="rId139" Type="http://schemas.openxmlformats.org/officeDocument/2006/relationships/image" Target="media/rId139.png"/><Relationship Id="rId37" Type="http://schemas.openxmlformats.org/officeDocument/2006/relationships/image" Target="media/rId37.png"/><Relationship Id="rId58" Type="http://schemas.openxmlformats.org/officeDocument/2006/relationships/image" Target="media/rId58.png"/><Relationship Id="rId62" Type="http://schemas.openxmlformats.org/officeDocument/2006/relationships/image" Target="media/rId62.png"/><Relationship Id="rId78" Type="http://schemas.openxmlformats.org/officeDocument/2006/relationships/image" Target="media/rId78.png"/><Relationship Id="rId87" Type="http://schemas.openxmlformats.org/officeDocument/2006/relationships/image" Target="media/rId87.png"/><Relationship Id="rId147" Type="http://schemas.openxmlformats.org/officeDocument/2006/relationships/hyperlink" Target="04-effect-modification.qmd" TargetMode="External"/><Relationship Id="rId1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04-effect-modification.qmd" TargetMode="External"/><Relationship Id="rId1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2026-10-09T10:20:27Z</dcterms:created>
  <dcterms:modified xsi:type="dcterms:W3CDTF">2026-10-09T10:20:27Z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