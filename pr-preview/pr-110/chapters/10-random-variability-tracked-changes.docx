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ins w:id="5" w:author="PR Preview" w:date="2024-01-01T00:00:00Z">
        <w:r>
          <w:t xml:space="preserve">Part I reduced causal inference to an identification problem: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under exchangeability, positivity, and consistency, can the average causal effect be computed from the data?</w:t>
        </w:r>
      </w:ins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ins w:id="10" w:author="PR Preview" w:date="2024-01-01T00:00:00Z">
        <w:r>
          <w:t xml:space="preserve">Suppose the 20 individuals of the heart transplant study in</w:t>
        </w:r>
      </w:ins>
      <w:ins w:id="10" w:author="PR Preview" w:date="2024-01-01T00:00:00Z">
        <w:r>
          <w:t xml:space="preserve"> </w:t>
        </w:r>
      </w:ins>
      <w:hyperlink r:id="rId12">
        <w:r>
          <w:rPr>
            <w:rStyle w:val="Hyperlink"/>
          </w:rPr>
          <w:t xml:space="preserve">Chapter 2</w:t>
        </w:r>
      </w:hyperlink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(Table 2.2) are a random sample from a super-population (</w:t>
        </w:r>
      </w:ins>
      <w:hyperlink w:anchor="def-super-population">
        <w:r>
          <w:rPr>
            <w:rStyle w:val="Hyperlink"/>
          </w:rPr>
          <w:t xml:space="preserve">Definition 2</w:t>
        </w:r>
      </w:hyperlink>
      <w:ins w:id="10" w:author="PR Preview" w:date="2024-01-01T00:00:00Z">
        <w:r>
          <w:t xml:space="preserve">),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and we want to make inferences about that super-population.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ins w:id="14" w:author="PR Preview" w:date="2024-01-01T00:00:00Z">
        <w:r>
          <w:t xml:space="preserve">This statistical property of an estimator is unrelated to the identifiability condition also called</w:t>
        </w:r>
      </w:ins>
      <w:ins w:id="14" w:author="PR Preview" w:date="2024-01-01T00:00:00Z">
        <w:r>
          <w:t xml:space="preserve"> </w:t>
        </w:r>
      </w:ins>
      <w:hyperlink r:id="rId17">
        <w:r>
          <w:rPr>
            <w:rStyle w:val="Hyperlink"/>
          </w:rPr>
          <w:t xml:space="preserve">consistency</w:t>
        </w:r>
      </w:hyperlink>
      <w:ins w:id="14" w:author="PR Preview" w:date="2024-01-01T00:00:00Z">
        <w:r>
          <w:t xml:space="preserve">,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which links each individual’s observed outcome to the counterfactual outcome under the treatment actually received.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Pr</m:t>
                      </m:r>
                    </m:e>
                  </m:acc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e>
              </m:d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ins w:id="15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se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ins w:id="1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ins w:id="21" w:author="PR Preview" w:date="2024-01-01T00:00:00Z">
        <w:r>
          <w:t xml:space="preserve">Among valid intervals, we prefer the narrowest.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ins w:id="22" w:author="PR Preview" w:date="2024-01-01T00:00:00Z">
        <w:r>
          <w:t xml:space="preserve">A large-sample valid interval may still have coverage below 95% at infinitely many sample sizes,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provided the shortfall shrinks to nothing as</w:t>
        </w:r>
      </w:ins>
      <w:ins w:id="22" w:author="PR Preview" w:date="2024-01-01T00:00:00Z">
        <w:r>
          <w:t xml:space="preserve"> </w:t>
        </w:r>
      </w:ins>
      <m:oMath>
        <m:r>
          <m:t>n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grows.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ins w:id="25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ins w:id="29" w:author="PR Preview" w:date="2024-01-01T00:00:00Z">
        <w:r>
          <w:t xml:space="preserve">Not every consistent estimator can center a valid Wald interval, even in large samples.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Most users of statistics use</w:t>
        </w:r>
      </w:ins>
      <w:ins w:id="29" w:author="PR Preview" w:date="2024-01-01T00:00:00Z">
        <w:r>
          <w:t xml:space="preserve"> </w:t>
        </w:r>
      </w:ins>
      <w:hyperlink w:anchor="def-unbiased-estimator">
        <w:r>
          <w:rPr>
            <w:rStyle w:val="Hyperlink"/>
          </w:rPr>
          <w:t xml:space="preserve">Definition 8</w:t>
        </w:r>
      </w:hyperlink>
      <w:ins w:id="29" w:author="PR Preview" w:date="2024-01-01T00:00:00Z">
        <w:r>
          <w:t xml:space="preserve">,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and the book adopts it for now.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ins w:id="3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3" w:author="PR Preview" w:date="2024-01-01T00:00:00Z">
        <w:r>
          <w:t xml:space="preserve">Suppose the heart transplant study were a marginally randomized experiment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whose 20 individuals are a random sample from a near-infinite super-population.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ins w:id="3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ins w:id="35" w:author="PR Preview" w:date="2024-01-01T00:00:00Z">
        <w:r>
          <w:t xml:space="preserve">Because the study population is a random sample,</w:t>
        </w:r>
      </w:ins>
      <w:ins w:id="35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is an unbiased estimator of</w:t>
        </w:r>
      </w:ins>
      <w:ins w:id="3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35" w:author="PR Preview" w:date="2024-01-01T00:00:00Z">
        <w:r>
          <w:t xml:space="preserve">,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and, by exchangeability in the super-population (</w:t>
        </w:r>
      </w:ins>
      <w:hyperlink w:anchor="prp-randomized-super-population">
        <w:r>
          <w:rPr>
            <w:rStyle w:val="Hyperlink"/>
          </w:rPr>
          <w:t xml:space="preserve">Proposition 1</w:t>
        </w:r>
      </w:hyperlink>
      <w:ins w:id="35" w:author="PR Preview" w:date="2024-01-01T00:00:00Z">
        <w:r>
          <w:t xml:space="preserve">), also of</w:t>
        </w:r>
      </w:ins>
      <w:ins w:id="3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35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ins w:id="41" w:author="PR Preview" w:date="2024-01-01T00:00:00Z">
        <w:r>
          <w:t xml:space="preserve">Now suppose only the 20 study individuals, not the whole super-population, were randomized.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4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ins w:id="4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ins w:id="44" w:author="PR Preview" w:date="2024-01-01T00:00:00Z">
        <w:r>
          <w:t xml:space="preserve">We are often not interested in the first target.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In a trial comparing two first-line cancer treatments, learning which is better comes too late to help the trial participants;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the study is meant to guide treatment for a larger group of individuals similar to those studied.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So far we have assumed that this larger group is a super-population from which participants were randomly sampled.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ins w:id="48" w:author="PR Preview" w:date="2024-01-01T00:00:00Z">
        <w:r>
          <w:t xml:space="preserve">When is the count binomial?</w:t>
        </w:r>
      </w:ins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ins w:id="5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ins w:id="5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ins w:id="5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ins w:id="5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ins w:id="66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Var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ins w:id="6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ins w:id="70" w:author="PR Preview" w:date="2024-01-01T00:00:00Z">
        <w:r>
          <w:t xml:space="preserve">When</w:t>
        </w:r>
      </w:ins>
      <w:ins w:id="70" w:author="PR Preview" w:date="2024-01-01T00:00:00Z">
        <w:r>
          <w:t xml:space="preserve"> </w:t>
        </w:r>
      </w:ins>
      <m:oMath>
        <m:r>
          <m:t>L</m:t>
        </m:r>
      </m:oMath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is not independent of</w:t>
        </w:r>
      </w:ins>
      <w:ins w:id="70" w:author="PR Preview" w:date="2024-01-01T00:00:00Z">
        <w:r>
          <w:t xml:space="preserve"> </w:t>
        </w:r>
      </w:ins>
      <m:oMath>
        <m:r>
          <m:t>Y</m:t>
        </m:r>
      </m:oMath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given</w:t>
        </w:r>
      </w:ins>
      <w:ins w:id="70" w:author="PR Preview" w:date="2024-01-01T00:00:00Z">
        <w:r>
          <w:t xml:space="preserve"> </w:t>
        </w:r>
      </w:ins>
      <m:oMath>
        <m:r>
          <m:t>A</m:t>
        </m:r>
      </m:oMath>
      <w:ins w:id="70" w:author="PR Preview" w:date="2024-01-01T00:00:00Z">
        <w:r>
          <w:t xml:space="preserve">,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the adjusted estimator is unconditionally more efficient,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because, once</w:t>
        </w:r>
      </w:ins>
      <w:ins w:id="70" w:author="PR Preview" w:date="2024-01-01T00:00:00Z">
        <w:r>
          <w:t xml:space="preserve"> </w:t>
        </w:r>
      </w:ins>
      <m:oMath>
        <m:r>
          <m:t>L</m:t>
        </m:r>
      </m:oMath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has been measured, it is the MLE of the risk difference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(Hernán and Robins 2020, 146–47)</w:t>
        </w:r>
      </w:ins>
      <w:ins w:id="70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ins w:id="73" w:author="PR Preview" w:date="2024-01-01T00:00:00Z">
        <w:r>
          <w:t xml:space="preserve">When the risk difference is constant across strata of</w:t>
        </w:r>
      </w:ins>
      <w:ins w:id="73" w:author="PR Preview" w:date="2024-01-01T00:00:00Z">
        <w:r>
          <w:t xml:space="preserve"> </w:t>
        </w:r>
      </w:ins>
      <m:oMath>
        <m:r>
          <m:t>L</m:t>
        </m:r>
      </m:oMath>
      <w:ins w:id="73" w:author="PR Preview" w:date="2024-01-01T00:00:00Z">
        <w:r>
          <w:t xml:space="preserve">, the observed</w:t>
        </w:r>
      </w:ins>
      <w:ins w:id="73" w:author="PR Preview" w:date="2024-01-01T00:00:00Z">
        <w:r>
          <w:t xml:space="preserve"> </w:t>
        </w:r>
      </w:ins>
      <m:oMath>
        <m:r>
          <m:t>L</m:t>
        </m:r>
      </m:oMath>
      <w:ins w:id="73" w:author="PR Preview" w:date="2024-01-01T00:00:00Z">
        <w:r>
          <w:t xml:space="preserve">-</w:t>
        </w:r>
      </w:ins>
      <m:oMath>
        <m:r>
          <m:t>A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association is an ancillary statistic (</w:t>
        </w:r>
      </w:ins>
      <w:hyperlink w:anchor="def-ancillary-statistic">
        <w:r>
          <w:rPr>
            <w:rStyle w:val="Hyperlink"/>
          </w:rPr>
          <w:t xml:space="preserve">Definition 9</w:t>
        </w:r>
      </w:hyperlink>
      <w:ins w:id="73" w:author="PR Preview" w:date="2024-01-01T00:00:00Z">
        <w:r>
          <w:t xml:space="preserve">) for the causal risk difference.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ins w:id="7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ins w:id="75" w:author="PR Preview" w:date="2024-01-01T00:00:00Z">
        <w:r>
          <w:t xml:space="preserve">Investigators who intuitively follow the conditionality principle (</w:t>
        </w:r>
      </w:ins>
      <w:hyperlink w:anchor="def-conditionality-principle">
        <w:r>
          <w:rPr>
            <w:rStyle w:val="Hyperlink"/>
          </w:rPr>
          <w:t xml:space="preserve">Definition 10</w:t>
        </w:r>
      </w:hyperlink>
      <w:ins w:id="75" w:author="PR Preview" w:date="2024-01-01T00:00:00Z">
        <w:r>
          <w:t xml:space="preserve">)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call an estimator unbiased only if it is conditionally unbiased,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a stricter definition than</w:t>
        </w:r>
      </w:ins>
      <w:ins w:id="75" w:author="PR Preview" w:date="2024-01-01T00:00:00Z">
        <w:r>
          <w:t xml:space="preserve"> </w:t>
        </w:r>
      </w:ins>
      <w:hyperlink w:anchor="def-unbiased-estimator">
        <w:r>
          <w:rPr>
            <w:rStyle w:val="Hyperlink"/>
          </w:rPr>
          <w:t xml:space="preserve">Definition 8</w:t>
        </w:r>
      </w:hyperlink>
      <w:ins w:id="75" w:author="PR Preview" w:date="2024-01-01T00:00:00Z">
        <w:r>
          <w:t xml:space="preserve">.</w:t>
        </w:r>
      </w:ins>
    </w:p>
    <w:p>
      <w:pPr>
        <w:pStyle w:val="BodyText"/>
      </w:pPr>
      <w:ins w:id="76" w:author="PR Preview" w:date="2024-01-01T00:00:00Z">
        <w:r>
          <w:t xml:space="preserve">To the frequentist objection that the unadjusted estimate is unbiased over all runs, they reply: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why should</w:t>
        </w:r>
      </w:ins>
      <w:ins w:id="76" w:author="PR Preview" w:date="2024-01-01T00:00:00Z">
        <w:r>
          <w:t xml:space="preserve"> </w:t>
        </w:r>
      </w:ins>
      <m:oMath>
        <m:r>
          <m:t>L</m:t>
        </m:r>
      </m:oMath>
      <w:ins w:id="76" w:author="PR Preview" w:date="2024-01-01T00:00:00Z">
        <w:r>
          <w:t xml:space="preserve">-</w:t>
        </w:r>
      </w:ins>
      <m:oMath>
        <m:r>
          <m:t>A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associations in hypothetical other studies matter, when in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rPr>
            <w:i/>
            <w:iCs/>
          </w:rPr>
          <w:t xml:space="preserve">my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study</w:t>
        </w:r>
      </w:ins>
      <w:ins w:id="76" w:author="PR Preview" w:date="2024-01-01T00:00:00Z">
        <w:r>
          <w:t xml:space="preserve"> </w:t>
        </w:r>
      </w:ins>
      <m:oMath>
        <m:r>
          <m:t>L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is a confounder?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8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83" w:author="PR Preview" w:date="2024-01-01T00:00:00Z">
        <w:r>
          <w:t xml:space="preserve">The arguments of Section 10.4 rely on asymptotic theory in which the number of strata of</w:t>
        </w:r>
      </w:ins>
      <w:ins w:id="83" w:author="PR Preview" w:date="2024-01-01T00:00:00Z">
        <w:r>
          <w:t xml:space="preserve"> </w:t>
        </w:r>
      </w:ins>
      <m:oMath>
        <m:r>
          <m:t>L</m:t>
        </m:r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is small relative to the sample size.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ins w:id="88" w:author="PR Preview" w:date="2024-01-01T00:00:00Z">
        <w:r>
          <w:t xml:space="preserve">This is the reverse of the one-covariate case.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The adjusted estimator is guaranteed to be more efficient only when the ratio of individuals to unknown parameters is large.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ins w:id="91" w:author="PR Preview" w:date="2024-01-01T00:00:00Z">
        <w:r>
          <w:t xml:space="preserve">In</w:t>
        </w:r>
      </w:ins>
      <w:ins w:id="91" w:author="PR Preview" w:date="2024-01-01T00:00:00Z">
        <w:r>
          <w:t xml:space="preserve"> </w:t>
        </w:r>
      </w:ins>
      <w:hyperlink w:anchor="exm-hundred-covariates">
        <w:r>
          <w:rPr>
            <w:rStyle w:val="Hyperlink"/>
          </w:rPr>
          <w:t xml:space="preserve">Example 10</w:t>
        </w:r>
      </w:hyperlink>
      <w:ins w:id="91" w:author="PR Preview" w:date="2024-01-01T00:00:00Z">
        <w:r>
          <w:t xml:space="preserve">, the unadjusted estimator is still</w:t>
        </w:r>
      </w:ins>
      <w:ins w:id="91" w:author="PR Preview" w:date="2024-01-01T00:00:00Z">
        <w:r>
          <w:t xml:space="preserve"> </w:t>
        </w:r>
      </w:ins>
      <w:hyperlink w:anchor="def-conditionally-unbiased">
        <w:r>
          <w:rPr>
            <w:rStyle w:val="Hyperlink"/>
          </w:rPr>
          <w:t xml:space="preserve">conditionally biased</w:t>
        </w:r>
      </w:hyperlink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given all 100 covariates,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but the estimator that conditions on them is now uninformative (</w:t>
        </w:r>
      </w:ins>
      <w:hyperlink w:anchor="exm-curse">
        <w:r>
          <w:rPr>
            <w:rStyle w:val="Hyperlink"/>
          </w:rPr>
          <w:t xml:space="preserve">Example 11</w:t>
        </w:r>
      </w:hyperlink>
      <w:ins w:id="91" w:author="PR Preview" w:date="2024-01-01T00:00:00Z">
        <w:r>
          <w:t xml:space="preserve">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ins w:id="97" w:author="PR Preview" w:date="2024-01-01T00:00:00Z">
        <w:r>
          <w:t xml:space="preserve">Estimands, estimators, and estimates;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consistent estimators;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Wald confidence intervals and their calibration, validity, and (frequentist) interpretation.</w:t>
        </w:r>
      </w:ins>
    </w:p>
    <w:p>
      <w:pPr>
        <w:pStyle w:val="Compact"/>
        <w:numPr>
          <w:ilvl w:val="0"/>
          <w:numId w:val="1015"/>
        </w:numPr>
      </w:pPr>
      <w:ins w:id="98" w:author="PR Preview" w:date="2024-01-01T00:00:00Z">
        <w:r>
          <w:t xml:space="preserve">In the book, an estimator is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rPr>
            <w:b/>
            <w:bCs/>
          </w:rPr>
          <w:t xml:space="preserve">unbiased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if it can center a valid Wald interval (formally, uniformly asymptotically normal and unbiased, UANU);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confidence intervals ignore systematic bias.</w:t>
        </w:r>
      </w:ins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ins w:id="100" w:author="PR Preview" w:date="2024-01-01T00:00:00Z">
        <w:r>
          <w:t xml:space="preserve">In a trial with a chance imbalance on a measured factor</w:t>
        </w:r>
      </w:ins>
      <w:ins w:id="100" w:author="PR Preview" w:date="2024-01-01T00:00:00Z">
        <w:r>
          <w:t xml:space="preserve"> </w:t>
        </w:r>
      </w:ins>
      <m:oMath>
        <m:r>
          <m:t>L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that is not independent of</w:t>
        </w:r>
      </w:ins>
      <w:ins w:id="100" w:author="PR Preview" w:date="2024-01-01T00:00:00Z">
        <w:r>
          <w:t xml:space="preserve"> </w:t>
        </w:r>
      </w:ins>
      <m:oMath>
        <m:r>
          <m:t>Y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given</w:t>
        </w:r>
      </w:ins>
      <w:ins w:id="100" w:author="PR Preview" w:date="2024-01-01T00:00:00Z">
        <w:r>
          <w:t xml:space="preserve"> </w:t>
        </w:r>
      </w:ins>
      <m:oMath>
        <m:r>
          <m:t>A</m:t>
        </m:r>
      </m:oMath>
      <w:ins w:id="100" w:author="PR Preview" w:date="2024-01-01T00:00:00Z">
        <w:r>
          <w:t xml:space="preserve">,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and with a risk difference that is constant across strata of</w:t>
        </w:r>
      </w:ins>
      <w:ins w:id="100" w:author="PR Preview" w:date="2024-01-01T00:00:00Z">
        <w:r>
          <w:t xml:space="preserve"> </w:t>
        </w:r>
      </w:ins>
      <m:oMath>
        <m:r>
          <m:t>L</m:t>
        </m:r>
      </m:oMath>
      <w:ins w:id="100" w:author="PR Preview" w:date="2024-01-01T00:00:00Z">
        <w:r>
          <w:t xml:space="preserve">,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the adjusted estimator is conditionally unbiased and unconditionally more efficient: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the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rPr>
            <w:b/>
            <w:bCs/>
          </w:rPr>
          <w:t xml:space="preserve">conditionality principle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favors adjustment.</w:t>
        </w:r>
      </w:ins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2026-10-08T05:13:37Z</dcterms:created>
  <dcterms:modified xsi:type="dcterms:W3CDTF">2026-10-08T05:13:37Z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