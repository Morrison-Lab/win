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looking-up-misrecorded"/>
          <w:p>
            <w:pPr>
              <w:pStyle w:val="BodyText"/>
            </w:pPr>
            <w:r>
              <w:rPr>
                <w:b/>
                <w:bCs/>
              </w:rPr>
              <w:t xml:space="preserve">Example 1 (Looking Up at the Sky, with a Careless Recorder)</w:t>
            </w:r>
            <w:r>
              <w:t xml:space="preserve"> </w:t>
            </w:r>
            <w:r>
              <w:t xml:space="preserve">Suppose a randomized experiment asks whether one’s looking up makes other pedestrians look up,</w:t>
            </w:r>
            <w:r>
              <w:t xml:space="preserve"> </w:t>
            </w:r>
            <w:r>
              <w:t xml:space="preserve">and it finds only a weak association.</w:t>
            </w:r>
            <w:r>
              <w:t xml:space="preserve"> </w:t>
            </w:r>
            <w:r>
              <w:t xml:space="preserve">Randomization rules out confounding,</w:t>
            </w:r>
            <w:r>
              <w:t xml:space="preserve"> </w:t>
            </w:r>
            <w:r>
              <w:t xml:space="preserve">and every pedestrian’s response was recorded,</w:t>
            </w:r>
            <w:r>
              <w:t xml:space="preserve"> </w:t>
            </w:r>
            <w:r>
              <w:t xml:space="preserve">so there is no selection bias.</w:t>
            </w:r>
            <w:r>
              <w:t xml:space="preserve"> </w:t>
            </w:r>
            <w:r>
              <w:t xml:space="preserve">But the collaborator in charge of the records caught only half of the pedestrians who did look up,</w:t>
            </w:r>
            <w:r>
              <w:t xml:space="preserve"> </w:t>
            </w:r>
            <w:r>
              <w:t xml:space="preserve">writing the rest down as</w:t>
            </w:r>
            <w:r>
              <w:t xml:space="preserve"> </w:t>
            </w:r>
            <w:r>
              <w:t xml:space="preserve">“did not look up”</w:t>
            </w:r>
            <w:r>
              <w:t xml:space="preserve">,</w:t>
            </w:r>
            <w:r>
              <w:t xml:space="preserve"> </w:t>
            </w:r>
            <w:r>
              <w:t xml:space="preserve">so even a strong effect would appear diluted.</w:t>
            </w:r>
          </w:p>
          <w:bookmarkEnd w:id="9"/>
        </w:tc>
      </w:tr>
    </w:tbl>
    <w:p>
      <w:pPr>
        <w:pStyle w:val="BodyText"/>
      </w:pPr>
      <w:ins w:id="1" w:author="PR Preview" w:date="2024-01-01T00:00:00Z">
        <w:r>
          <w:t xml:space="preserve">In</w:t>
        </w:r>
      </w:ins>
      <w:ins w:id="1" w:author="PR Preview" w:date="2024-01-01T00:00:00Z">
        <w:r>
          <w:t xml:space="preserve"> </w:t>
        </w:r>
      </w:ins>
      <w:hyperlink w:anchor="exm-looking-up-misrecorded">
        <w:r>
          <w:rPr>
            <w:rStyle w:val="Hyperlink"/>
          </w:rPr>
          <w:t xml:space="preserve">Example 1</w:t>
        </w:r>
      </w:hyperlink>
      <w:ins w:id="1" w:author="PR Preview" w:date="2024-01-01T00:00:00Z">
        <w:r>
          <w:t xml:space="preserve">, the recording process, not the treatment, weakened the observed association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(on the additive scale, as a worked example of ours at the end of Section 9.2 shows).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Distortions of this kind, produced by the way the data are measured, are the subject of this chapter.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Because measurement errors occur in any study design, randomized or observational, they always need to be considered.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 describes the structure of measurement error and then asks what the arrows of a causal diagram mean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when some of its variables have no well-defined interventions (</w:t>
        </w:r>
      </w:ins>
      <w:ins w:id="1" w:author="PR Preview" w:date="2024-01-01T00:00:00Z">
        <w:r>
          <w:t xml:space="preserve">“noncausal”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diagrams).</w:t>
        </w:r>
      </w:ins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30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5" w:author="PR Preview" w:date="2024-01-01T00:00:00Z">
        <w:r>
          <w:t xml:space="preserve">Consider an observational study of a cholesterol-lowering drug</w:t>
        </w:r>
      </w:ins>
      <w:ins w:id="5" w:author="PR Preview" w:date="2024-01-01T00:00:00Z">
        <w:r>
          <w:t xml:space="preserve"> </w:t>
        </w:r>
      </w:ins>
      <m:oMath>
        <m:r>
          <m:t>A</m:t>
        </m:r>
      </m:oMath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on liver disease</w:t>
        </w:r>
      </w:ins>
      <w:ins w:id="5" w:author="PR Preview" w:date="2024-01-01T00:00:00Z">
        <w:r>
          <w:t xml:space="preserve"> </w:t>
        </w:r>
      </w:ins>
      <m:oMath>
        <m:r>
          <m:t>Y</m:t>
        </m:r>
      </m:oMath>
      <w:ins w:id="5" w:author="PR Preview" w:date="2024-01-01T00:00:00Z">
        <w:r>
          <w:t xml:space="preserve">.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The analysis can only use what was recorded about drug use,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which need not match the drug use that actually happened.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the true value of a variable for an individual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r>
              <w:t xml:space="preserve">“A-star”</w:t>
            </w:r>
            <w:r>
              <w:t xml:space="preserve">) the value recorded in the study data,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(or mismeasured) version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individual’s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difference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between the mismeasured and the true value.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ins w:id="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drug-records"/>
          <w:p>
            <w:pPr>
              <w:pStyle w:val="BodyText"/>
            </w:pPr>
            <w:r>
              <w:rPr>
                <w:b/>
                <w:bCs/>
              </w:rPr>
              <w:t xml:space="preserve">Example 2 (Drug Use Abstracted From Medical Records)</w:t>
            </w:r>
            <w:r>
              <w:t xml:space="preserve"> </w:t>
            </w:r>
            <w:r>
              <w:t xml:space="preserve">In the cholesterol-drug study, treat drug use as binary: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actually used the drug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is abstracted from medical records, so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record shows the drug was prescribed.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can differ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several ways: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abstractor makes a transcription error;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physician forgets to record the prescription;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record shows a prescription that the patient never takes.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binary, each of these errors is a misclassification (</w:t>
            </w:r>
            <w:hyperlink w:anchor="def-measurement-error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1"/>
        </w:tc>
      </w:tr>
    </w:tbl>
    <w:p>
      <w:pPr>
        <w:pStyle w:val="BodyText"/>
      </w:pPr>
      <w:ins w:id="7" w:author="PR Preview" w:date="2024-01-01T00:00:00Z">
        <w:r>
          <w:t xml:space="preserve">The psychological literature sometimes calls</w:t>
        </w:r>
      </w:ins>
      <w:ins w:id="7" w:author="PR Preview" w:date="2024-01-01T00:00:00Z">
        <w:r>
          <w:t xml:space="preserve"> </w:t>
        </w:r>
      </w:ins>
      <m:oMath>
        <m:r>
          <m:t>A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the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“construct”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and</w:t>
        </w:r>
      </w:ins>
      <w:ins w:id="7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the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“measure”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or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“indicator”</w:t>
        </w:r>
      </w:ins>
      <w:ins w:id="7" w:author="PR Preview" w:date="2024-01-01T00:00:00Z">
        <w:r>
          <w:t xml:space="preserve">;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the challenge is to make inferences about the unobserved construct using the observed measure.</w:t>
        </w:r>
      </w:ins>
    </w:p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rem-drawing-u-a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(Why Draw the Error Node). </w:t>
            </w:r>
            <w:r>
              <w:t xml:space="preserve">In Figure 9.1, the node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not needed for reading off independencies:</w:t>
            </w:r>
            <w:r>
              <w:t xml:space="preserve"> </w:t>
            </w:r>
            <w:r>
              <w:t xml:space="preserve">it is not a common cause of two other nodes,</w:t>
            </w:r>
            <w:r>
              <w:t xml:space="preserve"> </w:t>
            </w:r>
            <w:r>
              <w:t xml:space="preserve">and nothing is conditioned on it.</w:t>
            </w:r>
            <w:r>
              <w:t xml:space="preserve"> </w:t>
            </w:r>
            <w:r>
              <w:t xml:space="preserve">The book draws it anyway, so that the sources of measurement error are visible</w:t>
            </w:r>
            <w:r>
              <w:t xml:space="preserve"> </w:t>
            </w:r>
            <w:r>
              <w:t xml:space="preserve">and the diagram can be compared directly with the ones that come next</w:t>
            </w:r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2"/>
        </w:tc>
      </w:tr>
    </w:tbl>
    <w:bookmarkStart w:id="29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5" w:author="PR Preview" w:date="2024-01-01T00:00:00Z">
        <w:r>
          <w:t xml:space="preserve">Figure 9.2 adds the measured outcome</w:t>
        </w:r>
      </w:ins>
      <w:ins w:id="15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15" w:author="PR Preview" w:date="2024-01-01T00:00:00Z">
        <w:r>
          <w:t xml:space="preserve">, with</w:t>
        </w:r>
      </w:ins>
      <w:ins w:id="15" w:author="PR Preview" w:date="2024-01-01T00:00:00Z">
        <w:r>
          <w:t xml:space="preserve"> </w:t>
        </w:r>
      </w:ins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and</w:t>
        </w:r>
      </w:ins>
      <w:ins w:id="15" w:author="PR Preview" w:date="2024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15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prp-true-association-causal"/>
          <w:p>
            <w:pPr>
              <w:pStyle w:val="BodyText"/>
            </w:pPr>
            <w:r>
              <w:rPr>
                <w:b/>
                <w:bCs/>
              </w:rPr>
              <w:t xml:space="preserve">Proposition 1 (With Perfect Data, Association Is Causation in Figure 9.2)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binary,</w:t>
            </w:r>
            <w:r>
              <w:t xml:space="preserve"> </w:t>
            </w:r>
            <w:r>
              <w:t xml:space="preserve">and suppose Figure 9.2 is the causal DAG,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parents and no backdoor path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 consistency and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associational risk ratio of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variables equals the causal risk ratio:</w:t>
            </w:r>
          </w:p>
          <w:p>
            <w:pPr>
              <w:pStyle w:val="BodyText"/>
            </w:pPr>
            <w:bookmarkStart w:id="13" w:name="eq-true-rr-causal"/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"/>
          </w:p>
          <w:p>
            <w:pPr>
              <w:pStyle w:val="FirstParagraph"/>
            </w:pPr>
            <w:r>
              <w:t xml:space="preserve">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ins w:id="1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empty set satisfies the backdoor criterion</w:t>
            </w:r>
            <w:r>
              <w:t xml:space="preserve"> </w:t>
            </w:r>
            <w:r>
              <w:t xml:space="preserve">(</w:t>
            </w:r>
            <w:hyperlink r:id="rId15">
              <w:r>
                <w:rPr>
                  <w:rStyle w:val="Hyperlink"/>
                </w:rPr>
                <w:t xml:space="preserve">Section 7.2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because there is no backdoor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backdoor criterion implies exchangeability even without faithfulness (Technical Point 7.1 in Chapter 7),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exchangeability.</w:t>
            </w:r>
            <w:r>
              <w:t xml:space="preserve"> </w:t>
            </w:r>
            <w:r>
              <w:t xml:space="preserve">Taking the ratio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w:hyperlink w:anchor="eq-true-rr-causal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ins w:id="17" w:author="PR Preview" w:date="2024-01-01T00:00:00Z">
        <w:r>
          <w:t xml:space="preserve">In practice only</w:t>
        </w:r>
      </w:ins>
      <w:ins w:id="17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and</w:t>
        </w:r>
      </w:ins>
      <w:ins w:id="17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are available, and the measured risk ratio</w:t>
        </w:r>
      </w:ins>
    </w:p>
    <w:p>
      <w:pPr>
        <w:pStyle w:val="BodyText"/>
      </w:pPr>
      <w:bookmarkStart w:id="16" w:name="eq-measured-rr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6"/>
    </w:p>
    <w:p>
      <w:pPr>
        <w:pStyle w:val="FirstParagraph"/>
      </w:pPr>
      <w:ins w:id="19" w:author="PR Preview" w:date="2024-01-01T00:00:00Z">
        <w:r>
          <w:t xml:space="preserve">need not equal the causal risk ratio on the right of</w:t>
        </w:r>
      </w:ins>
      <w:ins w:id="19" w:author="PR Preview" w:date="2024-01-01T00:00:00Z">
        <w:r>
          <w:t xml:space="preserve"> </w:t>
        </w:r>
      </w:ins>
      <w:hyperlink w:anchor="eq-true-rr-causal">
        <w:r>
          <w:rPr>
            <w:rStyle w:val="Hyperlink"/>
          </w:rPr>
          <w:t xml:space="preserve">Equation 1</w:t>
        </w:r>
      </w:hyperlink>
      <w:ins w:id="19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Suppose an analysis aims at the causal effect of a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but uses measured versions (</w:t>
            </w:r>
            <w:hyperlink w:anchor="def-measurement-error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 of some of its variables:</w:t>
            </w:r>
            <w:r>
              <w:t xml:space="preserve"> </w:t>
            </w:r>
            <w:r>
              <w:t xml:space="preserve">the treatment, the outcome, or covariates such as confounders.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resulting measure of association</w:t>
            </w:r>
            <w:r>
              <w:t xml:space="preserve"> </w:t>
            </w:r>
            <w:r>
              <w:t xml:space="preserve">differs from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because of measurement error,</w:t>
            </w:r>
            <w:r>
              <w:t xml:space="preserve"> </w:t>
            </w:r>
            <w:r>
              <w:t xml:space="preserve">for example when the measured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differs from the causal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7"/>
        </w:tc>
      </w:tr>
    </w:tbl>
    <w:p>
      <w:pPr>
        <w:pStyle w:val="BodyText"/>
      </w:pPr>
      <w:ins w:id="2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measurement-bias-figure-9-2"/>
          <w:p>
            <w:pPr>
              <w:pStyle w:val="BodyText"/>
            </w:pPr>
            <w:r>
              <w:rPr>
                <w:b/>
                <w:bCs/>
              </w:rPr>
              <w:t xml:space="preserve">Example 3 (Measurement Bias in Figure 9.2)</w:t>
            </w:r>
            <w:r>
              <w:t xml:space="preserve"> </w:t>
            </w:r>
            <w:r>
              <w:t xml:space="preserve">In Figure 9.2,</w:t>
            </w:r>
            <w:r>
              <w:t xml:space="preserve"> </w:t>
            </w:r>
            <w:hyperlink w:anchor="prp-true-association-causal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says the risk ratio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causal.</w:t>
            </w:r>
            <w:r>
              <w:t xml:space="preserve"> </w:t>
            </w:r>
            <w:r>
              <w:t xml:space="preserve">If the analysis can only use the recorded drug use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drug-records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and a recorded diagnosis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 risk ratio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is not guaranteed to match it,</w:t>
            </w:r>
            <w:r>
              <w:t xml:space="preserve"> </w:t>
            </w:r>
            <w:r>
              <w:t xml:space="preserve">and any gap between the two is measurement bias (</w:t>
            </w:r>
            <w:hyperlink w:anchor="def-measurement-bia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18"/>
        </w:tc>
      </w:tr>
    </w:tbl>
    <w:p>
      <w:pPr>
        <w:pStyle w:val="BodyText"/>
      </w:pPr>
      <w:ins w:id="2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Identifiability Conditions Do Not Protect Against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our reading, exchangeability, positivity, and consistency concern the true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measurement bias is present, they no longer suffice to recover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2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book defines two properties of the errors of treatment and outcome,</w:t>
            </w:r>
            <w:r>
              <w:t xml:space="preserve"> </w:t>
            </w:r>
            <w:r>
              <w:t xml:space="preserve">which the next two definitions state</w:t>
            </w:r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2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independent-measurement-errors"/>
          <w:p>
            <w:pPr>
              <w:pStyle w:val="BodyText"/>
            </w:pPr>
            <w:r>
              <w:rPr>
                <w:b/>
                <w:bCs/>
              </w:rPr>
              <w:t xml:space="preserve">Definition 3 (Independent Measurement Errors)</w:t>
            </w:r>
            <w:r>
              <w:t xml:space="preserve"> </w:t>
            </w:r>
            <w:r>
              <w:t xml:space="preserve">For each individual, 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(or mass) function.</w:t>
            </w:r>
            <w:r>
              <w:t xml:space="preserve"> </w:t>
            </w:r>
            <w:r>
              <w:t xml:space="preserve">The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 their joint density factors into the product of the marginals:</w:t>
            </w:r>
          </w:p>
          <w:p>
            <w:pPr>
              <w:pStyle w:val="BodyText"/>
            </w:pPr>
            <w:bookmarkStart w:id="25" w:name="eq-independent-errors"/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e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e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e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e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5"/>
          </w:p>
          <w:p>
            <w:pPr>
              <w:pStyle w:val="FirstParagraph"/>
            </w:pP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dependent</w:t>
            </w:r>
            <w:r>
              <w:t xml:space="preserve">.</w:t>
            </w:r>
          </w:p>
          <w:bookmarkEnd w:id="26"/>
        </w:tc>
      </w:tr>
    </w:tbl>
    <w:p>
      <w:pPr>
        <w:pStyle w:val="BodyText"/>
      </w:pPr>
      <w:ins w:id="2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ondifferential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4 (Nondifferential Measurement Error)</w:t>
            </w:r>
            <w:r>
              <w:t xml:space="preserve"> </w:t>
            </w:r>
            <w:r>
              <w:t xml:space="preserve">For each individual, let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 </w:t>
            </w:r>
            <w:r>
              <w:t xml:space="preserve">be the measurement errors of treatment and outcome,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(or mass) function, as in</w:t>
            </w:r>
            <w:r>
              <w:t xml:space="preserve"> </w:t>
            </w:r>
            <w:hyperlink w:anchor="def-independent-measurement-erro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(with respect to the outcome) 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(with respect to the treatment) 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An error that is not nondifferential is</w:t>
            </w:r>
            <w:r>
              <w:t xml:space="preserve"> </w:t>
            </w:r>
            <w:r>
              <w:rPr>
                <w:b/>
                <w:bCs/>
              </w:rPr>
              <w:t xml:space="preserve">differential</w:t>
            </w:r>
            <w:r>
              <w:t xml:space="preserve">.</w:t>
            </w:r>
          </w:p>
          <w:bookmarkEnd w:id="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exm-pedestrian-error-types"/>
          <w:p>
            <w:pPr>
              <w:pStyle w:val="BodyText"/>
            </w:pPr>
            <w:r>
              <w:rPr>
                <w:b/>
                <w:bCs/>
              </w:rPr>
              <w:t xml:space="preserve">Example 4 (Error Types in the Pedestrian Experiment)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looking-up-misrecorded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, assume the treatment is recorded perfectly, so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A constant error is independent of every other variable,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 independent (</w:t>
            </w:r>
            <w:hyperlink w:anchor="def-independent-measurement-erro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nondifferential (</w:t>
            </w:r>
            <w:hyperlink w:anchor="def-nondifferential-measurement-error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Now suppose the recorder catches each look-up with probability one half, whatever the investigator did,</w:t>
            </w:r>
            <w:r>
              <w:t xml:space="preserve"> </w:t>
            </w:r>
            <w:r>
              <w:t xml:space="preserve">and never records a look-up that did not happen.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exactly when a pedestrian looked up and the recorder missed it,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this probability differs between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differential</w:t>
            </w:r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nondifferential-measurement-error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even though the recorder’s lapses have nothing to do with treatment.</w:t>
            </w:r>
            <w:r>
              <w:t xml:space="preserve"> </w:t>
            </w:r>
            <w:r>
              <w:t xml:space="preserve">This example is ours, not the book’s.</w:t>
            </w:r>
          </w:p>
          <w:bookmarkEnd w:id="28"/>
        </w:tc>
      </w:tr>
    </w:tbl>
    <w:bookmarkEnd w:id="29"/>
    <w:bookmarkEnd w:id="30"/>
    <w:bookmarkStart w:id="56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28" w:author="PR Preview" w:date="2024-01-01T00:00:00Z">
        <w:r>
          <w:t xml:space="preserve">Confounding has a single structure (common causes) and so does selection bias (conditioning on common effects),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but there is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rPr>
            <w:b/>
            <w:bCs/>
          </w:rPr>
          <w:t xml:space="preserve">no single structure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for measurement error.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The book classifies it by two properties, independence and nondifferentiality,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read off the causal diagram through the error nodes.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error-structure-graphical"/>
          <w:p>
            <w:pPr>
              <w:pStyle w:val="BodyText"/>
            </w:pPr>
            <w:r>
              <w:rPr>
                <w:b/>
                <w:bCs/>
              </w:rPr>
              <w:t xml:space="preserve">Definition 5 (Graphical Classification of Measurement Error)</w:t>
            </w:r>
            <w:r>
              <w:t xml:space="preserve"> </w:t>
            </w:r>
            <w:r>
              <w:t xml:space="preserve">Consider a causal diagram with a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their measured versions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be the nodes standing for the factors, other than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that determine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measurement errors are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 d-separated, as in Figure 9.2,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dependent</w:t>
            </w:r>
            <w:r>
              <w:t xml:space="preserve"> </w:t>
            </w:r>
            <w:r>
              <w:t xml:space="preserve">if they are not, for example when a common factor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affects both (Figure 9.3);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d-separated from the true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 d-separated from the true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(Figures 9.2 and 9.3),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differential</w:t>
            </w:r>
            <w:r>
              <w:t xml:space="preserve"> </w:t>
            </w:r>
            <w:r>
              <w:t xml:space="preserve">otherwise, for example when the true outcome affects the measurement of treatment (</w:t>
            </w:r>
            <m:oMath>
              <m:r>
                <m:t>Y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, Figure 9.4)</w:t>
            </w:r>
            <w:r>
              <w:t xml:space="preserve"> </w:t>
            </w:r>
            <w:r>
              <w:t xml:space="preserve">or the true treatment affects the measurement of the outcome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 Figure 9.5).</w:t>
            </w:r>
          </w:p>
          <w:bookmarkEnd w:id="31"/>
        </w:tc>
      </w:tr>
    </w:tbl>
    <w:p>
      <w:pPr>
        <w:pStyle w:val="FirstParagraph"/>
      </w:pPr>
      <w:ins w:id="2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rem-graphical-versus-error-definition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(Error Nodes Versus Error Variables). </w:t>
            </w:r>
            <w:hyperlink w:anchor="def-error-structure-graphical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classifies the error</w:t>
            </w:r>
            <w:r>
              <w:t xml:space="preserve"> </w:t>
            </w: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hyperlink w:anchor="def-independent-measurement-erro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nondifferential-measurement-error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classify the error</w:t>
            </w:r>
            <w:r>
              <w:t xml:space="preserve"> </w:t>
            </w:r>
            <w:r>
              <w:rPr>
                <w:b/>
                <w:bCs/>
              </w:rPr>
              <w:t xml:space="preserve">variables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alone 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then, under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causal Markov assumption</w:t>
              </w:r>
            </w:hyperlink>
            <w:r>
              <w:t xml:space="preserve">, graphical independence implies independence of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graphical nondifferentiality implies nondifferentiality of the error variables.</w:t>
            </w:r>
            <w:r>
              <w:t xml:space="preserve"> </w:t>
            </w:r>
            <w:r>
              <w:t xml:space="preserve">Otherwise the two classifications can disagree.</w:t>
            </w:r>
            <w:r>
              <w:t xml:space="preserve"> </w:t>
            </w:r>
            <w:r>
              <w:t xml:space="preserve">Under misclassification of a binary variable, the error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 well as on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 Figure 9.2 it can be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 even though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 not,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exm-pedestrian-error-type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showed.</w:t>
            </w:r>
            <w:r>
              <w:t xml:space="preserve"> </w:t>
            </w:r>
            <w:r>
              <w:t xml:space="preserve">This remark is ours, not the book’s.</w:t>
            </w:r>
          </w:p>
          <w:bookmarkEnd w:id="33"/>
        </w:tc>
      </w:tr>
    </w:tbl>
    <w:p>
      <w:pPr>
        <w:pStyle w:val="BodyText"/>
      </w:pPr>
      <w:ins w:id="3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exm-independent-errors-records"/>
          <w:p>
            <w:pPr>
              <w:pStyle w:val="BodyText"/>
            </w:pPr>
            <w:r>
              <w:rPr>
                <w:b/>
                <w:bCs/>
              </w:rPr>
              <w:t xml:space="preserve">Example 5 (Independent Errors: Electronic Records)</w:t>
            </w:r>
            <w:r>
              <w:t xml:space="preserve"> </w:t>
            </w:r>
            <w:r>
              <w:t xml:space="preserve">In Figure 9.2 the only path between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contains the colliders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neither of which is conditioned on,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 d-separated and the errors are independent (</w:t>
            </w:r>
            <w:hyperlink w:anchor="def-error-structure-graphical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This structure fits a study that takes drug 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well as liver toxicity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 electronic medical records</w:t>
            </w:r>
            <w:r>
              <w:t xml:space="preserve"> </w:t>
            </w:r>
            <w:r>
              <w:t xml:space="preserve">whose data-entry mistakes occur haphazardly.</w:t>
            </w:r>
          </w:p>
          <w:bookmarkEnd w:id="34"/>
        </w:tc>
      </w:tr>
    </w:tbl>
    <w:p>
      <w:pPr>
        <w:pStyle w:val="BodyText"/>
      </w:pPr>
      <w:ins w:id="3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exm-dependent-errors-interview"/>
          <w:p>
            <w:pPr>
              <w:pStyle w:val="BodyText"/>
            </w:pPr>
            <w:r>
              <w:rPr>
                <w:b/>
                <w:bCs/>
              </w:rPr>
              <w:t xml:space="preserve">Example 6 (Dependent Errors: Phone Interviews)</w:t>
            </w:r>
            <w:r>
              <w:t xml:space="preserve"> </w:t>
            </w:r>
            <w:r>
              <w:t xml:space="preserve">Suppose instead that drug use and liver toxicity are both obtained by interviewing participants by phone after the fact.</w:t>
            </w:r>
            <w:r>
              <w:t xml:space="preserve"> </w:t>
            </w:r>
            <w:r>
              <w:t xml:space="preserve">A participant’s ability to recall her medical history,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Y</m:t>
                  </m:r>
                </m:sub>
              </m:sSub>
            </m:oMath>
            <w:r>
              <w:t xml:space="preserve">, then affects the recorded values of both,</w:t>
            </w:r>
            <w:r>
              <w:t xml:space="preserve"> </w:t>
            </w:r>
            <w:r>
              <w:t xml:space="preserve">which adds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as in Figure 9.3.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 open, so the errors are dependent (</w:t>
            </w:r>
            <w:hyperlink w:anchor="def-error-structure-graphical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).</w:t>
            </w:r>
          </w:p>
          <w:bookmarkEnd w:id="35"/>
        </w:tc>
      </w:tr>
    </w:tbl>
    <w:bookmarkStart w:id="55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recall-bias"/>
          <w:p>
            <w:pPr>
              <w:pStyle w:val="BodyText"/>
            </w:pPr>
            <w:r>
              <w:rPr>
                <w:b/>
                <w:bCs/>
              </w:rPr>
              <w:t xml:space="preserve">Definition 6 (Recall Bias)</w:t>
            </w:r>
            <w:r>
              <w:t xml:space="preserve"> </w:t>
            </w:r>
            <w:r>
              <w:rPr>
                <w:b/>
                <w:bCs/>
              </w:rPr>
              <w:t xml:space="preserve">Recall bias</w:t>
            </w:r>
            <w:r>
              <w:t xml:space="preserve"> </w:t>
            </w:r>
            <w:r>
              <w:t xml:space="preserve">is measurement bias (</w:t>
            </w:r>
            <w:hyperlink w:anchor="def-measurement-bia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that arises when treatment is ascertained by asking participants to remember it,</w:t>
            </w:r>
            <w:r>
              <w:t xml:space="preserve"> </w:t>
            </w:r>
            <w:r>
              <w:t xml:space="preserve">and the true outcome affects how well they remember</w:t>
            </w:r>
            <w:r>
              <w:t xml:space="preserve"> </w:t>
            </w:r>
            <w:r>
              <w:t xml:space="preserve">(an arrow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into the error node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error-structure-graphical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 Figure 9.4).</w:t>
            </w:r>
          </w:p>
          <w:bookmarkEnd w:id="36"/>
        </w:tc>
      </w:tr>
    </w:tbl>
    <w:p>
      <w:pPr>
        <w:pStyle w:val="BodyText"/>
      </w:pPr>
      <w:ins w:id="3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exm-recall-bias"/>
          <w:p>
            <w:pPr>
              <w:pStyle w:val="BodyText"/>
            </w:pPr>
            <w:r>
              <w:rPr>
                <w:b/>
                <w:bCs/>
              </w:rPr>
              <w:t xml:space="preserve">Example 7 (Dementia and Birth Defects)</w:t>
            </w:r>
            <w:r>
              <w:t xml:space="preserve"> </w:t>
            </w:r>
            <w:r>
              <w:t xml:space="preserve">Two settings produce recall bias (</w:t>
            </w:r>
            <w:hyperlink w:anchor="def-recall-bias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drug 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ascertained by interview when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dementia, which impairs the recall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alcohol use in pregnancy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ascertained after delivery, when the mother’s recall may depend on whether the child has a birth defect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ins w:id="3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reverse-causation-bias"/>
          <w:p>
            <w:pPr>
              <w:pStyle w:val="BodyText"/>
            </w:pPr>
            <w:r>
              <w:rPr>
                <w:b/>
                <w:bCs/>
              </w:rPr>
              <w:t xml:space="preserve">Definition 7 (Reverse Causation Bias)</w:t>
            </w:r>
            <w:r>
              <w:t xml:space="preserve"> </w:t>
            </w:r>
            <w:r>
              <w:rPr>
                <w:b/>
                <w:bCs/>
              </w:rPr>
              <w:t xml:space="preserve">Reverse causation bias</w:t>
            </w:r>
            <w:r>
              <w:t xml:space="preserve"> </w:t>
            </w:r>
            <w:r>
              <w:t xml:space="preserve">is measurement bias (</w:t>
            </w:r>
            <w:hyperlink w:anchor="def-measurement-bia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that arises when the measured treatment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is a quantity that the outcome itself changes,</w:t>
            </w:r>
            <w:r>
              <w:t xml:space="preserve"> </w:t>
            </w:r>
            <w:r>
              <w:t xml:space="preserve">giving the same structure as recall bias:</w:t>
            </w:r>
            <w:r>
              <w:t xml:space="preserve"> </w:t>
            </w:r>
            <w:r>
              <w:t xml:space="preserve">an arrow from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into the error node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error-structure-graphical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</w:p>
          <w:bookmarkEnd w:id="38"/>
        </w:tc>
      </w:tr>
    </w:tbl>
    <w:p>
      <w:pPr>
        <w:pStyle w:val="BodyText"/>
      </w:pPr>
      <w:ins w:id="3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exm-reverse-causation-drug-levels"/>
          <w:p>
            <w:pPr>
              <w:pStyle w:val="BodyText"/>
            </w:pPr>
            <w:r>
              <w:rPr>
                <w:b/>
                <w:bCs/>
              </w:rPr>
              <w:t xml:space="preserve">Example 8 (Drug Levels Measured After Liver Toxicity)</w:t>
            </w:r>
            <w:r>
              <w:t xml:space="preserve"> </w:t>
            </w:r>
            <w:r>
              <w:t xml:space="preserve">Suppose blood levels of the drug serve as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but they are measured after liver toxicity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developed.</w:t>
            </w:r>
            <w:r>
              <w:t xml:space="preserve"> </w:t>
            </w:r>
            <w:r>
              <w:t xml:space="preserve">Liver toxicity itself alters the drug levels found in the blood,</w:t>
            </w:r>
            <w:r>
              <w:t xml:space="preserve"> </w:t>
            </w:r>
            <w:r>
              <w:t xml:space="preserve">so the measured treatment depends on the outcome: reverse causation bias (</w:t>
            </w:r>
            <w:hyperlink w:anchor="def-reverse-causation-bias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).</w:t>
            </w:r>
          </w:p>
          <w:bookmarkEnd w:id="39"/>
        </w:tc>
      </w:tr>
    </w:tbl>
    <w:p>
      <w:pPr>
        <w:pStyle w:val="BodyText"/>
      </w:pPr>
      <w:ins w:id="3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ifferential-outcome-ascertainment"/>
          <w:p>
            <w:pPr>
              <w:pStyle w:val="BodyText"/>
            </w:pPr>
            <w:r>
              <w:rPr>
                <w:b/>
                <w:bCs/>
              </w:rPr>
              <w:t xml:space="preserve">Example 9 (Closer Monitoring of Treated Patients)</w:t>
            </w:r>
            <w:r>
              <w:t xml:space="preserve"> </w:t>
            </w:r>
            <w:r>
              <w:t xml:space="preserve">Physicians who suspect that the drug causes liver toxicity may monitor treated patients more closely than untreated ones.</w:t>
            </w:r>
            <w:r>
              <w:t xml:space="preserve"> </w:t>
            </w:r>
            <w:r>
              <w:t xml:space="preserve">Toxicity is then more likely to be detected and recorded among the treated,</w:t>
            </w:r>
            <w:r>
              <w:t xml:space="preserve"> </w:t>
            </w:r>
            <w:r>
              <w:t xml:space="preserve">so the true treatment affects the measurement of the outcome</w:t>
            </w:r>
            <w:r>
              <w:t xml:space="preserve"> </w:t>
            </w:r>
            <w:r>
              <w:t xml:space="preserve">(an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into the error node of</w:t>
            </w:r>
            <w:r>
              <w:t xml:space="preserve"> </w:t>
            </w:r>
            <w:hyperlink w:anchor="def-error-structure-graphical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 Figure 9.5),</w:t>
            </w:r>
            <w:r>
              <w:t xml:space="preserve"> </w:t>
            </w:r>
            <w:r>
              <w:t xml:space="preserve">a differential outcome error (</w:t>
            </w:r>
            <w:hyperlink w:anchor="def-nondifferential-measurement-error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bookmarkEnd w:id="40"/>
        </w:tc>
      </w:tr>
    </w:tbl>
    <w:p>
      <w:pPr>
        <w:pStyle w:val="BodyText"/>
      </w:pPr>
      <w:ins w:id="38" w:author="PR Preview" w:date="2024-01-01T00:00:00Z">
        <w:r>
          <w:t xml:space="preserve">These settings can combine, as in Figures 9.6 and 9.7,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giving errors that are both dependent and differential.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error-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four types of measurement error and the figures that show them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Figure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Independent nondifferential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Dependent nondifferential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Independent differential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9.4, 9.5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Dependent differential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9.6, 9.7</w:t>
                  </w:r>
                </w:p>
              </w:tc>
            </w:tr>
          </w:tbl>
          <w:bookmarkEnd w:id="41"/>
          <w:p/>
        </w:tc>
      </w:tr>
    </w:tbl>
    <w:p>
      <w:pPr>
        <w:pStyle w:val="BodyText"/>
      </w:pPr>
      <w:ins w:id="3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rem-correcting-measurement-error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(Correcting for Measurement Error). </w:t>
            </w:r>
            <w:r>
              <w:t xml:space="preserve">The structure of the error in</w:t>
            </w:r>
            <w:r>
              <w:t xml:space="preserve"> </w:t>
            </w:r>
            <w:hyperlink w:anchor="tbl-error-type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determines which correction methods apply;</w:t>
            </w:r>
            <w:r>
              <w:t xml:space="preserve"> </w:t>
            </w:r>
            <w:r>
              <w:t xml:space="preserve">there is a large literature for independent nondifferential error.</w:t>
            </w:r>
            <w:r>
              <w:t xml:space="preserve"> </w:t>
            </w:r>
            <w:r>
              <w:t xml:space="preserve">Correction methods generally combine modeling assumptions with</w:t>
            </w:r>
            <w:r>
              <w:t xml:space="preserve"> </w:t>
            </w:r>
            <w:r>
              <w:rPr>
                <w:b/>
                <w:bCs/>
              </w:rPr>
              <w:t xml:space="preserve">validation samples</w:t>
            </w:r>
            <w:r>
              <w:t xml:space="preserve">,</w:t>
            </w:r>
            <w:r>
              <w:t xml:space="preserve"> </w:t>
            </w:r>
            <w:r>
              <w:t xml:space="preserve">subsets of the data where the key variables are measured accurately.</w:t>
            </w:r>
            <w:r>
              <w:t xml:space="preserve"> </w:t>
            </w:r>
            <w:r>
              <w:t xml:space="preserve">The book does not cover them;</w:t>
            </w:r>
            <w:r>
              <w:t xml:space="preserve"> </w:t>
            </w:r>
            <w:r>
              <w:t xml:space="preserve">its point is that measuring variables, like selecting individuals, can introduce bias,</w:t>
            </w:r>
            <w:r>
              <w:t xml:space="preserve"> </w:t>
            </w:r>
            <w:r>
              <w:t xml:space="preserve">so realistic causal diagrams must represent confounding, selection, and measurement simultaneously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bookmarkEnd w:id="42"/>
        </w:tc>
      </w:tr>
    </w:tbl>
    <w:p>
      <w:pPr>
        <w:pStyle w:val="BodyText"/>
      </w:pPr>
      <w:ins w:id="4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 Better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best defense against measurement bias is better measurement:</w:t>
            </w:r>
            <w:r>
              <w:t xml:space="preserve"> </w:t>
            </w:r>
            <w:r>
              <w:t xml:space="preserve">improve how the variables are measured in the first place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4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Measurement error generally causes bias,</w:t>
            </w:r>
            <w:r>
              <w:t xml:space="preserve"> </w:t>
            </w:r>
            <w:r>
              <w:t xml:space="preserve">but there is one notable exception and no general rule for the direction.</w:t>
            </w:r>
            <w:r>
              <w:t xml:space="preserve"> </w:t>
            </w:r>
            <w:r>
              <w:t xml:space="preserve">The boxes that follow give the exception and the direction and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  <w:r>
              <w:t xml:space="preserve"> </w:t>
            </w:r>
            <w:r>
              <w:t xml:space="preserve">A worked example with the pedestrian experiment, which is ours, follows them.</w:t>
            </w:r>
          </w:p>
          <w:p/>
        </w:tc>
      </w:tr>
    </w:tbl>
    <w:p>
      <w:pPr>
        <w:pStyle w:val="BodyText"/>
      </w:pPr>
      <w:ins w:id="4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prp-null-preserved"/>
          <w:p>
            <w:pPr>
              <w:pStyle w:val="BodyText"/>
            </w:pPr>
            <w:r>
              <w:rPr>
                <w:b/>
                <w:bCs/>
              </w:rPr>
              <w:t xml:space="preserve">Proposition 2 (Independent Nondifferential Error Preserves a Null)</w:t>
            </w:r>
            <w:r>
              <w:t xml:space="preserve"> </w:t>
            </w:r>
            <w:r>
              <w:t xml:space="preserve">Suppose the causal DAG is Figure 9.2 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its only arrows are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suppose the joint distribution satisfies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causal Markov assumption</w:t>
              </w:r>
            </w:hyperlink>
            <w:r>
              <w:t xml:space="preserve"> </w:t>
            </w:r>
            <w:r>
              <w:t xml:space="preserve">with respect to this DAG.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true and the measured associations are both null.</w:t>
            </w:r>
          </w:p>
          <w:bookmarkEnd w:id="48"/>
        </w:tc>
      </w:tr>
    </w:tbl>
    <w:p>
      <w:pPr>
        <w:pStyle w:val="BodyText"/>
      </w:pPr>
      <w:ins w:id="4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DAG has no edge between the sets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no path connects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d-separation then gives both independencies under the causal Markov assumption.</w:t>
            </w:r>
          </w:p>
          <w:p/>
        </w:tc>
      </w:tr>
    </w:tbl>
    <w:p>
      <w:pPr>
        <w:pStyle w:val="BodyText"/>
      </w:pPr>
      <w:ins w:id="4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rem-bias-direc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(Direction and Magnitude of Measurement Bias). </w:t>
            </w:r>
            <w:r>
              <w:t xml:space="preserve">Outside the setting of</w:t>
            </w:r>
            <w:r>
              <w:t xml:space="preserve"> </w:t>
            </w:r>
            <w:hyperlink w:anchor="prp-null-preserved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lie</w:t>
            </w:r>
            <w:r>
              <w:t xml:space="preserve"> </w:t>
            </w:r>
            <w:r>
              <w:rPr>
                <w:b/>
                <w:bCs/>
              </w:rPr>
              <w:t xml:space="preserve">farther from the null, or nearer to it,</w:t>
            </w:r>
            <w:r>
              <w:t xml:space="preserve"> </w:t>
            </w:r>
            <w:r>
              <w:t xml:space="preserve">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bookmarkEnd w:id="49"/>
        </w:tc>
      </w:tr>
    </w:tbl>
    <w:p>
      <w:pPr>
        <w:pStyle w:val="BodyText"/>
      </w:pPr>
      <w:ins w:id="45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Nondifferential Error Can Reverse a Trend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thumb, that nondifferential error only biases toward the null, is not safe (this framing is ours).</w:t>
            </w:r>
            <w:r>
              <w:t xml:space="preserve"> </w:t>
            </w:r>
            <w:r>
              <w:t xml:space="preserve">Even with independent nondifferential error and non-extreme bias,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treatments.</w:t>
            </w:r>
            <w:r>
              <w:t xml:space="preserve"> </w:t>
            </w:r>
            <w:r>
              <w:t xml:space="preserve">This reversal occurs when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 not move monotonically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</w:t>
            </w:r>
            <w:r>
              <w:t xml:space="preserve"> </w:t>
            </w:r>
            <w:r>
              <w:t xml:space="preserve">Weinberg, Umbach, and Greenland 1994).</w:t>
            </w:r>
            <w:r>
              <w:t xml:space="preserve"> </w:t>
            </w:r>
            <w:r>
              <w:t xml:space="preserve">VanderWeele and Hernán (2009) give a more general framework based on signed causal diagrams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46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prp-perfect-specificity"/>
          <w:p>
            <w:pPr>
              <w:pStyle w:val="BodyText"/>
            </w:pPr>
            <w:r>
              <w:rPr>
                <w:b/>
                <w:bCs/>
              </w:rPr>
              <w:t xml:space="preserve">Proposition 3 (Outcome Misclassification With Perfect Specificity)</w:t>
            </w:r>
            <w:r>
              <w:t xml:space="preserve"> </w:t>
            </w:r>
            <w:r>
              <w:t xml:space="preserve">This proposition is ours, not the book’s.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binary,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measured without error, so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that the conditional probabilities below are defined.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of the outcome measurement in treatment group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 its</w:t>
            </w:r>
            <w:r>
              <w:t xml:space="preserve"> </w:t>
            </w:r>
            <w:r>
              <w:rPr>
                <w:b/>
                <w:bCs/>
              </w:rPr>
              <w:t xml:space="preserve">specificity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sensitivity is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 the specificity is 1 in both treatment groups:</w:t>
            </w:r>
          </w:p>
          <w:p>
            <w:pPr>
              <w:pStyle w:val="BodyText"/>
            </w:pPr>
            <w:bookmarkStart w:id="52" w:name="eq-perfect-specificity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2"/>
          </w:p>
          <w:p>
            <w:pPr>
              <w:pStyle w:val="FirstParagraph"/>
            </w:pPr>
            <w:r>
              <w:t xml:space="preserve">Then,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conditioning on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is conditioning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measured risk difference is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times the true associational risk difference,</w:t>
            </w:r>
            <w:r>
              <w:t xml:space="preserve"> </w:t>
            </w:r>
            <w:r>
              <w:t xml:space="preserve">while the measured risk ratio equals the true associational risk ratio.</w:t>
            </w:r>
          </w:p>
          <w:bookmarkEnd w:id="53"/>
        </w:tc>
      </w:tr>
    </w:tbl>
    <w:p>
      <w:pPr>
        <w:pStyle w:val="BodyText"/>
      </w:pPr>
      <w:ins w:id="4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the law of total probability and</w:t>
            </w:r>
            <w:r>
              <w:t xml:space="preserve"> </w:t>
            </w:r>
            <w:hyperlink w:anchor="eq-perfect-specificity">
              <w:r>
                <w:rPr>
                  <w:rStyle w:val="Hyperlink"/>
                </w:rPr>
                <w:t xml:space="preserve">Equation 4</w:t>
              </w:r>
            </w:hyperlink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Subtracting the two treatment groups multiplies the risk difference by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;</w:t>
            </w:r>
            <w:r>
              <w:t xml:space="preserve"> </w:t>
            </w:r>
            <w:r>
              <w:t xml:space="preserve">dividing them cancels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48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edestrian-numbers"/>
          <w:p>
            <w:pPr>
              <w:pStyle w:val="BodyText"/>
            </w:pPr>
            <w:r>
              <w:rPr>
                <w:b/>
                <w:bCs/>
              </w:rPr>
              <w:t xml:space="preserve">Example 10 (The Pedestrian Experiment in Numbers)</w:t>
            </w:r>
            <w:r>
              <w:t xml:space="preserve"> </w:t>
            </w:r>
            <w:r>
              <w:t xml:space="preserve">Return to</w:t>
            </w:r>
            <w:r>
              <w:t xml:space="preserve"> </w:t>
            </w:r>
            <w:hyperlink w:anchor="exm-looking-up-misrecorded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with hypothetical numbers.</w:t>
            </w:r>
            <w:r>
              <w:t xml:space="preserve"> </w:t>
            </w:r>
            <w:r>
              <w:t xml:space="preserve">Suppose that, in truth, 60% of pedestrians look up when the investigator looks up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20% when she does not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Randomization makes these associational risks causal (as in</w:t>
            </w:r>
            <w:r>
              <w:t xml:space="preserve"> </w:t>
            </w:r>
            <w:hyperlink w:anchor="prp-true-association-causal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causal risk difference is</w:t>
            </w:r>
            <w:r>
              <w:t xml:space="preserve"> </w:t>
            </w:r>
            <m:oMath>
              <m:r>
                <m:t>0.6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 the causal risk ratio is</w:t>
            </w:r>
            <w:r>
              <w:t xml:space="preserve"> </w:t>
            </w:r>
            <m:oMath>
              <m:r>
                <m:t>0.6</m:t>
              </m:r>
              <m:r>
                <m:rPr>
                  <m:sty m:val="p"/>
                </m:rPr>
                <m:t>/</m:t>
              </m:r>
              <m:r>
                <m:t>0.2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recorder misses half of the look-ups and never records a look-up that did not happen,</w:t>
            </w:r>
            <w:r>
              <w:t xml:space="preserve"> </w:t>
            </w:r>
            <w:r>
              <w:t xml:space="preserve">in both groups: sensitivity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perfect specificity.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erfect-specificity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the recorded risks are</w:t>
            </w:r>
            <w:r>
              <w:t xml:space="preserve"> </w:t>
            </w:r>
            <m:oMath>
              <m:r>
                <m:t>0.3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measured risk difference is</w:t>
            </w:r>
            <w:r>
              <w:t xml:space="preserve"> </w:t>
            </w:r>
            <m:oMath>
              <m:r>
                <m:t>0.2</m:t>
              </m:r>
            </m:oMath>
            <w:r>
              <w:t xml:space="preserve">, half the true one,</w:t>
            </w:r>
            <w:r>
              <w:t xml:space="preserve"> </w:t>
            </w:r>
            <w:r>
              <w:t xml:space="preserve">while the measured risk ratio is still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t xml:space="preserve">“dilution”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looking-up-misrecorded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is real on the additive scale but absent on the ratio scale.</w:t>
            </w:r>
            <w:r>
              <w:t xml:space="preserve"> </w:t>
            </w:r>
            <w:r>
              <w:t xml:space="preserve">These numbers and this conclusion are ours, not the book’s.</w:t>
            </w:r>
          </w:p>
          <w:bookmarkEnd w:id="54"/>
        </w:tc>
      </w:tr>
    </w:tbl>
    <w:bookmarkEnd w:id="55"/>
    <w:bookmarkEnd w:id="56"/>
    <w:bookmarkStart w:id="72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that path and gives conditional exchangeability,</w:t>
            </w:r>
            <w:r>
              <w:t xml:space="preserve"> </w:t>
            </w:r>
            <w:r>
              <w:t xml:space="preserve">so, with consistency and positivity,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57"/>
        </w:tc>
      </w:tr>
    </w:tbl>
    <w:p>
      <w:pPr>
        <w:pStyle w:val="BodyText"/>
      </w:pPr>
      <w:ins w:id="5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figure-9-9"/>
          <w:p>
            <w:pPr>
              <w:pStyle w:val="BodyText"/>
            </w:pPr>
            <w:r>
              <w:rPr>
                <w:b/>
                <w:bCs/>
              </w:rPr>
              <w:t xml:space="preserve">Example 12 (A Mismeasured Variable on a Longer Backdoor Path)</w:t>
            </w:r>
            <w:r>
              <w:t xml:space="preserve"> </w:t>
            </w:r>
            <w:r>
              <w:t xml:space="preserve">In Figure 9.9,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treatment,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the outcome,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covariate,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its mismeasured version.</w:t>
            </w:r>
            <w:r>
              <w:t xml:space="preserve"> </w:t>
            </w:r>
            <w:r>
              <w:t xml:space="preserve">As we read the figure, the confounding path is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unmeasured,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is a child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itself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block this path,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 it,</w:t>
            </w:r>
            <w:r>
              <w:t xml:space="preserve"> </w:t>
            </w:r>
            <w:r>
              <w:t xml:space="preserve">so again there is measurement bias.</w:t>
            </w:r>
          </w:p>
          <w:bookmarkEnd w:id="58"/>
        </w:tc>
      </w:tr>
    </w:tbl>
    <w:p>
      <w:pPr>
        <w:pStyle w:val="BodyText"/>
      </w:pPr>
      <w:ins w:id="5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Xb149c83f4ed684cdf4ec30abfc00a14c0ee7af3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(Measurement Bias or Unmeasured Confounding?). </w:t>
            </w:r>
            <w:r>
              <w:t xml:space="preserve">Figure 9.8 is equivalent to Figure 7.8: one can view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unmeasured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 a surrogate confounder</w:t>
            </w:r>
            <w:r>
              <w:t xml:space="preserve"> </w:t>
            </w:r>
            <w:r>
              <w:t xml:space="preserve">(</w:t>
            </w:r>
            <w:hyperlink r:id="rId59">
              <w:r>
                <w:rPr>
                  <w:rStyle w:val="Hyperlink"/>
                </w:rPr>
                <w:t xml:space="preserve">Fine Point 7.3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Whether one calls the problem bias from a mismeasured confounder or unmeasured confounding makes no difference in practice</w:t>
            </w:r>
            <w:r>
              <w:t xml:space="preserve"> </w:t>
            </w:r>
            <w:r>
              <w:t xml:space="preserve">(Hernán and Robins 2020, 129)</w:t>
            </w:r>
            <w:r>
              <w:t xml:space="preserve">.</w:t>
            </w:r>
            <w:r>
              <w:t xml:space="preserve"> </w:t>
            </w:r>
            <w:r>
              <w:t xml:space="preserve">In some settings, however, mismeasured variables are enough to adjust for confounding.</w:t>
            </w:r>
          </w:p>
          <w:bookmarkEnd w:id="60"/>
        </w:tc>
      </w:tr>
    </w:tbl>
    <w:bookmarkStart w:id="64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56" w:author="PR Preview" w:date="2024-01-01T00:00:00Z">
        <w:r>
          <w:t xml:space="preserve">Mismeasured confounders can also create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rPr>
            <w:b/>
            <w:bCs/>
          </w:rPr>
          <w:t xml:space="preserve">apparent effect modification</w:t>
        </w:r>
      </w:ins>
      <w:ins w:id="56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apparent-effect-modification"/>
          <w:p>
            <w:pPr>
              <w:pStyle w:val="BodyText"/>
            </w:pPr>
            <w:r>
              <w:rPr>
                <w:b/>
                <w:bCs/>
              </w:rPr>
              <w:t xml:space="preserve">Example 13 (Hepatitis Misreported in One Stratum Only)</w:t>
            </w:r>
            <w:r>
              <w:t xml:space="preserve"> </w:t>
            </w:r>
            <w:r>
              <w:t xml:space="preserve">In the setting of</w:t>
            </w:r>
            <w:r>
              <w:t xml:space="preserve"> </w:t>
            </w:r>
            <w:hyperlink w:anchor="exm-hepatitis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 </w:t>
            </w:r>
            <w:r>
              <w:t xml:space="preserve">(drug 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liver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true hepatitis history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reported history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),</w:t>
            </w:r>
            <w:r>
              <w:t xml:space="preserve"> </w:t>
            </w:r>
            <w:r>
              <w:t xml:space="preserve">suppose the sharp null hypothesis holds (treatment has no effect on anyone’s liver disease),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who reported prior hepatitis (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truly had it 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half of those who reported none (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truly had it.</w:t>
            </w:r>
          </w:p>
          <w:p>
            <w:pPr>
              <w:pStyle w:val="FirstParagraph"/>
            </w:pP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the stratum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everyone has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 there is no confounding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 no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the stratum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individuals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are mixed,</w:t>
            </w:r>
            <w:r>
              <w:t xml:space="preserve"> </w:t>
            </w:r>
            <w:r>
              <w:t xml:space="preserve">so there is uncontrolled confounding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and, in general, a non-null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</w:p>
          <w:p>
            <w:pPr>
              <w:pStyle w:val="FirstParagraph"/>
            </w:pPr>
            <w:r>
              <w:t xml:space="preserve">Reading both stratum-specific associations as effects, investigators would conclude that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modifies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although there is no effect at all</w:t>
            </w:r>
            <w:r>
              <w:t xml:space="preserve"> </w:t>
            </w:r>
            <w:r>
              <w:t xml:space="preserve">(Hernán and Robins 2020, 129)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ins w:id="5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Masquerade as Effect Modification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 confounder is measured more accurately in some strata than in others,</w:t>
            </w:r>
            <w:r>
              <w:t xml:space="preserve"> </w:t>
            </w:r>
            <w:r>
              <w:t xml:space="preserve">stratum-specific associations can differ because residual confounding differs,</w:t>
            </w:r>
            <w:r>
              <w:t xml:space="preserve"> </w:t>
            </w:r>
            <w:r>
              <w:t xml:space="preserve">even when the effect is the same in every stratum,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exm-apparent-effect-modification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This general statement is ours.</w:t>
            </w:r>
            <w:r>
              <w:t xml:space="preserve"> </w:t>
            </w:r>
            <w:r>
              <w:t xml:space="preserve">The book gives only that example</w:t>
            </w:r>
            <w:r>
              <w:t xml:space="preserve"> </w:t>
            </w:r>
            <w:r>
              <w:t xml:space="preserve">(Hernán and Robins 2020, 129)</w:t>
            </w:r>
            <w:r>
              <w:t xml:space="preserve">.</w:t>
            </w:r>
          </w:p>
          <w:p/>
        </w:tc>
      </w:tr>
    </w:tbl>
    <w:bookmarkEnd w:id="64"/>
    <w:bookmarkStart w:id="71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mismeasured-collider"/>
          <w:p>
            <w:pPr>
              <w:pStyle w:val="BodyText"/>
            </w:pPr>
            <w:r>
              <w:rPr>
                <w:b/>
                <w:bCs/>
              </w:rPr>
              <w:t xml:space="preserve">Example 14 (Conditioning on a Mismeasured Collider)</w:t>
            </w:r>
            <w:r>
              <w:t xml:space="preserve"> </w:t>
            </w:r>
            <w:r>
              <w:t xml:space="preserve">A collider can be mismeasured too.</w:t>
            </w:r>
            <w:r>
              <w:t xml:space="preserve"> </w:t>
            </w:r>
            <w:r>
              <w:t xml:space="preserve">In Figure 9.10 (equivalent to Figure 8.2) the arrows are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C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conditioning on the mismeasured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introduces selection bias,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descends from the collider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makes it a common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 well.</w:t>
            </w:r>
          </w:p>
          <w:bookmarkEnd w:id="65"/>
        </w:tc>
      </w:tr>
    </w:tbl>
    <w:p>
      <w:pPr>
        <w:pStyle w:val="BodyText"/>
      </w:pPr>
      <w:ins w:id="6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Error in a measured confounder often does no harm in clinical settings,</w:t>
            </w:r>
            <w:r>
              <w:t xml:space="preserve"> </w:t>
            </w:r>
            <w:r>
              <w:t xml:space="preserve">because treatment decisions were themselves based on the measured value.</w:t>
            </w:r>
            <w:r>
              <w:t xml:space="preserve"> </w:t>
            </w:r>
            <w:r>
              <w:t xml:space="preserve">The boxes that follow give two examples and the general principle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6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blood-pressure-measured"/>
          <w:p>
            <w:pPr>
              <w:pStyle w:val="BodyText"/>
            </w:pPr>
            <w:r>
              <w:rPr>
                <w:b/>
                <w:bCs/>
              </w:rPr>
              <w:t xml:space="preserve">Example 15 (Treatment Decided on the Office Blood Pressure)</w:t>
            </w:r>
            <w:r>
              <w:t xml:space="preserve"> </w:t>
            </w: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 the arrows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carries the entire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The only backdoor path,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neither 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either one satisfies the backdoor criterion</w:t>
            </w:r>
            <w:r>
              <w:t xml:space="preserve"> </w:t>
            </w:r>
            <w:r>
              <w:t xml:space="preserve">(</w:t>
            </w:r>
            <w:hyperlink r:id="rId15">
              <w:r>
                <w:rPr>
                  <w:rStyle w:val="Hyperlink"/>
                </w:rPr>
                <w:t xml:space="preserve">Section 7.2</w:t>
              </w:r>
            </w:hyperlink>
            <w:r>
              <w:t xml:space="preserve">).</w:t>
            </w:r>
          </w:p>
          <w:bookmarkEnd w:id="68"/>
        </w:tc>
      </w:tr>
    </w:tbl>
    <w:p>
      <w:pPr>
        <w:pStyle w:val="BodyText"/>
      </w:pPr>
      <w:ins w:id="6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9" w:name="exm-figure-9-12"/>
          <w:p>
            <w:pPr>
              <w:pStyle w:val="BodyText"/>
            </w:pPr>
            <w:r>
              <w:rPr>
                <w:b/>
                <w:bCs/>
              </w:rPr>
              <w:t xml:space="preserve">Example 16 (Only the Measured Value Suffices)</w:t>
            </w:r>
            <w:r>
              <w:t xml:space="preserve"> </w:t>
            </w:r>
            <w:r>
              <w:t xml:space="preserve">In Figure 9.12,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antihypertensive therapy,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stroke,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true blood pressure,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its office measurement.</w:t>
            </w:r>
            <w:r>
              <w:t xml:space="preserve"> </w:t>
            </w:r>
            <w:r>
              <w:t xml:space="preserve">As we read the figure, its arrows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unmeasured.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blocks every backdoor path, because each one enters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through the non-collider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instead leaves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open,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collider on it.</w:t>
            </w:r>
            <w:r>
              <w:t xml:space="preserve"> </w:t>
            </w:r>
            <w:r>
              <w:t xml:space="preserve">So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 to adjust for confounding and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 not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bookmarkEnd w:id="69"/>
        </w:tc>
      </w:tr>
    </w:tbl>
    <w:p>
      <w:pPr>
        <w:pStyle w:val="BodyText"/>
      </w:pPr>
      <w:ins w:id="6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" w:name="rem-decision-maker-information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(Have What the Decision Makers Had). </w:t>
            </w:r>
            <w:hyperlink w:anchor="exm-blood-pressure-measured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xm-figure-9-12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 </w:t>
            </w:r>
            <w:r>
              <w:t xml:space="preserve">illustrate a general point:</w:t>
            </w:r>
            <w:r>
              <w:t xml:space="preserve"> </w:t>
            </w:r>
            <w:r>
              <w:t xml:space="preserve">if the other identifiability conditions hold, an effect can be identified when the data contain as much information as the decision makers used to assign treatment,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bookmarkEnd w:id="70"/>
        </w:tc>
      </w:tr>
    </w:tbl>
    <w:bookmarkEnd w:id="71"/>
    <w:bookmarkEnd w:id="72"/>
    <w:bookmarkStart w:id="7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assumption-perfect-measurement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(Assumption 1: Every Variable Is Perfectly Measured). </w:t>
            </w:r>
            <w:r>
              <w:t xml:space="preserve">Earlier diagrams assumed that every variable on the diagram is measured without error.</w:t>
            </w:r>
            <w:r>
              <w:t xml:space="preserve"> </w:t>
            </w:r>
            <w:r>
              <w:t xml:space="preserve">This is unrealistic.</w:t>
            </w:r>
            <w:r>
              <w:t xml:space="preserve"> </w:t>
            </w:r>
            <w:r>
              <w:t xml:space="preserve">As this chapter showed, measurement error can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create a noncausal association between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there is no confounding or selection bias,</w:t>
            </w:r>
            <w:r>
              <w:t xml:space="preserve"> </w:t>
            </w:r>
            <w:r>
              <w:t xml:space="preserve">for example when the errors are dependent or differential (our example, to be read against</w:t>
            </w:r>
            <w:r>
              <w:t xml:space="preserve"> </w:t>
            </w:r>
            <w:hyperlink w:anchor="prp-null-preserved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prevent a measured confounder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from blocking a backdoor path that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block (</w:t>
            </w:r>
            <w:hyperlink w:anchor="exm-hepatitis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).</w:t>
            </w:r>
          </w:p>
          <w:bookmarkEnd w:id="73"/>
        </w:tc>
      </w:tr>
    </w:tbl>
    <w:p>
      <w:pPr>
        <w:pStyle w:val="FirstParagraph"/>
      </w:pPr>
      <w:ins w:id="67" w:author="PR Preview" w:date="2024-01-01T00:00:00Z">
        <w:r>
          <w:t xml:space="preserve">Should every diagram then show both true and measured values of every variable?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Often the measurement error is believed, or known, to be negligible,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and then a simpler diagram is preferable.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Two-Step Approach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Confounding and selection bias that are present when every variable is measured perfectly typically persist under measurement error</w:t>
            </w:r>
            <w:r>
              <w:t xml:space="preserve"> </w:t>
            </w:r>
            <w:r>
              <w:t xml:space="preserve">(with exceptions, as in</w:t>
            </w:r>
            <w:r>
              <w:t xml:space="preserve"> </w:t>
            </w:r>
            <w:hyperlink w:anchor="exm-figure-9-12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So first draw diagrams without measurement error to study confounding and selection bias,</w:t>
            </w:r>
            <w:r>
              <w:t xml:space="preserve"> </w:t>
            </w:r>
            <w:r>
              <w:t xml:space="preserve">then add measurement error as an extra layer.</w:t>
            </w:r>
            <w:r>
              <w:t xml:space="preserve"> </w:t>
            </w:r>
            <w:r>
              <w:t xml:space="preserve">Throughout the book, whenever the focus is confounding or selection, the distinction between true and measured values is omitted</w:t>
            </w:r>
            <w:r>
              <w:t xml:space="preserve"> </w:t>
            </w:r>
            <w:r>
              <w:t xml:space="preserve">(Hernán and Robins 2020, 130–31)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68" w:author="PR Preview" w:date="2024-01-01T00:00:00Z">
        <w:r>
          <w:t xml:space="preserve">The next section turns to the second assumption, which is fundamental to any causal diagram.</w:t>
        </w:r>
      </w:ins>
    </w:p>
    <w:bookmarkEnd w:id="76"/>
    <w:bookmarkStart w:id="99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exm-obesity-covid"/>
          <w:p>
            <w:pPr>
              <w:pStyle w:val="BodyText"/>
            </w:pPr>
            <w:r>
              <w:rPr>
                <w:b/>
                <w:bCs/>
              </w:rPr>
              <w:t xml:space="preserve">Example 17 (Obesity, Antiviral Treatment, and COVID-19 Death)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antiviral treatment for COVID-19,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death,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obesity (body mass index above 30), all binary.</w:t>
            </w:r>
            <w:r>
              <w:t xml:space="preserve"> </w:t>
            </w:r>
            <w:r>
              <w:t xml:space="preserve">Obese patients are more likely to be treated, and more likely to be hospitalized if untreated,</w:t>
            </w:r>
            <w:r>
              <w:t xml:space="preserve"> </w:t>
            </w:r>
            <w:r>
              <w:t xml:space="preserve">so experts draw Figure 9.13 (equal to Figure 7.1):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 treatment depends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 on physician preference,</w:t>
            </w:r>
            <w:r>
              <w:t xml:space="preserve"> </w:t>
            </w:r>
            <w:r>
              <w:t xml:space="preserve">and that there is no measurement error.</w:t>
            </w:r>
          </w:p>
          <w:bookmarkEnd w:id="77"/>
        </w:tc>
      </w:tr>
    </w:tbl>
    <w:p>
      <w:pPr>
        <w:pStyle w:val="BodyText"/>
      </w:pPr>
      <w:ins w:id="7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assumption-well-defined-arrow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(Assumption 2: Every Arrow Has a Well-Defined Intervention). </w:t>
            </w:r>
            <w:r>
              <w:t xml:space="preserve">Earlier diagrams also assumed that every arrow corresponds to a well-defined intervention.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Inference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needs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hence well-defined interventions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(Chapter 3).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obesity-covid">
              <w:r>
                <w:rPr>
                  <w:rStyle w:val="Hyperlink"/>
                </w:rPr>
                <w:t xml:space="preserve">Example 17</w:t>
              </w:r>
            </w:hyperlink>
            <w:r>
              <w:t xml:space="preserve">, antiviral treatment can clearly be given or withheld, so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(or its absence) is meaningful.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Obesity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an intervention.</w:t>
            </w:r>
            <w:r>
              <w:t xml:space="preserve"> </w:t>
            </w:r>
            <w:r>
              <w:t xml:space="preserve">As in Chapter 3,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is defined only if some well-defined effective no-direct-effect intervention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ENDE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can change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while having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Few experts would grant that such an intervention exists for obesity and mortality,</w:t>
            </w:r>
            <w:r>
              <w:t xml:space="preserve"> </w:t>
            </w:r>
            <w:r>
              <w:t xml:space="preserve">so we cannot take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to be well defined</w:t>
            </w:r>
            <w:r>
              <w:t xml:space="preserve"> </w:t>
            </w:r>
            <w:r>
              <w:t xml:space="preserve">(Hernán and Robins 2020, 131)</w:t>
            </w:r>
            <w:r>
              <w:t xml:space="preserve">.</w:t>
            </w:r>
          </w:p>
          <w:bookmarkEnd w:id="79"/>
        </w:tc>
      </w:tr>
    </w:tbl>
    <w:p>
      <w:pPr>
        <w:pStyle w:val="FirstParagraph"/>
      </w:pPr>
      <w:ins w:id="7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8 (Causal DAG (Strict Sense))</w:t>
            </w:r>
            <w:r>
              <w:t xml:space="preserve"> </w:t>
            </w:r>
            <w:r>
              <w:t xml:space="preserve">Consider a DAG that meets the Chapter 6 requirements for a causal diagram,</w:t>
            </w:r>
            <w:r>
              <w:t xml:space="preserve"> </w:t>
            </w:r>
            <w:r>
              <w:t xml:space="preserve">which we restate here: every common cause of two variables on the graph is on the graph,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causal Markov assumption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The book calls it 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in the strict sense if, in addition, every arrow has a causal interpretation,</w:t>
            </w:r>
            <w:r>
              <w:t xml:space="preserve"> </w:t>
            </w:r>
            <w:r>
              <w:t xml:space="preserve">that is, every arrow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W</m:t>
              </m:r>
            </m:oMath>
            <w:r>
              <w:t xml:space="preserve"> </w:t>
            </w:r>
            <w:r>
              <w:t xml:space="preserve">comes with well-defined interventions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for its effect on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at least one arrow lacks such an interpretation, the book calls the DAG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80"/>
        </w:tc>
      </w:tr>
    </w:tbl>
    <w:p>
      <w:pPr>
        <w:pStyle w:val="BodyText"/>
      </w:pPr>
      <w:ins w:id="73" w:author="PR Preview" w:date="2024-01-01T00:00:00Z">
        <w:r>
          <w:t xml:space="preserve">The book keeps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“noncausal”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in quotes because much of the causal inference literature still calls DAGs that mix causal and noncausal arrows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“causal diagrams”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(Hernán and Robins 2020, 132)</w:t>
        </w:r>
      </w:ins>
      <w:ins w:id="73" w:author="PR Preview" w:date="2024-01-01T00:00:00Z">
        <w:r>
          <w:t xml:space="preserve">.</w:t>
        </w:r>
      </w:ins>
    </w:p>
    <w:bookmarkStart w:id="85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exm-two-arrows-obesity"/>
          <w:p>
            <w:pPr>
              <w:pStyle w:val="BodyText"/>
            </w:pPr>
            <w:r>
              <w:rPr>
                <w:b/>
                <w:bCs/>
              </w:rPr>
              <w:t xml:space="preserve">Example 18 (Figure 9.13 Is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reasonable.</w:t>
            </w:r>
            <w:r>
              <w:t xml:space="preserve"> </w:t>
            </w:r>
            <w:r>
              <w:t xml:space="preserve">Doctors are more likely to treat patients they learn are obese,</w:t>
            </w:r>
            <w:r>
              <w:t xml:space="preserve"> </w:t>
            </w:r>
            <w:r>
              <w:t xml:space="preserve">and one can imagine a well-defined ENDE intervention, such as showing the physician a patient with a different body mass index.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not.</w:t>
            </w:r>
            <w:r>
              <w:t xml:space="preserve"> </w:t>
            </w:r>
            <w:r>
              <w:t xml:space="preserve">Experts know obese patients are more likely to die,</w:t>
            </w:r>
            <w:r>
              <w:t xml:space="preserve"> </w:t>
            </w:r>
            <w:r>
              <w:t xml:space="preserve">but because they do not accept that ENDE interventions on obesity exist for that effect,</w:t>
            </w:r>
            <w:r>
              <w:t xml:space="preserve"> </w:t>
            </w:r>
            <w:r>
              <w:t xml:space="preserve">so, for those experts, the arrow carries no causal meaning.</w:t>
            </w:r>
          </w:p>
          <w:p>
            <w:pPr>
              <w:pStyle w:val="FirstParagraph"/>
            </w:pPr>
            <w:r>
              <w:t xml:space="preserve">So Figure 9.13, given what is known today, is a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 (</w:t>
            </w:r>
            <w:hyperlink w:anchor="def-causal-dag-strict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ins w:id="7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we know an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changes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can the same intervention not be used to learn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example below resolves this apparent contradiction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77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exm-weight-and-perceived-weight"/>
          <w:p>
            <w:pPr>
              <w:pStyle w:val="BodyText"/>
            </w:pPr>
            <w:r>
              <w:rPr>
                <w:b/>
                <w:bCs/>
              </w:rPr>
              <w:t xml:space="preserve">Example 19 (Body Weight Versus the Doctor’s Perception of It)</w:t>
            </w:r>
            <w:r>
              <w:t xml:space="preserve"> </w:t>
            </w:r>
            <w:r>
              <w:t xml:space="preserve">The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  <w:r>
              <w:t xml:space="preserve"> </w:t>
            </w:r>
            <w:r>
              <w:t xml:space="preserve">Our gloss on why: changing the doctor’s perception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leaves the patient’s actual body weight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untouched,</w:t>
            </w:r>
            <w:r>
              <w:t xml:space="preserve"> </w:t>
            </w:r>
            <w:r>
              <w:t xml:space="preserve">so it cannot stand in for an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when the outcome is death,</w:t>
            </w:r>
            <w:r>
              <w:t xml:space="preserve"> </w:t>
            </w:r>
            <w:r>
              <w:t xml:space="preserve">which body weight may affect by routes that do not pass through the doctor.</w:t>
            </w:r>
          </w:p>
          <w:bookmarkEnd w:id="84"/>
        </w:tc>
      </w:tr>
    </w:tbl>
    <w:bookmarkEnd w:id="85"/>
    <w:bookmarkStart w:id="98" w:name="Xe71af993395f3abd2531b804ea4ca70670701d8"/>
    <w:p>
      <w:pPr>
        <w:pStyle w:val="Heading3"/>
      </w:pPr>
      <w:ins w:id="78" w:author="PR Preview" w:date="2024-01-01T00:00:00Z">
        <w:r>
          <w:t xml:space="preserve">5.2 Making the Diagram Causal: Hidden Factors Behind Obesity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idden-factors-obesity"/>
          <w:p>
            <w:pPr>
              <w:pStyle w:val="BodyText"/>
            </w:pPr>
            <w:r>
              <w:rPr>
                <w:b/>
                <w:bCs/>
              </w:rPr>
              <w:t xml:space="preserve">Example 20 (Adding Hidden Factors Behind Obesity)</w:t>
            </w:r>
            <w:r>
              <w:t xml:space="preserve"> </w:t>
            </w:r>
            <w:r>
              <w:t xml:space="preserve">Experts who want a causal DAG that still accounts for the fact that obese patients die more often</w:t>
            </w:r>
            <w:r>
              <w:t xml:space="preserve"> </w:t>
            </w:r>
            <w:r>
              <w:t xml:space="preserve">can instead propose Figure 9.14, which has the same structure as Figure 7.2.</w:t>
            </w:r>
            <w:r>
              <w:t xml:space="preserve"> </w:t>
            </w:r>
            <w:r>
              <w:t xml:space="preserve">It adds a hidden node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may contain unmeasured, possibly unknown, factors,</w:t>
            </w:r>
            <w:r>
              <w:t xml:space="preserve"> </w:t>
            </w:r>
            <w:r>
              <w:t xml:space="preserve">for example genes, the metabolism of body fat, the microbiota, and factors not yet discovered.</w:t>
            </w:r>
            <w:r>
              <w:t xml:space="preserve"> </w:t>
            </w:r>
            <w:r>
              <w:t xml:space="preserve">Figure 9.14 has</w:t>
            </w:r>
          </w:p>
          <w:p>
            <w:pPr>
              <w:pStyle w:val="BodyText"/>
            </w:pPr>
            <w:bookmarkStart w:id="86" w:name="eq-figure-9-14"/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→</m:t>
                </m:r>
                <m:r>
                  <m:t>L</m:t>
                </m:r>
                <m:r>
                  <m:rPr>
                    <m:sty m:val="p"/>
                  </m:rPr>
                  <m:t>→</m:t>
                </m:r>
                <m:r>
                  <m:t>A</m:t>
                </m:r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H</m:t>
                </m:r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86"/>
          </w:p>
          <w:p>
            <w:pPr>
              <w:pStyle w:val="FirstParagraph"/>
            </w:pPr>
            <w:r>
              <w:t xml:space="preserve">with no arrow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which is reasonable if obesity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the only information used in treatment decisions.</w:t>
            </w:r>
          </w:p>
          <w:bookmarkEnd w:id="87"/>
        </w:tc>
      </w:tr>
    </w:tbl>
    <w:p>
      <w:pPr>
        <w:pStyle w:val="BodyText"/>
      </w:pPr>
      <w:ins w:id="80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8" w:name="rem-when-figure-9-14-is-causal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(When Is Figure 9.14 Causal?). </w:t>
            </w:r>
            <w:r>
              <w:t xml:space="preserve">The new arrows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hidden-factors-obesity">
              <w:r>
                <w:rPr>
                  <w:rStyle w:val="Hyperlink"/>
                </w:rPr>
                <w:t xml:space="preserve">Example 20</w:t>
              </w:r>
            </w:hyperlink>
            <w:r>
              <w:t xml:space="preserve"> </w:t>
            </w:r>
            <w:r>
              <w:t xml:space="preserve">are causal exactly when the counterfactuals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h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h</m:t>
                  </m:r>
                </m:sup>
              </m:sSup>
            </m:oMath>
            <w:r>
              <w:t xml:space="preserve"> </w:t>
            </w:r>
            <w:r>
              <w:t xml:space="preserve">are well defined.</w:t>
            </w:r>
            <w:r>
              <w:t xml:space="preserve"> </w:t>
            </w:r>
            <w:r>
              <w:t xml:space="preserve">That holds if the experts are willing to assume either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that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itself a well-defined intervention, or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that some well-defined ENDE intervention 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exists whose only route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runs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precise intervention 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unknown,</w:t>
            </w:r>
            <w:r>
              <w:t xml:space="preserve"> </w:t>
            </w:r>
            <w:r>
              <w:t xml:space="preserve">but current knowledge does not exclude it,</w:t>
            </w:r>
            <w:r>
              <w:t xml:space="preserve"> </w:t>
            </w:r>
            <w:r>
              <w:t xml:space="preserve">so both arrows out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are tentatively justified and Figure 9.14 is treated as a causal diagram</w:t>
            </w:r>
            <w:r>
              <w:t xml:space="preserve"> </w:t>
            </w:r>
            <w:r>
              <w:t xml:space="preserve">(Hernán and Robins 2020, 132–33)</w:t>
            </w:r>
            <w:r>
              <w:t xml:space="preserve">.</w:t>
            </w:r>
          </w:p>
          <w:bookmarkEnd w:id="88"/>
        </w:tc>
      </w:tr>
    </w:tbl>
    <w:p>
      <w:pPr>
        <w:pStyle w:val="BodyText"/>
      </w:pPr>
      <w:ins w:id="8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Some authors keep noncausal arrows by reading a DAG purely statistically.</w:t>
            </w:r>
            <w:r>
              <w:t xml:space="preserve"> </w:t>
            </w:r>
            <w:r>
              <w:t xml:space="preserve">The remarks below describe that reading and the difficulties Richardson and Robins (2013) raised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8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statistical-dag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(A Purely Statistical Reading of a DAG). </w:t>
            </w:r>
            <w:r>
              <w:t xml:space="preserve">Take a DAG such as Figure 7.14 (the front door graph),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and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represent it as a finest fully randomized causally interpreted structured tree graph (FFRCISTG) model (Chapter 6)</w:t>
            </w:r>
            <w:r>
              <w:t xml:space="preserve"> </w:t>
            </w:r>
            <w:r>
              <w:t xml:space="preserve">in which interventions are well defined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alone, whose counterfactuals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The same reading applies to Figure 9.13 of</w:t>
            </w:r>
            <w:r>
              <w:t xml:space="preserve"> </w:t>
            </w:r>
            <w:hyperlink w:anchor="exm-obesity-covid">
              <w:r>
                <w:rPr>
                  <w:rStyle w:val="Hyperlink"/>
                </w:rPr>
                <w:t xml:space="preserve">Example 17</w:t>
              </w:r>
            </w:hyperlink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obesity,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antiviral treatment,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death,</w:t>
            </w:r>
            <w:r>
              <w:t xml:space="preserve"> </w:t>
            </w:r>
            <w:r>
              <w:t xml:space="preserve">and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</w:t>
            </w:r>
            <w:r>
              <w:t xml:space="preserve"> </w:t>
            </w:r>
            <w:r>
              <w:t xml:space="preserve">merely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lacks well-defined interventions.</w:t>
            </w:r>
          </w:p>
          <w:bookmarkEnd w:id="91"/>
        </w:tc>
      </w:tr>
    </w:tbl>
    <w:p>
      <w:pPr>
        <w:pStyle w:val="BodyText"/>
      </w:pPr>
      <w:ins w:id="8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2" w:name="rem-statistical-dag-difficulties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(Difficulties With the Statistical Reading). </w:t>
            </w:r>
            <w:r>
              <w:t xml:space="preserve">Richardson and Robins (2013) raised serious objections to</w:t>
            </w:r>
            <w:r>
              <w:t xml:space="preserve"> </w:t>
            </w:r>
            <w:hyperlink w:anchor="rem-statistical-dag">
              <w:r>
                <w:rPr>
                  <w:rStyle w:val="Hyperlink"/>
                </w:rPr>
                <w:t xml:space="preserve">Remark 10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if arrows are not causal, nothing makes the distribution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Figure 7.14, the front door graph,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bookmarkEnd w:id="92"/>
        </w:tc>
      </w:tr>
    </w:tbl>
    <w:p>
      <w:pPr>
        <w:pStyle w:val="BodyText"/>
      </w:pPr>
      <w:ins w:id="8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Relabeling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 the front door diagram of Figure 7.14 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turns it into Figure 9.14,</w:t>
            </w:r>
            <w:r>
              <w:t xml:space="preserve"> </w:t>
            </w:r>
            <w:r>
              <w:t xml:space="preserve">so the front door formula identifies the effect of obesity on death through treatment.</w:t>
            </w:r>
            <w:r>
              <w:t xml:space="preserve"> </w:t>
            </w:r>
            <w:r>
              <w:t xml:space="preserve">The proposition below states this, and the remark after it shows what changes when a direct arrow is added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8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prp-front-door-obesity"/>
          <w:p>
            <w:pPr>
              <w:pStyle w:val="BodyText"/>
            </w:pPr>
            <w:r>
              <w:rPr>
                <w:b/>
                <w:bCs/>
              </w:rPr>
              <w:t xml:space="preserve">Proposition 4 (The Front Door Formula in Figure 9.14)</w:t>
            </w:r>
            <w:r>
              <w:t xml:space="preserve"> </w:t>
            </w:r>
            <w:r>
              <w:t xml:space="preserve">Suppose Figure 9.14 (</w:t>
            </w:r>
            <w:hyperlink w:anchor="eq-figure-9-14">
              <w:r>
                <w:rPr>
                  <w:rStyle w:val="Hyperlink"/>
                </w:rPr>
                <w:t xml:space="preserve">Equation 5</w:t>
              </w:r>
            </w:hyperlink>
            <w:r>
              <w:t xml:space="preserve">) is the causal DAG in the sense of</w:t>
            </w:r>
            <w:r>
              <w:t xml:space="preserve"> </w:t>
            </w:r>
            <w:hyperlink w:anchor="def-causal-dag-strict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so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unmeasured,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discrete,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binary (so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Assume consistency 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Then,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95" w:name="eq-front-door-obesity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5"/>
          </w:p>
          <w:bookmarkEnd w:id="96"/>
        </w:tc>
      </w:tr>
    </w:tbl>
    <w:p>
      <w:pPr>
        <w:pStyle w:val="FirstParagraph"/>
      </w:pPr>
      <w:ins w:id="8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Figure 7.14 has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unmeasured.</w:t>
            </w:r>
            <w:r>
              <w:t xml:space="preserve"> </w:t>
            </w:r>
            <w:r>
              <w:t xml:space="preserve">Figure 9.14 has arrows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unmeasured.</w:t>
            </w:r>
            <w:r>
              <w:t xml:space="preserve"> </w:t>
            </w:r>
            <w:r>
              <w:t xml:space="preserve">Mapping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turns one edge list into the other.</w:t>
            </w:r>
            <w:r>
              <w:t xml:space="preserve"> </w:t>
            </w:r>
            <w:r>
              <w:t xml:space="preserve">In particular,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no direct arrow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intercepts every directed path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strict-causal hypothesis makes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well defined.</w:t>
            </w:r>
            <w:r>
              <w:t xml:space="preserve"> </w:t>
            </w:r>
            <w:r>
              <w:t xml:space="preserve">The front door conditions also hold in Figure 9.14:</w:t>
            </w:r>
            <w:r>
              <w:t xml:space="preserve"> </w:t>
            </w:r>
            <w:r>
              <w:t xml:space="preserve">the only backdoor path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←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A</m:t>
              </m:r>
            </m:oMath>
            <w:r>
              <w:t xml:space="preserve">, is blocked at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only backdoor path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is blocked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front door formula of Technical Point 7.4 (</w:t>
            </w:r>
            <w:hyperlink r:id="rId59">
              <w:r>
                <w:rPr>
                  <w:rStyle w:val="Hyperlink"/>
                </w:rPr>
                <w:t xml:space="preserve">Chapter 7</w:t>
              </w:r>
            </w:hyperlink>
            <w:r>
              <w:t xml:space="preserve">) therefore applies</w:t>
            </w:r>
            <w:r>
              <w:t xml:space="preserve"> </w:t>
            </w:r>
            <w:r>
              <w:t xml:space="preserve">after 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gives</w:t>
            </w:r>
            <w:r>
              <w:t xml:space="preserve"> </w:t>
            </w:r>
            <w:hyperlink w:anchor="eq-front-door-obesity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7" w:name="rem-front-door-direct-arrow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(Adding a Direct Arrow From Obesity to Death). </w:t>
            </w:r>
            <w:r>
              <w:t xml:space="preserve">Suppose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to Figure 9.14,</w:t>
            </w:r>
            <w:r>
              <w:t xml:space="preserve"> </w:t>
            </w:r>
            <w:r>
              <w:t xml:space="preserve">for example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ancillary care (such as dietary advice) that is not in the records.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hyperlink w:anchor="prp-front-door-obesity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 </w:t>
            </w:r>
            <w:r>
              <w:t xml:space="preserve">no longer applies,</w:t>
            </w:r>
            <w:r>
              <w:t xml:space="preserve"> </w:t>
            </w:r>
            <w:r>
              <w:t xml:space="preserve">and the book states that, with that arrow added,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bookmarkEnd w:id="97"/>
        </w:tc>
      </w:tr>
    </w:tbl>
    <w:bookmarkEnd w:id="98"/>
    <w:bookmarkEnd w:id="99"/>
    <w:bookmarkStart w:id="115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90" w:author="PR Preview" w:date="2024-01-01T00:00:00Z">
        <w:r>
          <w:rPr>
            <w:b/>
            <w:bCs/>
          </w:rPr>
          <w:t xml:space="preserve">Sometimes it does not.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adjust-l-both-dags"/>
          <w:p>
            <w:pPr>
              <w:pStyle w:val="BodyText"/>
            </w:pPr>
            <w:r>
              <w:rPr>
                <w:b/>
                <w:bCs/>
              </w:rPr>
              <w:t xml:space="preserve">Proposition 5 (Adjusting for Obesity in Figure 9.14)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antiviral treatment,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death,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obesity,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hidden factors of</w:t>
            </w:r>
            <w:r>
              <w:t xml:space="preserve"> </w:t>
            </w:r>
            <w:hyperlink w:anchor="exm-hidden-factors-obesity">
              <w:r>
                <w:rPr>
                  <w:rStyle w:val="Hyperlink"/>
                </w:rPr>
                <w:t xml:space="preserve">Example 20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Suppose the causal Figure 9.14 (</w:t>
            </w:r>
            <w:hyperlink w:anchor="eq-figure-9-14">
              <w:r>
                <w:rPr>
                  <w:rStyle w:val="Hyperlink"/>
                </w:rPr>
                <w:t xml:space="preserve">Equation 5</w:t>
              </w:r>
            </w:hyperlink>
            <w:r>
              <w:t xml:space="preserve">) is the true causal DAG,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discrete.</w:t>
            </w:r>
            <w:r>
              <w:t xml:space="preserve"> </w:t>
            </w:r>
            <w:r>
              <w:t xml:space="preserve">Assume consistency 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w:bookmarkStart w:id="100" w:name="eq-adjust-l-both-dag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0"/>
          </w:p>
          <w:bookmarkEnd w:id="101"/>
        </w:tc>
      </w:tr>
    </w:tbl>
    <w:p>
      <w:pPr>
        <w:pStyle w:val="FirstParagraph"/>
      </w:pPr>
      <w:ins w:id="9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In Figure 9.14 the only backdoor path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non-collider on it, so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it,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satisfies the backdoor criterion (</w:t>
            </w:r>
            <w:hyperlink r:id="rId15">
              <w:r>
                <w:rPr>
                  <w:rStyle w:val="Hyperlink"/>
                </w:rPr>
                <w:t xml:space="preserve">Section 7.2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even without faithfulness (Technical Point 7.1 in Chapter 7).</w:t>
            </w:r>
            <w:r>
              <w:t xml:space="preserve"> </w:t>
            </w:r>
            <w:r>
              <w:t xml:space="preserve">The standardization theorem (</w:t>
            </w:r>
            <w:hyperlink r:id="rId102">
              <w:r>
                <w:rPr>
                  <w:rStyle w:val="Hyperlink"/>
                </w:rPr>
                <w:t xml:space="preserve">Chapter 7</w:t>
              </w:r>
            </w:hyperlink>
            <w:r>
              <w:t xml:space="preserve">) then gives</w:t>
            </w:r>
            <w:r>
              <w:t xml:space="preserve"> </w:t>
            </w:r>
            <w:hyperlink w:anchor="eq-adjust-l-both-dags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ins w:id="92" w:author="PR Preview" w:date="2024-01-01T00:00:00Z">
        <w:r>
          <w:t xml:space="preserve">An analyst who reads the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“noncausal”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Figure 9.13 as if it were causal reaches the same formula: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its only backdoor path,</w:t>
        </w:r>
      </w:ins>
      <w:ins w:id="9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ins w:id="92" w:author="PR Preview" w:date="2024-01-01T00:00:00Z">
        <w:r>
          <w:t xml:space="preserve">, is also blocked by</w:t>
        </w:r>
      </w:ins>
      <w:ins w:id="92" w:author="PR Preview" w:date="2024-01-01T00:00:00Z">
        <w:r>
          <w:t xml:space="preserve"> </w:t>
        </w:r>
      </w:ins>
      <m:oMath>
        <m:r>
          <m:t>L</m:t>
        </m:r>
      </m:oMath>
      <w:ins w:id="92" w:author="PR Preview" w:date="2024-01-01T00:00:00Z">
        <w:r>
          <w:t xml:space="preserve">.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So, when Figure 9.14 is the true DAG, Figure 9.13 guides the analysis correctly,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even though one of its arrows has no causal meaning.</w:t>
        </w:r>
      </w:ins>
    </w:p>
    <w:p>
      <w:pPr>
        <w:pStyle w:val="BodyText"/>
      </w:pPr>
      <w:ins w:id="93" w:author="PR Preview" w:date="2024-01-01T00:00:00Z">
        <w:r>
          <w:t xml:space="preserve">This agreement is expected, because in neither DAG do unmeasured variables have arrows into</w:t>
        </w:r>
      </w:ins>
      <w:ins w:id="93" w:author="PR Preview" w:date="2024-01-01T00:00:00Z">
        <w:r>
          <w:t xml:space="preserve"> </w:t>
        </w:r>
      </w:ins>
      <m:oMath>
        <m:r>
          <m:t>A</m:t>
        </m:r>
      </m:oMath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(compare</w:t>
        </w:r>
      </w:ins>
      <w:ins w:id="93" w:author="PR Preview" w:date="2024-01-01T00:00:00Z">
        <w:r>
          <w:t xml:space="preserve"> </w:t>
        </w:r>
      </w:ins>
      <w:hyperlink w:anchor="rem-decision-maker-information">
        <w:r>
          <w:rPr>
            <w:rStyle w:val="Hyperlink"/>
          </w:rPr>
          <w:t xml:space="preserve">Remark 6</w:t>
        </w:r>
      </w:hyperlink>
      <w:ins w:id="93" w:author="PR Preview" w:date="2024-01-01T00:00:00Z">
        <w:r>
          <w:t xml:space="preserve">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3" w:name="rem-hidden-variables-missing"/>
          <w:p>
            <w:pPr>
              <w:pStyle w:val="BodyText"/>
            </w:pPr>
            <w:r>
              <w:rPr>
                <w:i/>
                <w:iCs/>
              </w:rPr>
              <w:t xml:space="preserve">Remark 13</w:t>
            </w:r>
            <w:r>
              <w:t xml:space="preserve"> (Many Published DAGs Omit Their Hidden Variables). </w:t>
            </w:r>
            <w:r>
              <w:t xml:space="preserve">Many DAGs in the health and social sciences are noncausal because they omit the hidden variables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that would make them causal;</w:t>
            </w:r>
            <w:r>
              <w:t xml:space="preserve"> </w:t>
            </w:r>
            <w:r>
              <w:t xml:space="preserve">a node whose effects on its descendants have no well-defined intervention makes the whole DAG noncausal.</w:t>
            </w:r>
            <w:r>
              <w:t xml:space="preserve"> </w:t>
            </w:r>
            <w:r>
              <w:t xml:space="preserve">The identifying formula may still coincide with that from the causal DAG, as in</w:t>
            </w:r>
            <w:r>
              <w:t xml:space="preserve"> </w:t>
            </w:r>
            <w:hyperlink w:anchor="prp-adjust-l-both-dags">
              <w:r>
                <w:rPr>
                  <w:rStyle w:val="Hyperlink"/>
                </w:rPr>
                <w:t xml:space="preserve">Proposition 5</w:t>
              </w:r>
            </w:hyperlink>
            <w:r>
              <w:t xml:space="preserve">.</w:t>
            </w:r>
          </w:p>
          <w:bookmarkEnd w:id="103"/>
        </w:tc>
      </w:tr>
    </w:tbl>
    <w:bookmarkStart w:id="114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96" w:author="PR Preview" w:date="2024-01-01T00:00:00Z">
        <w:r>
          <w:rPr>
            <w:b/>
            <w:bCs/>
          </w:rPr>
          <w:t xml:space="preserve">Sometimes it does.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4" w:name="exm-surrogate-misleads"/>
          <w:p>
            <w:pPr>
              <w:pStyle w:val="BodyText"/>
            </w:pPr>
            <w:r>
              <w:rPr>
                <w:b/>
                <w:bCs/>
              </w:rPr>
              <w:t xml:space="preserve">Example 21 (A Surrogate Mistaken for a Confounder)</w:t>
            </w:r>
            <w:r>
              <w:t xml:space="preserve"> </w:t>
            </w:r>
            <w:r>
              <w:t xml:space="preserve">Figure 9.15 has arrows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Read causally, its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claims well-defined interventions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instead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surrogate for hidden factors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for which well-defined interventions exist (Figure 9.16):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backdoor path is now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it,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block it.</w:t>
            </w:r>
            <w:r>
              <w:t xml:space="preserve"> </w:t>
            </w:r>
            <w:r>
              <w:t xml:space="preserve">Investigators unaware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only a surrogate confounder would wrongly conclude that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suffices,</w:t>
            </w:r>
            <w:r>
              <w:t xml:space="preserve"> </w:t>
            </w:r>
            <w:r>
              <w:t xml:space="preserve">the same trap as with the mismeasured confounder of</w:t>
            </w:r>
            <w:r>
              <w:t xml:space="preserve"> </w:t>
            </w:r>
            <w:hyperlink w:anchor="exm-hepatitis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.</w:t>
            </w:r>
          </w:p>
          <w:bookmarkEnd w:id="104"/>
        </w:tc>
      </w:tr>
    </w:tbl>
    <w:p>
      <w:pPr>
        <w:pStyle w:val="BodyText"/>
      </w:pPr>
      <w:ins w:id="9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Noncausal Arrows Give False Confidence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diagram that draws a measured variable where a hidden one belongs</w:t>
            </w:r>
            <w:r>
              <w:t xml:space="preserve"> </w:t>
            </w:r>
            <w:r>
              <w:t xml:space="preserve">can make an adjustment set look sufficient when it is not, as in</w:t>
            </w:r>
            <w:r>
              <w:t xml:space="preserve"> </w:t>
            </w:r>
            <w:hyperlink w:anchor="exm-surrogate-misleads">
              <w:r>
                <w:rPr>
                  <w:rStyle w:val="Hyperlink"/>
                </w:rPr>
                <w:t xml:space="preserve">Example 21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ins w:id="98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Interrogate Every Arrow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proposing a causal DAG, ask of each arrow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W</m:t>
              </m:r>
            </m:oMath>
            <w:r>
              <w:t xml:space="preserve"> </w:t>
            </w:r>
            <w:r>
              <w:t xml:space="preserve">whether there is a well-defined intervention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for its effect on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question is idle for an electrical circuit, where every intervention is well defined,</w:t>
            </w:r>
            <w:r>
              <w:t xml:space="preserve"> </w:t>
            </w:r>
            <w:r>
              <w:t xml:space="preserve">but not in the health and social sciences</w:t>
            </w:r>
            <w:r>
              <w:t xml:space="preserve"> </w:t>
            </w:r>
            <w:r>
              <w:t xml:space="preserve">(Hernán and Robins 2020, 135)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9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9" w:name="rem-well-defined-degree"/>
          <w:p>
            <w:pPr>
              <w:pStyle w:val="BodyText"/>
            </w:pPr>
            <w:r>
              <w:rPr>
                <w:i/>
                <w:iCs/>
              </w:rPr>
              <w:t xml:space="preserve">Remark 14</w:t>
            </w:r>
            <w:r>
              <w:t xml:space="preserve"> (Well-Defined Is a Matter of Degree). </w:t>
            </w:r>
            <w:r>
              <w:t xml:space="preserve">Chapter 3 noted that no intervention is free of all vagueness;</w:t>
            </w:r>
            <w:r>
              <w:t xml:space="preserve"> </w:t>
            </w:r>
            <w:r>
              <w:t xml:space="preserve">what matters is whether scientists agree that an intervention is specified precisely enough.</w:t>
            </w:r>
            <w:r>
              <w:t xml:space="preserve"> </w:t>
            </w:r>
            <w:r>
              <w:t xml:space="preserve">From here on, except for clearly sign-posted exceptions, the book assumes all DAGs are strictly causal (</w:t>
            </w:r>
            <w:hyperlink w:anchor="def-causal-dag-strict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every arrow corresponds to an intervention that can be specified with no meaningful vagueness given current knowledge,</w:t>
            </w:r>
            <w:r>
              <w:t xml:space="preserve"> </w:t>
            </w:r>
            <w:r>
              <w:t xml:space="preserve">while acknowledging that such beliefs, and the diagrams, may later prove wrong</w:t>
            </w:r>
            <w:r>
              <w:t xml:space="preserve"> </w:t>
            </w:r>
            <w:r>
              <w:t xml:space="preserve">(Hernán and Robins 2020, 135)</w:t>
            </w:r>
            <w:r>
              <w:t xml:space="preserve">.</w:t>
            </w:r>
          </w:p>
          <w:bookmarkEnd w:id="109"/>
        </w:tc>
      </w:tr>
    </w:tbl>
    <w:p>
      <w:pPr>
        <w:pStyle w:val="BodyText"/>
      </w:pPr>
      <w:ins w:id="10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Replacing a noncausal arrow with a hidden variable can change what is identifiable,</w:t>
            </w:r>
            <w:r>
              <w:t xml:space="preserve"> </w:t>
            </w:r>
            <w:r>
              <w:t xml:space="preserve">and the way the hidden variable is added matters.</w:t>
            </w:r>
            <w:r>
              <w:t xml:space="preserve"> </w:t>
            </w:r>
            <w:r>
              <w:t xml:space="preserve">The examples below follow one set of investigators through that step, and then a variant of it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01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2" w:name="exm-figure-9-17-to-9-18"/>
          <w:p>
            <w:pPr>
              <w:pStyle w:val="BodyText"/>
            </w:pPr>
            <w:r>
              <w:rPr>
                <w:b/>
                <w:bCs/>
              </w:rPr>
              <w:t xml:space="preserve">Example 22 (Replacing a Noncausal Arrow With a Hidden Variable)</w:t>
            </w:r>
            <w:r>
              <w:t xml:space="preserve"> </w:t>
            </w:r>
            <w:r>
              <w:t xml:space="preserve">Investigators who want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9.17,</w:t>
            </w:r>
            <w:r>
              <w:t xml:space="preserve"> </w:t>
            </w:r>
            <w:r>
              <w:t xml:space="preserve">with arrows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</w:t>
            </w:r>
            <w:hyperlink r:id="rId59">
              <w:r>
                <w:rPr>
                  <w:rStyle w:val="Hyperlink"/>
                </w:rPr>
                <w:t xml:space="preserve">Fine Point 7.4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they replace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for a hidden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no measured variable can block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effect is not identifiable.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fully determined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would not help either: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richer than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knowing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fix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leaves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open.</w:t>
            </w:r>
          </w:p>
          <w:bookmarkEnd w:id="112"/>
        </w:tc>
      </w:tr>
    </w:tbl>
    <w:p>
      <w:pPr>
        <w:pStyle w:val="BodyText"/>
      </w:pPr>
      <w:ins w:id="10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3" w:name="exm-figure-9-19"/>
          <w:p>
            <w:pPr>
              <w:pStyle w:val="BodyText"/>
            </w:pPr>
            <w:r>
              <w:rPr>
                <w:b/>
                <w:bCs/>
              </w:rPr>
              <w:t xml:space="preserve">Example 23 (A Hidden Variable That Should Not Inherit Every Arrow)</w:t>
            </w:r>
            <w:r>
              <w:t xml:space="preserve"> </w:t>
            </w:r>
            <w:r>
              <w:t xml:space="preserve">Keep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exm-figure-9-17-to-9-18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 Figure 9.19, with arrows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only backdoor path,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effect is identifiable without adjustment.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bookmarkEnd w:id="113"/>
        </w:tc>
      </w:tr>
    </w:tbl>
    <w:bookmarkEnd w:id="114"/>
    <w:bookmarkEnd w:id="115"/>
    <w:bookmarkStart w:id="11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ins w:id="105" w:author="PR Preview" w:date="2024-01-01T00:00:00Z">
        <w:r>
          <w:rPr>
            <w:b/>
            <w:bCs/>
          </w:rPr>
          <w:t xml:space="preserve">Measurement bias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(information bias) arises when an association computed from mismeasured variables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(the treatment</w:t>
        </w:r>
      </w:ins>
      <w:ins w:id="105" w:author="PR Preview" w:date="2024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105" w:author="PR Preview" w:date="2024-01-01T00:00:00Z">
        <w:r>
          <w:t xml:space="preserve">, the outcome</w:t>
        </w:r>
      </w:ins>
      <w:ins w:id="105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105" w:author="PR Preview" w:date="2024-01-01T00:00:00Z">
        <w:r>
          <w:t xml:space="preserve">, or covariates such as confounders) differs from the causal effect of</w:t>
        </w:r>
      </w:ins>
      <w:ins w:id="105" w:author="PR Preview" w:date="2024-01-01T00:00:00Z">
        <w:r>
          <w:t xml:space="preserve"> </w:t>
        </w:r>
      </w:ins>
      <m:oMath>
        <m:r>
          <m:t>A</m:t>
        </m:r>
      </m:oMath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on</w:t>
        </w:r>
      </w:ins>
      <w:ins w:id="105" w:author="PR Preview" w:date="2024-01-01T00:00:00Z">
        <w:r>
          <w:t xml:space="preserve"> </w:t>
        </w:r>
      </w:ins>
      <m:oMath>
        <m:r>
          <m:t>Y</m:t>
        </m:r>
      </m:oMath>
      <w:ins w:id="105" w:author="PR Preview" w:date="2024-01-01T00:00:00Z">
        <w:r>
          <w:t xml:space="preserve">;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it can occur in any study design.</w:t>
        </w:r>
      </w:ins>
    </w:p>
    <w:p>
      <w:pPr>
        <w:pStyle w:val="Compact"/>
        <w:numPr>
          <w:ilvl w:val="0"/>
          <w:numId w:val="1012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2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2"/>
        </w:numPr>
      </w:pPr>
      <w:ins w:id="108" w:author="PR Preview" w:date="2024-01-01T00:00:00Z">
        <w:r>
          <w:t xml:space="preserve">With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rPr>
            <w:b/>
            <w:bCs/>
          </w:rPr>
          <w:t xml:space="preserve">mismeasured confounders</w:t>
        </w:r>
      </w:ins>
      <w:ins w:id="108" w:author="PR Preview" w:date="2024-01-01T00:00:00Z">
        <w:r>
          <w:t xml:space="preserve">, the backdoor path generally cannot be blocked, and apparent effect modification can arise;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rPr>
            <w:b/>
            <w:bCs/>
          </w:rPr>
          <w:t xml:space="preserve">mismeasured colliders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still induce selection bias.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But if decisions were made on the measured value, the measured confounder suffices.</w:t>
        </w:r>
      </w:ins>
    </w:p>
    <w:p>
      <w:pPr>
        <w:pStyle w:val="Compact"/>
        <w:numPr>
          <w:ilvl w:val="0"/>
          <w:numId w:val="1012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2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116"/>
    <w:bookmarkStart w:id="12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19" w:name="refs"/>
    <w:bookmarkStart w:id="11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43" Type="http://schemas.openxmlformats.org/officeDocument/2006/relationships/image" Target="media/rId43.png"/><Relationship Id="rId19" Type="http://schemas.openxmlformats.org/officeDocument/2006/relationships/image" Target="media/rId19.png"/><Relationship Id="rId78" Type="http://schemas.openxmlformats.org/officeDocument/2006/relationships/hyperlink" Target="03-observational-studies.qmd#def-ende" TargetMode="External"/><Relationship Id="rId32" Type="http://schemas.openxmlformats.org/officeDocument/2006/relationships/hyperlink" Target="06-graphical-representation.qmd#def-causal-markov" TargetMode="External"/><Relationship Id="rId59" Type="http://schemas.openxmlformats.org/officeDocument/2006/relationships/hyperlink" Target="07-confounding.qmd" TargetMode="External"/><Relationship Id="rId15" Type="http://schemas.openxmlformats.org/officeDocument/2006/relationships/hyperlink" Target="07-confounding.qmd#def-backdoor-criterion-ch7" TargetMode="External"/><Relationship Id="rId102" Type="http://schemas.openxmlformats.org/officeDocument/2006/relationships/hyperlink" Target="07-confounding.qmd#thm-standardization-ch7" TargetMode="External"/><Relationship Id="rId11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03-observational-studies.qmd#def-ende" TargetMode="External"/><Relationship Id="rId32" Type="http://schemas.openxmlformats.org/officeDocument/2006/relationships/hyperlink" Target="06-graphical-representation.qmd#def-causal-markov" TargetMode="External"/><Relationship Id="rId59" Type="http://schemas.openxmlformats.org/officeDocument/2006/relationships/hyperlink" Target="07-confounding.qmd" TargetMode="External"/><Relationship Id="rId15" Type="http://schemas.openxmlformats.org/officeDocument/2006/relationships/hyperlink" Target="07-confounding.qmd#def-backdoor-criterion-ch7" TargetMode="External"/><Relationship Id="rId102" Type="http://schemas.openxmlformats.org/officeDocument/2006/relationships/hyperlink" Target="07-confounding.qmd#thm-standardization-ch7" TargetMode="External"/><Relationship Id="rId11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2026-10-09T13:29:05Z</dcterms:created>
  <dcterms:modified xsi:type="dcterms:W3CDTF">2026-10-09T13:29:05Z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