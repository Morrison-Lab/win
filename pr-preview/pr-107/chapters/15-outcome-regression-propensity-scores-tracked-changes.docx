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theme</w:t>
        </w:r>
      </w:ins>
      <w:ins w:id="3" w:author="PR Preview" w:date="2024-01-01T00:00:00Z">
        <w:r>
          <w:t xml:space="preserve">: outcome regression and propensity score methods need the same identifying conditions as every other method (exchangeability, positivity, and consistency / well-defined interventions),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plus correctly specified models for the quantities they estimate along the way.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Unlike the g-methods of Chapters 12-14, they have limited applicability to complex longitudinal data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(Hernán and Robins 2020, 199)</w:t>
        </w:r>
      </w:ins>
      <w:ins w:id="3" w:author="PR Preview" w:date="2024-01-01T00:00:00Z">
        <w:r>
          <w:t xml:space="preserve">.</w:t>
        </w:r>
      </w:ins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ins w:id="7" w:author="PR Preview" w:date="2024-01-01T00:00:00Z">
        <w:r>
          <w:t xml:space="preserve">Structural nested models (Chapter 14) contain parameters for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and for</w:t>
        </w:r>
      </w:ins>
      <w:ins w:id="7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L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product terms only,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so g-estimation is agnostic about the</w:t>
        </w:r>
      </w:ins>
      <w:ins w:id="7" w:author="PR Preview" w:date="2024-01-01T00:00:00Z">
        <w:r>
          <w:t xml:space="preserve"> </w:t>
        </w:r>
      </w:ins>
      <m:oMath>
        <m:r>
          <m:t>L</m:t>
        </m:r>
      </m:oMath>
      <w:ins w:id="7" w:author="PR Preview" w:date="2024-01-01T00:00:00Z">
        <w:r>
          <w:t xml:space="preserve">-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relation.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If instead we are willing to specify the</w:t>
        </w:r>
      </w:ins>
      <w:ins w:id="7" w:author="PR Preview" w:date="2024-01-01T00:00:00Z">
        <w:r>
          <w:t xml:space="preserve"> </w:t>
        </w:r>
      </w:ins>
      <m:oMath>
        <m:r>
          <m:t>L</m:t>
        </m:r>
      </m:oMath>
      <w:ins w:id="7" w:author="PR Preview" w:date="2024-01-01T00:00:00Z">
        <w:r>
          <w:t xml:space="preserve">-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relation within levels of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,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we can use a structural model that also has parameters for</w:t>
        </w:r>
      </w:ins>
      <w:ins w:id="7" w:author="PR Preview" w:date="2024-01-01T00:00:00Z">
        <w:r>
          <w:t xml:space="preserve"> </w:t>
        </w:r>
      </w:ins>
      <m:oMath>
        <m:r>
          <m:t>L</m:t>
        </m:r>
      </m:oMath>
      <w:ins w:id="7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ins w:id="1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17" w:author="PR Preview" w:date="2024-01-01T00:00:00Z">
        <w:r>
          <w:t xml:space="preserve">So the structural parameters can be estimated by ordinary least squares, fitting the outcome regression model of</w:t>
        </w:r>
      </w:ins>
      <w:ins w:id="17" w:author="PR Preview" w:date="2024-01-01T00:00:00Z">
        <w:r>
          <w:t xml:space="preserve"> </w:t>
        </w:r>
      </w:ins>
      <w:hyperlink w:anchor="prp-outcome-regression-identification">
        <w:r>
          <w:rPr>
            <w:rStyle w:val="Hyperlink"/>
          </w:rPr>
          <w:t xml:space="preserve">Proposition 2</w:t>
        </w:r>
      </w:hyperlink>
      <w:ins w:id="17" w:author="PR Preview" w:date="2024-01-01T00:00:00Z">
        <w:r>
          <w:t xml:space="preserve">.</w:t>
        </w:r>
      </w:ins>
    </w:p>
    <w:p>
      <w:pPr>
        <w:pStyle w:val="BodyText"/>
      </w:pPr>
      <w:ins w:id="18" w:author="PR Preview" w:date="2024-01-01T00:00:00Z">
        <w:r>
          <w:t xml:space="preserve">Like stratification (Chapter 3), outcome regression adjusts for confounding by estimating the effect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rPr>
            <w:b/>
            <w:bCs/>
          </w:rPr>
          <w:t xml:space="preserve">within strata of</w:t>
        </w:r>
      </w:ins>
      <w:ins w:id="18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18" w:author="PR Preview" w:date="2024-01-01T00:00:00Z">
        <w:r>
          <w:t xml:space="preserve">.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In Section 13.2, the outcome regression was an intermediate step toward a standardized (marginal) mean;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here the regression is the end of the procedure: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we compare conditional means instead of standardizing them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(Hernán and Robins 2020, 200)</w:t>
        </w:r>
      </w:ins>
      <w:ins w:id="18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ins w:id="2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ins w:id="2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ins w:id="2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ins w:id="27" w:author="PR Preview" w:date="2024-01-01T00:00:00Z">
        <w:r>
          <w:t xml:space="preserve">Quitters having a higher average estimated probability of quitting is exactly what we expect when</w:t>
        </w:r>
      </w:ins>
      <w:ins w:id="27" w:author="PR Preview" w:date="2024-01-01T00:00:00Z">
        <w:r>
          <w:t xml:space="preserve"> </w:t>
        </w:r>
      </w:ins>
      <m:oMath>
        <m:r>
          <m:t>L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predicts quitting.</w:t>
        </w:r>
      </w:ins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ins w:id="3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32" w:author="PR Preview" w:date="2024-01-01T00:00:00Z">
        <w:r>
          <w:t xml:space="preserve">In words: individuals with the same</w:t>
        </w:r>
      </w:ins>
      <w:ins w:id="3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may differ in</w:t>
        </w:r>
      </w:ins>
      <w:ins w:id="32" w:author="PR Preview" w:date="2024-01-01T00:00:00Z">
        <w:r>
          <w:t xml:space="preserve"> </w:t>
        </w:r>
      </w:ins>
      <m:oMath>
        <m:r>
          <m:t>L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(e.g., smoking intensity and exercise),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but among all individuals with a given value of</w:t>
        </w:r>
      </w:ins>
      <w:ins w:id="3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in the super-population,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distribution of</w:t>
        </w:r>
      </w:ins>
      <w:ins w:id="32" w:author="PR Preview" w:date="2024-01-01T00:00:00Z">
        <w:r>
          <w:t xml:space="preserve"> </w:t>
        </w:r>
      </w:ins>
      <m:oMath>
        <m:r>
          <m:t>L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is the same in the treated and the untreated.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 function</w:t>
        </w:r>
      </w:ins>
      <w:ins w:id="32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is a balancing score exactly when</w:t>
        </w:r>
      </w:ins>
      <w:ins w:id="3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can be written as a function of</w:t>
        </w:r>
      </w:ins>
      <w:ins w:id="32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(Rosenbaum and Rubin 1983, Theorem 2)</w:t>
        </w:r>
      </w:ins>
      <w:ins w:id="32" w:author="PR Preview" w:date="2024-01-01T00:00:00Z">
        <w:r>
          <w:t xml:space="preserve">,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so the propensity score is the coarsest balancing score.</w:t>
        </w:r>
      </w:ins>
    </w:p>
    <w:p>
      <w:pPr>
        <w:pStyle w:val="BodyText"/>
      </w:pPr>
      <w:ins w:id="33" w:author="PR Preview" w:date="2024-01-01T00:00:00Z">
        <w:r>
          <w:t xml:space="preserve">If the distribution of</w:t>
        </w:r>
      </w:ins>
      <w:ins w:id="3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were the same in the treated and the untreated, there would be no association between</w:t>
        </w:r>
      </w:ins>
      <w:ins w:id="33" w:author="PR Preview" w:date="2024-01-01T00:00:00Z">
        <w:r>
          <w:t xml:space="preserve"> </w:t>
        </w:r>
      </w:ins>
      <m:oMath>
        <m:r>
          <m:t>L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and</w:t>
        </w:r>
      </w:ins>
      <w:ins w:id="33" w:author="PR Preview" w:date="2024-01-01T00:00:00Z">
        <w:r>
          <w:t xml:space="preserve"> </w:t>
        </w:r>
      </w:ins>
      <m:oMath>
        <m:r>
          <m:t>A</m:t>
        </m:r>
      </m:oMath>
      <w:ins w:id="33" w:author="PR Preview" w:date="2024-01-01T00:00:00Z">
        <w:r>
          <w:t xml:space="preserve">: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then</w:t>
        </w:r>
      </w:ins>
      <w:ins w:id="3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3" w:author="PR Preview" w:date="2024-01-01T00:00:00Z">
        <w:r>
          <w:t xml:space="preserve">, and combining this with</w:t>
        </w:r>
      </w:ins>
      <w:ins w:id="3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from</w:t>
        </w:r>
      </w:ins>
      <w:ins w:id="33" w:author="PR Preview" w:date="2024-01-01T00:00:00Z">
        <w:r>
          <w:t xml:space="preserve"> </w:t>
        </w:r>
      </w:ins>
      <w:hyperlink w:anchor="prp-ps-balancing">
        <w:r>
          <w:rPr>
            <w:rStyle w:val="Hyperlink"/>
          </w:rPr>
          <w:t xml:space="preserve">Proposition 3</w:t>
        </w:r>
      </w:hyperlink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gives</w:t>
        </w:r>
      </w:ins>
      <w:ins w:id="3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ins w:id="33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ins w:id="34" w:author="PR Preview" w:date="2024-01-01T00:00:00Z">
        <w:r>
          <w:t xml:space="preserve">Rosenbaum and Rubin proved that exchangeability and positivity given</w:t>
        </w:r>
      </w:ins>
      <w:ins w:id="34" w:author="PR Preview" w:date="2024-01-01T00:00:00Z">
        <w:r>
          <w:t xml:space="preserve"> </w:t>
        </w:r>
      </w:ins>
      <m:oMath>
        <m:r>
          <m:t>L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imply exchangeability and positivity given any balancing score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(Rosenbaum and Rubin 1983, Theorem 3; Hernán and Robins 2020, 202)</w:t>
        </w:r>
      </w:ins>
      <w:ins w:id="34" w:author="PR Preview" w:date="2024-01-01T00:00:00Z">
        <w:r>
          <w:t xml:space="preserve">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Graphically,</w:t>
        </w:r>
      </w:ins>
      <w:ins w:id="3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sits between</w:t>
        </w:r>
      </w:ins>
      <w:ins w:id="34" w:author="PR Preview" w:date="2024-01-01T00:00:00Z">
        <w:r>
          <w:t xml:space="preserve"> </w:t>
        </w:r>
      </w:ins>
      <m:oMath>
        <m:r>
          <m:t>L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and</w:t>
        </w:r>
      </w:ins>
      <w:ins w:id="34" w:author="PR Preview" w:date="2024-01-01T00:00:00Z">
        <w:r>
          <w:t xml:space="preserve"> </w:t>
        </w:r>
      </w:ins>
      <m:oMath>
        <m:r>
          <m:t>A</m:t>
        </m:r>
      </m:oMath>
      <w:ins w:id="34" w:author="PR Preview" w:date="2024-01-01T00:00:00Z">
        <w:r>
          <w:t xml:space="preserve">, with a deterministic arrow</w:t>
        </w:r>
      </w:ins>
      <w:ins w:id="3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(book Figure 15.2);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conditioning on</w:t>
        </w:r>
      </w:ins>
      <w:ins w:id="3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blocks the backdoor paths from</w:t>
        </w:r>
      </w:ins>
      <w:ins w:id="34" w:author="PR Preview" w:date="2024-01-01T00:00:00Z">
        <w:r>
          <w:t xml:space="preserve"> </w:t>
        </w:r>
      </w:ins>
      <m:oMath>
        <m:r>
          <m:t>A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to</w:t>
        </w:r>
      </w:ins>
      <w:ins w:id="34" w:author="PR Preview" w:date="2024-01-01T00:00:00Z">
        <w:r>
          <w:t xml:space="preserve"> </w:t>
        </w:r>
      </w:ins>
      <m:oMath>
        <m:r>
          <m:t>Y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through</w:t>
        </w:r>
      </w:ins>
      <w:ins w:id="34" w:author="PR Preview" w:date="2024-01-01T00:00:00Z">
        <w:r>
          <w:t xml:space="preserve"> </w:t>
        </w:r>
      </w:ins>
      <m:oMath>
        <m:r>
          <m:t>L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</w:t>
        </w:r>
      </w:ins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ins w:id="34" w:author="PR Preview" w:date="2024-01-01T00:00:00Z">
        <w:r>
          <w:t xml:space="preserve">), so adjusting for it suffices.</w:t>
        </w:r>
      </w:ins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ins w:id="3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3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ins w:id="39" w:author="PR Preview" w:date="2024-01-01T00:00:00Z">
        <w:r>
          <w:t xml:space="preserve">Hence, if</w:t>
        </w:r>
      </w:ins>
      <w:ins w:id="39" w:author="PR Preview" w:date="2024-01-01T00:00:00Z">
        <w:r>
          <w:t xml:space="preserve"> </w:t>
        </w:r>
      </w:ins>
      <m:oMath>
        <m:r>
          <m:t>L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is sufficient to adjust for confounding, so is</w:t>
        </w:r>
      </w:ins>
      <w:ins w:id="39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(Hernán and Robins 2020, 202)</w:t>
        </w:r>
      </w:ins>
      <w:ins w:id="39" w:author="PR Preview" w:date="2024-01-01T00:00:00Z">
        <w:r>
          <w:t xml:space="preserve">;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part 2 of</w:t>
        </w:r>
      </w:ins>
      <w:ins w:id="39" w:author="PR Preview" w:date="2024-01-01T00:00:00Z">
        <w:r>
          <w:t xml:space="preserve"> </w:t>
        </w:r>
      </w:ins>
      <w:hyperlink w:anchor="thm-ps-exchangeability">
        <w:r>
          <w:rPr>
            <w:rStyle w:val="Hyperlink"/>
          </w:rPr>
          <w:t xml:space="preserve">Theorem 1</w:t>
        </w:r>
      </w:hyperlink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states the positivity condition given</w:t>
        </w:r>
      </w:ins>
      <w:ins w:id="39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9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ins w:id="41" w:author="PR Preview" w:date="2024-01-01T00:00:00Z">
        <w:r>
          <w:t xml:space="preserve">2.2 Using the Propensity Score</w:t>
        </w:r>
      </w:ins>
    </w:p>
    <w:bookmarkStart w:id="37" w:name="alg-propensity-score-adjustment"/>
    <w:p>
      <w:pPr>
        <w:pStyle w:val="FirstParagraph"/>
      </w:pPr>
      <w:ins w:id="42" w:author="PR Preview" w:date="2024-01-01T00:00:00Z">
        <w:r>
          <w:rPr>
            <w:b/>
            <w:bCs/>
          </w:rPr>
          <w:t xml:space="preserve">Algorithm 1 (Adjusting for the Propensity Score)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Suppose exchangeability and positivity hold given</w:t>
        </w:r>
      </w:ins>
      <w:ins w:id="4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2" w:author="PR Preview" w:date="2024-01-01T00:00:00Z">
        <w:r>
          <w:t xml:space="preserve">,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consistency holds,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 the model for</w:t>
        </w:r>
      </w:ins>
      <w:ins w:id="4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is correctly specified;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for outcome regression on, or standardization over,</w:t>
        </w:r>
      </w:ins>
      <w:ins w:id="42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2" w:author="PR Preview" w:date="2024-01-01T00:00:00Z">
        <w:r>
          <w:t xml:space="preserve">,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suppose also that the model for the relation between</w:t>
        </w:r>
      </w:ins>
      <w:ins w:id="4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</w:t>
        </w:r>
      </w:ins>
      <w:ins w:id="42" w:author="PR Preview" w:date="2024-01-01T00:00:00Z">
        <w:r>
          <w:t xml:space="preserve"> </w:t>
        </w:r>
      </w:ins>
      <m:oMath>
        <m:r>
          <m:t>Y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is correctly specified.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Then causal effects can be estimated as follows.</w:t>
        </w:r>
      </w:ins>
    </w:p>
    <w:p>
      <w:pPr>
        <w:pStyle w:val="Compact"/>
        <w:numPr>
          <w:ilvl w:val="0"/>
          <w:numId w:val="1008"/>
        </w:numPr>
      </w:pPr>
      <w:ins w:id="43" w:author="PR Preview" w:date="2024-01-01T00:00:00Z">
        <w:r>
          <w:t xml:space="preserve">Fit a model for</w:t>
        </w:r>
      </w:ins>
      <w:ins w:id="4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4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44" w:author="PR Preview" w:date="2024-01-01T00:00:00Z">
        <w:r>
          <w:t xml:space="preserve">Compute the estimated propensity score</w:t>
        </w:r>
      </w:ins>
      <w:ins w:id="44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for each individual</w:t>
        </w:r>
      </w:ins>
      <w:ins w:id="44" w:author="PR Preview" w:date="2024-01-01T00:00:00Z">
        <w:r>
          <w:t xml:space="preserve"> </w:t>
        </w:r>
      </w:ins>
      <m:oMath>
        <m:r>
          <m:t>i</m:t>
        </m:r>
      </m:oMath>
      <w:ins w:id="44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45" w:author="PR Preview" w:date="2024-01-01T00:00:00Z">
        <w:r>
          <w:t xml:space="preserve">Use</w:t>
        </w:r>
      </w:ins>
      <w:ins w:id="4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in place of</w:t>
        </w:r>
      </w:ins>
      <w:ins w:id="45" w:author="PR Preview" w:date="2024-01-01T00:00:00Z">
        <w:r>
          <w:t xml:space="preserve"> </w:t>
        </w:r>
      </w:ins>
      <m:oMath>
        <m:r>
          <m:t>L</m:t>
        </m:r>
      </m:oMath>
      <w:ins w:id="45" w:author="PR Preview" w:date="2024-01-01T00:00:00Z">
        <w:r>
          <w:t xml:space="preserve">: stratify on</w:t>
        </w:r>
      </w:ins>
      <w:ins w:id="4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(including outcome regression on it), standardize over</w:t>
        </w:r>
      </w:ins>
      <w:ins w:id="4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5" w:author="PR Preview" w:date="2024-01-01T00:00:00Z">
        <w:r>
          <w:t xml:space="preserve">, or match on</w:t>
        </w:r>
      </w:ins>
      <w:ins w:id="4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5" w:author="PR Preview" w:date="2024-01-01T00:00:00Z">
        <w:r>
          <w:t xml:space="preserve">.</w:t>
        </w:r>
      </w:ins>
    </w:p>
    <w:bookmarkEnd w:id="37"/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ins w:id="4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ins w:id="49" w:author="PR Preview" w:date="2024-01-01T00:00:00Z">
        <w:r>
          <w:t xml:space="preserve">For treatment alone, without censoring,</w:t>
        </w:r>
      </w:ins>
      <w:ins w:id="49" w:author="PR Preview" w:date="2024-01-01T00:00:00Z">
        <w:r>
          <w:t xml:space="preserve"> </w:t>
        </w:r>
      </w:ins>
      <w:hyperlink w:anchor="thm-ps-exchangeability">
        <w:r>
          <w:rPr>
            <w:rStyle w:val="Hyperlink"/>
          </w:rPr>
          <w:t xml:space="preserve">Theorem 1</w:t>
        </w:r>
      </w:hyperlink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shows that exchangeability and positivity given</w:t>
        </w:r>
      </w:ins>
      <w:ins w:id="49" w:author="PR Preview" w:date="2024-01-01T00:00:00Z">
        <w:r>
          <w:t xml:space="preserve"> </w:t>
        </w:r>
      </w:ins>
      <m:oMath>
        <m:r>
          <m:t>L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carry over to</w:t>
        </w:r>
      </w:ins>
      <w:ins w:id="49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9" w:author="PR Preview" w:date="2024-01-01T00:00:00Z">
        <w:r>
          <w:t xml:space="preserve">.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When no one is censored, the joint</w:t>
        </w:r>
      </w:ins>
      <w:ins w:id="49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conditions of</w:t>
        </w:r>
      </w:ins>
      <w:ins w:id="49" w:author="PR Preview" w:date="2024-01-01T00:00:00Z">
        <w:r>
          <w:t xml:space="preserve"> </w:t>
        </w:r>
      </w:ins>
      <w:hyperlink w:anchor="prp-ps-stratum-effect">
        <w:r>
          <w:rPr>
            <w:rStyle w:val="Hyperlink"/>
          </w:rPr>
          <w:t xml:space="preserve">Proposition 4</w:t>
        </w:r>
      </w:hyperlink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reduce to these treatment-only conditions,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so they hold whenever exchangeability and positivity given</w:t>
        </w:r>
      </w:ins>
      <w:ins w:id="49" w:author="PR Preview" w:date="2024-01-01T00:00:00Z">
        <w:r>
          <w:t xml:space="preserve"> </w:t>
        </w:r>
      </w:ins>
      <m:oMath>
        <m:r>
          <m:t>L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hold (with</w:t>
        </w:r>
      </w:ins>
      <w:ins w:id="49" w:author="PR Preview" w:date="2024-01-01T00:00:00Z">
        <w:r>
          <w:t xml:space="preserve"> </w:t>
        </w:r>
      </w:ins>
      <m:oMath>
        <m:r>
          <m:t>L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discrete, as in</w:t>
        </w:r>
      </w:ins>
      <w:ins w:id="49" w:author="PR Preview" w:date="2024-01-01T00:00:00Z">
        <w:r>
          <w:t xml:space="preserve"> </w:t>
        </w:r>
      </w:ins>
      <w:hyperlink w:anchor="prp-ps-stratum-effect">
        <w:r>
          <w:rPr>
            <w:rStyle w:val="Hyperlink"/>
          </w:rPr>
          <w:t xml:space="preserve">Proposition 4</w:t>
        </w:r>
      </w:hyperlink>
      <w:ins w:id="49" w:author="PR Preview" w:date="2024-01-01T00:00:00Z">
        <w:r>
          <w:t xml:space="preserve">).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With censoring,</w:t>
        </w:r>
      </w:ins>
      <w:ins w:id="49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alone need not suffice;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one would instead condition on a score</w:t>
        </w:r>
      </w:ins>
      <w:ins w:id="49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with</w:t>
        </w:r>
      </w:ins>
      <w:ins w:id="49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9" w:author="PR Preview" w:date="2024-01-01T00:00:00Z">
        <w:r>
          <w:t xml:space="preserve">,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for example the vector of joint probabilities</w:t>
        </w:r>
      </w:ins>
      <w:ins w:id="4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over all</w:t>
        </w:r>
      </w:ins>
      <w:ins w:id="49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49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ins w:id="52" w:author="PR Preview" w:date="2024-01-01T00:00:00Z">
        <w:r>
          <w:t xml:space="preserve">With wide confidence intervals, differences between deciles may reflect chance.</w:t>
        </w:r>
      </w:ins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ins w:id="5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5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ins w:id="61" w:author="PR Preview" w:date="2024-01-01T00:00:00Z">
        <w:r>
          <w:t xml:space="preserve">The outcome model on</w:t>
        </w:r>
      </w:ins>
      <w:ins w:id="61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estimates effects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rPr>
            <w:b/>
            <w:bCs/>
          </w:rPr>
          <w:t xml:space="preserve">within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levels</w:t>
        </w:r>
      </w:ins>
      <w:ins w:id="61" w:author="PR Preview" w:date="2024-01-01T00:00:00Z">
        <w:r>
          <w:t xml:space="preserve"> </w:t>
        </w:r>
      </w:ins>
      <m:oMath>
        <m:r>
          <m:t>s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of</w:t>
        </w:r>
      </w:ins>
      <w:ins w:id="61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1" w:author="PR Preview" w:date="2024-01-01T00:00:00Z">
        <w:r>
          <w:t xml:space="preserve">.</w:t>
        </w:r>
      </w:ins>
    </w:p>
    <w:bookmarkStart w:id="53" w:name="alg-ps-standardization"/>
    <w:p>
      <w:pPr>
        <w:pStyle w:val="BodyText"/>
      </w:pPr>
      <w:ins w:id="62" w:author="PR Preview" w:date="2024-01-01T00:00:00Z">
        <w:r>
          <w:rPr>
            <w:b/>
            <w:bCs/>
          </w:rPr>
          <w:t xml:space="preserve">Algorithm 2 (Standardization over the Propensity Score)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For the population average causal effect</w:t>
        </w:r>
      </w:ins>
      <w:ins w:id="6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2" w:author="PR Preview" w:date="2024-01-01T00:00:00Z">
        <w:r>
          <w:t xml:space="preserve">, standardize the fitted conditional means over the distribution of the estimated</w:t>
        </w:r>
      </w:ins>
      <w:ins w:id="6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2" w:author="PR Preview" w:date="2024-01-01T00:00:00Z">
        <w:r>
          <w:t xml:space="preserve">: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the Chapter 13 procedure with</w:t>
        </w:r>
      </w:ins>
      <w:ins w:id="6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in place of</w:t>
        </w:r>
      </w:ins>
      <w:ins w:id="62" w:author="PR Preview" w:date="2024-01-01T00:00:00Z">
        <w:r>
          <w:t xml:space="preserve"> </w:t>
        </w:r>
      </w:ins>
      <m:oMath>
        <m:r>
          <m:t>L</m:t>
        </m:r>
      </m:oMath>
      <w:ins w:id="62" w:author="PR Preview" w:date="2024-01-01T00:00:00Z">
        <w:r>
          <w:t xml:space="preserve">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This procedure assumes</w:t>
        </w:r>
      </w:ins>
      <w:ins w:id="6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suffices for adjustment,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as it does when no one is censored and exchangeability and positivity hold given</w:t>
        </w:r>
      </w:ins>
      <w:ins w:id="62" w:author="PR Preview" w:date="2024-01-01T00:00:00Z">
        <w:r>
          <w:t xml:space="preserve"> </w:t>
        </w:r>
      </w:ins>
      <m:oMath>
        <m:r>
          <m:t>L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(</w:t>
        </w:r>
      </w:ins>
      <w:hyperlink w:anchor="thm-ps-exchangeability">
        <w:r>
          <w:rPr>
            <w:rStyle w:val="Hyperlink"/>
          </w:rPr>
          <w:t xml:space="preserve">Theorem 1</w:t>
        </w:r>
      </w:hyperlink>
      <w:ins w:id="62" w:author="PR Preview" w:date="2024-01-01T00:00:00Z">
        <w:r>
          <w:t xml:space="preserve">);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with censoring, replace</w:t>
        </w:r>
      </w:ins>
      <w:ins w:id="6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by a joint score</w:t>
        </w:r>
      </w:ins>
      <w:ins w:id="62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with</w:t>
        </w:r>
      </w:ins>
      <w:ins w:id="62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2" w:author="PR Preview" w:date="2024-01-01T00:00:00Z">
        <w:r>
          <w:t xml:space="preserve">, as discussed after</w:t>
        </w:r>
      </w:ins>
      <w:ins w:id="62" w:author="PR Preview" w:date="2024-01-01T00:00:00Z">
        <w:r>
          <w:t xml:space="preserve"> </w:t>
        </w:r>
      </w:ins>
      <w:hyperlink w:anchor="prp-ps-stratum-effect">
        <w:r>
          <w:rPr>
            <w:rStyle w:val="Hyperlink"/>
          </w:rPr>
          <w:t xml:space="preserve">Proposition 4</w:t>
        </w:r>
      </w:hyperlink>
      <w:ins w:id="62" w:author="PR Preview" w:date="2024-01-01T00:00:00Z">
        <w:r>
          <w:t xml:space="preserve">.</w:t>
        </w:r>
      </w:ins>
    </w:p>
    <w:p>
      <w:pPr>
        <w:numPr>
          <w:ilvl w:val="0"/>
          <w:numId w:val="1010"/>
        </w:numPr>
      </w:pPr>
      <w:ins w:id="63" w:author="PR Preview" w:date="2024-01-01T00:00:00Z">
        <w:r>
          <w:t xml:space="preserve">Estimate the propensity score</w:t>
        </w:r>
      </w:ins>
      <w:ins w:id="63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for each individual</w:t>
        </w:r>
      </w:ins>
      <w:ins w:id="63" w:author="PR Preview" w:date="2024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63" w:author="PR Preview" w:date="2024-01-01T00:00:00Z">
        <w:r>
          <w:t xml:space="preserve">.</w:t>
        </w:r>
      </w:ins>
    </w:p>
    <w:p>
      <w:pPr>
        <w:numPr>
          <w:ilvl w:val="0"/>
          <w:numId w:val="1010"/>
        </w:numPr>
      </w:pPr>
      <w:ins w:id="64" w:author="PR Preview" w:date="2024-01-01T00:00:00Z">
        <w:r>
          <w:t xml:space="preserve">Fit an outcome model for</w:t>
        </w:r>
      </w:ins>
      <w:ins w:id="6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once, among the uncensored, with</w:t>
        </w:r>
      </w:ins>
      <w:ins w:id="64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as the covariate;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write</w:t>
        </w:r>
      </w:ins>
      <w:ins w:id="64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for its fitted value at</w:t>
        </w:r>
      </w:ins>
      <w:ins w:id="64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and propensity score</w:t>
        </w:r>
      </w:ins>
      <w:ins w:id="64" w:author="PR Preview" w:date="2024-01-01T00:00:00Z">
        <w:r>
          <w:t xml:space="preserve"> </w:t>
        </w:r>
      </w:ins>
      <m:oMath>
        <m:r>
          <m:t>s</m:t>
        </m:r>
      </m:oMath>
      <w:ins w:id="64" w:author="PR Preview" w:date="2024-01-01T00:00:00Z">
        <w:r>
          <w:t xml:space="preserve">.</w:t>
        </w:r>
      </w:ins>
    </w:p>
    <w:p>
      <w:pPr>
        <w:numPr>
          <w:ilvl w:val="0"/>
          <w:numId w:val="1010"/>
        </w:numPr>
      </w:pPr>
      <w:ins w:id="65" w:author="PR Preview" w:date="2024-01-01T00:00:00Z">
        <w:r>
          <w:t xml:space="preserve">For each</w:t>
        </w:r>
      </w:ins>
      <w:ins w:id="6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65" w:author="PR Preview" w:date="2024-01-01T00:00:00Z">
        <w:r>
          <w:t xml:space="preserve">, predict each individual’s outcome at</w:t>
        </w:r>
      </w:ins>
      <w:ins w:id="6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and their own</w:t>
        </w:r>
      </w:ins>
      <w:ins w:id="6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5" w:author="PR Preview" w:date="2024-01-01T00:00:00Z">
        <w:r>
          <w:t xml:space="preserve">, and average the predictions: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t>m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0"/>
        </w:numPr>
      </w:pPr>
      <w:ins w:id="1067" w:author="PR Preview" w:date="2024-01-01T00:00:00Z">
        <w:r>
          <w:t xml:space="preserve">Estimate the average causal effect by the difference</w:t>
        </w:r>
      </w:ins>
      <w:ins w:id="1067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1067" w:author="PR Preview" w:date="2024-01-01T00:00:00Z">
        <w:r>
          <w:t xml:space="preserve">.</w:t>
        </w:r>
      </w:ins>
    </w:p>
    <w:bookmarkEnd w:id="53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0" w:author="PR Preview" w:date="2024-01-01T00:00:00Z">
        <w:r>
          <w:t xml:space="preserve">Matching on</w:t>
        </w:r>
      </w:ins>
      <w:ins w:id="7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is analogous to matching on a single continuous variable (Chapter 4).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ins w:id="72" w:author="PR Preview" w:date="2024-01-01T00:00:00Z">
        <w:r>
          <w:t xml:space="preserve">Under exchangeability and positivity given</w:t>
        </w:r>
      </w:ins>
      <w:ins w:id="7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 a correctly specified propensity model,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exact matching on</w:t>
        </w:r>
      </w:ins>
      <w:ins w:id="7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makes the treated and the untreated in the matched population exchangeable,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so, under consistency, association measures in the matched population consistently estimate the effect measures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rPr>
            <w:b/>
            <w:bCs/>
          </w:rPr>
          <w:t xml:space="preserve">in the matched population</w:t>
        </w:r>
      </w:ins>
      <w:ins w:id="7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73" w:author="PR Preview" w:date="2024-01-01T00:00:00Z">
        <w:r>
          <w:t xml:space="preserve">Caliper matching makes them only approximately exchangeable: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some bias remains, and it shrinks as the caliper narrows.</w:t>
        </w:r>
      </w:ins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ins w:id="1077" w:author="PR Preview" w:date="2024-01-01T00:00:00Z">
        <w:r>
          <w:pict>
            <v:rect style="width:0;height:1.5pt" o:hralign="center" o:hrstd="t" o:hr="t"/>
          </w:pict>
        </w:r>
      </w:ins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ins w:id="8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ins w:id="8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ins w:id="109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ins w:id="10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ins w:id="10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ins w:id="11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ins w:id="112" w:author="PR Preview" w:date="2024-01-01T00:00:00Z">
        <w:r>
          <w:t xml:space="preserve">Outcome regression and propensity score methods need the same identifying conditions as the g-methods, plus correct models for their nuisance parameters (</w:t>
        </w:r>
      </w:ins>
      <w:hyperlink w:anchor="def-nuisance-parameter">
        <w:r>
          <w:rPr>
            <w:rStyle w:val="Hyperlink"/>
          </w:rPr>
          <w:t xml:space="preserve">Definition 2</w:t>
        </w:r>
      </w:hyperlink>
      <w:ins w:id="112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ins w:id="1118" w:author="PR Preview" w:date="2024-01-01T00:00:00Z">
        <w:r>
          <w:t xml:space="preserve">Rosenbaum, Paul R, and Donald B Rubin. 1983.</w:t>
        </w:r>
      </w:ins>
      <w:ins w:id="1118" w:author="PR Preview" w:date="2024-01-01T00:00:00Z">
        <w:r>
          <w:t xml:space="preserve"> </w:t>
        </w:r>
      </w:ins>
      <w:ins w:id="1118" w:author="PR Preview" w:date="2024-01-01T00:00:00Z">
        <w:r>
          <w:t xml:space="preserve">“The Central Role of the Propensity Score in Observational Studies for Causal Effects.”</w:t>
        </w:r>
      </w:ins>
      <w:ins w:id="1118" w:author="PR Preview" w:date="2024-01-01T00:00:00Z">
        <w:r>
          <w:t xml:space="preserve"> </w:t>
        </w:r>
      </w:ins>
      <w:ins w:id="1118" w:author="PR Preview" w:date="2024-01-01T00:00:00Z">
        <w:r>
          <w:rPr>
            <w:i/>
            <w:iCs/>
          </w:rPr>
          <w:t xml:space="preserve">Biometrika</w:t>
        </w:r>
      </w:ins>
      <w:ins w:id="1118" w:author="PR Preview" w:date="2024-01-01T00:00:00Z">
        <w:r>
          <w:t xml:space="preserve"> </w:t>
        </w:r>
      </w:ins>
      <w:ins w:id="1118" w:author="PR Preview" w:date="2024-01-01T00:00:00Z">
        <w:r>
          <w:t xml:space="preserve">70 (1): 41–55.</w:t>
        </w:r>
      </w:ins>
      <w:ins w:id="1118" w:author="PR Preview" w:date="2024-01-01T00:00:00Z">
        <w:r>
          <w:t xml:space="preserve"> </w:t>
        </w:r>
      </w:ins>
      <w:hyperlink r:id="rId98">
        <w:r>
          <w:rPr>
            <w:rStyle w:val="Hyperlink"/>
          </w:rPr>
          <w:t xml:space="preserve">https://doi.org/10.1093/biomet/70.1.41</w:t>
        </w:r>
      </w:hyperlink>
      <w:ins w:id="1118" w:author="PR Preview" w:date="2024-01-01T00:00:00Z">
        <w:r>
          <w:t xml:space="preserve">.</w:t>
        </w:r>
      </w:ins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2026-10-02T19:01:51Z</dcterms:created>
  <dcterms:modified xsi:type="dcterms:W3CDTF">2026-10-02T19:01:51Z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